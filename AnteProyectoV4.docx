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header15.xml" ContentType="application/vnd.openxmlformats-officedocument.wordprocessingml.head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header18.xml" ContentType="application/vnd.openxmlformats-officedocument.wordprocessingml.header+xml"/>
  <Override PartName="/word/header19.xml" ContentType="application/vnd.openxmlformats-officedocument.wordprocessingml.header+xml"/>
  <Override PartName="/word/header20.xml" ContentType="application/vnd.openxmlformats-officedocument.wordprocessingml.header+xml"/>
  <Override PartName="/word/header21.xml" ContentType="application/vnd.openxmlformats-officedocument.wordprocessingml.header+xml"/>
  <Override PartName="/word/header22.xml" ContentType="application/vnd.openxmlformats-officedocument.wordprocessingml.header+xml"/>
  <Override PartName="/word/header23.xml" ContentType="application/vnd.openxmlformats-officedocument.wordprocessingml.header+xml"/>
  <Override PartName="/word/header24.xml" ContentType="application/vnd.openxmlformats-officedocument.wordprocessingml.header+xml"/>
  <Override PartName="/word/header25.xml" ContentType="application/vnd.openxmlformats-officedocument.wordprocessingml.header+xml"/>
  <Override PartName="/word/header26.xml" ContentType="application/vnd.openxmlformats-officedocument.wordprocessingml.header+xml"/>
  <Override PartName="/word/header27.xml" ContentType="application/vnd.openxmlformats-officedocument.wordprocessingml.header+xml"/>
  <Override PartName="/word/header28.xml" ContentType="application/vnd.openxmlformats-officedocument.wordprocessingml.header+xml"/>
  <Override PartName="/word/header29.xml" ContentType="application/vnd.openxmlformats-officedocument.wordprocessingml.header+xml"/>
  <Override PartName="/word/header30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314B103" w14:textId="2C82E4BE" w:rsidR="00BE5A93" w:rsidRDefault="00F64397" w:rsidP="00305F45">
      <w:pPr>
        <w:spacing w:after="0" w:line="240" w:lineRule="auto"/>
        <w:rPr>
          <w:sz w:val="20"/>
          <w:szCs w:val="20"/>
        </w:rPr>
        <w:pPrChange w:id="0" w:author="Microsoft Office User" w:date="2016-07-07T15:48:00Z">
          <w:pPr>
            <w:spacing w:after="0" w:line="200" w:lineRule="exact"/>
          </w:pPr>
        </w:pPrChange>
      </w:pPr>
      <w:r>
        <w:rPr>
          <w:rStyle w:val="CommentReference"/>
        </w:rPr>
        <w:commentReference w:id="1"/>
      </w:r>
      <w:r w:rsidR="00645533">
        <w:rPr>
          <w:noProof/>
        </w:rPr>
        <mc:AlternateContent>
          <mc:Choice Requires="wpg">
            <w:drawing>
              <wp:anchor distT="0" distB="0" distL="114300" distR="114300" simplePos="0" relativeHeight="503314157" behindDoc="1" locked="0" layoutInCell="1" allowOverlap="1" wp14:anchorId="73E5E00A" wp14:editId="4976407D">
                <wp:simplePos x="0" y="0"/>
                <wp:positionH relativeFrom="page">
                  <wp:posOffset>4264025</wp:posOffset>
                </wp:positionH>
                <wp:positionV relativeFrom="page">
                  <wp:posOffset>7067550</wp:posOffset>
                </wp:positionV>
                <wp:extent cx="177800" cy="165100"/>
                <wp:effectExtent l="0" t="0" r="0" b="0"/>
                <wp:wrapNone/>
                <wp:docPr id="138" name="Group 1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77800" cy="165100"/>
                          <a:chOff x="6715" y="11130"/>
                          <a:chExt cx="280" cy="260"/>
                        </a:xfrm>
                      </wpg:grpSpPr>
                      <wps:wsp>
                        <wps:cNvPr id="139" name="Freeform 106"/>
                        <wps:cNvSpPr>
                          <a:spLocks/>
                        </wps:cNvSpPr>
                        <wps:spPr bwMode="auto">
                          <a:xfrm>
                            <a:off x="6715" y="11130"/>
                            <a:ext cx="280" cy="260"/>
                          </a:xfrm>
                          <a:custGeom>
                            <a:avLst/>
                            <a:gdLst>
                              <a:gd name="T0" fmla="+- 0 6715 6715"/>
                              <a:gd name="T1" fmla="*/ T0 w 280"/>
                              <a:gd name="T2" fmla="+- 0 11390 11130"/>
                              <a:gd name="T3" fmla="*/ 11390 h 260"/>
                              <a:gd name="T4" fmla="+- 0 6995 6715"/>
                              <a:gd name="T5" fmla="*/ T4 w 280"/>
                              <a:gd name="T6" fmla="+- 0 11390 11130"/>
                              <a:gd name="T7" fmla="*/ 11390 h 260"/>
                              <a:gd name="T8" fmla="+- 0 6995 6715"/>
                              <a:gd name="T9" fmla="*/ T8 w 280"/>
                              <a:gd name="T10" fmla="+- 0 11130 11130"/>
                              <a:gd name="T11" fmla="*/ 11130 h 260"/>
                              <a:gd name="T12" fmla="+- 0 6715 6715"/>
                              <a:gd name="T13" fmla="*/ T12 w 280"/>
                              <a:gd name="T14" fmla="+- 0 11130 11130"/>
                              <a:gd name="T15" fmla="*/ 11130 h 260"/>
                              <a:gd name="T16" fmla="+- 0 6715 6715"/>
                              <a:gd name="T17" fmla="*/ T16 w 280"/>
                              <a:gd name="T18" fmla="+- 0 11390 11130"/>
                              <a:gd name="T19" fmla="*/ 11390 h 2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280" h="260">
                                <a:moveTo>
                                  <a:pt x="0" y="260"/>
                                </a:moveTo>
                                <a:lnTo>
                                  <a:pt x="280" y="260"/>
                                </a:lnTo>
                                <a:lnTo>
                                  <a:pt x="28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EFEF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669DFF5" id="Group_x0020_105" o:spid="_x0000_s1026" style="position:absolute;margin-left:335.75pt;margin-top:556.5pt;width:14pt;height:13pt;z-index:-2323;mso-position-horizontal-relative:page;mso-position-vertical-relative:page" coordorigin="6715,11130" coordsize="280,26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">
                <v:shape id="Freeform_x0020_106" o:spid="_x0000_s1027" style="position:absolute;left:6715;top:11130;width:280;height:260;visibility:visible;mso-wrap-style:square;v-text-anchor:top" coordsize="280,260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6yw78xAAA&#10;ANwAAAAPAAAAZHJzL2Rvd25yZXYueG1sRE9Na8JAEL0L/Q/LFHqRurGF2qauIoIiLRRNW89jdkxC&#10;s7MhO5r4791Cobd5vM+ZzntXqzO1ofJsYDxKQBHn3lZcGPj6XN0/gwqCbLH2TAYuFGA+uxlMMbW+&#10;4x2dMylUDOGQooFSpEm1DnlJDsPIN8SRO/rWoUTYFtq22MVwV+uHJHnSDiuODSU2tCwp/8lOzkCR&#10;Z/vvt8PHar0dynZxfN90MvHG3N32i1dQQr38i//cGxvnP77A7zPxAj27Ag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essO/MQAAADcAAAADwAAAAAAAAAAAAAAAACXAgAAZHJzL2Rv&#10;d25yZXYueG1sUEsFBgAAAAAEAAQA9QAAAIgDAAAAAA==&#10;" path="m0,260l280,260,280,,,,,260xe" fillcolor="#fefefe" stroked="f">
                  <v:path arrowok="t" o:connecttype="custom" o:connectlocs="0,11390;280,11390;280,11130;0,11130;0,11390" o:connectangles="0,0,0,0,0"/>
                </v:shape>
                <w10:wrap anchorx="page" anchory="page"/>
              </v:group>
            </w:pict>
          </mc:Fallback>
        </mc:AlternateContent>
      </w:r>
      <w:r w:rsidR="00645533">
        <w:rPr>
          <w:noProof/>
        </w:rPr>
        <mc:AlternateContent>
          <mc:Choice Requires="wpg">
            <w:drawing>
              <wp:anchor distT="0" distB="0" distL="114300" distR="114300" simplePos="0" relativeHeight="503314158" behindDoc="1" locked="0" layoutInCell="1" allowOverlap="1" wp14:anchorId="6933E86D" wp14:editId="076880A8">
                <wp:simplePos x="0" y="0"/>
                <wp:positionH relativeFrom="page">
                  <wp:posOffset>4761865</wp:posOffset>
                </wp:positionH>
                <wp:positionV relativeFrom="page">
                  <wp:posOffset>7219315</wp:posOffset>
                </wp:positionV>
                <wp:extent cx="177800" cy="164465"/>
                <wp:effectExtent l="0" t="0" r="3810" b="0"/>
                <wp:wrapNone/>
                <wp:docPr id="136" name="Group 1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77800" cy="164465"/>
                          <a:chOff x="7499" y="11369"/>
                          <a:chExt cx="280" cy="259"/>
                        </a:xfrm>
                      </wpg:grpSpPr>
                      <wps:wsp>
                        <wps:cNvPr id="137" name="Freeform 104"/>
                        <wps:cNvSpPr>
                          <a:spLocks/>
                        </wps:cNvSpPr>
                        <wps:spPr bwMode="auto">
                          <a:xfrm>
                            <a:off x="7499" y="11369"/>
                            <a:ext cx="280" cy="259"/>
                          </a:xfrm>
                          <a:custGeom>
                            <a:avLst/>
                            <a:gdLst>
                              <a:gd name="T0" fmla="+- 0 7779 7499"/>
                              <a:gd name="T1" fmla="*/ T0 w 280"/>
                              <a:gd name="T2" fmla="+- 0 11628 11369"/>
                              <a:gd name="T3" fmla="*/ 11628 h 259"/>
                              <a:gd name="T4" fmla="+- 0 7779 7499"/>
                              <a:gd name="T5" fmla="*/ T4 w 280"/>
                              <a:gd name="T6" fmla="+- 0 11369 11369"/>
                              <a:gd name="T7" fmla="*/ 11369 h 259"/>
                              <a:gd name="T8" fmla="+- 0 7499 7499"/>
                              <a:gd name="T9" fmla="*/ T8 w 280"/>
                              <a:gd name="T10" fmla="+- 0 11369 11369"/>
                              <a:gd name="T11" fmla="*/ 11369 h 259"/>
                              <a:gd name="T12" fmla="+- 0 7499 7499"/>
                              <a:gd name="T13" fmla="*/ T12 w 280"/>
                              <a:gd name="T14" fmla="+- 0 11628 11369"/>
                              <a:gd name="T15" fmla="*/ 11628 h 259"/>
                              <a:gd name="T16" fmla="+- 0 7779 7499"/>
                              <a:gd name="T17" fmla="*/ T16 w 280"/>
                              <a:gd name="T18" fmla="+- 0 11628 11369"/>
                              <a:gd name="T19" fmla="*/ 11628 h 25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280" h="259">
                                <a:moveTo>
                                  <a:pt x="280" y="259"/>
                                </a:moveTo>
                                <a:lnTo>
                                  <a:pt x="28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59"/>
                                </a:lnTo>
                                <a:lnTo>
                                  <a:pt x="280" y="259"/>
                                </a:lnTo>
                              </a:path>
                            </a:pathLst>
                          </a:custGeom>
                          <a:solidFill>
                            <a:srgbClr val="FEFEF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AA80C62" id="Group_x0020_103" o:spid="_x0000_s1026" style="position:absolute;margin-left:374.95pt;margin-top:568.45pt;width:14pt;height:12.95pt;z-index:-2322;mso-position-horizontal-relative:page;mso-position-vertical-relative:page" coordorigin="7499,11369" coordsize="280,259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">
                <v:polyline id="Freeform_x0020_104" o:spid="_x0000_s1027" style="position:absolute;visibility:visible;mso-wrap-style:square;v-text-anchor:top" points="7779,11628,7779,11369,7499,11369,7499,11628,7779,11628" coordsize="280,25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duoKpwgAA&#10;ANwAAAAPAAAAZHJzL2Rvd25yZXYueG1sRE9Li8IwEL4L+x/CLHjT1BXUrUbRlQUvgta9eBua6QOb&#10;SWmitvvrjSB4m4/vOYtVaypxo8aVlhWMhhEI4tTqknMFf6ffwQyE88gaK8ukoCMHq+VHb4Gxtnc+&#10;0i3xuQgh7GJUUHhfx1K6tCCDbmhr4sBltjHoA2xyqRu8h3BTya8omkiDJYeGAmv6KSi9JFejYJNu&#10;1oes6/Qks9f/7Xmsy2T/rVT/s13PQXhq/Vv8cu90mD+ewvOZcIFcPg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F26gqnCAAAA3AAAAA8AAAAAAAAAAAAAAAAAlwIAAGRycy9kb3du&#10;cmV2LnhtbFBLBQYAAAAABAAEAPUAAACGAwAAAAA=&#10;" fillcolor="#fefefe" stroked="f">
                  <v:path arrowok="t" o:connecttype="custom" o:connectlocs="280,11628;280,11369;0,11369;0,11628;280,11628" o:connectangles="0,0,0,0,0"/>
                </v:polyline>
                <w10:wrap anchorx="page" anchory="page"/>
              </v:group>
            </w:pict>
          </mc:Fallback>
        </mc:AlternateContent>
      </w:r>
    </w:p>
    <w:p w14:paraId="1BD78BC5" w14:textId="77777777" w:rsidR="00BE5A93" w:rsidRDefault="00BE5A93" w:rsidP="00305F45">
      <w:pPr>
        <w:spacing w:before="3" w:after="0" w:line="240" w:lineRule="auto"/>
        <w:rPr>
          <w:sz w:val="26"/>
          <w:szCs w:val="26"/>
        </w:rPr>
        <w:pPrChange w:id="2" w:author="Microsoft Office User" w:date="2016-07-07T15:48:00Z">
          <w:pPr>
            <w:spacing w:before="3" w:after="0" w:line="260" w:lineRule="exact"/>
          </w:pPr>
        </w:pPrChange>
      </w:pPr>
    </w:p>
    <w:p w14:paraId="55C01694" w14:textId="77777777" w:rsidR="002072BA" w:rsidRDefault="002072BA" w:rsidP="00305F45">
      <w:pPr>
        <w:spacing w:before="3" w:after="0" w:line="240" w:lineRule="auto"/>
        <w:rPr>
          <w:sz w:val="26"/>
          <w:szCs w:val="26"/>
        </w:rPr>
      </w:pPr>
    </w:p>
    <w:p w14:paraId="3DB998B0" w14:textId="77777777" w:rsidR="00305F45" w:rsidRPr="00872514" w:rsidRDefault="00305F45" w:rsidP="00305F45">
      <w:pPr>
        <w:spacing w:line="240" w:lineRule="auto"/>
        <w:jc w:val="center"/>
        <w:rPr>
          <w:rFonts w:ascii="Times New Roman" w:hAnsi="Times New Roman" w:cs="Times New Roman"/>
          <w:b/>
          <w:sz w:val="24"/>
          <w:szCs w:val="24"/>
          <w:rPrChange w:id="3" w:author="Microsoft Office User" w:date="2016-07-07T15:56:00Z">
            <w:rPr>
              <w:rFonts w:ascii="Times New Roman" w:hAnsi="Times New Roman" w:cs="Times New Roman"/>
              <w:sz w:val="24"/>
              <w:szCs w:val="24"/>
            </w:rPr>
          </w:rPrChange>
        </w:rPr>
      </w:pPr>
    </w:p>
    <w:p w14:paraId="5FAC054E" w14:textId="77777777" w:rsidR="00EF08DE" w:rsidRPr="00872514" w:rsidRDefault="00EF08DE" w:rsidP="00305F45">
      <w:pPr>
        <w:spacing w:line="240" w:lineRule="auto"/>
        <w:jc w:val="center"/>
        <w:rPr>
          <w:rFonts w:ascii="Times New Roman" w:hAnsi="Times New Roman" w:cs="Times New Roman"/>
          <w:b/>
          <w:sz w:val="24"/>
          <w:szCs w:val="24"/>
          <w:rPrChange w:id="4" w:author="Microsoft Office User" w:date="2016-07-07T15:56:00Z">
            <w:rPr>
              <w:rFonts w:ascii="Times New Roman" w:hAnsi="Times New Roman" w:cs="Times New Roman"/>
              <w:sz w:val="24"/>
              <w:szCs w:val="24"/>
            </w:rPr>
          </w:rPrChange>
        </w:rPr>
      </w:pPr>
      <w:r w:rsidRPr="00872514">
        <w:rPr>
          <w:rFonts w:ascii="Times New Roman" w:hAnsi="Times New Roman" w:cs="Times New Roman"/>
          <w:b/>
          <w:sz w:val="24"/>
          <w:szCs w:val="24"/>
          <w:rPrChange w:id="5" w:author="Microsoft Office User" w:date="2016-07-07T15:56:00Z">
            <w:rPr>
              <w:rFonts w:ascii="Times New Roman" w:hAnsi="Times New Roman" w:cs="Times New Roman"/>
              <w:sz w:val="24"/>
              <w:szCs w:val="24"/>
            </w:rPr>
          </w:rPrChange>
        </w:rPr>
        <w:t>PROTOTIPO APLICACIÓN MÓVIL DE SERVICIOS DE CONSULTA DEL MÓDULO ESTUDIANTIL DE CONTROL ACADÉMICO PARA INSTITUCIONES DE EDUCACIÓN SUPERIOR</w:t>
      </w:r>
    </w:p>
    <w:p w14:paraId="65546C1B" w14:textId="77777777" w:rsidR="00EF08DE" w:rsidRPr="00872514" w:rsidRDefault="00EF08DE" w:rsidP="00305F45">
      <w:pPr>
        <w:spacing w:line="240" w:lineRule="auto"/>
        <w:jc w:val="center"/>
        <w:rPr>
          <w:rFonts w:ascii="Times New Roman" w:hAnsi="Times New Roman" w:cs="Times New Roman"/>
          <w:b/>
          <w:sz w:val="24"/>
          <w:szCs w:val="24"/>
          <w:rPrChange w:id="6" w:author="Microsoft Office User" w:date="2016-07-07T15:56:00Z">
            <w:rPr>
              <w:rFonts w:ascii="Times New Roman" w:hAnsi="Times New Roman" w:cs="Times New Roman"/>
              <w:sz w:val="24"/>
              <w:szCs w:val="24"/>
            </w:rPr>
          </w:rPrChange>
        </w:rPr>
      </w:pPr>
    </w:p>
    <w:p w14:paraId="14237959" w14:textId="77777777" w:rsidR="00305F45" w:rsidRPr="00872514" w:rsidRDefault="00305F45" w:rsidP="00305F45">
      <w:pPr>
        <w:spacing w:line="240" w:lineRule="auto"/>
        <w:jc w:val="center"/>
        <w:rPr>
          <w:rFonts w:ascii="Times New Roman" w:hAnsi="Times New Roman" w:cs="Times New Roman"/>
          <w:b/>
          <w:sz w:val="24"/>
          <w:szCs w:val="24"/>
          <w:rPrChange w:id="7" w:author="Microsoft Office User" w:date="2016-07-07T15:56:00Z">
            <w:rPr>
              <w:rFonts w:ascii="Times New Roman" w:hAnsi="Times New Roman" w:cs="Times New Roman"/>
              <w:sz w:val="24"/>
              <w:szCs w:val="24"/>
            </w:rPr>
          </w:rPrChange>
        </w:rPr>
      </w:pPr>
    </w:p>
    <w:p w14:paraId="285B2A5C" w14:textId="77777777" w:rsidR="00305F45" w:rsidRDefault="00305F45" w:rsidP="00305F45">
      <w:pPr>
        <w:spacing w:line="240" w:lineRule="auto"/>
        <w:jc w:val="center"/>
        <w:rPr>
          <w:ins w:id="8" w:author="Microsoft Office User" w:date="2016-07-07T15:56:00Z"/>
          <w:rFonts w:ascii="Times New Roman" w:hAnsi="Times New Roman" w:cs="Times New Roman"/>
          <w:b/>
          <w:sz w:val="24"/>
          <w:szCs w:val="24"/>
        </w:rPr>
      </w:pPr>
    </w:p>
    <w:p w14:paraId="05F3B594" w14:textId="77777777" w:rsidR="00872514" w:rsidRPr="00872514" w:rsidRDefault="00872514" w:rsidP="00305F45">
      <w:pPr>
        <w:spacing w:line="240" w:lineRule="auto"/>
        <w:jc w:val="center"/>
        <w:rPr>
          <w:rFonts w:ascii="Times New Roman" w:hAnsi="Times New Roman" w:cs="Times New Roman"/>
          <w:b/>
          <w:sz w:val="24"/>
          <w:szCs w:val="24"/>
          <w:rPrChange w:id="9" w:author="Microsoft Office User" w:date="2016-07-07T15:56:00Z">
            <w:rPr>
              <w:rFonts w:ascii="Times New Roman" w:hAnsi="Times New Roman" w:cs="Times New Roman"/>
              <w:sz w:val="24"/>
              <w:szCs w:val="24"/>
            </w:rPr>
          </w:rPrChange>
        </w:rPr>
      </w:pPr>
    </w:p>
    <w:p w14:paraId="2FF303E7" w14:textId="77777777" w:rsidR="00305F45" w:rsidRPr="00872514" w:rsidRDefault="00305F45" w:rsidP="00305F45">
      <w:pPr>
        <w:spacing w:line="240" w:lineRule="auto"/>
        <w:jc w:val="center"/>
        <w:rPr>
          <w:rFonts w:ascii="Times New Roman" w:hAnsi="Times New Roman" w:cs="Times New Roman"/>
          <w:b/>
          <w:sz w:val="24"/>
          <w:szCs w:val="24"/>
          <w:rPrChange w:id="10" w:author="Microsoft Office User" w:date="2016-07-07T15:56:00Z">
            <w:rPr>
              <w:rFonts w:ascii="Times New Roman" w:hAnsi="Times New Roman" w:cs="Times New Roman"/>
              <w:sz w:val="24"/>
              <w:szCs w:val="24"/>
            </w:rPr>
          </w:rPrChange>
        </w:rPr>
      </w:pPr>
    </w:p>
    <w:p w14:paraId="311D9109" w14:textId="69F99DE4" w:rsidR="00EF08DE" w:rsidRPr="00872514" w:rsidRDefault="00EF08DE" w:rsidP="00305F45">
      <w:pPr>
        <w:spacing w:line="240" w:lineRule="auto"/>
        <w:jc w:val="center"/>
        <w:rPr>
          <w:rFonts w:ascii="Times New Roman" w:hAnsi="Times New Roman" w:cs="Times New Roman"/>
          <w:b/>
          <w:sz w:val="24"/>
          <w:szCs w:val="24"/>
          <w:rPrChange w:id="11" w:author="Microsoft Office User" w:date="2016-07-07T15:56:00Z">
            <w:rPr>
              <w:rFonts w:ascii="Times New Roman" w:hAnsi="Times New Roman" w:cs="Times New Roman"/>
              <w:sz w:val="24"/>
              <w:szCs w:val="24"/>
            </w:rPr>
          </w:rPrChange>
        </w:rPr>
      </w:pPr>
      <w:r w:rsidRPr="00872514">
        <w:rPr>
          <w:rFonts w:ascii="Times New Roman" w:hAnsi="Times New Roman" w:cs="Times New Roman"/>
          <w:b/>
          <w:sz w:val="24"/>
          <w:szCs w:val="24"/>
          <w:rPrChange w:id="12" w:author="Microsoft Office User" w:date="2016-07-07T15:5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GENESIS </w:t>
      </w:r>
      <w:r w:rsidR="00305F45" w:rsidRPr="00872514">
        <w:rPr>
          <w:rFonts w:ascii="Times New Roman" w:hAnsi="Times New Roman" w:cs="Times New Roman"/>
          <w:b/>
          <w:sz w:val="24"/>
          <w:szCs w:val="24"/>
          <w:rPrChange w:id="13" w:author="Microsoft Office User" w:date="2016-07-07T15:5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A. </w:t>
      </w:r>
      <w:r w:rsidRPr="00872514">
        <w:rPr>
          <w:rFonts w:ascii="Times New Roman" w:hAnsi="Times New Roman" w:cs="Times New Roman"/>
          <w:b/>
          <w:sz w:val="24"/>
          <w:szCs w:val="24"/>
          <w:rPrChange w:id="14" w:author="Microsoft Office User" w:date="2016-07-07T15:56:00Z">
            <w:rPr>
              <w:rFonts w:ascii="Times New Roman" w:hAnsi="Times New Roman" w:cs="Times New Roman"/>
              <w:sz w:val="24"/>
              <w:szCs w:val="24"/>
            </w:rPr>
          </w:rPrChange>
        </w:rPr>
        <w:t>GUERRERO MARTÍNEZ</w:t>
      </w:r>
    </w:p>
    <w:p w14:paraId="195AFA09" w14:textId="2F4DA448" w:rsidR="00EF08DE" w:rsidRPr="00872514" w:rsidRDefault="00EF08DE" w:rsidP="00305F45">
      <w:pPr>
        <w:spacing w:line="240" w:lineRule="auto"/>
        <w:jc w:val="center"/>
        <w:rPr>
          <w:rFonts w:ascii="Times New Roman" w:hAnsi="Times New Roman" w:cs="Times New Roman"/>
          <w:b/>
          <w:sz w:val="24"/>
          <w:szCs w:val="24"/>
          <w:rPrChange w:id="15" w:author="Microsoft Office User" w:date="2016-07-07T15:56:00Z">
            <w:rPr>
              <w:rFonts w:ascii="Times New Roman" w:hAnsi="Times New Roman" w:cs="Times New Roman"/>
              <w:sz w:val="24"/>
              <w:szCs w:val="24"/>
            </w:rPr>
          </w:rPrChange>
        </w:rPr>
      </w:pPr>
      <w:r w:rsidRPr="00872514">
        <w:rPr>
          <w:rFonts w:ascii="Times New Roman" w:hAnsi="Times New Roman" w:cs="Times New Roman"/>
          <w:b/>
          <w:sz w:val="24"/>
          <w:szCs w:val="24"/>
          <w:rPrChange w:id="16" w:author="Microsoft Office User" w:date="2016-07-07T15:56:00Z">
            <w:rPr>
              <w:rFonts w:ascii="Times New Roman" w:hAnsi="Times New Roman" w:cs="Times New Roman"/>
              <w:sz w:val="24"/>
              <w:szCs w:val="24"/>
            </w:rPr>
          </w:rPrChange>
        </w:rPr>
        <w:t>JOSÉ LUIS ECHÁVEZ</w:t>
      </w:r>
      <w:r w:rsidR="00305F45" w:rsidRPr="00872514">
        <w:rPr>
          <w:rFonts w:ascii="Times New Roman" w:hAnsi="Times New Roman" w:cs="Times New Roman"/>
          <w:b/>
          <w:sz w:val="24"/>
          <w:szCs w:val="24"/>
          <w:rPrChange w:id="17" w:author="Microsoft Office User" w:date="2016-07-07T15:5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 MORALES</w:t>
      </w:r>
    </w:p>
    <w:p w14:paraId="72C441CA" w14:textId="112F987D" w:rsidR="00EF08DE" w:rsidRPr="00872514" w:rsidRDefault="00EF08DE" w:rsidP="00305F45">
      <w:pPr>
        <w:spacing w:line="240" w:lineRule="auto"/>
        <w:jc w:val="center"/>
        <w:rPr>
          <w:rFonts w:ascii="Times New Roman" w:hAnsi="Times New Roman" w:cs="Times New Roman"/>
          <w:b/>
          <w:sz w:val="24"/>
          <w:szCs w:val="24"/>
          <w:rPrChange w:id="18" w:author="Microsoft Office User" w:date="2016-07-07T15:56:00Z">
            <w:rPr>
              <w:rFonts w:ascii="Times New Roman" w:hAnsi="Times New Roman" w:cs="Times New Roman"/>
              <w:sz w:val="24"/>
              <w:szCs w:val="24"/>
            </w:rPr>
          </w:rPrChange>
        </w:rPr>
      </w:pPr>
      <w:r w:rsidRPr="00872514">
        <w:rPr>
          <w:rFonts w:ascii="Times New Roman" w:hAnsi="Times New Roman" w:cs="Times New Roman"/>
          <w:b/>
          <w:sz w:val="24"/>
          <w:szCs w:val="24"/>
          <w:rPrChange w:id="19" w:author="Microsoft Office User" w:date="2016-07-07T15:56:00Z">
            <w:rPr>
              <w:rFonts w:ascii="Times New Roman" w:hAnsi="Times New Roman" w:cs="Times New Roman"/>
              <w:sz w:val="24"/>
              <w:szCs w:val="24"/>
            </w:rPr>
          </w:rPrChange>
        </w:rPr>
        <w:t>ANDRÉS VÁSQUEZ</w:t>
      </w:r>
      <w:r w:rsidR="00305F45" w:rsidRPr="00872514">
        <w:rPr>
          <w:rFonts w:ascii="Times New Roman" w:hAnsi="Times New Roman" w:cs="Times New Roman"/>
          <w:b/>
          <w:sz w:val="24"/>
          <w:szCs w:val="24"/>
          <w:rPrChange w:id="20" w:author="Microsoft Office User" w:date="2016-07-07T15:56:00Z">
            <w:rPr>
              <w:rFonts w:ascii="Times New Roman" w:hAnsi="Times New Roman" w:cs="Times New Roman"/>
              <w:sz w:val="24"/>
              <w:szCs w:val="24"/>
            </w:rPr>
          </w:rPrChange>
        </w:rPr>
        <w:t xml:space="preserve"> ZUÑIGA</w:t>
      </w:r>
    </w:p>
    <w:p w14:paraId="64A5950D" w14:textId="77777777" w:rsidR="00305F45" w:rsidRPr="00872514" w:rsidRDefault="00305F45" w:rsidP="00305F45">
      <w:pPr>
        <w:spacing w:line="240" w:lineRule="auto"/>
        <w:jc w:val="center"/>
        <w:rPr>
          <w:rFonts w:ascii="Times New Roman" w:hAnsi="Times New Roman" w:cs="Times New Roman"/>
          <w:b/>
          <w:sz w:val="24"/>
          <w:szCs w:val="24"/>
          <w:rPrChange w:id="21" w:author="Microsoft Office User" w:date="2016-07-07T15:56:00Z">
            <w:rPr>
              <w:rFonts w:ascii="Times New Roman" w:hAnsi="Times New Roman" w:cs="Times New Roman"/>
              <w:sz w:val="24"/>
              <w:szCs w:val="24"/>
            </w:rPr>
          </w:rPrChange>
        </w:rPr>
      </w:pPr>
    </w:p>
    <w:p w14:paraId="3311DC55" w14:textId="77777777" w:rsidR="00305F45" w:rsidRDefault="00305F45" w:rsidP="00305F45">
      <w:pPr>
        <w:spacing w:line="240" w:lineRule="auto"/>
        <w:jc w:val="center"/>
        <w:rPr>
          <w:ins w:id="22" w:author="Microsoft Office User" w:date="2016-07-07T15:56:00Z"/>
          <w:rFonts w:ascii="Times New Roman" w:hAnsi="Times New Roman" w:cs="Times New Roman"/>
          <w:b/>
          <w:sz w:val="24"/>
          <w:szCs w:val="24"/>
        </w:rPr>
      </w:pPr>
    </w:p>
    <w:p w14:paraId="7189A1F0" w14:textId="77777777" w:rsidR="00872514" w:rsidRPr="00872514" w:rsidRDefault="00872514" w:rsidP="00305F45">
      <w:pPr>
        <w:spacing w:line="240" w:lineRule="auto"/>
        <w:jc w:val="center"/>
        <w:rPr>
          <w:ins w:id="23" w:author="Microsoft Office User" w:date="2016-07-07T15:52:00Z"/>
          <w:rFonts w:ascii="Times New Roman" w:hAnsi="Times New Roman" w:cs="Times New Roman"/>
          <w:b/>
          <w:sz w:val="24"/>
          <w:szCs w:val="24"/>
          <w:rPrChange w:id="24" w:author="Microsoft Office User" w:date="2016-07-07T15:56:00Z">
            <w:rPr>
              <w:ins w:id="25" w:author="Microsoft Office User" w:date="2016-07-07T15:52:00Z"/>
              <w:rFonts w:ascii="Times New Roman" w:hAnsi="Times New Roman" w:cs="Times New Roman"/>
              <w:sz w:val="24"/>
              <w:szCs w:val="24"/>
            </w:rPr>
          </w:rPrChange>
        </w:rPr>
      </w:pPr>
    </w:p>
    <w:p w14:paraId="1D779233" w14:textId="77777777" w:rsidR="00305F45" w:rsidRPr="00872514" w:rsidRDefault="00305F45" w:rsidP="00305F45">
      <w:pPr>
        <w:spacing w:line="240" w:lineRule="auto"/>
        <w:jc w:val="center"/>
        <w:rPr>
          <w:rFonts w:ascii="Times New Roman" w:hAnsi="Times New Roman" w:cs="Times New Roman"/>
          <w:b/>
          <w:sz w:val="24"/>
          <w:szCs w:val="24"/>
          <w:rPrChange w:id="26" w:author="Microsoft Office User" w:date="2016-07-07T15:56:00Z">
            <w:rPr>
              <w:rFonts w:ascii="Times New Roman" w:hAnsi="Times New Roman" w:cs="Times New Roman"/>
              <w:sz w:val="24"/>
              <w:szCs w:val="24"/>
            </w:rPr>
          </w:rPrChange>
        </w:rPr>
      </w:pPr>
    </w:p>
    <w:p w14:paraId="4F3E6951" w14:textId="77777777" w:rsidR="00305F45" w:rsidRPr="00872514" w:rsidRDefault="00305F45" w:rsidP="00305F45">
      <w:pPr>
        <w:spacing w:line="240" w:lineRule="auto"/>
        <w:jc w:val="center"/>
        <w:rPr>
          <w:rFonts w:ascii="Times New Roman" w:hAnsi="Times New Roman" w:cs="Times New Roman"/>
          <w:b/>
          <w:sz w:val="24"/>
          <w:szCs w:val="24"/>
          <w:rPrChange w:id="27" w:author="Microsoft Office User" w:date="2016-07-07T15:56:00Z">
            <w:rPr>
              <w:rFonts w:ascii="Times New Roman" w:hAnsi="Times New Roman" w:cs="Times New Roman"/>
              <w:sz w:val="24"/>
              <w:szCs w:val="24"/>
            </w:rPr>
          </w:rPrChange>
        </w:rPr>
      </w:pPr>
    </w:p>
    <w:p w14:paraId="08D3CB8D" w14:textId="6A8BB8AF" w:rsidR="00305F45" w:rsidRPr="00872514" w:rsidDel="00872514" w:rsidRDefault="00305F45" w:rsidP="00305F45">
      <w:pPr>
        <w:spacing w:line="240" w:lineRule="auto"/>
        <w:jc w:val="center"/>
        <w:rPr>
          <w:del w:id="28" w:author="Microsoft Office User" w:date="2016-07-07T15:55:00Z"/>
          <w:rFonts w:ascii="Times New Roman" w:hAnsi="Times New Roman" w:cs="Times New Roman"/>
          <w:b/>
          <w:sz w:val="24"/>
          <w:szCs w:val="24"/>
          <w:rPrChange w:id="29" w:author="Microsoft Office User" w:date="2016-07-07T15:56:00Z">
            <w:rPr>
              <w:del w:id="30" w:author="Microsoft Office User" w:date="2016-07-07T15:55:00Z"/>
              <w:rFonts w:ascii="Times New Roman" w:hAnsi="Times New Roman" w:cs="Times New Roman"/>
              <w:sz w:val="24"/>
              <w:szCs w:val="24"/>
            </w:rPr>
          </w:rPrChange>
        </w:rPr>
      </w:pPr>
      <w:del w:id="31" w:author="Microsoft Office User" w:date="2016-07-07T15:55:00Z">
        <w:r w:rsidRPr="00872514" w:rsidDel="00872514">
          <w:rPr>
            <w:rFonts w:ascii="Times New Roman" w:hAnsi="Times New Roman" w:cs="Times New Roman"/>
            <w:b/>
            <w:sz w:val="24"/>
            <w:szCs w:val="24"/>
            <w:rPrChange w:id="32" w:author="Microsoft Office User" w:date="2016-07-07T15:56:00Z">
              <w:rPr>
                <w:rFonts w:ascii="Times New Roman" w:hAnsi="Times New Roman" w:cs="Times New Roman"/>
                <w:sz w:val="24"/>
                <w:szCs w:val="24"/>
              </w:rPr>
            </w:rPrChange>
          </w:rPr>
          <w:delText>ANTEPROYECTO DE GRADO</w:delText>
        </w:r>
      </w:del>
    </w:p>
    <w:p w14:paraId="3F5410C7" w14:textId="4354FD6E" w:rsidR="00305F45" w:rsidRPr="00872514" w:rsidRDefault="00872514" w:rsidP="00305F45">
      <w:pPr>
        <w:spacing w:line="240" w:lineRule="auto"/>
        <w:jc w:val="center"/>
        <w:rPr>
          <w:ins w:id="33" w:author="Microsoft Office User" w:date="2016-07-07T15:55:00Z"/>
          <w:rFonts w:ascii="Times New Roman" w:hAnsi="Times New Roman" w:cs="Times New Roman"/>
          <w:b/>
          <w:sz w:val="24"/>
          <w:szCs w:val="24"/>
          <w:rPrChange w:id="34" w:author="Microsoft Office User" w:date="2016-07-07T15:56:00Z">
            <w:rPr>
              <w:ins w:id="35" w:author="Microsoft Office User" w:date="2016-07-07T15:55:00Z"/>
              <w:rFonts w:ascii="Times New Roman" w:hAnsi="Times New Roman" w:cs="Times New Roman"/>
              <w:sz w:val="24"/>
              <w:szCs w:val="24"/>
            </w:rPr>
          </w:rPrChange>
        </w:rPr>
      </w:pPr>
      <w:ins w:id="36" w:author="Microsoft Office User" w:date="2016-07-07T15:55:00Z">
        <w:r w:rsidRPr="00872514">
          <w:rPr>
            <w:rFonts w:ascii="Times New Roman" w:hAnsi="Times New Roman" w:cs="Times New Roman"/>
            <w:b/>
            <w:sz w:val="24"/>
            <w:szCs w:val="24"/>
            <w:rPrChange w:id="37" w:author="Microsoft Office User" w:date="2016-07-07T15:56:00Z">
              <w:rPr>
                <w:rFonts w:ascii="Times New Roman" w:hAnsi="Times New Roman" w:cs="Times New Roman"/>
                <w:sz w:val="24"/>
                <w:szCs w:val="24"/>
              </w:rPr>
            </w:rPrChange>
          </w:rPr>
          <w:t xml:space="preserve">LUIS </w:t>
        </w:r>
        <w:bookmarkStart w:id="38" w:name="_GoBack"/>
        <w:r w:rsidRPr="00872514">
          <w:rPr>
            <w:rFonts w:ascii="Times New Roman" w:hAnsi="Times New Roman" w:cs="Times New Roman"/>
            <w:b/>
            <w:sz w:val="24"/>
            <w:szCs w:val="24"/>
            <w:rPrChange w:id="39" w:author="Microsoft Office User" w:date="2016-07-07T15:56:00Z">
              <w:rPr>
                <w:rFonts w:ascii="Times New Roman" w:hAnsi="Times New Roman" w:cs="Times New Roman"/>
                <w:sz w:val="24"/>
                <w:szCs w:val="24"/>
              </w:rPr>
            </w:rPrChange>
          </w:rPr>
          <w:t>GARRIDO</w:t>
        </w:r>
        <w:bookmarkEnd w:id="38"/>
        <w:r w:rsidRPr="00872514">
          <w:rPr>
            <w:rFonts w:ascii="Times New Roman" w:hAnsi="Times New Roman" w:cs="Times New Roman"/>
            <w:b/>
            <w:sz w:val="24"/>
            <w:szCs w:val="24"/>
            <w:rPrChange w:id="40" w:author="Microsoft Office User" w:date="2016-07-07T15:56:00Z">
              <w:rPr>
                <w:rFonts w:ascii="Times New Roman" w:hAnsi="Times New Roman" w:cs="Times New Roman"/>
                <w:sz w:val="24"/>
                <w:szCs w:val="24"/>
              </w:rPr>
            </w:rPrChange>
          </w:rPr>
          <w:t xml:space="preserve"> BARRIOS</w:t>
        </w:r>
      </w:ins>
    </w:p>
    <w:p w14:paraId="60915ACB" w14:textId="1B1168F1" w:rsidR="00872514" w:rsidRPr="00872514" w:rsidRDefault="00872514" w:rsidP="00305F45">
      <w:pPr>
        <w:spacing w:line="240" w:lineRule="auto"/>
        <w:jc w:val="center"/>
        <w:rPr>
          <w:rFonts w:ascii="Times New Roman" w:hAnsi="Times New Roman" w:cs="Times New Roman"/>
          <w:b/>
          <w:sz w:val="24"/>
          <w:szCs w:val="24"/>
          <w:rPrChange w:id="41" w:author="Microsoft Office User" w:date="2016-07-07T15:56:00Z">
            <w:rPr>
              <w:rFonts w:ascii="Times New Roman" w:hAnsi="Times New Roman" w:cs="Times New Roman"/>
              <w:sz w:val="24"/>
              <w:szCs w:val="24"/>
            </w:rPr>
          </w:rPrChange>
        </w:rPr>
      </w:pPr>
      <w:ins w:id="42" w:author="Microsoft Office User" w:date="2016-07-07T15:55:00Z">
        <w:r w:rsidRPr="00872514">
          <w:rPr>
            <w:rFonts w:ascii="Times New Roman" w:hAnsi="Times New Roman" w:cs="Times New Roman"/>
            <w:b/>
            <w:sz w:val="24"/>
            <w:szCs w:val="24"/>
            <w:rPrChange w:id="43" w:author="Microsoft Office User" w:date="2016-07-07T15:56:00Z">
              <w:rPr>
                <w:rFonts w:ascii="Times New Roman" w:hAnsi="Times New Roman" w:cs="Times New Roman"/>
                <w:sz w:val="24"/>
                <w:szCs w:val="24"/>
              </w:rPr>
            </w:rPrChange>
          </w:rPr>
          <w:t>DOCENTE</w:t>
        </w:r>
      </w:ins>
    </w:p>
    <w:p w14:paraId="4C74CE68" w14:textId="1C1D03B0" w:rsidR="00305F45" w:rsidRPr="00872514" w:rsidRDefault="00305F45" w:rsidP="00305F45">
      <w:pPr>
        <w:spacing w:line="240" w:lineRule="auto"/>
        <w:jc w:val="center"/>
        <w:rPr>
          <w:rFonts w:ascii="Times New Roman" w:hAnsi="Times New Roman" w:cs="Times New Roman"/>
          <w:b/>
          <w:sz w:val="24"/>
          <w:szCs w:val="24"/>
          <w:rPrChange w:id="44" w:author="Microsoft Office User" w:date="2016-07-07T15:56:00Z">
            <w:rPr>
              <w:rFonts w:ascii="Times New Roman" w:hAnsi="Times New Roman" w:cs="Times New Roman"/>
              <w:sz w:val="24"/>
              <w:szCs w:val="24"/>
            </w:rPr>
          </w:rPrChange>
        </w:rPr>
      </w:pPr>
    </w:p>
    <w:p w14:paraId="381F5475" w14:textId="58E37CD3" w:rsidR="00305F45" w:rsidRPr="00872514" w:rsidRDefault="00305F45" w:rsidP="00305F45">
      <w:pPr>
        <w:spacing w:line="240" w:lineRule="auto"/>
        <w:jc w:val="center"/>
        <w:rPr>
          <w:rFonts w:ascii="Times New Roman" w:hAnsi="Times New Roman" w:cs="Times New Roman"/>
          <w:b/>
          <w:sz w:val="24"/>
          <w:szCs w:val="24"/>
          <w:rPrChange w:id="45" w:author="Microsoft Office User" w:date="2016-07-07T15:56:00Z">
            <w:rPr>
              <w:rFonts w:ascii="Times New Roman" w:hAnsi="Times New Roman" w:cs="Times New Roman"/>
              <w:sz w:val="24"/>
              <w:szCs w:val="24"/>
            </w:rPr>
          </w:rPrChange>
        </w:rPr>
      </w:pPr>
    </w:p>
    <w:p w14:paraId="24F7DCD4" w14:textId="1F1026A1" w:rsidR="00305F45" w:rsidRPr="00872514" w:rsidDel="00305F45" w:rsidRDefault="00305F45" w:rsidP="00305F45">
      <w:pPr>
        <w:spacing w:line="240" w:lineRule="auto"/>
        <w:jc w:val="center"/>
        <w:rPr>
          <w:del w:id="46" w:author="Microsoft Office User" w:date="2016-07-07T15:51:00Z"/>
          <w:rFonts w:ascii="Times New Roman" w:hAnsi="Times New Roman" w:cs="Times New Roman"/>
          <w:b/>
          <w:sz w:val="24"/>
          <w:szCs w:val="24"/>
          <w:rPrChange w:id="47" w:author="Microsoft Office User" w:date="2016-07-07T15:56:00Z">
            <w:rPr>
              <w:del w:id="48" w:author="Microsoft Office User" w:date="2016-07-07T15:51:00Z"/>
              <w:rFonts w:ascii="Times New Roman" w:hAnsi="Times New Roman" w:cs="Times New Roman"/>
              <w:sz w:val="24"/>
              <w:szCs w:val="24"/>
            </w:rPr>
          </w:rPrChange>
        </w:rPr>
      </w:pPr>
    </w:p>
    <w:p w14:paraId="53DF8010" w14:textId="49A6B226" w:rsidR="00305F45" w:rsidRPr="00872514" w:rsidDel="00305F45" w:rsidRDefault="00305F45" w:rsidP="00305F45">
      <w:pPr>
        <w:spacing w:line="240" w:lineRule="auto"/>
        <w:jc w:val="center"/>
        <w:rPr>
          <w:del w:id="49" w:author="Microsoft Office User" w:date="2016-07-07T15:51:00Z"/>
          <w:rFonts w:ascii="Times New Roman" w:hAnsi="Times New Roman" w:cs="Times New Roman"/>
          <w:b/>
          <w:sz w:val="24"/>
          <w:szCs w:val="24"/>
          <w:rPrChange w:id="50" w:author="Microsoft Office User" w:date="2016-07-07T15:56:00Z">
            <w:rPr>
              <w:del w:id="51" w:author="Microsoft Office User" w:date="2016-07-07T15:51:00Z"/>
              <w:rFonts w:ascii="Times New Roman" w:hAnsi="Times New Roman" w:cs="Times New Roman"/>
              <w:sz w:val="24"/>
              <w:szCs w:val="24"/>
            </w:rPr>
          </w:rPrChange>
        </w:rPr>
      </w:pPr>
    </w:p>
    <w:p w14:paraId="4040D7DB" w14:textId="0C17CE40" w:rsidR="00305F45" w:rsidRPr="00872514" w:rsidRDefault="00305F45" w:rsidP="00305F45">
      <w:pPr>
        <w:spacing w:line="240" w:lineRule="auto"/>
        <w:jc w:val="center"/>
        <w:rPr>
          <w:rFonts w:ascii="Times New Roman" w:hAnsi="Times New Roman" w:cs="Times New Roman"/>
          <w:b/>
          <w:sz w:val="24"/>
          <w:szCs w:val="24"/>
          <w:rPrChange w:id="52" w:author="Microsoft Office User" w:date="2016-07-07T15:56:00Z">
            <w:rPr>
              <w:rFonts w:ascii="Times New Roman" w:hAnsi="Times New Roman" w:cs="Times New Roman"/>
              <w:sz w:val="24"/>
              <w:szCs w:val="24"/>
            </w:rPr>
          </w:rPrChange>
        </w:rPr>
      </w:pPr>
    </w:p>
    <w:p w14:paraId="12A5B192" w14:textId="77777777" w:rsidR="00305F45" w:rsidRPr="00872514" w:rsidRDefault="00305F45" w:rsidP="00305F45">
      <w:pPr>
        <w:spacing w:line="240" w:lineRule="auto"/>
        <w:jc w:val="center"/>
        <w:rPr>
          <w:rFonts w:ascii="Times New Roman" w:hAnsi="Times New Roman" w:cs="Times New Roman"/>
          <w:b/>
          <w:sz w:val="24"/>
          <w:szCs w:val="24"/>
          <w:rPrChange w:id="53" w:author="Microsoft Office User" w:date="2016-07-07T15:56:00Z">
            <w:rPr>
              <w:rFonts w:ascii="Times New Roman" w:hAnsi="Times New Roman" w:cs="Times New Roman"/>
              <w:sz w:val="24"/>
              <w:szCs w:val="24"/>
            </w:rPr>
          </w:rPrChange>
        </w:rPr>
      </w:pPr>
    </w:p>
    <w:p w14:paraId="7999ECAD" w14:textId="77777777" w:rsidR="00305F45" w:rsidRPr="00872514" w:rsidRDefault="00305F45" w:rsidP="00305F45">
      <w:pPr>
        <w:spacing w:line="240" w:lineRule="auto"/>
        <w:jc w:val="center"/>
        <w:rPr>
          <w:rFonts w:ascii="Times New Roman" w:hAnsi="Times New Roman" w:cs="Times New Roman"/>
          <w:b/>
          <w:sz w:val="24"/>
          <w:szCs w:val="24"/>
          <w:rPrChange w:id="54" w:author="Microsoft Office User" w:date="2016-07-07T15:56:00Z">
            <w:rPr>
              <w:rFonts w:ascii="Times New Roman" w:hAnsi="Times New Roman" w:cs="Times New Roman"/>
              <w:sz w:val="24"/>
              <w:szCs w:val="24"/>
            </w:rPr>
          </w:rPrChange>
        </w:rPr>
      </w:pPr>
    </w:p>
    <w:p w14:paraId="6F9CB34C" w14:textId="77777777" w:rsidR="00305F45" w:rsidRPr="00872514" w:rsidRDefault="00305F45" w:rsidP="00305F45">
      <w:pPr>
        <w:spacing w:line="240" w:lineRule="auto"/>
        <w:rPr>
          <w:rFonts w:ascii="Times New Roman" w:hAnsi="Times New Roman" w:cs="Times New Roman"/>
          <w:b/>
          <w:sz w:val="24"/>
          <w:szCs w:val="24"/>
          <w:rPrChange w:id="55" w:author="Microsoft Office User" w:date="2016-07-07T15:56:00Z">
            <w:rPr>
              <w:rFonts w:ascii="Times New Roman" w:hAnsi="Times New Roman" w:cs="Times New Roman"/>
              <w:sz w:val="24"/>
              <w:szCs w:val="24"/>
            </w:rPr>
          </w:rPrChange>
        </w:rPr>
      </w:pPr>
    </w:p>
    <w:p w14:paraId="1C69893A" w14:textId="0ABB2EEC" w:rsidR="00305F45" w:rsidRPr="00872514" w:rsidRDefault="00305F45" w:rsidP="00305F45">
      <w:pPr>
        <w:spacing w:line="240" w:lineRule="auto"/>
        <w:jc w:val="center"/>
        <w:rPr>
          <w:rFonts w:ascii="Times New Roman" w:hAnsi="Times New Roman" w:cs="Times New Roman"/>
          <w:b/>
          <w:sz w:val="24"/>
          <w:szCs w:val="24"/>
          <w:rPrChange w:id="56" w:author="Microsoft Office User" w:date="2016-07-07T15:56:00Z">
            <w:rPr>
              <w:rFonts w:ascii="Times New Roman" w:hAnsi="Times New Roman" w:cs="Times New Roman"/>
              <w:sz w:val="24"/>
              <w:szCs w:val="24"/>
            </w:rPr>
          </w:rPrChange>
        </w:rPr>
      </w:pPr>
    </w:p>
    <w:p w14:paraId="5D8FC448" w14:textId="3FB1B091" w:rsidR="00EF08DE" w:rsidRPr="00872514" w:rsidRDefault="00EF08DE" w:rsidP="00305F45">
      <w:pPr>
        <w:spacing w:line="240" w:lineRule="auto"/>
        <w:jc w:val="center"/>
        <w:rPr>
          <w:rFonts w:ascii="Times New Roman" w:hAnsi="Times New Roman" w:cs="Times New Roman"/>
          <w:b/>
          <w:sz w:val="24"/>
          <w:szCs w:val="24"/>
          <w:rPrChange w:id="57" w:author="Microsoft Office User" w:date="2016-07-07T15:56:00Z">
            <w:rPr>
              <w:rFonts w:ascii="Times New Roman" w:hAnsi="Times New Roman" w:cs="Times New Roman"/>
              <w:sz w:val="24"/>
              <w:szCs w:val="24"/>
            </w:rPr>
          </w:rPrChange>
        </w:rPr>
      </w:pPr>
      <w:r w:rsidRPr="00872514">
        <w:rPr>
          <w:rFonts w:ascii="Times New Roman" w:hAnsi="Times New Roman" w:cs="Times New Roman"/>
          <w:b/>
          <w:sz w:val="24"/>
          <w:szCs w:val="24"/>
          <w:rPrChange w:id="58" w:author="Microsoft Office User" w:date="2016-07-07T15:56:00Z">
            <w:rPr>
              <w:rFonts w:ascii="Times New Roman" w:hAnsi="Times New Roman" w:cs="Times New Roman"/>
              <w:sz w:val="24"/>
              <w:szCs w:val="24"/>
            </w:rPr>
          </w:rPrChange>
        </w:rPr>
        <w:t>UNIVERSIDAD DEL MAGDALENA</w:t>
      </w:r>
    </w:p>
    <w:p w14:paraId="7BA61826" w14:textId="50D01CCC" w:rsidR="00EF08DE" w:rsidRPr="00872514" w:rsidDel="00872514" w:rsidRDefault="00EF08DE" w:rsidP="00305F45">
      <w:pPr>
        <w:spacing w:line="240" w:lineRule="auto"/>
        <w:jc w:val="center"/>
        <w:rPr>
          <w:del w:id="59" w:author="Microsoft Office User" w:date="2016-07-07T15:55:00Z"/>
          <w:rFonts w:ascii="Times New Roman" w:hAnsi="Times New Roman" w:cs="Times New Roman"/>
          <w:b/>
          <w:sz w:val="24"/>
          <w:szCs w:val="24"/>
          <w:rPrChange w:id="60" w:author="Microsoft Office User" w:date="2016-07-07T15:56:00Z">
            <w:rPr>
              <w:del w:id="61" w:author="Microsoft Office User" w:date="2016-07-07T15:55:00Z"/>
              <w:rFonts w:ascii="Times New Roman" w:hAnsi="Times New Roman" w:cs="Times New Roman"/>
              <w:sz w:val="24"/>
              <w:szCs w:val="24"/>
            </w:rPr>
          </w:rPrChange>
        </w:rPr>
      </w:pPr>
      <w:del w:id="62" w:author="Microsoft Office User" w:date="2016-07-07T15:55:00Z">
        <w:r w:rsidRPr="00872514" w:rsidDel="00872514">
          <w:rPr>
            <w:rFonts w:ascii="Times New Roman" w:hAnsi="Times New Roman" w:cs="Times New Roman"/>
            <w:b/>
            <w:sz w:val="24"/>
            <w:szCs w:val="24"/>
            <w:rPrChange w:id="63" w:author="Microsoft Office User" w:date="2016-07-07T15:56:00Z">
              <w:rPr>
                <w:rFonts w:ascii="Times New Roman" w:hAnsi="Times New Roman" w:cs="Times New Roman"/>
                <w:sz w:val="24"/>
                <w:szCs w:val="24"/>
              </w:rPr>
            </w:rPrChange>
          </w:rPr>
          <w:delText>FACULTAD DE INGENIERIA</w:delText>
        </w:r>
      </w:del>
    </w:p>
    <w:p w14:paraId="1AB69C73" w14:textId="6A9CB447" w:rsidR="00305F45" w:rsidRPr="00872514" w:rsidRDefault="00305F45" w:rsidP="00305F45">
      <w:pPr>
        <w:spacing w:line="240" w:lineRule="auto"/>
        <w:jc w:val="center"/>
        <w:rPr>
          <w:rFonts w:ascii="Times New Roman" w:hAnsi="Times New Roman" w:cs="Times New Roman"/>
          <w:b/>
          <w:sz w:val="24"/>
          <w:szCs w:val="24"/>
          <w:rPrChange w:id="64" w:author="Microsoft Office User" w:date="2016-07-07T15:56:00Z">
            <w:rPr>
              <w:rFonts w:ascii="Times New Roman" w:hAnsi="Times New Roman" w:cs="Times New Roman"/>
              <w:sz w:val="24"/>
              <w:szCs w:val="24"/>
            </w:rPr>
          </w:rPrChange>
        </w:rPr>
      </w:pPr>
      <w:r w:rsidRPr="00872514">
        <w:rPr>
          <w:rFonts w:ascii="Times New Roman" w:hAnsi="Times New Roman" w:cs="Times New Roman"/>
          <w:b/>
          <w:sz w:val="24"/>
          <w:szCs w:val="24"/>
          <w:rPrChange w:id="65" w:author="Microsoft Office User" w:date="2016-07-07T15:56:00Z">
            <w:rPr>
              <w:rFonts w:ascii="Times New Roman" w:hAnsi="Times New Roman" w:cs="Times New Roman"/>
              <w:sz w:val="24"/>
              <w:szCs w:val="24"/>
            </w:rPr>
          </w:rPrChange>
        </w:rPr>
        <w:t>PROGRAMA DE INGENIERIA DE SISTEMAS</w:t>
      </w:r>
    </w:p>
    <w:p w14:paraId="18BCF318" w14:textId="46C94037" w:rsidR="00305F45" w:rsidRPr="00872514" w:rsidRDefault="00305F45" w:rsidP="00305F45">
      <w:pPr>
        <w:spacing w:line="240" w:lineRule="auto"/>
        <w:jc w:val="center"/>
        <w:rPr>
          <w:rFonts w:ascii="Times New Roman" w:hAnsi="Times New Roman" w:cs="Times New Roman"/>
          <w:b/>
          <w:sz w:val="24"/>
          <w:szCs w:val="24"/>
          <w:rPrChange w:id="66" w:author="Microsoft Office User" w:date="2016-07-07T15:56:00Z">
            <w:rPr>
              <w:rFonts w:ascii="Times New Roman" w:hAnsi="Times New Roman" w:cs="Times New Roman"/>
              <w:sz w:val="24"/>
              <w:szCs w:val="24"/>
            </w:rPr>
          </w:rPrChange>
        </w:rPr>
      </w:pPr>
      <w:r w:rsidRPr="00872514">
        <w:rPr>
          <w:rFonts w:ascii="Times New Roman" w:hAnsi="Times New Roman" w:cs="Times New Roman"/>
          <w:b/>
          <w:sz w:val="24"/>
          <w:szCs w:val="24"/>
          <w:rPrChange w:id="67" w:author="Microsoft Office User" w:date="2016-07-07T15:56:00Z">
            <w:rPr>
              <w:rFonts w:ascii="Times New Roman" w:hAnsi="Times New Roman" w:cs="Times New Roman"/>
              <w:sz w:val="24"/>
              <w:szCs w:val="24"/>
            </w:rPr>
          </w:rPrChange>
        </w:rPr>
        <w:t>SANTA MARTA D.T.</w:t>
      </w:r>
      <w:ins w:id="68" w:author="Microsoft Office User" w:date="2016-07-07T15:52:00Z">
        <w:r w:rsidRPr="00872514">
          <w:rPr>
            <w:rFonts w:ascii="Times New Roman" w:hAnsi="Times New Roman" w:cs="Times New Roman"/>
            <w:b/>
            <w:sz w:val="24"/>
            <w:szCs w:val="24"/>
            <w:rPrChange w:id="69" w:author="Microsoft Office User" w:date="2016-07-07T15:56:00Z">
              <w:rPr>
                <w:rFonts w:ascii="Times New Roman" w:hAnsi="Times New Roman" w:cs="Times New Roman"/>
                <w:sz w:val="24"/>
                <w:szCs w:val="24"/>
              </w:rPr>
            </w:rPrChange>
          </w:rPr>
          <w:t>C</w:t>
        </w:r>
      </w:ins>
      <w:del w:id="70" w:author="Microsoft Office User" w:date="2016-07-07T15:52:00Z">
        <w:r w:rsidRPr="00872514" w:rsidDel="00305F45">
          <w:rPr>
            <w:rFonts w:ascii="Times New Roman" w:hAnsi="Times New Roman" w:cs="Times New Roman"/>
            <w:b/>
            <w:sz w:val="24"/>
            <w:szCs w:val="24"/>
            <w:rPrChange w:id="71" w:author="Microsoft Office User" w:date="2016-07-07T15:56:00Z">
              <w:rPr>
                <w:rFonts w:ascii="Times New Roman" w:hAnsi="Times New Roman" w:cs="Times New Roman"/>
                <w:sz w:val="24"/>
                <w:szCs w:val="24"/>
              </w:rPr>
            </w:rPrChange>
          </w:rPr>
          <w:delText>H</w:delText>
        </w:r>
      </w:del>
      <w:r w:rsidRPr="00872514">
        <w:rPr>
          <w:rFonts w:ascii="Times New Roman" w:hAnsi="Times New Roman" w:cs="Times New Roman"/>
          <w:b/>
          <w:sz w:val="24"/>
          <w:szCs w:val="24"/>
          <w:rPrChange w:id="72" w:author="Microsoft Office User" w:date="2016-07-07T15:56:00Z">
            <w:rPr>
              <w:rFonts w:ascii="Times New Roman" w:hAnsi="Times New Roman" w:cs="Times New Roman"/>
              <w:sz w:val="24"/>
              <w:szCs w:val="24"/>
            </w:rPr>
          </w:rPrChange>
        </w:rPr>
        <w:t>.</w:t>
      </w:r>
      <w:del w:id="73" w:author="Microsoft Office User" w:date="2016-07-07T15:52:00Z">
        <w:r w:rsidRPr="00872514" w:rsidDel="00305F45">
          <w:rPr>
            <w:rFonts w:ascii="Times New Roman" w:hAnsi="Times New Roman" w:cs="Times New Roman"/>
            <w:b/>
            <w:sz w:val="24"/>
            <w:szCs w:val="24"/>
            <w:rPrChange w:id="74" w:author="Microsoft Office User" w:date="2016-07-07T15:56:00Z">
              <w:rPr>
                <w:rFonts w:ascii="Times New Roman" w:hAnsi="Times New Roman" w:cs="Times New Roman"/>
                <w:sz w:val="24"/>
                <w:szCs w:val="24"/>
              </w:rPr>
            </w:rPrChange>
          </w:rPr>
          <w:delText>C</w:delText>
        </w:r>
      </w:del>
      <w:ins w:id="75" w:author="Microsoft Office User" w:date="2016-07-07T15:52:00Z">
        <w:r w:rsidRPr="00872514">
          <w:rPr>
            <w:rFonts w:ascii="Times New Roman" w:hAnsi="Times New Roman" w:cs="Times New Roman"/>
            <w:b/>
            <w:sz w:val="24"/>
            <w:szCs w:val="24"/>
            <w:rPrChange w:id="76" w:author="Microsoft Office User" w:date="2016-07-07T15:56:00Z">
              <w:rPr>
                <w:rFonts w:ascii="Times New Roman" w:hAnsi="Times New Roman" w:cs="Times New Roman"/>
                <w:sz w:val="24"/>
                <w:szCs w:val="24"/>
              </w:rPr>
            </w:rPrChange>
          </w:rPr>
          <w:t>H</w:t>
        </w:r>
      </w:ins>
    </w:p>
    <w:p w14:paraId="14AAAF99" w14:textId="64AAB958" w:rsidR="00305F45" w:rsidRPr="00872514" w:rsidRDefault="00305F45" w:rsidP="00305F45">
      <w:pPr>
        <w:spacing w:line="240" w:lineRule="auto"/>
        <w:jc w:val="center"/>
        <w:rPr>
          <w:rFonts w:ascii="Times New Roman" w:hAnsi="Times New Roman" w:cs="Times New Roman"/>
          <w:b/>
          <w:sz w:val="24"/>
          <w:szCs w:val="24"/>
          <w:rPrChange w:id="77" w:author="Microsoft Office User" w:date="2016-07-07T15:56:00Z">
            <w:rPr>
              <w:rFonts w:ascii="Times New Roman" w:hAnsi="Times New Roman" w:cs="Times New Roman"/>
              <w:sz w:val="24"/>
              <w:szCs w:val="24"/>
            </w:rPr>
          </w:rPrChange>
        </w:rPr>
      </w:pPr>
      <w:r w:rsidRPr="00872514">
        <w:rPr>
          <w:rFonts w:ascii="Times New Roman" w:hAnsi="Times New Roman" w:cs="Times New Roman"/>
          <w:b/>
          <w:sz w:val="24"/>
          <w:szCs w:val="24"/>
          <w:rPrChange w:id="78" w:author="Microsoft Office User" w:date="2016-07-07T15:56:00Z">
            <w:rPr>
              <w:rFonts w:ascii="Times New Roman" w:hAnsi="Times New Roman" w:cs="Times New Roman"/>
              <w:sz w:val="24"/>
              <w:szCs w:val="24"/>
            </w:rPr>
          </w:rPrChange>
        </w:rPr>
        <w:t>2016</w:t>
      </w:r>
    </w:p>
    <w:p w14:paraId="452EFE90" w14:textId="77777777" w:rsidR="002072BA" w:rsidRPr="00872514" w:rsidDel="00305F45" w:rsidRDefault="002072BA">
      <w:pPr>
        <w:spacing w:before="3" w:after="0" w:line="260" w:lineRule="exact"/>
        <w:rPr>
          <w:del w:id="79" w:author="Microsoft Office User" w:date="2016-07-07T15:51:00Z"/>
          <w:b/>
          <w:sz w:val="26"/>
          <w:szCs w:val="26"/>
          <w:rPrChange w:id="80" w:author="Microsoft Office User" w:date="2016-07-07T15:56:00Z">
            <w:rPr>
              <w:del w:id="81" w:author="Microsoft Office User" w:date="2016-07-07T15:51:00Z"/>
              <w:sz w:val="26"/>
              <w:szCs w:val="26"/>
            </w:rPr>
          </w:rPrChange>
        </w:rPr>
      </w:pPr>
    </w:p>
    <w:p w14:paraId="36E8A923" w14:textId="46EC29FD" w:rsidR="002072BA" w:rsidRPr="00872514" w:rsidDel="00872514" w:rsidRDefault="002072BA" w:rsidP="00305F45">
      <w:pPr>
        <w:spacing w:before="3" w:after="0" w:line="260" w:lineRule="exact"/>
        <w:rPr>
          <w:del w:id="82" w:author="Microsoft Office User" w:date="2016-07-07T15:56:00Z"/>
          <w:b/>
          <w:sz w:val="26"/>
          <w:szCs w:val="26"/>
          <w:rPrChange w:id="83" w:author="Microsoft Office User" w:date="2016-07-07T15:56:00Z">
            <w:rPr>
              <w:del w:id="84" w:author="Microsoft Office User" w:date="2016-07-07T15:56:00Z"/>
              <w:sz w:val="26"/>
              <w:szCs w:val="26"/>
            </w:rPr>
          </w:rPrChange>
        </w:rPr>
      </w:pPr>
    </w:p>
    <w:p w14:paraId="16AD80DB" w14:textId="5F872B07" w:rsidR="002072BA" w:rsidRPr="00872514" w:rsidDel="00872514" w:rsidRDefault="002072BA">
      <w:pPr>
        <w:spacing w:before="3" w:after="0" w:line="260" w:lineRule="exact"/>
        <w:rPr>
          <w:del w:id="85" w:author="Microsoft Office User" w:date="2016-07-07T15:56:00Z"/>
          <w:b/>
          <w:sz w:val="26"/>
          <w:szCs w:val="26"/>
          <w:rPrChange w:id="86" w:author="Microsoft Office User" w:date="2016-07-07T15:56:00Z">
            <w:rPr>
              <w:del w:id="87" w:author="Microsoft Office User" w:date="2016-07-07T15:56:00Z"/>
              <w:sz w:val="26"/>
              <w:szCs w:val="26"/>
            </w:rPr>
          </w:rPrChange>
        </w:rPr>
      </w:pPr>
    </w:p>
    <w:p w14:paraId="1934FC92" w14:textId="73322575" w:rsidR="002072BA" w:rsidDel="00872514" w:rsidRDefault="002072BA">
      <w:pPr>
        <w:spacing w:before="3" w:after="0" w:line="260" w:lineRule="exact"/>
        <w:rPr>
          <w:del w:id="88" w:author="Microsoft Office User" w:date="2016-07-07T15:56:00Z"/>
          <w:sz w:val="26"/>
          <w:szCs w:val="26"/>
        </w:rPr>
      </w:pPr>
    </w:p>
    <w:p w14:paraId="20CA2A8F" w14:textId="77777777" w:rsidR="002072BA" w:rsidDel="00305F45" w:rsidRDefault="002072BA">
      <w:pPr>
        <w:spacing w:before="3" w:after="0" w:line="260" w:lineRule="exact"/>
        <w:rPr>
          <w:del w:id="89" w:author="Microsoft Office User" w:date="2016-07-07T15:52:00Z"/>
          <w:sz w:val="26"/>
          <w:szCs w:val="26"/>
        </w:rPr>
      </w:pPr>
    </w:p>
    <w:p w14:paraId="06CF684D" w14:textId="42B4CC8E" w:rsidR="002072BA" w:rsidDel="00305F45" w:rsidRDefault="002072BA">
      <w:pPr>
        <w:spacing w:before="3" w:after="0" w:line="260" w:lineRule="exact"/>
        <w:rPr>
          <w:del w:id="90" w:author="Microsoft Office User" w:date="2016-07-07T15:51:00Z"/>
          <w:sz w:val="26"/>
          <w:szCs w:val="26"/>
        </w:rPr>
      </w:pPr>
    </w:p>
    <w:p w14:paraId="5DE0F5DD" w14:textId="5552C5C7" w:rsidR="002072BA" w:rsidDel="00305F45" w:rsidRDefault="002072BA">
      <w:pPr>
        <w:spacing w:before="3" w:after="0" w:line="260" w:lineRule="exact"/>
        <w:rPr>
          <w:del w:id="91" w:author="Microsoft Office User" w:date="2016-07-07T15:51:00Z"/>
          <w:sz w:val="26"/>
          <w:szCs w:val="26"/>
        </w:rPr>
      </w:pPr>
    </w:p>
    <w:p w14:paraId="1A44F95A" w14:textId="77777777" w:rsidR="002072BA" w:rsidDel="00305F45" w:rsidRDefault="002072BA">
      <w:pPr>
        <w:spacing w:before="3" w:after="0" w:line="260" w:lineRule="exact"/>
        <w:rPr>
          <w:del w:id="92" w:author="Microsoft Office User" w:date="2016-07-07T15:51:00Z"/>
          <w:sz w:val="26"/>
          <w:szCs w:val="26"/>
        </w:rPr>
      </w:pPr>
    </w:p>
    <w:p w14:paraId="6165DCF1" w14:textId="5F4AD027" w:rsidR="002072BA" w:rsidDel="00305F45" w:rsidRDefault="002072BA">
      <w:pPr>
        <w:spacing w:before="3" w:after="0" w:line="260" w:lineRule="exact"/>
        <w:rPr>
          <w:del w:id="93" w:author="Microsoft Office User" w:date="2016-07-07T15:51:00Z"/>
          <w:sz w:val="26"/>
          <w:szCs w:val="26"/>
        </w:rPr>
      </w:pPr>
    </w:p>
    <w:p w14:paraId="1BD9F1A1" w14:textId="77777777" w:rsidR="002072BA" w:rsidDel="00872514" w:rsidRDefault="002072BA">
      <w:pPr>
        <w:spacing w:before="3" w:after="0" w:line="260" w:lineRule="exact"/>
        <w:rPr>
          <w:del w:id="94" w:author="Microsoft Office User" w:date="2016-07-07T15:56:00Z"/>
          <w:sz w:val="26"/>
          <w:szCs w:val="26"/>
        </w:rPr>
      </w:pPr>
    </w:p>
    <w:p w14:paraId="3719C994" w14:textId="1C7E9FCC" w:rsidR="00F64397" w:rsidRDefault="00F64397">
      <w:pPr>
        <w:spacing w:before="29" w:after="0" w:line="240" w:lineRule="auto"/>
        <w:ind w:left="1032" w:right="1510" w:firstLine="3"/>
        <w:jc w:val="center"/>
        <w:rPr>
          <w:ins w:id="95" w:author="Ines" w:date="2016-07-04T22:18:00Z"/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</w:pPr>
    </w:p>
    <w:p w14:paraId="7356F167" w14:textId="30F35CB3" w:rsidR="00BE5A93" w:rsidRDefault="00F64397">
      <w:pPr>
        <w:spacing w:before="29" w:after="0" w:line="240" w:lineRule="auto"/>
        <w:ind w:left="1032" w:right="1510" w:firstLine="3"/>
        <w:jc w:val="center"/>
        <w:rPr>
          <w:rFonts w:ascii="Times New Roman" w:eastAsia="Times New Roman" w:hAnsi="Times New Roman" w:cs="Times New Roman"/>
          <w:sz w:val="24"/>
          <w:szCs w:val="24"/>
        </w:rPr>
      </w:pPr>
      <w:ins w:id="96" w:author="Ines" w:date="2016-07-04T22:18:00Z">
        <w:r>
          <w:rPr>
            <w:rFonts w:ascii="Times New Roman" w:eastAsia="Times New Roman" w:hAnsi="Times New Roman" w:cs="Times New Roman"/>
            <w:b/>
            <w:bCs/>
            <w:spacing w:val="-1"/>
            <w:sz w:val="24"/>
            <w:szCs w:val="24"/>
          </w:rPr>
          <w:lastRenderedPageBreak/>
          <w:t xml:space="preserve">PROTOTIPO </w:t>
        </w:r>
      </w:ins>
      <w:r w:rsidR="00F700C7"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A</w:t>
      </w:r>
      <w:r w:rsidR="00F700C7">
        <w:rPr>
          <w:rFonts w:ascii="Times New Roman" w:eastAsia="Times New Roman" w:hAnsi="Times New Roman" w:cs="Times New Roman"/>
          <w:b/>
          <w:bCs/>
          <w:spacing w:val="1"/>
          <w:sz w:val="24"/>
          <w:szCs w:val="24"/>
        </w:rPr>
        <w:t>P</w:t>
      </w:r>
      <w:r w:rsidR="00F700C7">
        <w:rPr>
          <w:rFonts w:ascii="Times New Roman" w:eastAsia="Times New Roman" w:hAnsi="Times New Roman" w:cs="Times New Roman"/>
          <w:b/>
          <w:bCs/>
          <w:sz w:val="24"/>
          <w:szCs w:val="24"/>
        </w:rPr>
        <w:t>L</w:t>
      </w:r>
      <w:r w:rsidR="00F700C7"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ICA</w:t>
      </w:r>
      <w:r w:rsidR="00F700C7">
        <w:rPr>
          <w:rFonts w:ascii="Times New Roman" w:eastAsia="Times New Roman" w:hAnsi="Times New Roman" w:cs="Times New Roman"/>
          <w:b/>
          <w:bCs/>
          <w:spacing w:val="2"/>
          <w:sz w:val="24"/>
          <w:szCs w:val="24"/>
        </w:rPr>
        <w:t>C</w:t>
      </w:r>
      <w:r w:rsidR="00F700C7"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I</w:t>
      </w:r>
      <w:r w:rsidR="00F700C7">
        <w:rPr>
          <w:rFonts w:ascii="Times New Roman" w:eastAsia="Times New Roman" w:hAnsi="Times New Roman" w:cs="Times New Roman"/>
          <w:b/>
          <w:bCs/>
          <w:spacing w:val="1"/>
          <w:sz w:val="24"/>
          <w:szCs w:val="24"/>
        </w:rPr>
        <w:t>Ó</w:t>
      </w:r>
      <w:r w:rsidR="00F700C7">
        <w:rPr>
          <w:rFonts w:ascii="Times New Roman" w:eastAsia="Times New Roman" w:hAnsi="Times New Roman" w:cs="Times New Roman"/>
          <w:b/>
          <w:bCs/>
          <w:sz w:val="24"/>
          <w:szCs w:val="24"/>
        </w:rPr>
        <w:t>N</w:t>
      </w:r>
      <w:r w:rsidR="00F700C7"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 xml:space="preserve"> </w:t>
      </w:r>
      <w:r w:rsidR="00F700C7">
        <w:rPr>
          <w:rFonts w:ascii="Times New Roman" w:eastAsia="Times New Roman" w:hAnsi="Times New Roman" w:cs="Times New Roman"/>
          <w:b/>
          <w:bCs/>
          <w:spacing w:val="1"/>
          <w:sz w:val="24"/>
          <w:szCs w:val="24"/>
        </w:rPr>
        <w:t>MÓ</w:t>
      </w:r>
      <w:r w:rsidR="00F700C7"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VI</w:t>
      </w:r>
      <w:r w:rsidR="00F700C7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L </w:t>
      </w:r>
      <w:r w:rsidR="00F700C7"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D</w:t>
      </w:r>
      <w:r w:rsidR="00F700C7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E </w:t>
      </w:r>
      <w:r w:rsidR="00F700C7"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S</w:t>
      </w:r>
      <w:r w:rsidR="00F700C7">
        <w:rPr>
          <w:rFonts w:ascii="Times New Roman" w:eastAsia="Times New Roman" w:hAnsi="Times New Roman" w:cs="Times New Roman"/>
          <w:b/>
          <w:bCs/>
          <w:spacing w:val="4"/>
          <w:sz w:val="24"/>
          <w:szCs w:val="24"/>
        </w:rPr>
        <w:t>E</w:t>
      </w:r>
      <w:r w:rsidR="00F700C7"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RV</w:t>
      </w:r>
      <w:r w:rsidR="00F700C7">
        <w:rPr>
          <w:rFonts w:ascii="Times New Roman" w:eastAsia="Times New Roman" w:hAnsi="Times New Roman" w:cs="Times New Roman"/>
          <w:b/>
          <w:bCs/>
          <w:spacing w:val="2"/>
          <w:sz w:val="24"/>
          <w:szCs w:val="24"/>
        </w:rPr>
        <w:t>I</w:t>
      </w:r>
      <w:r w:rsidR="00F700C7"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CI</w:t>
      </w:r>
      <w:r w:rsidR="00F700C7">
        <w:rPr>
          <w:rFonts w:ascii="Times New Roman" w:eastAsia="Times New Roman" w:hAnsi="Times New Roman" w:cs="Times New Roman"/>
          <w:b/>
          <w:bCs/>
          <w:spacing w:val="5"/>
          <w:sz w:val="24"/>
          <w:szCs w:val="24"/>
        </w:rPr>
        <w:t>O</w:t>
      </w:r>
      <w:r w:rsidR="00F700C7">
        <w:rPr>
          <w:rFonts w:ascii="Times New Roman" w:eastAsia="Times New Roman" w:hAnsi="Times New Roman" w:cs="Times New Roman"/>
          <w:b/>
          <w:bCs/>
          <w:sz w:val="24"/>
          <w:szCs w:val="24"/>
        </w:rPr>
        <w:t>S</w:t>
      </w:r>
      <w:r w:rsidR="00F700C7"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 xml:space="preserve"> D</w:t>
      </w:r>
      <w:r w:rsidR="00F700C7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E </w:t>
      </w:r>
      <w:r w:rsidR="00F700C7"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C</w:t>
      </w:r>
      <w:r w:rsidR="00F700C7">
        <w:rPr>
          <w:rFonts w:ascii="Times New Roman" w:eastAsia="Times New Roman" w:hAnsi="Times New Roman" w:cs="Times New Roman"/>
          <w:b/>
          <w:bCs/>
          <w:spacing w:val="1"/>
          <w:sz w:val="24"/>
          <w:szCs w:val="24"/>
        </w:rPr>
        <w:t>O</w:t>
      </w:r>
      <w:r w:rsidR="00F700C7"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N</w:t>
      </w:r>
      <w:r w:rsidR="00F700C7">
        <w:rPr>
          <w:rFonts w:ascii="Times New Roman" w:eastAsia="Times New Roman" w:hAnsi="Times New Roman" w:cs="Times New Roman"/>
          <w:b/>
          <w:bCs/>
          <w:spacing w:val="2"/>
          <w:sz w:val="24"/>
          <w:szCs w:val="24"/>
        </w:rPr>
        <w:t>S</w:t>
      </w:r>
      <w:r w:rsidR="00F700C7"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U</w:t>
      </w:r>
      <w:r w:rsidR="00F700C7">
        <w:rPr>
          <w:rFonts w:ascii="Times New Roman" w:eastAsia="Times New Roman" w:hAnsi="Times New Roman" w:cs="Times New Roman"/>
          <w:b/>
          <w:bCs/>
          <w:sz w:val="24"/>
          <w:szCs w:val="24"/>
        </w:rPr>
        <w:t>LTA</w:t>
      </w:r>
      <w:r w:rsidR="00F700C7"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 xml:space="preserve"> D</w:t>
      </w:r>
      <w:r w:rsidR="00F700C7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EL </w:t>
      </w:r>
      <w:r w:rsidR="00F700C7">
        <w:rPr>
          <w:rFonts w:ascii="Times New Roman" w:eastAsia="Times New Roman" w:hAnsi="Times New Roman" w:cs="Times New Roman"/>
          <w:b/>
          <w:bCs/>
          <w:spacing w:val="1"/>
          <w:sz w:val="24"/>
          <w:szCs w:val="24"/>
        </w:rPr>
        <w:t>MÓ</w:t>
      </w:r>
      <w:r w:rsidR="00F700C7"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DU</w:t>
      </w:r>
      <w:r w:rsidR="00F700C7">
        <w:rPr>
          <w:rFonts w:ascii="Times New Roman" w:eastAsia="Times New Roman" w:hAnsi="Times New Roman" w:cs="Times New Roman"/>
          <w:b/>
          <w:bCs/>
          <w:sz w:val="24"/>
          <w:szCs w:val="24"/>
        </w:rPr>
        <w:t>LO E</w:t>
      </w:r>
      <w:r w:rsidR="00F700C7"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S</w:t>
      </w:r>
      <w:r w:rsidR="00F700C7">
        <w:rPr>
          <w:rFonts w:ascii="Times New Roman" w:eastAsia="Times New Roman" w:hAnsi="Times New Roman" w:cs="Times New Roman"/>
          <w:b/>
          <w:bCs/>
          <w:sz w:val="24"/>
          <w:szCs w:val="24"/>
        </w:rPr>
        <w:t>T</w:t>
      </w:r>
      <w:r w:rsidR="00F700C7"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UD</w:t>
      </w:r>
      <w:r w:rsidR="00F700C7">
        <w:rPr>
          <w:rFonts w:ascii="Times New Roman" w:eastAsia="Times New Roman" w:hAnsi="Times New Roman" w:cs="Times New Roman"/>
          <w:b/>
          <w:bCs/>
          <w:spacing w:val="2"/>
          <w:sz w:val="24"/>
          <w:szCs w:val="24"/>
        </w:rPr>
        <w:t>I</w:t>
      </w:r>
      <w:r w:rsidR="00F700C7"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AN</w:t>
      </w:r>
      <w:r w:rsidR="00F700C7">
        <w:rPr>
          <w:rFonts w:ascii="Times New Roman" w:eastAsia="Times New Roman" w:hAnsi="Times New Roman" w:cs="Times New Roman"/>
          <w:b/>
          <w:bCs/>
          <w:sz w:val="24"/>
          <w:szCs w:val="24"/>
        </w:rPr>
        <w:t>T</w:t>
      </w:r>
      <w:r w:rsidR="00F700C7"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I</w:t>
      </w:r>
      <w:r w:rsidR="00F700C7">
        <w:rPr>
          <w:rFonts w:ascii="Times New Roman" w:eastAsia="Times New Roman" w:hAnsi="Times New Roman" w:cs="Times New Roman"/>
          <w:b/>
          <w:bCs/>
          <w:sz w:val="24"/>
          <w:szCs w:val="24"/>
        </w:rPr>
        <w:t>L</w:t>
      </w:r>
      <w:r w:rsidR="00F700C7">
        <w:rPr>
          <w:rFonts w:ascii="Times New Roman" w:eastAsia="Times New Roman" w:hAnsi="Times New Roman" w:cs="Times New Roman"/>
          <w:b/>
          <w:bCs/>
          <w:spacing w:val="4"/>
          <w:sz w:val="24"/>
          <w:szCs w:val="24"/>
        </w:rPr>
        <w:t xml:space="preserve"> </w:t>
      </w:r>
      <w:r w:rsidR="00F700C7"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D</w:t>
      </w:r>
      <w:r w:rsidR="00F700C7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E </w:t>
      </w:r>
      <w:r w:rsidR="00F700C7"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C</w:t>
      </w:r>
      <w:r w:rsidR="00F700C7">
        <w:rPr>
          <w:rFonts w:ascii="Times New Roman" w:eastAsia="Times New Roman" w:hAnsi="Times New Roman" w:cs="Times New Roman"/>
          <w:b/>
          <w:bCs/>
          <w:spacing w:val="1"/>
          <w:sz w:val="24"/>
          <w:szCs w:val="24"/>
        </w:rPr>
        <w:t>O</w:t>
      </w:r>
      <w:r w:rsidR="00F700C7"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N</w:t>
      </w:r>
      <w:r w:rsidR="00F700C7">
        <w:rPr>
          <w:rFonts w:ascii="Times New Roman" w:eastAsia="Times New Roman" w:hAnsi="Times New Roman" w:cs="Times New Roman"/>
          <w:b/>
          <w:bCs/>
          <w:sz w:val="24"/>
          <w:szCs w:val="24"/>
        </w:rPr>
        <w:t>T</w:t>
      </w:r>
      <w:r w:rsidR="00F700C7"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R</w:t>
      </w:r>
      <w:r w:rsidR="00F700C7">
        <w:rPr>
          <w:rFonts w:ascii="Times New Roman" w:eastAsia="Times New Roman" w:hAnsi="Times New Roman" w:cs="Times New Roman"/>
          <w:b/>
          <w:bCs/>
          <w:spacing w:val="1"/>
          <w:sz w:val="24"/>
          <w:szCs w:val="24"/>
        </w:rPr>
        <w:t>O</w:t>
      </w:r>
      <w:r w:rsidR="00F700C7">
        <w:rPr>
          <w:rFonts w:ascii="Times New Roman" w:eastAsia="Times New Roman" w:hAnsi="Times New Roman" w:cs="Times New Roman"/>
          <w:b/>
          <w:bCs/>
          <w:sz w:val="24"/>
          <w:szCs w:val="24"/>
        </w:rPr>
        <w:t>L</w:t>
      </w:r>
      <w:r w:rsidR="00F700C7">
        <w:rPr>
          <w:rFonts w:ascii="Times New Roman" w:eastAsia="Times New Roman" w:hAnsi="Times New Roman" w:cs="Times New Roman"/>
          <w:b/>
          <w:bCs/>
          <w:spacing w:val="4"/>
          <w:sz w:val="24"/>
          <w:szCs w:val="24"/>
        </w:rPr>
        <w:t xml:space="preserve"> </w:t>
      </w:r>
      <w:r w:rsidR="00F700C7"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AC</w:t>
      </w:r>
      <w:r w:rsidR="00F700C7">
        <w:rPr>
          <w:rFonts w:ascii="Times New Roman" w:eastAsia="Times New Roman" w:hAnsi="Times New Roman" w:cs="Times New Roman"/>
          <w:b/>
          <w:bCs/>
          <w:spacing w:val="2"/>
          <w:sz w:val="24"/>
          <w:szCs w:val="24"/>
        </w:rPr>
        <w:t>AD</w:t>
      </w:r>
      <w:r w:rsidR="00F700C7">
        <w:rPr>
          <w:rFonts w:ascii="Times New Roman" w:eastAsia="Times New Roman" w:hAnsi="Times New Roman" w:cs="Times New Roman"/>
          <w:b/>
          <w:bCs/>
          <w:sz w:val="24"/>
          <w:szCs w:val="24"/>
        </w:rPr>
        <w:t>É</w:t>
      </w:r>
      <w:r w:rsidR="00F700C7">
        <w:rPr>
          <w:rFonts w:ascii="Times New Roman" w:eastAsia="Times New Roman" w:hAnsi="Times New Roman" w:cs="Times New Roman"/>
          <w:b/>
          <w:bCs/>
          <w:spacing w:val="1"/>
          <w:sz w:val="24"/>
          <w:szCs w:val="24"/>
        </w:rPr>
        <w:t>M</w:t>
      </w:r>
      <w:r w:rsidR="00F700C7"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IC</w:t>
      </w:r>
      <w:r w:rsidR="00F700C7">
        <w:rPr>
          <w:rFonts w:ascii="Times New Roman" w:eastAsia="Times New Roman" w:hAnsi="Times New Roman" w:cs="Times New Roman"/>
          <w:b/>
          <w:bCs/>
          <w:sz w:val="24"/>
          <w:szCs w:val="24"/>
        </w:rPr>
        <w:t>O</w:t>
      </w:r>
      <w:r w:rsidR="00F700C7">
        <w:rPr>
          <w:rFonts w:ascii="Times New Roman" w:eastAsia="Times New Roman" w:hAnsi="Times New Roman" w:cs="Times New Roman"/>
          <w:b/>
          <w:bCs/>
          <w:spacing w:val="1"/>
          <w:sz w:val="24"/>
          <w:szCs w:val="24"/>
        </w:rPr>
        <w:t xml:space="preserve"> P</w:t>
      </w:r>
      <w:r w:rsidR="00F700C7"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AR</w:t>
      </w:r>
      <w:r w:rsidR="00F700C7">
        <w:rPr>
          <w:rFonts w:ascii="Times New Roman" w:eastAsia="Times New Roman" w:hAnsi="Times New Roman" w:cs="Times New Roman"/>
          <w:b/>
          <w:bCs/>
          <w:sz w:val="24"/>
          <w:szCs w:val="24"/>
        </w:rPr>
        <w:t>A</w:t>
      </w:r>
      <w:r w:rsidR="00F700C7"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 xml:space="preserve"> I</w:t>
      </w:r>
      <w:r w:rsidR="00F700C7">
        <w:rPr>
          <w:rFonts w:ascii="Times New Roman" w:eastAsia="Times New Roman" w:hAnsi="Times New Roman" w:cs="Times New Roman"/>
          <w:b/>
          <w:bCs/>
          <w:spacing w:val="2"/>
          <w:sz w:val="24"/>
          <w:szCs w:val="24"/>
        </w:rPr>
        <w:t>N</w:t>
      </w:r>
      <w:r w:rsidR="00F700C7"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S</w:t>
      </w:r>
      <w:r w:rsidR="00F700C7">
        <w:rPr>
          <w:rFonts w:ascii="Times New Roman" w:eastAsia="Times New Roman" w:hAnsi="Times New Roman" w:cs="Times New Roman"/>
          <w:b/>
          <w:bCs/>
          <w:sz w:val="24"/>
          <w:szCs w:val="24"/>
        </w:rPr>
        <w:t>T</w:t>
      </w:r>
      <w:r w:rsidR="00F700C7"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I</w:t>
      </w:r>
      <w:r w:rsidR="00F700C7">
        <w:rPr>
          <w:rFonts w:ascii="Times New Roman" w:eastAsia="Times New Roman" w:hAnsi="Times New Roman" w:cs="Times New Roman"/>
          <w:b/>
          <w:bCs/>
          <w:sz w:val="24"/>
          <w:szCs w:val="24"/>
        </w:rPr>
        <w:t>T</w:t>
      </w:r>
      <w:r w:rsidR="00F700C7">
        <w:rPr>
          <w:rFonts w:ascii="Times New Roman" w:eastAsia="Times New Roman" w:hAnsi="Times New Roman" w:cs="Times New Roman"/>
          <w:b/>
          <w:bCs/>
          <w:spacing w:val="2"/>
          <w:sz w:val="24"/>
          <w:szCs w:val="24"/>
        </w:rPr>
        <w:t>U</w:t>
      </w:r>
      <w:r w:rsidR="00F700C7"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CI</w:t>
      </w:r>
      <w:r w:rsidR="00F700C7">
        <w:rPr>
          <w:rFonts w:ascii="Times New Roman" w:eastAsia="Times New Roman" w:hAnsi="Times New Roman" w:cs="Times New Roman"/>
          <w:b/>
          <w:bCs/>
          <w:spacing w:val="1"/>
          <w:sz w:val="24"/>
          <w:szCs w:val="24"/>
        </w:rPr>
        <w:t>O</w:t>
      </w:r>
      <w:r w:rsidR="00F700C7"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N</w:t>
      </w:r>
      <w:r w:rsidR="00F700C7">
        <w:rPr>
          <w:rFonts w:ascii="Times New Roman" w:eastAsia="Times New Roman" w:hAnsi="Times New Roman" w:cs="Times New Roman"/>
          <w:b/>
          <w:bCs/>
          <w:sz w:val="24"/>
          <w:szCs w:val="24"/>
        </w:rPr>
        <w:t>ES</w:t>
      </w:r>
      <w:r w:rsidR="00F700C7">
        <w:rPr>
          <w:rFonts w:ascii="Times New Roman" w:eastAsia="Times New Roman" w:hAnsi="Times New Roman" w:cs="Times New Roman"/>
          <w:b/>
          <w:bCs/>
          <w:spacing w:val="2"/>
          <w:sz w:val="24"/>
          <w:szCs w:val="24"/>
        </w:rPr>
        <w:t xml:space="preserve"> </w:t>
      </w:r>
      <w:r w:rsidR="00F700C7"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D</w:t>
      </w:r>
      <w:r w:rsidR="00F700C7">
        <w:rPr>
          <w:rFonts w:ascii="Times New Roman" w:eastAsia="Times New Roman" w:hAnsi="Times New Roman" w:cs="Times New Roman"/>
          <w:b/>
          <w:bCs/>
          <w:sz w:val="24"/>
          <w:szCs w:val="24"/>
        </w:rPr>
        <w:t>E E</w:t>
      </w:r>
      <w:r w:rsidR="00F700C7"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DUC</w:t>
      </w:r>
      <w:r w:rsidR="00F700C7">
        <w:rPr>
          <w:rFonts w:ascii="Times New Roman" w:eastAsia="Times New Roman" w:hAnsi="Times New Roman" w:cs="Times New Roman"/>
          <w:b/>
          <w:bCs/>
          <w:spacing w:val="2"/>
          <w:sz w:val="24"/>
          <w:szCs w:val="24"/>
        </w:rPr>
        <w:t>A</w:t>
      </w:r>
      <w:r w:rsidR="00F700C7"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CI</w:t>
      </w:r>
      <w:r w:rsidR="00F700C7">
        <w:rPr>
          <w:rFonts w:ascii="Times New Roman" w:eastAsia="Times New Roman" w:hAnsi="Times New Roman" w:cs="Times New Roman"/>
          <w:b/>
          <w:bCs/>
          <w:spacing w:val="1"/>
          <w:sz w:val="24"/>
          <w:szCs w:val="24"/>
        </w:rPr>
        <w:t>Ó</w:t>
      </w:r>
      <w:r w:rsidR="00F700C7">
        <w:rPr>
          <w:rFonts w:ascii="Times New Roman" w:eastAsia="Times New Roman" w:hAnsi="Times New Roman" w:cs="Times New Roman"/>
          <w:b/>
          <w:bCs/>
          <w:sz w:val="24"/>
          <w:szCs w:val="24"/>
        </w:rPr>
        <w:t>N</w:t>
      </w:r>
      <w:r w:rsidR="00F700C7"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 xml:space="preserve"> </w:t>
      </w:r>
      <w:r w:rsidR="00F700C7">
        <w:rPr>
          <w:rFonts w:ascii="Times New Roman" w:eastAsia="Times New Roman" w:hAnsi="Times New Roman" w:cs="Times New Roman"/>
          <w:b/>
          <w:bCs/>
          <w:spacing w:val="2"/>
          <w:sz w:val="24"/>
          <w:szCs w:val="24"/>
        </w:rPr>
        <w:t>S</w:t>
      </w:r>
      <w:r w:rsidR="00F700C7"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U</w:t>
      </w:r>
      <w:r w:rsidR="00F700C7">
        <w:rPr>
          <w:rFonts w:ascii="Times New Roman" w:eastAsia="Times New Roman" w:hAnsi="Times New Roman" w:cs="Times New Roman"/>
          <w:b/>
          <w:bCs/>
          <w:spacing w:val="1"/>
          <w:sz w:val="24"/>
          <w:szCs w:val="24"/>
        </w:rPr>
        <w:t>P</w:t>
      </w:r>
      <w:r w:rsidR="00F700C7">
        <w:rPr>
          <w:rFonts w:ascii="Times New Roman" w:eastAsia="Times New Roman" w:hAnsi="Times New Roman" w:cs="Times New Roman"/>
          <w:b/>
          <w:bCs/>
          <w:sz w:val="24"/>
          <w:szCs w:val="24"/>
        </w:rPr>
        <w:t>E</w:t>
      </w:r>
      <w:r w:rsidR="00F700C7"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RI</w:t>
      </w:r>
      <w:r w:rsidR="00F700C7">
        <w:rPr>
          <w:rFonts w:ascii="Times New Roman" w:eastAsia="Times New Roman" w:hAnsi="Times New Roman" w:cs="Times New Roman"/>
          <w:b/>
          <w:bCs/>
          <w:spacing w:val="1"/>
          <w:sz w:val="24"/>
          <w:szCs w:val="24"/>
        </w:rPr>
        <w:t>O</w:t>
      </w:r>
      <w:r w:rsidR="00F700C7">
        <w:rPr>
          <w:rFonts w:ascii="Times New Roman" w:eastAsia="Times New Roman" w:hAnsi="Times New Roman" w:cs="Times New Roman"/>
          <w:b/>
          <w:bCs/>
          <w:sz w:val="24"/>
          <w:szCs w:val="24"/>
        </w:rPr>
        <w:t>R</w:t>
      </w:r>
    </w:p>
    <w:p w14:paraId="6977F6EC" w14:textId="26F803C6" w:rsidR="00BE5A93" w:rsidRDefault="00BE5A93">
      <w:pPr>
        <w:spacing w:before="7" w:after="0" w:line="190" w:lineRule="exact"/>
        <w:rPr>
          <w:sz w:val="19"/>
          <w:szCs w:val="19"/>
        </w:rPr>
      </w:pPr>
    </w:p>
    <w:p w14:paraId="3A48BB57" w14:textId="62F068CC" w:rsidR="00BE5A93" w:rsidRDefault="00F700C7">
      <w:pPr>
        <w:spacing w:after="0" w:line="240" w:lineRule="auto"/>
        <w:ind w:left="1031" w:right="1514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pacing w:val="1"/>
          <w:sz w:val="24"/>
          <w:szCs w:val="24"/>
        </w:rPr>
        <w:t>Pre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ta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o 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b/>
          <w:bCs/>
          <w:spacing w:val="-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b/>
          <w:bCs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b/>
          <w:bCs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5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é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5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rr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ro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í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z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J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é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Ec</w:t>
      </w:r>
      <w:r>
        <w:rPr>
          <w:rFonts w:ascii="Times New Roman" w:eastAsia="Times New Roman" w:hAnsi="Times New Roman" w:cs="Times New Roman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á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z</w:t>
      </w:r>
      <w:r>
        <w:rPr>
          <w:rFonts w:ascii="Times New Roman" w:eastAsia="Times New Roman" w:hAnsi="Times New Roman" w:cs="Times New Roman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ndr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é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V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á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qu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z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1347B8E6" w14:textId="5E55213E" w:rsidR="00BE5A93" w:rsidRDefault="00BE5A93">
      <w:pPr>
        <w:spacing w:before="4" w:after="0" w:line="200" w:lineRule="exact"/>
        <w:rPr>
          <w:sz w:val="20"/>
          <w:szCs w:val="20"/>
        </w:rPr>
      </w:pPr>
    </w:p>
    <w:p w14:paraId="418CFD30" w14:textId="415A897A" w:rsidR="00BE5A93" w:rsidRDefault="00F700C7">
      <w:pPr>
        <w:tabs>
          <w:tab w:val="left" w:pos="3700"/>
        </w:tabs>
        <w:spacing w:after="0" w:line="240" w:lineRule="auto"/>
        <w:ind w:left="3193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In</w:t>
      </w:r>
      <w:r>
        <w:rPr>
          <w:rFonts w:ascii="Times New Roman" w:eastAsia="Times New Roman" w:hAnsi="Times New Roman" w:cs="Times New Roman"/>
          <w:b/>
          <w:bCs/>
          <w:spacing w:val="4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b/>
          <w:bCs/>
          <w:spacing w:val="-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b/>
          <w:bCs/>
          <w:spacing w:val="5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b/>
          <w:bCs/>
          <w:spacing w:val="-8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b/>
          <w:bCs/>
          <w:spacing w:val="1"/>
          <w:sz w:val="24"/>
          <w:szCs w:val="24"/>
        </w:rPr>
        <w:t>ci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ón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b/>
          <w:bCs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b/>
          <w:bCs/>
          <w:spacing w:val="1"/>
          <w:sz w:val="24"/>
          <w:szCs w:val="24"/>
        </w:rPr>
        <w:t>er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al</w:t>
      </w:r>
      <w:r>
        <w:rPr>
          <w:rFonts w:ascii="Times New Roman" w:eastAsia="Times New Roman" w:hAnsi="Times New Roman" w:cs="Times New Roman"/>
          <w:b/>
          <w:bCs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6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b/>
          <w:bCs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b/>
          <w:bCs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6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b/>
          <w:bCs/>
          <w:spacing w:val="5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b/>
          <w:bCs/>
          <w:spacing w:val="-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b/>
          <w:bCs/>
          <w:spacing w:val="4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b/>
          <w:bCs/>
          <w:spacing w:val="1"/>
          <w:sz w:val="24"/>
          <w:szCs w:val="24"/>
        </w:rPr>
        <w:t>ec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to</w:t>
      </w:r>
    </w:p>
    <w:p w14:paraId="58D9E5AA" w14:textId="2982F39F" w:rsidR="00BE5A93" w:rsidRDefault="00BE5A93">
      <w:pPr>
        <w:spacing w:after="0" w:line="200" w:lineRule="exact"/>
        <w:rPr>
          <w:sz w:val="20"/>
          <w:szCs w:val="20"/>
        </w:rPr>
      </w:pPr>
    </w:p>
    <w:p w14:paraId="3A4C92AF" w14:textId="4F51B699" w:rsidR="00BE5A93" w:rsidRDefault="00BE5A93">
      <w:pPr>
        <w:spacing w:before="1" w:after="0" w:line="260" w:lineRule="exact"/>
        <w:rPr>
          <w:sz w:val="26"/>
          <w:szCs w:val="26"/>
        </w:rPr>
      </w:pPr>
    </w:p>
    <w:tbl>
      <w:tblPr>
        <w:tblW w:w="0" w:type="auto"/>
        <w:tblInd w:w="9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  <w:tblPrChange w:id="97" w:author="Microsoft Office User" w:date="2016-07-07T14:42:00Z">
          <w:tblPr>
            <w:tblW w:w="0" w:type="auto"/>
            <w:tblInd w:w="97" w:type="dxa"/>
            <w:tblLayout w:type="fixed"/>
            <w:tblCellMar>
              <w:left w:w="0" w:type="dxa"/>
              <w:right w:w="0" w:type="dxa"/>
            </w:tblCellMar>
            <w:tblLook w:val="01E0" w:firstRow="1" w:lastRow="1" w:firstColumn="1" w:lastColumn="1" w:noHBand="0" w:noVBand="0"/>
          </w:tblPr>
        </w:tblPrChange>
      </w:tblPr>
      <w:tblGrid>
        <w:gridCol w:w="4233"/>
        <w:gridCol w:w="6138"/>
        <w:tblGridChange w:id="98">
          <w:tblGrid>
            <w:gridCol w:w="4233"/>
            <w:gridCol w:w="6138"/>
          </w:tblGrid>
        </w:tblGridChange>
      </w:tblGrid>
      <w:tr w:rsidR="00BE5A93" w14:paraId="236940B6" w14:textId="77777777" w:rsidTr="005513D0">
        <w:trPr>
          <w:trHeight w:hRule="exact" w:val="772"/>
          <w:trPrChange w:id="99" w:author="Microsoft Office User" w:date="2016-07-07T14:42:00Z">
            <w:trPr>
              <w:trHeight w:hRule="exact" w:val="772"/>
            </w:trPr>
          </w:trPrChange>
        </w:trPr>
        <w:tc>
          <w:tcPr>
            <w:tcW w:w="42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PrChange w:id="100" w:author="Microsoft Office User" w:date="2016-07-07T14:42:00Z">
              <w:tcPr>
                <w:tcW w:w="4233" w:type="dxa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</w:tcPr>
            </w:tcPrChange>
          </w:tcPr>
          <w:p w14:paraId="26A41AF1" w14:textId="77777777" w:rsidR="00BE5A93" w:rsidRDefault="00F700C7">
            <w:pPr>
              <w:spacing w:before="91" w:after="0" w:line="240" w:lineRule="auto"/>
              <w:ind w:left="95" w:right="-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Tít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l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o </w:t>
            </w:r>
            <w:r>
              <w:rPr>
                <w:rFonts w:ascii="Times New Roman" w:eastAsia="Times New Roman" w:hAnsi="Times New Roman" w:cs="Times New Roman"/>
                <w:spacing w:val="-4"/>
                <w:sz w:val="24"/>
                <w:szCs w:val="24"/>
              </w:rPr>
              <w:t>d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</w:t>
            </w:r>
            <w:r>
              <w:rPr>
                <w:rFonts w:ascii="Times New Roman" w:eastAsia="Times New Roman" w:hAnsi="Times New Roman" w:cs="Times New Roman"/>
                <w:spacing w:val="3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pro</w:t>
            </w:r>
            <w:r>
              <w:rPr>
                <w:rFonts w:ascii="Times New Roman" w:eastAsia="Times New Roman" w:hAnsi="Times New Roman" w:cs="Times New Roman"/>
                <w:spacing w:val="-4"/>
                <w:sz w:val="24"/>
                <w:szCs w:val="24"/>
              </w:rPr>
              <w:t>g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am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4"/>
                <w:sz w:val="24"/>
                <w:szCs w:val="24"/>
              </w:rPr>
              <w:t>y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>/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o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P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spacing w:val="4"/>
                <w:sz w:val="24"/>
                <w:szCs w:val="24"/>
              </w:rPr>
              <w:t>o</w:t>
            </w:r>
            <w:r>
              <w:rPr>
                <w:rFonts w:ascii="Times New Roman" w:eastAsia="Times New Roman" w:hAnsi="Times New Roman" w:cs="Times New Roman"/>
                <w:spacing w:val="-4"/>
                <w:sz w:val="24"/>
                <w:szCs w:val="24"/>
              </w:rPr>
              <w:t>y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ect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</w:t>
            </w:r>
          </w:p>
        </w:tc>
        <w:tc>
          <w:tcPr>
            <w:tcW w:w="613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PrChange w:id="101" w:author="Microsoft Office User" w:date="2016-07-07T14:42:00Z">
              <w:tcPr>
                <w:tcW w:w="6138" w:type="dxa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</w:tcPr>
            </w:tcPrChange>
          </w:tcPr>
          <w:p w14:paraId="00AA6174" w14:textId="018FC71A" w:rsidR="00BE5A93" w:rsidRDefault="00F700C7">
            <w:pPr>
              <w:spacing w:before="91" w:after="0" w:line="240" w:lineRule="auto"/>
              <w:ind w:left="91" w:right="231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5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licaci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ón 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m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ó</w:t>
            </w:r>
            <w:r>
              <w:rPr>
                <w:rFonts w:ascii="Times New Roman" w:eastAsia="Times New Roman" w:hAnsi="Times New Roman" w:cs="Times New Roman"/>
                <w:spacing w:val="-4"/>
                <w:sz w:val="24"/>
                <w:szCs w:val="24"/>
              </w:rPr>
              <w:t>v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i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de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s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spacing w:val="-4"/>
                <w:sz w:val="24"/>
                <w:szCs w:val="24"/>
              </w:rPr>
              <w:t>v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ici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os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de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c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on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s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lt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 xml:space="preserve"> m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ódu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l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o </w:t>
            </w:r>
            <w:r>
              <w:rPr>
                <w:rFonts w:ascii="Times New Roman" w:eastAsia="Times New Roman" w:hAnsi="Times New Roman" w:cs="Times New Roman"/>
                <w:spacing w:val="-4"/>
                <w:sz w:val="24"/>
                <w:szCs w:val="24"/>
              </w:rPr>
              <w:t>d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 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c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on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t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rol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ca</w:t>
            </w:r>
            <w:r>
              <w:rPr>
                <w:rFonts w:ascii="Times New Roman" w:eastAsia="Times New Roman" w:hAnsi="Times New Roman" w:cs="Times New Roman"/>
                <w:spacing w:val="-4"/>
                <w:sz w:val="24"/>
                <w:szCs w:val="24"/>
              </w:rPr>
              <w:t>d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ém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>i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c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 p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ra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i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s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tit</w:t>
            </w:r>
            <w:r>
              <w:rPr>
                <w:rFonts w:ascii="Times New Roman" w:eastAsia="Times New Roman" w:hAnsi="Times New Roman" w:cs="Times New Roman"/>
                <w:spacing w:val="-4"/>
                <w:sz w:val="24"/>
                <w:szCs w:val="24"/>
              </w:rPr>
              <w:t>u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ci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on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de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4"/>
                <w:sz w:val="24"/>
                <w:szCs w:val="24"/>
              </w:rPr>
              <w:t>d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caci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ón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s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up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4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i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or.</w:t>
            </w:r>
          </w:p>
        </w:tc>
      </w:tr>
      <w:tr w:rsidR="00BE5A93" w14:paraId="3D7BA460" w14:textId="77777777" w:rsidTr="005513D0">
        <w:trPr>
          <w:trHeight w:hRule="exact" w:val="497"/>
          <w:trPrChange w:id="102" w:author="Microsoft Office User" w:date="2016-07-07T14:42:00Z">
            <w:trPr>
              <w:trHeight w:hRule="exact" w:val="497"/>
            </w:trPr>
          </w:trPrChange>
        </w:trPr>
        <w:tc>
          <w:tcPr>
            <w:tcW w:w="42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PrChange w:id="103" w:author="Microsoft Office User" w:date="2016-07-07T14:42:00Z">
              <w:tcPr>
                <w:tcW w:w="4233" w:type="dxa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</w:tcPr>
            </w:tcPrChange>
          </w:tcPr>
          <w:p w14:paraId="17E447FC" w14:textId="77777777" w:rsidR="00BE5A93" w:rsidRDefault="00F700C7">
            <w:pPr>
              <w:spacing w:before="91" w:after="0" w:line="240" w:lineRule="auto"/>
              <w:ind w:left="95" w:right="-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ti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d </w:t>
            </w:r>
            <w:r>
              <w:rPr>
                <w:rFonts w:ascii="Times New Roman" w:eastAsia="Times New Roman" w:hAnsi="Times New Roman" w:cs="Times New Roman"/>
                <w:spacing w:val="-4"/>
                <w:sz w:val="24"/>
                <w:szCs w:val="24"/>
              </w:rPr>
              <w:t>b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f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>i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c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>i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i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</w:t>
            </w:r>
          </w:p>
        </w:tc>
        <w:tc>
          <w:tcPr>
            <w:tcW w:w="613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PrChange w:id="104" w:author="Microsoft Office User" w:date="2016-07-07T14:42:00Z">
              <w:tcPr>
                <w:tcW w:w="6138" w:type="dxa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</w:tcPr>
            </w:tcPrChange>
          </w:tcPr>
          <w:p w14:paraId="2BAA4090" w14:textId="265578C2" w:rsidR="00BE5A93" w:rsidRDefault="00BE5A93"/>
        </w:tc>
      </w:tr>
      <w:tr w:rsidR="00BE5A93" w14:paraId="1962C7F8" w14:textId="77777777" w:rsidTr="005513D0">
        <w:trPr>
          <w:trHeight w:hRule="exact" w:val="496"/>
          <w:trPrChange w:id="105" w:author="Microsoft Office User" w:date="2016-07-07T14:42:00Z">
            <w:trPr>
              <w:trHeight w:hRule="exact" w:val="496"/>
            </w:trPr>
          </w:trPrChange>
        </w:trPr>
        <w:tc>
          <w:tcPr>
            <w:tcW w:w="42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PrChange w:id="106" w:author="Microsoft Office User" w:date="2016-07-07T14:42:00Z">
              <w:tcPr>
                <w:tcW w:w="4233" w:type="dxa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</w:tcPr>
            </w:tcPrChange>
          </w:tcPr>
          <w:p w14:paraId="4B5DC0B7" w14:textId="77777777" w:rsidR="00BE5A93" w:rsidRDefault="00F700C7">
            <w:pPr>
              <w:spacing w:before="91" w:after="0" w:line="240" w:lineRule="auto"/>
              <w:ind w:left="95" w:right="-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ti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</w:t>
            </w:r>
            <w:r>
              <w:rPr>
                <w:rFonts w:ascii="Times New Roman" w:eastAsia="Times New Roman" w:hAnsi="Times New Roman" w:cs="Times New Roman"/>
                <w:spacing w:val="-4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ej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c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t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</w:t>
            </w:r>
            <w:r>
              <w:rPr>
                <w:rFonts w:ascii="Times New Roman" w:eastAsia="Times New Roman" w:hAnsi="Times New Roman" w:cs="Times New Roman"/>
                <w:spacing w:val="-4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</w:t>
            </w:r>
          </w:p>
        </w:tc>
        <w:tc>
          <w:tcPr>
            <w:tcW w:w="613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PrChange w:id="107" w:author="Microsoft Office User" w:date="2016-07-07T14:42:00Z">
              <w:tcPr>
                <w:tcW w:w="6138" w:type="dxa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</w:tcPr>
            </w:tcPrChange>
          </w:tcPr>
          <w:p w14:paraId="66B719B9" w14:textId="77777777" w:rsidR="00BE5A93" w:rsidRDefault="00BE5A93"/>
        </w:tc>
      </w:tr>
      <w:tr w:rsidR="00BE5A93" w14:paraId="77455A49" w14:textId="77777777" w:rsidTr="005513D0">
        <w:trPr>
          <w:trHeight w:hRule="exact" w:val="496"/>
          <w:trPrChange w:id="108" w:author="Microsoft Office User" w:date="2016-07-07T14:42:00Z">
            <w:trPr>
              <w:trHeight w:hRule="exact" w:val="496"/>
            </w:trPr>
          </w:trPrChange>
        </w:trPr>
        <w:tc>
          <w:tcPr>
            <w:tcW w:w="42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PrChange w:id="109" w:author="Microsoft Office User" w:date="2016-07-07T14:42:00Z">
              <w:tcPr>
                <w:tcW w:w="4233" w:type="dxa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</w:tcPr>
            </w:tcPrChange>
          </w:tcPr>
          <w:p w14:paraId="7D9E2EEF" w14:textId="77777777" w:rsidR="00BE5A93" w:rsidRDefault="00F700C7">
            <w:pPr>
              <w:spacing w:before="90" w:after="0" w:line="240" w:lineRule="auto"/>
              <w:ind w:left="95" w:right="-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O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t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i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s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tit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>c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i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on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>t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ici</w:t>
            </w:r>
            <w:r>
              <w:rPr>
                <w:rFonts w:ascii="Times New Roman" w:eastAsia="Times New Roman" w:hAnsi="Times New Roman" w:cs="Times New Roman"/>
                <w:spacing w:val="-4"/>
                <w:sz w:val="24"/>
                <w:szCs w:val="24"/>
              </w:rPr>
              <w:t>p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>t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</w:t>
            </w:r>
          </w:p>
        </w:tc>
        <w:tc>
          <w:tcPr>
            <w:tcW w:w="613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PrChange w:id="110" w:author="Microsoft Office User" w:date="2016-07-07T14:42:00Z">
              <w:tcPr>
                <w:tcW w:w="6138" w:type="dxa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</w:tcPr>
            </w:tcPrChange>
          </w:tcPr>
          <w:p w14:paraId="387B8FB8" w14:textId="6463031D" w:rsidR="00BE5A93" w:rsidRDefault="00BE5A93"/>
        </w:tc>
      </w:tr>
      <w:tr w:rsidR="00BE5A93" w14:paraId="0115032A" w14:textId="77777777" w:rsidTr="005513D0">
        <w:trPr>
          <w:trHeight w:hRule="exact" w:val="496"/>
          <w:trPrChange w:id="111" w:author="Microsoft Office User" w:date="2016-07-07T14:42:00Z">
            <w:trPr>
              <w:trHeight w:hRule="exact" w:val="496"/>
            </w:trPr>
          </w:trPrChange>
        </w:trPr>
        <w:tc>
          <w:tcPr>
            <w:tcW w:w="42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PrChange w:id="112" w:author="Microsoft Office User" w:date="2016-07-07T14:42:00Z">
              <w:tcPr>
                <w:tcW w:w="4233" w:type="dxa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</w:tcPr>
            </w:tcPrChange>
          </w:tcPr>
          <w:p w14:paraId="3AA5978F" w14:textId="77777777" w:rsidR="00BE5A93" w:rsidRDefault="00F700C7">
            <w:pPr>
              <w:spacing w:before="91" w:after="0" w:line="240" w:lineRule="auto"/>
              <w:ind w:left="95" w:right="-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D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ur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aci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ón d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pro</w:t>
            </w:r>
            <w:r>
              <w:rPr>
                <w:rFonts w:ascii="Times New Roman" w:eastAsia="Times New Roman" w:hAnsi="Times New Roman" w:cs="Times New Roman"/>
                <w:spacing w:val="-8"/>
                <w:sz w:val="24"/>
                <w:szCs w:val="24"/>
              </w:rPr>
              <w:t>y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ect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 (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M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s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s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613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PrChange w:id="113" w:author="Microsoft Office User" w:date="2016-07-07T14:42:00Z">
              <w:tcPr>
                <w:tcW w:w="6138" w:type="dxa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</w:tcPr>
            </w:tcPrChange>
          </w:tcPr>
          <w:p w14:paraId="7DB4184B" w14:textId="3CA73C1F" w:rsidR="00BE5A93" w:rsidRDefault="00F700C7">
            <w:pPr>
              <w:spacing w:before="91" w:after="0" w:line="240" w:lineRule="auto"/>
              <w:ind w:left="91" w:right="-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</w:tc>
      </w:tr>
      <w:tr w:rsidR="00BE5A93" w14:paraId="253B133D" w14:textId="77777777" w:rsidTr="005513D0">
        <w:trPr>
          <w:trHeight w:hRule="exact" w:val="476"/>
          <w:trPrChange w:id="114" w:author="Microsoft Office User" w:date="2016-07-07T14:42:00Z">
            <w:trPr>
              <w:trHeight w:hRule="exact" w:val="476"/>
            </w:trPr>
          </w:trPrChange>
        </w:trPr>
        <w:tc>
          <w:tcPr>
            <w:tcW w:w="42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PrChange w:id="115" w:author="Microsoft Office User" w:date="2016-07-07T14:42:00Z">
              <w:tcPr>
                <w:tcW w:w="4233" w:type="dxa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</w:tcPr>
            </w:tcPrChange>
          </w:tcPr>
          <w:p w14:paraId="1E2716EF" w14:textId="77777777" w:rsidR="00BE5A93" w:rsidRDefault="00F700C7">
            <w:pPr>
              <w:spacing w:before="93" w:after="0" w:line="240" w:lineRule="auto"/>
              <w:ind w:left="95" w:right="-2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spacing w:val="1"/>
              </w:rPr>
              <w:t>C</w:t>
            </w:r>
            <w:r>
              <w:rPr>
                <w:rFonts w:ascii="Times New Roman" w:eastAsia="Times New Roman" w:hAnsi="Times New Roman" w:cs="Times New Roman"/>
                <w:spacing w:val="2"/>
              </w:rPr>
              <w:t>o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s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o</w:t>
            </w:r>
            <w:r>
              <w:rPr>
                <w:rFonts w:ascii="Times New Roman" w:eastAsia="Times New Roman" w:hAnsi="Times New Roman" w:cs="Times New Roman"/>
                <w:spacing w:val="3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t</w:t>
            </w:r>
            <w:r>
              <w:rPr>
                <w:rFonts w:ascii="Times New Roman" w:eastAsia="Times New Roman" w:hAnsi="Times New Roman" w:cs="Times New Roman"/>
                <w:spacing w:val="2"/>
              </w:rPr>
              <w:t>o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a</w:t>
            </w:r>
            <w:r>
              <w:rPr>
                <w:rFonts w:ascii="Times New Roman" w:eastAsia="Times New Roman" w:hAnsi="Times New Roman" w:cs="Times New Roman"/>
              </w:rPr>
              <w:t xml:space="preserve">l </w:t>
            </w:r>
            <w:r>
              <w:rPr>
                <w:rFonts w:ascii="Times New Roman" w:eastAsia="Times New Roman" w:hAnsi="Times New Roman" w:cs="Times New Roman"/>
                <w:spacing w:val="2"/>
              </w:rPr>
              <w:t>d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e</w:t>
            </w:r>
            <w:r>
              <w:rPr>
                <w:rFonts w:ascii="Times New Roman" w:eastAsia="Times New Roman" w:hAnsi="Times New Roman" w:cs="Times New Roman"/>
              </w:rPr>
              <w:t xml:space="preserve">l </w:t>
            </w:r>
            <w:r>
              <w:rPr>
                <w:rFonts w:ascii="Times New Roman" w:eastAsia="Times New Roman" w:hAnsi="Times New Roman" w:cs="Times New Roman"/>
                <w:spacing w:val="2"/>
              </w:rPr>
              <w:t>p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r</w:t>
            </w:r>
            <w:r>
              <w:rPr>
                <w:rFonts w:ascii="Times New Roman" w:eastAsia="Times New Roman" w:hAnsi="Times New Roman" w:cs="Times New Roman"/>
                <w:spacing w:val="2"/>
              </w:rPr>
              <w:t>o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yec</w:t>
            </w:r>
            <w:r>
              <w:rPr>
                <w:rFonts w:ascii="Times New Roman" w:eastAsia="Times New Roman" w:hAnsi="Times New Roman" w:cs="Times New Roman"/>
                <w:spacing w:val="-1"/>
              </w:rPr>
              <w:t>t</w:t>
            </w:r>
            <w:r>
              <w:rPr>
                <w:rFonts w:ascii="Times New Roman" w:eastAsia="Times New Roman" w:hAnsi="Times New Roman" w:cs="Times New Roman"/>
              </w:rPr>
              <w:t>o</w:t>
            </w:r>
          </w:p>
        </w:tc>
        <w:tc>
          <w:tcPr>
            <w:tcW w:w="613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PrChange w:id="116" w:author="Microsoft Office User" w:date="2016-07-07T14:42:00Z">
              <w:tcPr>
                <w:tcW w:w="6138" w:type="dxa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</w:tcPr>
            </w:tcPrChange>
          </w:tcPr>
          <w:p w14:paraId="5CA79CE6" w14:textId="0940428F" w:rsidR="00BE5A93" w:rsidRDefault="00F700C7">
            <w:pPr>
              <w:spacing w:before="93" w:after="0" w:line="240" w:lineRule="auto"/>
              <w:ind w:left="107" w:right="-2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$</w:t>
            </w:r>
            <w:r>
              <w:rPr>
                <w:rFonts w:ascii="Times New Roman" w:eastAsia="Times New Roman" w:hAnsi="Times New Roman" w:cs="Times New Roman"/>
                <w:spacing w:val="3"/>
              </w:rPr>
              <w:t xml:space="preserve"> </w:t>
            </w:r>
            <w:ins w:id="117" w:author="Microsoft Office User" w:date="2016-07-07T15:08:00Z">
              <w:r w:rsidR="009E78FA">
                <w:rPr>
                  <w:rFonts w:ascii="Times New Roman" w:eastAsia="Times New Roman" w:hAnsi="Times New Roman" w:cs="Times New Roman"/>
                  <w:spacing w:val="2"/>
                </w:rPr>
                <w:t>32</w:t>
              </w:r>
            </w:ins>
            <w:del w:id="118" w:author="Microsoft Office User" w:date="2016-07-07T15:08:00Z">
              <w:r w:rsidDel="009E78FA">
                <w:rPr>
                  <w:rFonts w:ascii="Times New Roman" w:eastAsia="Times New Roman" w:hAnsi="Times New Roman" w:cs="Times New Roman"/>
                  <w:spacing w:val="-2"/>
                </w:rPr>
                <w:delText>2</w:delText>
              </w:r>
              <w:r w:rsidDel="009E78FA">
                <w:rPr>
                  <w:rFonts w:ascii="Times New Roman" w:eastAsia="Times New Roman" w:hAnsi="Times New Roman" w:cs="Times New Roman"/>
                  <w:spacing w:val="2"/>
                </w:rPr>
                <w:delText>9</w:delText>
              </w:r>
            </w:del>
            <w:r>
              <w:rPr>
                <w:rFonts w:ascii="Times New Roman" w:eastAsia="Times New Roman" w:hAnsi="Times New Roman" w:cs="Times New Roman"/>
                <w:spacing w:val="1"/>
              </w:rPr>
              <w:t>.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2</w:t>
            </w:r>
            <w:r>
              <w:rPr>
                <w:rFonts w:ascii="Times New Roman" w:eastAsia="Times New Roman" w:hAnsi="Times New Roman" w:cs="Times New Roman"/>
                <w:spacing w:val="2"/>
              </w:rPr>
              <w:t>3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0</w:t>
            </w:r>
            <w:r>
              <w:rPr>
                <w:rFonts w:ascii="Times New Roman" w:eastAsia="Times New Roman" w:hAnsi="Times New Roman" w:cs="Times New Roman"/>
                <w:spacing w:val="1"/>
              </w:rPr>
              <w:t>.</w:t>
            </w:r>
            <w:r>
              <w:rPr>
                <w:rFonts w:ascii="Times New Roman" w:eastAsia="Times New Roman" w:hAnsi="Times New Roman" w:cs="Times New Roman"/>
                <w:spacing w:val="-2"/>
              </w:rPr>
              <w:t>0</w:t>
            </w:r>
            <w:r>
              <w:rPr>
                <w:rFonts w:ascii="Times New Roman" w:eastAsia="Times New Roman" w:hAnsi="Times New Roman" w:cs="Times New Roman"/>
                <w:spacing w:val="2"/>
              </w:rPr>
              <w:t>0</w:t>
            </w:r>
            <w:r>
              <w:rPr>
                <w:rFonts w:ascii="Times New Roman" w:eastAsia="Times New Roman" w:hAnsi="Times New Roman" w:cs="Times New Roman"/>
              </w:rPr>
              <w:t>0</w:t>
            </w:r>
          </w:p>
        </w:tc>
      </w:tr>
      <w:tr w:rsidR="00BE5A93" w14:paraId="75129E9F" w14:textId="77777777" w:rsidTr="005513D0">
        <w:trPr>
          <w:trHeight w:hRule="exact" w:val="496"/>
          <w:trPrChange w:id="119" w:author="Microsoft Office User" w:date="2016-07-07T14:42:00Z">
            <w:trPr>
              <w:trHeight w:hRule="exact" w:val="496"/>
            </w:trPr>
          </w:trPrChange>
        </w:trPr>
        <w:tc>
          <w:tcPr>
            <w:tcW w:w="42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PrChange w:id="120" w:author="Microsoft Office User" w:date="2016-07-07T14:42:00Z">
              <w:tcPr>
                <w:tcW w:w="4233" w:type="dxa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</w:tcPr>
            </w:tcPrChange>
          </w:tcPr>
          <w:p w14:paraId="665DC7B3" w14:textId="77777777" w:rsidR="00BE5A93" w:rsidRDefault="00F700C7">
            <w:pPr>
              <w:spacing w:before="91" w:after="0" w:line="240" w:lineRule="auto"/>
              <w:ind w:left="95" w:right="-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M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on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t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o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s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lici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>t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do</w:t>
            </w:r>
          </w:p>
        </w:tc>
        <w:tc>
          <w:tcPr>
            <w:tcW w:w="613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PrChange w:id="121" w:author="Microsoft Office User" w:date="2016-07-07T14:42:00Z">
              <w:tcPr>
                <w:tcW w:w="6138" w:type="dxa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</w:tcPr>
            </w:tcPrChange>
          </w:tcPr>
          <w:p w14:paraId="36C3153D" w14:textId="4C2D1917" w:rsidR="00BE5A93" w:rsidRDefault="00BE5A93"/>
        </w:tc>
      </w:tr>
      <w:tr w:rsidR="00BE5A93" w14:paraId="2847A575" w14:textId="77777777" w:rsidTr="005513D0">
        <w:trPr>
          <w:trHeight w:hRule="exact" w:val="496"/>
          <w:trPrChange w:id="122" w:author="Microsoft Office User" w:date="2016-07-07T14:42:00Z">
            <w:trPr>
              <w:trHeight w:hRule="exact" w:val="496"/>
            </w:trPr>
          </w:trPrChange>
        </w:trPr>
        <w:tc>
          <w:tcPr>
            <w:tcW w:w="42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PrChange w:id="123" w:author="Microsoft Office User" w:date="2016-07-07T14:42:00Z">
              <w:tcPr>
                <w:tcW w:w="4233" w:type="dxa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</w:tcPr>
            </w:tcPrChange>
          </w:tcPr>
          <w:p w14:paraId="665C3551" w14:textId="77777777" w:rsidR="00BE5A93" w:rsidRDefault="00F700C7">
            <w:pPr>
              <w:spacing w:before="91" w:after="0" w:line="240" w:lineRule="auto"/>
              <w:ind w:left="95" w:right="-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M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on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t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o 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t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ta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4"/>
                <w:sz w:val="24"/>
                <w:szCs w:val="24"/>
              </w:rPr>
              <w:t>d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 xml:space="preserve"> l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c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on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t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4"/>
                <w:sz w:val="24"/>
                <w:szCs w:val="24"/>
              </w:rPr>
              <w:t>p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>t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i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da</w:t>
            </w:r>
          </w:p>
        </w:tc>
        <w:tc>
          <w:tcPr>
            <w:tcW w:w="613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PrChange w:id="124" w:author="Microsoft Office User" w:date="2016-07-07T14:42:00Z">
              <w:tcPr>
                <w:tcW w:w="6138" w:type="dxa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</w:tcPr>
            </w:tcPrChange>
          </w:tcPr>
          <w:p w14:paraId="7A76527E" w14:textId="2DFC3301" w:rsidR="00BE5A93" w:rsidRDefault="00BE5A93"/>
        </w:tc>
      </w:tr>
      <w:tr w:rsidR="00BE5A93" w14:paraId="04A01AB3" w14:textId="77777777" w:rsidTr="005513D0">
        <w:trPr>
          <w:trHeight w:hRule="exact" w:val="1445"/>
          <w:trPrChange w:id="125" w:author="Microsoft Office User" w:date="2016-07-07T14:42:00Z">
            <w:trPr>
              <w:trHeight w:hRule="exact" w:val="1445"/>
            </w:trPr>
          </w:trPrChange>
        </w:trPr>
        <w:tc>
          <w:tcPr>
            <w:tcW w:w="42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PrChange w:id="126" w:author="Microsoft Office User" w:date="2016-07-07T14:42:00Z">
              <w:tcPr>
                <w:tcW w:w="4233" w:type="dxa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</w:tcPr>
            </w:tcPrChange>
          </w:tcPr>
          <w:p w14:paraId="5FA352BE" w14:textId="77777777" w:rsidR="00BE5A93" w:rsidRDefault="00F700C7">
            <w:pPr>
              <w:spacing w:before="91" w:after="0" w:line="240" w:lineRule="auto"/>
              <w:ind w:left="95" w:right="-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Con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t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>t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i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da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de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la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(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s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) 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4"/>
                <w:sz w:val="24"/>
                <w:szCs w:val="24"/>
              </w:rPr>
              <w:t>n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ti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</w:t>
            </w:r>
            <w:r>
              <w:rPr>
                <w:rFonts w:ascii="Times New Roman" w:eastAsia="Times New Roman" w:hAnsi="Times New Roman" w:cs="Times New Roman"/>
                <w:spacing w:val="-4"/>
                <w:sz w:val="24"/>
                <w:szCs w:val="24"/>
              </w:rPr>
              <w:t>(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s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)</w:t>
            </w:r>
          </w:p>
          <w:p w14:paraId="17AA29AE" w14:textId="77777777" w:rsidR="00BE5A93" w:rsidRDefault="00F700C7">
            <w:pPr>
              <w:spacing w:after="0" w:line="240" w:lineRule="auto"/>
              <w:ind w:left="95" w:right="-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f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>c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ia</w:t>
            </w:r>
            <w:r>
              <w:rPr>
                <w:rFonts w:ascii="Times New Roman" w:eastAsia="Times New Roman" w:hAnsi="Times New Roman" w:cs="Times New Roman"/>
                <w:spacing w:val="-4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i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</w:t>
            </w:r>
          </w:p>
        </w:tc>
        <w:tc>
          <w:tcPr>
            <w:tcW w:w="613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PrChange w:id="127" w:author="Microsoft Office User" w:date="2016-07-07T14:42:00Z">
              <w:tcPr>
                <w:tcW w:w="6138" w:type="dxa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</w:tcPr>
            </w:tcPrChange>
          </w:tcPr>
          <w:p w14:paraId="760DA5D7" w14:textId="288A8182" w:rsidR="00BE5A93" w:rsidRDefault="00305F45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503314159" behindDoc="1" locked="0" layoutInCell="1" allowOverlap="1" wp14:anchorId="4F1C6574" wp14:editId="1EC8EEA2">
                      <wp:simplePos x="0" y="0"/>
                      <wp:positionH relativeFrom="page">
                        <wp:posOffset>69938</wp:posOffset>
                      </wp:positionH>
                      <wp:positionV relativeFrom="page">
                        <wp:posOffset>121172</wp:posOffset>
                      </wp:positionV>
                      <wp:extent cx="2769870" cy="614045"/>
                      <wp:effectExtent l="4445" t="4445" r="0" b="635"/>
                      <wp:wrapNone/>
                      <wp:docPr id="135" name="Text Box 10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769870" cy="61404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tbl>
                                  <w:tblPr>
                                    <w:tblW w:w="0" w:type="auto"/>
                                    <w:tblBorders>
                                      <w:top w:val="single" w:sz="4" w:space="0" w:color="auto"/>
                                      <w:left w:val="single" w:sz="4" w:space="0" w:color="auto"/>
                                      <w:bottom w:val="single" w:sz="4" w:space="0" w:color="auto"/>
                                      <w:right w:val="single" w:sz="4" w:space="0" w:color="auto"/>
                                      <w:insideH w:val="single" w:sz="4" w:space="0" w:color="auto"/>
                                      <w:insideV w:val="single" w:sz="4" w:space="0" w:color="auto"/>
                                    </w:tblBorders>
                                    <w:tblLayout w:type="fixed"/>
                                    <w:tblCellMar>
                                      <w:left w:w="0" w:type="dxa"/>
                                      <w:right w:w="0" w:type="dxa"/>
                                    </w:tblCellMar>
                                    <w:tblLook w:val="01E0" w:firstRow="1" w:lastRow="1" w:firstColumn="1" w:lastColumn="1" w:noHBand="0" w:noVBand="0"/>
                                    <w:tblPrChange w:id="128" w:author="Microsoft Office User" w:date="2016-07-07T15:51:00Z">
                                      <w:tblPr>
                                        <w:tblW w:w="0" w:type="auto"/>
                                        <w:tblLayout w:type="fixed"/>
                                        <w:tblCellMar>
                                          <w:left w:w="0" w:type="dxa"/>
                                          <w:right w:w="0" w:type="dxa"/>
                                        </w:tblCellMar>
                                        <w:tblLook w:val="01E0" w:firstRow="1" w:lastRow="1" w:firstColumn="1" w:lastColumn="1" w:noHBand="0" w:noVBand="0"/>
                                      </w:tblPr>
                                    </w:tblPrChange>
                                  </w:tblPr>
                                  <w:tblGrid>
                                    <w:gridCol w:w="2153"/>
                                    <w:gridCol w:w="2157"/>
                                    <w:tblGridChange w:id="129">
                                      <w:tblGrid>
                                        <w:gridCol w:w="2153"/>
                                        <w:gridCol w:w="2157"/>
                                      </w:tblGrid>
                                    </w:tblGridChange>
                                  </w:tblGrid>
                                  <w:tr w:rsidR="005513D0" w14:paraId="38935B3A" w14:textId="77777777" w:rsidTr="00305F45">
                                    <w:trPr>
                                      <w:trHeight w:hRule="exact" w:val="448"/>
                                      <w:trPrChange w:id="130" w:author="Microsoft Office User" w:date="2016-07-07T15:51:00Z">
                                        <w:trPr>
                                          <w:trHeight w:hRule="exact" w:val="448"/>
                                        </w:trPr>
                                      </w:trPrChange>
                                    </w:trPr>
                                    <w:tc>
                                      <w:tcPr>
                                        <w:tcW w:w="2153" w:type="dxa"/>
                                        <w:tcPrChange w:id="131" w:author="Microsoft Office User" w:date="2016-07-07T15:51:00Z">
                                          <w:tcPr>
                                            <w:tcW w:w="2153" w:type="dxa"/>
                                            <w:tcBorders>
                                              <w:top w:val="single" w:sz="8" w:space="0" w:color="000000"/>
                                              <w:left w:val="single" w:sz="8" w:space="0" w:color="000000"/>
                                              <w:bottom w:val="single" w:sz="8" w:space="0" w:color="000000"/>
                                              <w:right w:val="single" w:sz="8" w:space="0" w:color="000000"/>
                                            </w:tcBorders>
                                          </w:tcPr>
                                        </w:tcPrChange>
                                      </w:tcPr>
                                      <w:p w14:paraId="021D4CF1" w14:textId="77777777" w:rsidR="005513D0" w:rsidRDefault="005513D0">
                                        <w:pPr>
                                          <w:spacing w:before="92" w:after="0" w:line="240" w:lineRule="auto"/>
                                          <w:ind w:left="87" w:right="-20"/>
                                          <w:rPr>
                                            <w:rFonts w:ascii="Times New Roman" w:eastAsia="Times New Roman" w:hAnsi="Times New Roman" w:cs="Times New Roman"/>
                                            <w:sz w:val="20"/>
                                            <w:szCs w:val="20"/>
                                          </w:rPr>
                                        </w:pPr>
                                        <w:r>
                                          <w:rPr>
                                            <w:rFonts w:ascii="Times New Roman" w:eastAsia="Times New Roman" w:hAnsi="Times New Roman" w:cs="Times New Roman"/>
                                            <w:spacing w:val="2"/>
                                            <w:sz w:val="20"/>
                                            <w:szCs w:val="20"/>
                                          </w:rPr>
                                          <w:t>E</w:t>
                                        </w:r>
                                        <w:r>
                                          <w:rPr>
                                            <w:rFonts w:ascii="Times New Roman" w:eastAsia="Times New Roman" w:hAnsi="Times New Roman" w:cs="Times New Roman"/>
                                            <w:sz w:val="20"/>
                                            <w:szCs w:val="20"/>
                                          </w:rPr>
                                          <w:t>n</w:t>
                                        </w:r>
                                        <w:r>
                                          <w:rPr>
                                            <w:rFonts w:ascii="Times New Roman" w:eastAsia="Times New Roman" w:hAnsi="Times New Roman" w:cs="Times New Roman"/>
                                            <w:spacing w:val="-2"/>
                                            <w:sz w:val="20"/>
                                            <w:szCs w:val="20"/>
                                          </w:rPr>
                                          <w:t xml:space="preserve"> </w:t>
                                        </w:r>
                                        <w:r>
                                          <w:rPr>
                                            <w:rFonts w:ascii="Times New Roman" w:eastAsia="Times New Roman" w:hAnsi="Times New Roman" w:cs="Times New Roman"/>
                                            <w:spacing w:val="3"/>
                                            <w:sz w:val="20"/>
                                            <w:szCs w:val="20"/>
                                          </w:rPr>
                                          <w:t>e</w:t>
                                        </w:r>
                                        <w:r>
                                          <w:rPr>
                                            <w:rFonts w:ascii="Times New Roman" w:eastAsia="Times New Roman" w:hAnsi="Times New Roman" w:cs="Times New Roman"/>
                                            <w:spacing w:val="-7"/>
                                            <w:sz w:val="20"/>
                                            <w:szCs w:val="20"/>
                                          </w:rPr>
                                          <w:t>f</w:t>
                                        </w:r>
                                        <w:r>
                                          <w:rPr>
                                            <w:rFonts w:ascii="Times New Roman" w:eastAsia="Times New Roman" w:hAnsi="Times New Roman" w:cs="Times New Roman"/>
                                            <w:spacing w:val="-1"/>
                                            <w:sz w:val="20"/>
                                            <w:szCs w:val="20"/>
                                          </w:rPr>
                                          <w:t>ec</w:t>
                                        </w:r>
                                        <w:r>
                                          <w:rPr>
                                            <w:rFonts w:ascii="Times New Roman" w:eastAsia="Times New Roman" w:hAnsi="Times New Roman" w:cs="Times New Roman"/>
                                            <w:spacing w:val="8"/>
                                            <w:sz w:val="20"/>
                                            <w:szCs w:val="20"/>
                                          </w:rPr>
                                          <w:t>t</w:t>
                                        </w:r>
                                        <w:r>
                                          <w:rPr>
                                            <w:rFonts w:ascii="Times New Roman" w:eastAsia="Times New Roman" w:hAnsi="Times New Roman" w:cs="Times New Roman"/>
                                            <w:spacing w:val="-4"/>
                                            <w:sz w:val="20"/>
                                            <w:szCs w:val="20"/>
                                          </w:rPr>
                                          <w:t>iv</w:t>
                                        </w:r>
                                        <w:r>
                                          <w:rPr>
                                            <w:rFonts w:ascii="Times New Roman" w:eastAsia="Times New Roman" w:hAnsi="Times New Roman" w:cs="Times New Roman"/>
                                            <w:sz w:val="20"/>
                                            <w:szCs w:val="20"/>
                                          </w:rPr>
                                          <w:t>o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2157" w:type="dxa"/>
                                        <w:tcPrChange w:id="132" w:author="Microsoft Office User" w:date="2016-07-07T15:51:00Z">
                                          <w:tcPr>
                                            <w:tcW w:w="2157" w:type="dxa"/>
                                            <w:tcBorders>
                                              <w:top w:val="single" w:sz="8" w:space="0" w:color="000000"/>
                                              <w:left w:val="single" w:sz="8" w:space="0" w:color="000000"/>
                                              <w:bottom w:val="single" w:sz="8" w:space="0" w:color="000000"/>
                                              <w:right w:val="single" w:sz="8" w:space="0" w:color="000000"/>
                                            </w:tcBorders>
                                          </w:tcPr>
                                        </w:tcPrChange>
                                      </w:tcPr>
                                      <w:p w14:paraId="391D6AB4" w14:textId="77777777" w:rsidR="005513D0" w:rsidRDefault="005513D0">
                                        <w:pPr>
                                          <w:spacing w:before="92" w:after="0" w:line="240" w:lineRule="auto"/>
                                          <w:ind w:left="91" w:right="-20"/>
                                          <w:rPr>
                                            <w:rFonts w:ascii="Times New Roman" w:eastAsia="Times New Roman" w:hAnsi="Times New Roman" w:cs="Times New Roman"/>
                                            <w:sz w:val="20"/>
                                            <w:szCs w:val="20"/>
                                          </w:rPr>
                                        </w:pPr>
                                        <w:r>
                                          <w:rPr>
                                            <w:rFonts w:ascii="Times New Roman" w:eastAsia="Times New Roman" w:hAnsi="Times New Roman" w:cs="Times New Roman"/>
                                            <w:spacing w:val="2"/>
                                            <w:sz w:val="20"/>
                                            <w:szCs w:val="20"/>
                                          </w:rPr>
                                          <w:t>E</w:t>
                                        </w:r>
                                        <w:r>
                                          <w:rPr>
                                            <w:rFonts w:ascii="Times New Roman" w:eastAsia="Times New Roman" w:hAnsi="Times New Roman" w:cs="Times New Roman"/>
                                            <w:sz w:val="20"/>
                                            <w:szCs w:val="20"/>
                                          </w:rPr>
                                          <w:t>n</w:t>
                                        </w:r>
                                        <w:r>
                                          <w:rPr>
                                            <w:rFonts w:ascii="Times New Roman" w:eastAsia="Times New Roman" w:hAnsi="Times New Roman" w:cs="Times New Roman"/>
                                            <w:spacing w:val="-2"/>
                                            <w:sz w:val="20"/>
                                            <w:szCs w:val="20"/>
                                          </w:rPr>
                                          <w:t xml:space="preserve"> </w:t>
                                        </w:r>
                                        <w:r>
                                          <w:rPr>
                                            <w:rFonts w:ascii="Times New Roman" w:eastAsia="Times New Roman" w:hAnsi="Times New Roman" w:cs="Times New Roman"/>
                                            <w:spacing w:val="-1"/>
                                            <w:sz w:val="20"/>
                                            <w:szCs w:val="20"/>
                                          </w:rPr>
                                          <w:t>e</w:t>
                                        </w:r>
                                        <w:r>
                                          <w:rPr>
                                            <w:rFonts w:ascii="Times New Roman" w:eastAsia="Times New Roman" w:hAnsi="Times New Roman" w:cs="Times New Roman"/>
                                            <w:spacing w:val="-2"/>
                                            <w:sz w:val="20"/>
                                            <w:szCs w:val="20"/>
                                          </w:rPr>
                                          <w:t>s</w:t>
                                        </w:r>
                                        <w:r>
                                          <w:rPr>
                                            <w:rFonts w:ascii="Times New Roman" w:eastAsia="Times New Roman" w:hAnsi="Times New Roman" w:cs="Times New Roman"/>
                                            <w:sz w:val="20"/>
                                            <w:szCs w:val="20"/>
                                          </w:rPr>
                                          <w:t>p</w:t>
                                        </w:r>
                                        <w:r>
                                          <w:rPr>
                                            <w:rFonts w:ascii="Times New Roman" w:eastAsia="Times New Roman" w:hAnsi="Times New Roman" w:cs="Times New Roman"/>
                                            <w:spacing w:val="-1"/>
                                            <w:sz w:val="20"/>
                                            <w:szCs w:val="20"/>
                                          </w:rPr>
                                          <w:t>e</w:t>
                                        </w:r>
                                        <w:r>
                                          <w:rPr>
                                            <w:rFonts w:ascii="Times New Roman" w:eastAsia="Times New Roman" w:hAnsi="Times New Roman" w:cs="Times New Roman"/>
                                            <w:spacing w:val="3"/>
                                            <w:sz w:val="20"/>
                                            <w:szCs w:val="20"/>
                                          </w:rPr>
                                          <w:t>c</w:t>
                                        </w:r>
                                        <w:r>
                                          <w:rPr>
                                            <w:rFonts w:ascii="Times New Roman" w:eastAsia="Times New Roman" w:hAnsi="Times New Roman" w:cs="Times New Roman"/>
                                            <w:spacing w:val="-4"/>
                                            <w:sz w:val="20"/>
                                            <w:szCs w:val="20"/>
                                          </w:rPr>
                                          <w:t>i</w:t>
                                        </w:r>
                                        <w:r>
                                          <w:rPr>
                                            <w:rFonts w:ascii="Times New Roman" w:eastAsia="Times New Roman" w:hAnsi="Times New Roman" w:cs="Times New Roman"/>
                                            <w:sz w:val="20"/>
                                            <w:szCs w:val="20"/>
                                          </w:rPr>
                                          <w:t>e</w:t>
                                        </w:r>
                                      </w:p>
                                    </w:tc>
                                  </w:tr>
                                  <w:tr w:rsidR="005513D0" w14:paraId="558F0A68" w14:textId="77777777" w:rsidTr="00305F45">
                                    <w:trPr>
                                      <w:trHeight w:hRule="exact" w:val="485"/>
                                      <w:trPrChange w:id="133" w:author="Microsoft Office User" w:date="2016-07-07T15:51:00Z">
                                        <w:trPr>
                                          <w:trHeight w:hRule="exact" w:val="485"/>
                                        </w:trPr>
                                      </w:trPrChange>
                                    </w:trPr>
                                    <w:tc>
                                      <w:tcPr>
                                        <w:tcW w:w="2153" w:type="dxa"/>
                                        <w:tcPrChange w:id="134" w:author="Microsoft Office User" w:date="2016-07-07T15:51:00Z">
                                          <w:tcPr>
                                            <w:tcW w:w="2153" w:type="dxa"/>
                                            <w:tcBorders>
                                              <w:top w:val="single" w:sz="8" w:space="0" w:color="000000"/>
                                              <w:left w:val="single" w:sz="8" w:space="0" w:color="000000"/>
                                              <w:bottom w:val="single" w:sz="10" w:space="0" w:color="000000"/>
                                              <w:right w:val="single" w:sz="8" w:space="0" w:color="000000"/>
                                            </w:tcBorders>
                                          </w:tcPr>
                                        </w:tcPrChange>
                                      </w:tcPr>
                                      <w:p w14:paraId="081F96C4" w14:textId="77777777" w:rsidR="005513D0" w:rsidRDefault="005513D0"/>
                                    </w:tc>
                                    <w:tc>
                                      <w:tcPr>
                                        <w:tcW w:w="2157" w:type="dxa"/>
                                        <w:tcPrChange w:id="135" w:author="Microsoft Office User" w:date="2016-07-07T15:51:00Z">
                                          <w:tcPr>
                                            <w:tcW w:w="2157" w:type="dxa"/>
                                            <w:tcBorders>
                                              <w:top w:val="single" w:sz="8" w:space="0" w:color="000000"/>
                                              <w:left w:val="single" w:sz="8" w:space="0" w:color="000000"/>
                                              <w:bottom w:val="single" w:sz="10" w:space="0" w:color="000000"/>
                                              <w:right w:val="single" w:sz="8" w:space="0" w:color="000000"/>
                                            </w:tcBorders>
                                          </w:tcPr>
                                        </w:tcPrChange>
                                      </w:tcPr>
                                      <w:p w14:paraId="3EE796C0" w14:textId="77777777" w:rsidR="005513D0" w:rsidRDefault="005513D0"/>
                                    </w:tc>
                                  </w:tr>
                                </w:tbl>
                                <w:p w14:paraId="6B8F1CA2" w14:textId="77777777" w:rsidR="005513D0" w:rsidRDefault="005513D0">
                                  <w:pPr>
                                    <w:spacing w:after="0" w:line="240" w:lineRule="auto"/>
                                  </w:pPr>
                                </w:p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4F1C6574" id="_x0000_t202" coordsize="21600,21600" o:spt="202" path="m0,0l0,21600,21600,21600,21600,0xe">
                      <v:stroke joinstyle="miter"/>
                      <v:path gradientshapeok="t" o:connecttype="rect"/>
                    </v:shapetype>
                    <v:shape id="Text_x0020_Box_x0020_102" o:spid="_x0000_s1026" type="#_x0000_t202" style="position:absolute;margin-left:5.5pt;margin-top:9.55pt;width:218.1pt;height:48.35pt;z-index:-2321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" filled="f" stroked="f">
                      <v:textbox inset="0,0,0,0">
                        <w:txbxContent>
                          <w:tbl>
                            <w:tblPr>
                              <w:tblW w:w="0" w:type="auto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  <w:tblPrChange w:id="136" w:author="Microsoft Office User" w:date="2016-07-07T15:51:00Z">
                                <w:tblPr>
                                  <w:tblW w:w="0" w:type="auto"/>
                                  <w:tblLayout w:type="fixed"/>
                                  <w:tblCellMar>
                                    <w:left w:w="0" w:type="dxa"/>
                                    <w:right w:w="0" w:type="dxa"/>
                                  </w:tblCellMar>
                                  <w:tblLook w:val="01E0" w:firstRow="1" w:lastRow="1" w:firstColumn="1" w:lastColumn="1" w:noHBand="0" w:noVBand="0"/>
                                </w:tblPr>
                              </w:tblPrChange>
                            </w:tblPr>
                            <w:tblGrid>
                              <w:gridCol w:w="2153"/>
                              <w:gridCol w:w="2157"/>
                              <w:tblGridChange w:id="137">
                                <w:tblGrid>
                                  <w:gridCol w:w="2153"/>
                                  <w:gridCol w:w="2157"/>
                                </w:tblGrid>
                              </w:tblGridChange>
                            </w:tblGrid>
                            <w:tr w:rsidR="005513D0" w14:paraId="38935B3A" w14:textId="77777777" w:rsidTr="00305F45">
                              <w:trPr>
                                <w:trHeight w:hRule="exact" w:val="448"/>
                                <w:trPrChange w:id="138" w:author="Microsoft Office User" w:date="2016-07-07T15:51:00Z">
                                  <w:trPr>
                                    <w:trHeight w:hRule="exact" w:val="448"/>
                                  </w:trPr>
                                </w:trPrChange>
                              </w:trPr>
                              <w:tc>
                                <w:tcPr>
                                  <w:tcW w:w="2153" w:type="dxa"/>
                                  <w:tcPrChange w:id="139" w:author="Microsoft Office User" w:date="2016-07-07T15:51:00Z">
                                    <w:tcPr>
                                      <w:tcW w:w="2153" w:type="dxa"/>
                                      <w:tcBorders>
                                        <w:top w:val="single" w:sz="8" w:space="0" w:color="000000"/>
                                        <w:left w:val="single" w:sz="8" w:space="0" w:color="000000"/>
                                        <w:bottom w:val="single" w:sz="8" w:space="0" w:color="000000"/>
                                        <w:right w:val="single" w:sz="8" w:space="0" w:color="000000"/>
                                      </w:tcBorders>
                                    </w:tcPr>
                                  </w:tcPrChange>
                                </w:tcPr>
                                <w:p w14:paraId="021D4CF1" w14:textId="77777777" w:rsidR="005513D0" w:rsidRDefault="005513D0">
                                  <w:pPr>
                                    <w:spacing w:before="92" w:after="0" w:line="240" w:lineRule="auto"/>
                                    <w:ind w:left="87" w:right="-20"/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spacing w:val="2"/>
                                      <w:sz w:val="20"/>
                                      <w:szCs w:val="20"/>
                                    </w:rPr>
                                    <w:t>E</w:t>
                                  </w:r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</w:rPr>
                                    <w:t>n</w:t>
                                  </w:r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spacing w:val="-2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spacing w:val="3"/>
                                      <w:sz w:val="20"/>
                                      <w:szCs w:val="20"/>
                                    </w:rPr>
                                    <w:t>e</w:t>
                                  </w:r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spacing w:val="-7"/>
                                      <w:sz w:val="20"/>
                                      <w:szCs w:val="20"/>
                                    </w:rPr>
                                    <w:t>f</w:t>
                                  </w:r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spacing w:val="-1"/>
                                      <w:sz w:val="20"/>
                                      <w:szCs w:val="20"/>
                                    </w:rPr>
                                    <w:t>ec</w:t>
                                  </w:r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spacing w:val="8"/>
                                      <w:sz w:val="20"/>
                                      <w:szCs w:val="20"/>
                                    </w:rPr>
                                    <w:t>t</w:t>
                                  </w:r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spacing w:val="-4"/>
                                      <w:sz w:val="20"/>
                                      <w:szCs w:val="20"/>
                                    </w:rPr>
                                    <w:t>iv</w:t>
                                  </w:r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</w:rPr>
                                    <w:t>o</w:t>
                                  </w:r>
                                </w:p>
                              </w:tc>
                              <w:tc>
                                <w:tcPr>
                                  <w:tcW w:w="2157" w:type="dxa"/>
                                  <w:tcPrChange w:id="140" w:author="Microsoft Office User" w:date="2016-07-07T15:51:00Z">
                                    <w:tcPr>
                                      <w:tcW w:w="2157" w:type="dxa"/>
                                      <w:tcBorders>
                                        <w:top w:val="single" w:sz="8" w:space="0" w:color="000000"/>
                                        <w:left w:val="single" w:sz="8" w:space="0" w:color="000000"/>
                                        <w:bottom w:val="single" w:sz="8" w:space="0" w:color="000000"/>
                                        <w:right w:val="single" w:sz="8" w:space="0" w:color="000000"/>
                                      </w:tcBorders>
                                    </w:tcPr>
                                  </w:tcPrChange>
                                </w:tcPr>
                                <w:p w14:paraId="391D6AB4" w14:textId="77777777" w:rsidR="005513D0" w:rsidRDefault="005513D0">
                                  <w:pPr>
                                    <w:spacing w:before="92" w:after="0" w:line="240" w:lineRule="auto"/>
                                    <w:ind w:left="91" w:right="-20"/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spacing w:val="2"/>
                                      <w:sz w:val="20"/>
                                      <w:szCs w:val="20"/>
                                    </w:rPr>
                                    <w:t>E</w:t>
                                  </w:r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</w:rPr>
                                    <w:t>n</w:t>
                                  </w:r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spacing w:val="-2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spacing w:val="-1"/>
                                      <w:sz w:val="20"/>
                                      <w:szCs w:val="20"/>
                                    </w:rPr>
                                    <w:t>e</w:t>
                                  </w:r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spacing w:val="-2"/>
                                      <w:sz w:val="20"/>
                                      <w:szCs w:val="20"/>
                                    </w:rPr>
                                    <w:t>s</w:t>
                                  </w:r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</w:rPr>
                                    <w:t>p</w:t>
                                  </w:r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spacing w:val="-1"/>
                                      <w:sz w:val="20"/>
                                      <w:szCs w:val="20"/>
                                    </w:rPr>
                                    <w:t>e</w:t>
                                  </w:r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spacing w:val="3"/>
                                      <w:sz w:val="20"/>
                                      <w:szCs w:val="20"/>
                                    </w:rPr>
                                    <w:t>c</w:t>
                                  </w:r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spacing w:val="-4"/>
                                      <w:sz w:val="20"/>
                                      <w:szCs w:val="20"/>
                                    </w:rPr>
                                    <w:t>i</w:t>
                                  </w:r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</w:rPr>
                                    <w:t>e</w:t>
                                  </w:r>
                                </w:p>
                              </w:tc>
                            </w:tr>
                            <w:tr w:rsidR="005513D0" w14:paraId="558F0A68" w14:textId="77777777" w:rsidTr="00305F45">
                              <w:trPr>
                                <w:trHeight w:hRule="exact" w:val="485"/>
                                <w:trPrChange w:id="141" w:author="Microsoft Office User" w:date="2016-07-07T15:51:00Z">
                                  <w:trPr>
                                    <w:trHeight w:hRule="exact" w:val="485"/>
                                  </w:trPr>
                                </w:trPrChange>
                              </w:trPr>
                              <w:tc>
                                <w:tcPr>
                                  <w:tcW w:w="2153" w:type="dxa"/>
                                  <w:tcPrChange w:id="142" w:author="Microsoft Office User" w:date="2016-07-07T15:51:00Z">
                                    <w:tcPr>
                                      <w:tcW w:w="2153" w:type="dxa"/>
                                      <w:tcBorders>
                                        <w:top w:val="single" w:sz="8" w:space="0" w:color="000000"/>
                                        <w:left w:val="single" w:sz="8" w:space="0" w:color="000000"/>
                                        <w:bottom w:val="single" w:sz="10" w:space="0" w:color="000000"/>
                                        <w:right w:val="single" w:sz="8" w:space="0" w:color="000000"/>
                                      </w:tcBorders>
                                    </w:tcPr>
                                  </w:tcPrChange>
                                </w:tcPr>
                                <w:p w14:paraId="081F96C4" w14:textId="77777777" w:rsidR="005513D0" w:rsidRDefault="005513D0"/>
                              </w:tc>
                              <w:tc>
                                <w:tcPr>
                                  <w:tcW w:w="2157" w:type="dxa"/>
                                  <w:tcPrChange w:id="143" w:author="Microsoft Office User" w:date="2016-07-07T15:51:00Z">
                                    <w:tcPr>
                                      <w:tcW w:w="2157" w:type="dxa"/>
                                      <w:tcBorders>
                                        <w:top w:val="single" w:sz="8" w:space="0" w:color="000000"/>
                                        <w:left w:val="single" w:sz="8" w:space="0" w:color="000000"/>
                                        <w:bottom w:val="single" w:sz="10" w:space="0" w:color="000000"/>
                                        <w:right w:val="single" w:sz="8" w:space="0" w:color="000000"/>
                                      </w:tcBorders>
                                    </w:tcPr>
                                  </w:tcPrChange>
                                </w:tcPr>
                                <w:p w14:paraId="3EE796C0" w14:textId="77777777" w:rsidR="005513D0" w:rsidRDefault="005513D0"/>
                              </w:tc>
                            </w:tr>
                          </w:tbl>
                          <w:p w14:paraId="6B8F1CA2" w14:textId="77777777" w:rsidR="005513D0" w:rsidRDefault="005513D0">
                            <w:pPr>
                              <w:spacing w:after="0" w:line="240" w:lineRule="auto"/>
                            </w:pPr>
                          </w:p>
                        </w:txbxContent>
                      </v:textbox>
                      <w10:wrap anchorx="page" anchory="page"/>
                    </v:shape>
                  </w:pict>
                </mc:Fallback>
              </mc:AlternateContent>
            </w:r>
          </w:p>
        </w:tc>
      </w:tr>
      <w:tr w:rsidR="00BE5A93" w14:paraId="58535C88" w14:textId="77777777" w:rsidTr="005513D0">
        <w:trPr>
          <w:trHeight w:hRule="exact" w:val="1956"/>
          <w:trPrChange w:id="144" w:author="Microsoft Office User" w:date="2016-07-07T14:42:00Z">
            <w:trPr>
              <w:trHeight w:hRule="exact" w:val="1956"/>
            </w:trPr>
          </w:trPrChange>
        </w:trPr>
        <w:tc>
          <w:tcPr>
            <w:tcW w:w="42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PrChange w:id="145" w:author="Microsoft Office User" w:date="2016-07-07T14:42:00Z">
              <w:tcPr>
                <w:tcW w:w="4233" w:type="dxa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</w:tcPr>
            </w:tcPrChange>
          </w:tcPr>
          <w:p w14:paraId="0D2D0698" w14:textId="77777777" w:rsidR="00BE5A93" w:rsidRDefault="00F700C7">
            <w:pPr>
              <w:spacing w:before="90" w:after="0" w:line="240" w:lineRule="auto"/>
              <w:ind w:left="95" w:right="-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Ti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po de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f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4"/>
                <w:sz w:val="24"/>
                <w:szCs w:val="24"/>
              </w:rPr>
              <w:t>n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c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>i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>c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i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ón</w:t>
            </w:r>
          </w:p>
        </w:tc>
        <w:tc>
          <w:tcPr>
            <w:tcW w:w="613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PrChange w:id="146" w:author="Microsoft Office User" w:date="2016-07-07T14:42:00Z">
              <w:tcPr>
                <w:tcW w:w="6138" w:type="dxa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</w:tcPr>
            </w:tcPrChange>
          </w:tcPr>
          <w:p w14:paraId="1362A63A" w14:textId="3A7EA747" w:rsidR="00BE5A93" w:rsidRDefault="00BE5A93">
            <w:pPr>
              <w:spacing w:after="0" w:line="180" w:lineRule="exact"/>
              <w:rPr>
                <w:sz w:val="18"/>
                <w:szCs w:val="18"/>
              </w:rPr>
            </w:pPr>
          </w:p>
          <w:p w14:paraId="4A8FAA9A" w14:textId="3083E217" w:rsidR="00BE5A93" w:rsidRDefault="00305F45">
            <w:pPr>
              <w:spacing w:after="0" w:line="200" w:lineRule="exact"/>
              <w:rPr>
                <w:sz w:val="20"/>
                <w:szCs w:val="20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503314156" behindDoc="1" locked="0" layoutInCell="1" allowOverlap="1" wp14:anchorId="443A4571" wp14:editId="7C59E0C0">
                      <wp:simplePos x="0" y="0"/>
                      <wp:positionH relativeFrom="page">
                        <wp:posOffset>6985</wp:posOffset>
                      </wp:positionH>
                      <wp:positionV relativeFrom="page">
                        <wp:posOffset>133278</wp:posOffset>
                      </wp:positionV>
                      <wp:extent cx="2766060" cy="939165"/>
                      <wp:effectExtent l="2540" t="6985" r="3175" b="6350"/>
                      <wp:wrapNone/>
                      <wp:docPr id="140" name="Group 10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2766060" cy="939165"/>
                                <a:chOff x="5224" y="10271"/>
                                <a:chExt cx="4356" cy="1479"/>
                              </a:xfrm>
                            </wpg:grpSpPr>
                            <wpg:grpSp>
                              <wpg:cNvPr id="141" name="Group 116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5248" y="10282"/>
                                  <a:ext cx="2" cy="1449"/>
                                  <a:chOff x="5248" y="10282"/>
                                  <a:chExt cx="2" cy="1449"/>
                                </a:xfrm>
                              </wpg:grpSpPr>
                              <wps:wsp>
                                <wps:cNvPr id="142" name="Freeform 1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248" y="10282"/>
                                    <a:ext cx="2" cy="1449"/>
                                  </a:xfrm>
                                  <a:custGeom>
                                    <a:avLst/>
                                    <a:gdLst>
                                      <a:gd name="T0" fmla="+- 0 10282 10282"/>
                                      <a:gd name="T1" fmla="*/ 10282 h 1449"/>
                                      <a:gd name="T2" fmla="+- 0 11731 10282"/>
                                      <a:gd name="T3" fmla="*/ 11731 h 1449"/>
                                    </a:gdLst>
                                    <a:ahLst/>
                                    <a:cxnLst>
                                      <a:cxn ang="0">
                                        <a:pos x="0" y="T1"/>
                                      </a:cxn>
                                      <a:cxn ang="0">
                                        <a:pos x="0" y="T3"/>
                                      </a:cxn>
                                    </a:cxnLst>
                                    <a:rect l="0" t="0" r="r" b="b"/>
                                    <a:pathLst>
                                      <a:path h="1449">
                                        <a:moveTo>
                                          <a:pt x="0" y="0"/>
                                        </a:moveTo>
                                        <a:lnTo>
                                          <a:pt x="0" y="1449"/>
                                        </a:lnTo>
                                      </a:path>
                                    </a:pathLst>
                                  </a:custGeom>
                                  <a:noFill/>
                                  <a:ln w="1397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143" name="Group 114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5238" y="10292"/>
                                  <a:ext cx="4329" cy="2"/>
                                  <a:chOff x="5238" y="10292"/>
                                  <a:chExt cx="4329" cy="2"/>
                                </a:xfrm>
                              </wpg:grpSpPr>
                              <wps:wsp>
                                <wps:cNvPr id="144" name="Freeform 1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238" y="10292"/>
                                    <a:ext cx="4329" cy="2"/>
                                  </a:xfrm>
                                  <a:custGeom>
                                    <a:avLst/>
                                    <a:gdLst>
                                      <a:gd name="T0" fmla="+- 0 5238 5238"/>
                                      <a:gd name="T1" fmla="*/ T0 w 4329"/>
                                      <a:gd name="T2" fmla="+- 0 9567 5238"/>
                                      <a:gd name="T3" fmla="*/ T2 w 4329"/>
                                    </a:gdLst>
                                    <a:ahLst/>
                                    <a:cxnLst>
                                      <a:cxn ang="0">
                                        <a:pos x="T1" y="0"/>
                                      </a:cxn>
                                      <a:cxn ang="0">
                                        <a:pos x="T3" y="0"/>
                                      </a:cxn>
                                    </a:cxnLst>
                                    <a:rect l="0" t="0" r="r" b="b"/>
                                    <a:pathLst>
                                      <a:path w="4329">
                                        <a:moveTo>
                                          <a:pt x="0" y="0"/>
                                        </a:moveTo>
                                        <a:lnTo>
                                          <a:pt x="4329" y="0"/>
                                        </a:lnTo>
                                      </a:path>
                                    </a:pathLst>
                                  </a:custGeom>
                                  <a:noFill/>
                                  <a:ln w="1397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145" name="Group 112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7400" y="10302"/>
                                  <a:ext cx="2" cy="1429"/>
                                  <a:chOff x="7400" y="10302"/>
                                  <a:chExt cx="2" cy="1429"/>
                                </a:xfrm>
                              </wpg:grpSpPr>
                              <wps:wsp>
                                <wps:cNvPr id="146" name="Freeform 1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7400" y="10302"/>
                                    <a:ext cx="2" cy="1429"/>
                                  </a:xfrm>
                                  <a:custGeom>
                                    <a:avLst/>
                                    <a:gdLst>
                                      <a:gd name="T0" fmla="+- 0 10302 10302"/>
                                      <a:gd name="T1" fmla="*/ 10302 h 1429"/>
                                      <a:gd name="T2" fmla="+- 0 11731 10302"/>
                                      <a:gd name="T3" fmla="*/ 11731 h 1429"/>
                                    </a:gdLst>
                                    <a:ahLst/>
                                    <a:cxnLst>
                                      <a:cxn ang="0">
                                        <a:pos x="0" y="T1"/>
                                      </a:cxn>
                                      <a:cxn ang="0">
                                        <a:pos x="0" y="T3"/>
                                      </a:cxn>
                                    </a:cxnLst>
                                    <a:rect l="0" t="0" r="r" b="b"/>
                                    <a:pathLst>
                                      <a:path h="1429">
                                        <a:moveTo>
                                          <a:pt x="0" y="0"/>
                                        </a:moveTo>
                                        <a:lnTo>
                                          <a:pt x="0" y="1429"/>
                                        </a:lnTo>
                                      </a:path>
                                    </a:pathLst>
                                  </a:custGeom>
                                  <a:noFill/>
                                  <a:ln w="1397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147" name="Group 110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9557" y="10282"/>
                                  <a:ext cx="2" cy="1449"/>
                                  <a:chOff x="9557" y="10282"/>
                                  <a:chExt cx="2" cy="1449"/>
                                </a:xfrm>
                              </wpg:grpSpPr>
                              <wps:wsp>
                                <wps:cNvPr id="148" name="Freeform 11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9557" y="10282"/>
                                    <a:ext cx="2" cy="1449"/>
                                  </a:xfrm>
                                  <a:custGeom>
                                    <a:avLst/>
                                    <a:gdLst>
                                      <a:gd name="T0" fmla="+- 0 10282 10282"/>
                                      <a:gd name="T1" fmla="*/ 10282 h 1449"/>
                                      <a:gd name="T2" fmla="+- 0 11731 10282"/>
                                      <a:gd name="T3" fmla="*/ 11731 h 1449"/>
                                    </a:gdLst>
                                    <a:ahLst/>
                                    <a:cxnLst>
                                      <a:cxn ang="0">
                                        <a:pos x="0" y="T1"/>
                                      </a:cxn>
                                      <a:cxn ang="0">
                                        <a:pos x="0" y="T3"/>
                                      </a:cxn>
                                    </a:cxnLst>
                                    <a:rect l="0" t="0" r="r" b="b"/>
                                    <a:pathLst>
                                      <a:path h="1449">
                                        <a:moveTo>
                                          <a:pt x="0" y="0"/>
                                        </a:moveTo>
                                        <a:lnTo>
                                          <a:pt x="0" y="1449"/>
                                        </a:lnTo>
                                      </a:path>
                                    </a:pathLst>
                                  </a:custGeom>
                                  <a:noFill/>
                                  <a:ln w="13970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149" name="Group 108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5238" y="11738"/>
                                  <a:ext cx="4329" cy="2"/>
                                  <a:chOff x="5238" y="11738"/>
                                  <a:chExt cx="4329" cy="2"/>
                                </a:xfrm>
                              </wpg:grpSpPr>
                              <wps:wsp>
                                <wps:cNvPr id="150" name="Freeform 10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238" y="11738"/>
                                    <a:ext cx="4329" cy="2"/>
                                  </a:xfrm>
                                  <a:custGeom>
                                    <a:avLst/>
                                    <a:gdLst>
                                      <a:gd name="T0" fmla="+- 0 5238 5238"/>
                                      <a:gd name="T1" fmla="*/ T0 w 4329"/>
                                      <a:gd name="T2" fmla="+- 0 9567 5238"/>
                                      <a:gd name="T3" fmla="*/ T2 w 4329"/>
                                    </a:gdLst>
                                    <a:ahLst/>
                                    <a:cxnLst>
                                      <a:cxn ang="0">
                                        <a:pos x="T1" y="0"/>
                                      </a:cxn>
                                      <a:cxn ang="0">
                                        <a:pos x="T3" y="0"/>
                                      </a:cxn>
                                    </a:cxnLst>
                                    <a:rect l="0" t="0" r="r" b="b"/>
                                    <a:pathLst>
                                      <a:path w="4329">
                                        <a:moveTo>
                                          <a:pt x="0" y="0"/>
                                        </a:moveTo>
                                        <a:lnTo>
                                          <a:pt x="4329" y="0"/>
                                        </a:lnTo>
                                      </a:path>
                                    </a:pathLst>
                                  </a:custGeom>
                                  <a:noFill/>
                                  <a:ln w="16764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</a:extLst>
                                </wps:spPr>
                                <wps:bodyPr rot="0" vert="horz" wrap="square" lIns="91440" tIns="45720" rIns="91440" bIns="45720" anchor="t" anchorCtr="0" upright="1">
                                  <a:noAutofit/>
                                </wps:bodyPr>
                              </wps:wsp>
                            </wpg:grp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713AA61B" id="Group_x0020_107" o:spid="_x0000_s1026" style="position:absolute;margin-left:.55pt;margin-top:10.5pt;width:217.8pt;height:73.95pt;z-index:-2324;mso-position-horizontal-relative:page;mso-position-vertical-relative:page" coordorigin="5224,10271" coordsize="4356,1479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">
                      <v:group id="Group_x0020_116" o:spid="_x0000_s1027" style="position:absolute;left:5248;top:10282;width:2;height:1449" coordorigin="5248,10282" coordsize="2,1449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Cy4oYHxAAAANwAAAAP&#10;AAAAAAAAAAAAAAAAAKkCAABkcnMvZG93bnJldi54bWxQSwUGAAAAAAQABAD6AAAAmgMAAAAA&#10;">
                        <v:polyline id="Freeform_x0020_117" o:spid="_x0000_s1028" style="position:absolute;visibility:visible;mso-wrap-style:square;v-text-anchor:top" points="5248,10282,5248,11731" coordsize="2,144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YrxgrwwAA&#10;ANwAAAAPAAAAZHJzL2Rvd25yZXYueG1sRE9Na8JAEL0X/A/LCF6kbipFa+oqYil4sWBUvE6zYxLM&#10;zobdNcZ/7wqF3ubxPme+7EwtWnK+sqzgbZSAIM6trrhQcNh/v36A8AFZY22ZFNzJw3LRe5ljqu2N&#10;d9RmoRAxhH2KCsoQmlRKn5dk0I9sQxy5s3UGQ4SukNrhLYabWo6TZCINVhwbSmxoXVJ+ya5GgbTr&#10;YfY7/EmOk82Xd9Pjtj2dZ0oN+t3qE0SgLvyL/9wbHee/j+H5TLxALh4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BYrxgrwwAAANwAAAAPAAAAAAAAAAAAAAAAAJcCAABkcnMvZG93&#10;bnJldi54bWxQSwUGAAAAAAQABAD1AAAAhwMAAAAA&#10;" filled="f" strokeweight="1.1pt">
                          <v:path arrowok="t" o:connecttype="custom" o:connectlocs="0,10282;0,11731" o:connectangles="0,0"/>
                        </v:polyline>
                      </v:group>
                      <v:group id="Group_x0020_114" o:spid="_x0000_s1029" style="position:absolute;left:5238;top:10292;width:4329;height:2" coordorigin="5238,10292" coordsize="4329,2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AtfL3rxAAAANwAAAAP&#10;AAAAAAAAAAAAAAAAAKkCAABkcnMvZG93bnJldi54bWxQSwUGAAAAAAQABAD6AAAAmgMAAAAA&#10;">
                        <v:polyline id="Freeform_x0020_115" o:spid="_x0000_s1030" style="position:absolute;visibility:visible;mso-wrap-style:square;v-text-anchor:top" points="5238,10292,9567,10292" coordsize="4329,2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IRvxUwwAA&#10;ANwAAAAPAAAAZHJzL2Rvd25yZXYueG1sRI9Bi8IwEIXvgv8hjOBtTVddka5RRBD1uFX0OjSzbddm&#10;0jbR1n+/EQRvM7w373uzWHWmFHdqXGFZwecoAkGcWl1wpuB03H7MQTiPrLG0TAoe5GC17PcWGGvb&#10;8g/dE5+JEMIuRgW591UspUtzMuhGtiIO2q9tDPqwNpnUDbYh3JRyHEUzabDgQMixok1O6TW5mcA9&#10;dZOvy199uFTFOanrTXvFXabUcNCtv0F46vzb/Lre61B/OoXnM2ECufwH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DIRvxUwwAAANwAAAAPAAAAAAAAAAAAAAAAAJcCAABkcnMvZG93&#10;bnJldi54bWxQSwUGAAAAAAQABAD1AAAAhwMAAAAA&#10;" filled="f" strokeweight="1.1pt">
                          <v:path arrowok="t" o:connecttype="custom" o:connectlocs="0,0;4329,0" o:connectangles="0,0"/>
                        </v:polyline>
                      </v:group>
                      <v:group id="Group_x0020_112" o:spid="_x0000_s1031" style="position:absolute;left:7400;top:10302;width:2;height:1429" coordorigin="7400,10302" coordsize="2,1429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">
                        <v:polyline id="Freeform_x0020_113" o:spid="_x0000_s1032" style="position:absolute;visibility:visible;mso-wrap-style:square;v-text-anchor:top" points="7400,10302,7400,11731" coordsize="2,142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9IbBuwgAA&#10;ANwAAAAPAAAAZHJzL2Rvd25yZXYueG1sRE9Na8JAEL0X/A/LCN7qJkWWGl2DFAo5tcTqwduQHZNg&#10;djZmV5P++26h0Ns83uds88l24kGDbx1rSJcJCOLKmZZrDcev9+dXED4gG+wck4Zv8pDvZk9bzIwb&#10;uaTHIdQihrDPUEMTQp9J6auGLPql64kjd3GDxRDhUEsz4BjDbSdfkkRJiy3HhgZ7emuouh7uVgO3&#10;qvo8rQvlzx/XI6vS3W9pofViPu03IAJN4V/85y5MnL9S8PtMvEDufg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P0hsG7CAAAA3AAAAA8AAAAAAAAAAAAAAAAAlwIAAGRycy9kb3du&#10;cmV2LnhtbFBLBQYAAAAABAAEAPUAAACGAwAAAAA=&#10;" filled="f" strokeweight="1.1pt">
                          <v:path arrowok="t" o:connecttype="custom" o:connectlocs="0,10302;0,11731" o:connectangles="0,0"/>
                        </v:polyline>
                      </v:group>
                      <v:group id="Group_x0020_110" o:spid="_x0000_s1033" style="position:absolute;left:9557;top:10282;width:2;height:1449" coordorigin="9557,10282" coordsize="2,1449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BSR7voxAAAANwAAAAP&#10;AAAAAAAAAAAAAAAAAKkCAABkcnMvZG93bnJldi54bWxQSwUGAAAAAAQABAD6AAAAmgMAAAAA&#10;">
                        <v:polyline id="Freeform_x0020_111" o:spid="_x0000_s1034" style="position:absolute;visibility:visible;mso-wrap-style:square;v-text-anchor:top" points="9557,10282,9557,11731" coordsize="2,1449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" filled="f" strokeweight="1.1pt">
                          <v:path arrowok="t" o:connecttype="custom" o:connectlocs="0,10282;0,11731" o:connectangles="0,0"/>
                        </v:polyline>
                      </v:group>
                      <v:group id="Group_x0020_108" o:spid="_x0000_s1035" style="position:absolute;left:5238;top:11738;width:4329;height:2" coordorigin="5238,11738" coordsize="4329,2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BMlIoBxAAAANwAAAAP&#10;AAAAAAAAAAAAAAAAAKkCAABkcnMvZG93bnJldi54bWxQSwUGAAAAAAQABAD6AAAAmgMAAAAA&#10;">
                        <v:polyline id="Freeform_x0020_109" o:spid="_x0000_s1036" style="position:absolute;visibility:visible;mso-wrap-style:square;v-text-anchor:top" points="5238,11738,9567,11738" coordsize="4329,2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qRJvkxQAA&#10;ANwAAAAPAAAAZHJzL2Rvd25yZXYueG1sRI9Ba8JAEIXvhf6HZQre6saANqSuIgVrKV5q1POQnSbB&#10;7GzIrib9952D4G2G9+a9b5br0bXqRn1oPBuYTRNQxKW3DVcGjsX2NQMVIrLF1jMZ+KMA69Xz0xJz&#10;6wf+odshVkpCOORooI6xy7UOZU0Ow9R3xKL9+t5hlLWvtO1xkHDX6jRJFtphw9JQY0cfNZWXw9UZ&#10;2KRtRtvjafdZnJNhX7ydv7PUGTN5GTfvoCKN8WG+X39ZwZ8LvjwjE+jVP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KpEm+TFAAAA3AAAAA8AAAAAAAAAAAAAAAAAlwIAAGRycy9k&#10;b3ducmV2LnhtbFBLBQYAAAAABAAEAPUAAACJAwAAAAA=&#10;" filled="f" strokeweight="1.32pt">
                          <v:path arrowok="t" o:connecttype="custom" o:connectlocs="0,0;4329,0" o:connectangles="0,0"/>
                        </v:polyline>
                      </v:group>
                      <w10:wrap anchorx="page" anchory="page"/>
                    </v:group>
                  </w:pict>
                </mc:Fallback>
              </mc:AlternateContent>
            </w:r>
          </w:p>
          <w:p w14:paraId="0490C43E" w14:textId="5CEDF95A" w:rsidR="00BE5A93" w:rsidRDefault="00BE5A93">
            <w:pPr>
              <w:spacing w:after="0" w:line="200" w:lineRule="exact"/>
              <w:rPr>
                <w:sz w:val="20"/>
                <w:szCs w:val="20"/>
              </w:rPr>
            </w:pPr>
          </w:p>
          <w:p w14:paraId="40C54063" w14:textId="77777777" w:rsidR="00BE5A93" w:rsidRDefault="00BE5A93">
            <w:pPr>
              <w:spacing w:after="0" w:line="200" w:lineRule="exact"/>
              <w:rPr>
                <w:sz w:val="20"/>
                <w:szCs w:val="20"/>
              </w:rPr>
            </w:pPr>
          </w:p>
          <w:p w14:paraId="6A43E2D7" w14:textId="77777777" w:rsidR="00BE5A93" w:rsidRDefault="00BE5A93">
            <w:pPr>
              <w:spacing w:after="0" w:line="200" w:lineRule="exact"/>
              <w:rPr>
                <w:sz w:val="20"/>
                <w:szCs w:val="20"/>
              </w:rPr>
            </w:pPr>
          </w:p>
          <w:p w14:paraId="496239E2" w14:textId="47856B10" w:rsidR="00BE5A93" w:rsidRDefault="00F700C7">
            <w:pPr>
              <w:tabs>
                <w:tab w:val="left" w:pos="2360"/>
              </w:tabs>
              <w:spacing w:after="0" w:line="242" w:lineRule="auto"/>
              <w:ind w:left="203" w:right="2372" w:firstLine="2157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20"/>
                <w:szCs w:val="20"/>
              </w:rPr>
              <w:t>B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1"/>
                <w:sz w:val="20"/>
                <w:szCs w:val="20"/>
              </w:rPr>
              <w:t>NC</w:t>
            </w:r>
            <w:r>
              <w:rPr>
                <w:rFonts w:ascii="Times New Roman" w:eastAsia="Times New Roman" w:hAnsi="Times New Roman" w:cs="Times New Roman"/>
                <w:spacing w:val="3"/>
                <w:sz w:val="20"/>
                <w:szCs w:val="20"/>
              </w:rPr>
              <w:t>O</w:t>
            </w:r>
            <w:r>
              <w:rPr>
                <w:rFonts w:ascii="Times New Roman" w:eastAsia="Times New Roman" w:hAnsi="Times New Roman" w:cs="Times New Roman"/>
                <w:spacing w:val="-2"/>
                <w:sz w:val="20"/>
                <w:szCs w:val="20"/>
              </w:rPr>
              <w:t>L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D</w:t>
            </w:r>
            <w:r>
              <w:rPr>
                <w:rFonts w:ascii="Times New Roman" w:eastAsia="Times New Roman" w:hAnsi="Times New Roman" w:cs="Times New Roman"/>
                <w:spacing w:val="1"/>
                <w:sz w:val="20"/>
                <w:szCs w:val="20"/>
              </w:rPr>
              <w:t>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X- </w:t>
            </w:r>
            <w:ins w:id="147" w:author="Microsoft Office User" w:date="2016-07-07T15:51:00Z">
              <w:r w:rsidR="00305F45">
                <w:rPr>
                  <w:rFonts w:ascii="Times New Roman" w:eastAsia="Times New Roman" w:hAnsi="Times New Roman" w:cs="Times New Roman"/>
                  <w:sz w:val="20"/>
                  <w:szCs w:val="20"/>
                </w:rPr>
                <w:t xml:space="preserve">  </w:t>
              </w:r>
            </w:ins>
            <w:r>
              <w:rPr>
                <w:rFonts w:ascii="Times New Roman" w:eastAsia="Times New Roman" w:hAnsi="Times New Roman" w:cs="Times New Roman"/>
                <w:spacing w:val="-1"/>
                <w:position w:val="-7"/>
                <w:sz w:val="20"/>
                <w:szCs w:val="20"/>
              </w:rPr>
              <w:t>C</w:t>
            </w:r>
            <w:r>
              <w:rPr>
                <w:rFonts w:ascii="Times New Roman" w:eastAsia="Times New Roman" w:hAnsi="Times New Roman" w:cs="Times New Roman"/>
                <w:position w:val="-7"/>
                <w:sz w:val="20"/>
                <w:szCs w:val="20"/>
              </w:rPr>
              <w:t>O</w:t>
            </w:r>
            <w:r>
              <w:rPr>
                <w:rFonts w:ascii="Times New Roman" w:eastAsia="Times New Roman" w:hAnsi="Times New Roman" w:cs="Times New Roman"/>
                <w:spacing w:val="-3"/>
                <w:position w:val="-7"/>
                <w:sz w:val="20"/>
                <w:szCs w:val="20"/>
              </w:rPr>
              <w:t>L</w:t>
            </w:r>
            <w:r>
              <w:rPr>
                <w:rFonts w:ascii="Times New Roman" w:eastAsia="Times New Roman" w:hAnsi="Times New Roman" w:cs="Times New Roman"/>
                <w:spacing w:val="-1"/>
                <w:position w:val="-7"/>
                <w:sz w:val="20"/>
                <w:szCs w:val="20"/>
              </w:rPr>
              <w:t>C</w:t>
            </w:r>
            <w:r>
              <w:rPr>
                <w:rFonts w:ascii="Times New Roman" w:eastAsia="Times New Roman" w:hAnsi="Times New Roman" w:cs="Times New Roman"/>
                <w:spacing w:val="1"/>
                <w:position w:val="-7"/>
                <w:sz w:val="20"/>
                <w:szCs w:val="20"/>
              </w:rPr>
              <w:t>I</w:t>
            </w:r>
            <w:r>
              <w:rPr>
                <w:rFonts w:ascii="Times New Roman" w:eastAsia="Times New Roman" w:hAnsi="Times New Roman" w:cs="Times New Roman"/>
                <w:spacing w:val="2"/>
                <w:position w:val="-7"/>
                <w:sz w:val="20"/>
                <w:szCs w:val="20"/>
              </w:rPr>
              <w:t>E</w:t>
            </w:r>
            <w:r>
              <w:rPr>
                <w:rFonts w:ascii="Times New Roman" w:eastAsia="Times New Roman" w:hAnsi="Times New Roman" w:cs="Times New Roman"/>
                <w:position w:val="-7"/>
                <w:sz w:val="20"/>
                <w:szCs w:val="20"/>
              </w:rPr>
              <w:t>N</w:t>
            </w:r>
            <w:r>
              <w:rPr>
                <w:rFonts w:ascii="Times New Roman" w:eastAsia="Times New Roman" w:hAnsi="Times New Roman" w:cs="Times New Roman"/>
                <w:spacing w:val="-2"/>
                <w:position w:val="-7"/>
                <w:sz w:val="20"/>
                <w:szCs w:val="20"/>
              </w:rPr>
              <w:t>C</w:t>
            </w:r>
            <w:r>
              <w:rPr>
                <w:rFonts w:ascii="Times New Roman" w:eastAsia="Times New Roman" w:hAnsi="Times New Roman" w:cs="Times New Roman"/>
                <w:spacing w:val="5"/>
                <w:position w:val="-7"/>
                <w:sz w:val="20"/>
                <w:szCs w:val="20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4"/>
                <w:position w:val="-7"/>
                <w:sz w:val="20"/>
                <w:szCs w:val="20"/>
              </w:rPr>
              <w:t>A</w:t>
            </w:r>
            <w:r>
              <w:rPr>
                <w:rFonts w:ascii="Times New Roman" w:eastAsia="Times New Roman" w:hAnsi="Times New Roman" w:cs="Times New Roman"/>
                <w:position w:val="-7"/>
                <w:sz w:val="20"/>
                <w:szCs w:val="20"/>
              </w:rPr>
              <w:t>S</w:t>
            </w:r>
            <w:r>
              <w:rPr>
                <w:rFonts w:ascii="Times New Roman" w:eastAsia="Times New Roman" w:hAnsi="Times New Roman" w:cs="Times New Roman"/>
                <w:position w:val="-7"/>
                <w:sz w:val="20"/>
                <w:szCs w:val="20"/>
              </w:rPr>
              <w:tab/>
            </w:r>
            <w:r>
              <w:rPr>
                <w:rFonts w:ascii="Times New Roman" w:eastAsia="Times New Roman" w:hAnsi="Times New Roman" w:cs="Times New Roman"/>
                <w:spacing w:val="-1"/>
                <w:sz w:val="20"/>
                <w:szCs w:val="20"/>
              </w:rPr>
              <w:t>C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O</w:t>
            </w:r>
            <w:r>
              <w:rPr>
                <w:rFonts w:ascii="Times New Roman" w:eastAsia="Times New Roman" w:hAnsi="Times New Roman" w:cs="Times New Roman"/>
                <w:spacing w:val="-3"/>
                <w:sz w:val="20"/>
                <w:szCs w:val="20"/>
              </w:rPr>
              <w:t>L</w:t>
            </w:r>
            <w:r>
              <w:rPr>
                <w:rFonts w:ascii="Times New Roman" w:eastAsia="Times New Roman" w:hAnsi="Times New Roman" w:cs="Times New Roman"/>
                <w:spacing w:val="-1"/>
                <w:sz w:val="20"/>
                <w:szCs w:val="20"/>
              </w:rPr>
              <w:t>C</w:t>
            </w:r>
            <w:r>
              <w:rPr>
                <w:rFonts w:ascii="Times New Roman" w:eastAsia="Times New Roman" w:hAnsi="Times New Roman" w:cs="Times New Roman"/>
                <w:spacing w:val="1"/>
                <w:sz w:val="20"/>
                <w:szCs w:val="20"/>
              </w:rPr>
              <w:t>I</w:t>
            </w:r>
            <w:r>
              <w:rPr>
                <w:rFonts w:ascii="Times New Roman" w:eastAsia="Times New Roman" w:hAnsi="Times New Roman" w:cs="Times New Roman"/>
                <w:spacing w:val="2"/>
                <w:sz w:val="20"/>
                <w:szCs w:val="20"/>
              </w:rPr>
              <w:t>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N</w:t>
            </w:r>
            <w:r>
              <w:rPr>
                <w:rFonts w:ascii="Times New Roman" w:eastAsia="Times New Roman" w:hAnsi="Times New Roman" w:cs="Times New Roman"/>
                <w:spacing w:val="-2"/>
                <w:sz w:val="20"/>
                <w:szCs w:val="20"/>
              </w:rPr>
              <w:t>C</w:t>
            </w:r>
            <w:r>
              <w:rPr>
                <w:rFonts w:ascii="Times New Roman" w:eastAsia="Times New Roman" w:hAnsi="Times New Roman" w:cs="Times New Roman"/>
                <w:spacing w:val="5"/>
                <w:sz w:val="20"/>
                <w:szCs w:val="20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4"/>
                <w:sz w:val="20"/>
                <w:szCs w:val="20"/>
              </w:rPr>
              <w:t>A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S</w:t>
            </w:r>
          </w:p>
        </w:tc>
      </w:tr>
      <w:tr w:rsidR="00BE5A93" w14:paraId="014507E8" w14:textId="77777777" w:rsidTr="005513D0">
        <w:trPr>
          <w:trHeight w:hRule="exact" w:val="960"/>
          <w:trPrChange w:id="148" w:author="Microsoft Office User" w:date="2016-07-07T14:42:00Z">
            <w:trPr>
              <w:trHeight w:hRule="exact" w:val="960"/>
            </w:trPr>
          </w:trPrChange>
        </w:trPr>
        <w:tc>
          <w:tcPr>
            <w:tcW w:w="42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PrChange w:id="149" w:author="Microsoft Office User" w:date="2016-07-07T14:42:00Z">
              <w:tcPr>
                <w:tcW w:w="4233" w:type="dxa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</w:tcPr>
            </w:tcPrChange>
          </w:tcPr>
          <w:p w14:paraId="1111A78C" w14:textId="77777777" w:rsidR="00BE5A93" w:rsidRDefault="00F700C7">
            <w:pPr>
              <w:spacing w:before="91" w:after="0" w:line="240" w:lineRule="auto"/>
              <w:ind w:left="95" w:right="-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7"/>
                <w:sz w:val="24"/>
                <w:szCs w:val="24"/>
              </w:rPr>
              <w:t>L</w:t>
            </w:r>
            <w:r>
              <w:rPr>
                <w:rFonts w:ascii="Times New Roman" w:eastAsia="Times New Roman" w:hAnsi="Times New Roman" w:cs="Times New Roman"/>
                <w:spacing w:val="4"/>
                <w:sz w:val="24"/>
                <w:szCs w:val="24"/>
              </w:rPr>
              <w:t>u</w:t>
            </w:r>
            <w:r>
              <w:rPr>
                <w:rFonts w:ascii="Times New Roman" w:eastAsia="Times New Roman" w:hAnsi="Times New Roman" w:cs="Times New Roman"/>
                <w:spacing w:val="-4"/>
                <w:sz w:val="24"/>
                <w:szCs w:val="24"/>
              </w:rPr>
              <w:t>g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 de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 xml:space="preserve"> ejec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ci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ón </w:t>
            </w:r>
            <w:r>
              <w:rPr>
                <w:rFonts w:ascii="Times New Roman" w:eastAsia="Times New Roman" w:hAnsi="Times New Roman" w:cs="Times New Roman"/>
                <w:spacing w:val="-4"/>
                <w:sz w:val="24"/>
                <w:szCs w:val="24"/>
              </w:rPr>
              <w:t>d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pro</w:t>
            </w:r>
            <w:r>
              <w:rPr>
                <w:rFonts w:ascii="Times New Roman" w:eastAsia="Times New Roman" w:hAnsi="Times New Roman" w:cs="Times New Roman"/>
                <w:spacing w:val="-8"/>
                <w:sz w:val="24"/>
                <w:szCs w:val="24"/>
              </w:rPr>
              <w:t>y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ect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</w:t>
            </w:r>
          </w:p>
        </w:tc>
        <w:tc>
          <w:tcPr>
            <w:tcW w:w="613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PrChange w:id="150" w:author="Microsoft Office User" w:date="2016-07-07T14:42:00Z">
              <w:tcPr>
                <w:tcW w:w="6138" w:type="dxa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</w:tcPr>
            </w:tcPrChange>
          </w:tcPr>
          <w:p w14:paraId="6D556D0A" w14:textId="47199C67" w:rsidR="00BE5A93" w:rsidRDefault="00305F45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503314160" behindDoc="1" locked="0" layoutInCell="1" allowOverlap="1" wp14:anchorId="5F8199BA" wp14:editId="7B887AD9">
                      <wp:simplePos x="0" y="0"/>
                      <wp:positionH relativeFrom="page">
                        <wp:posOffset>9421</wp:posOffset>
                      </wp:positionH>
                      <wp:positionV relativeFrom="page">
                        <wp:posOffset>151202</wp:posOffset>
                      </wp:positionV>
                      <wp:extent cx="3783965" cy="306705"/>
                      <wp:effectExtent l="4445" t="1905" r="2540" b="0"/>
                      <wp:wrapNone/>
                      <wp:docPr id="134" name="Text Box 10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783965" cy="30670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tbl>
                                  <w:tblPr>
                                    <w:tblW w:w="0" w:type="auto"/>
                                    <w:tblLayout w:type="fixed"/>
                                    <w:tblCellMar>
                                      <w:left w:w="0" w:type="dxa"/>
                                      <w:right w:w="0" w:type="dxa"/>
                                    </w:tblCellMar>
                                    <w:tblLook w:val="01E0" w:firstRow="1" w:lastRow="1" w:firstColumn="1" w:lastColumn="1" w:noHBand="0" w:noVBand="0"/>
                                  </w:tblPr>
                                  <w:tblGrid>
                                    <w:gridCol w:w="1180"/>
                                    <w:gridCol w:w="1649"/>
                                    <w:gridCol w:w="1668"/>
                                    <w:gridCol w:w="1408"/>
                                  </w:tblGrid>
                                  <w:tr w:rsidR="005513D0" w14:paraId="6BD5D8F0" w14:textId="77777777">
                                    <w:trPr>
                                      <w:trHeight w:hRule="exact" w:val="449"/>
                                    </w:trPr>
                                    <w:tc>
                                      <w:tcPr>
                                        <w:tcW w:w="1180" w:type="dxa"/>
                                        <w:tcBorders>
                                          <w:top w:val="single" w:sz="8" w:space="0" w:color="000000"/>
                                          <w:left w:val="single" w:sz="8" w:space="0" w:color="000000"/>
                                          <w:bottom w:val="single" w:sz="10" w:space="0" w:color="000000"/>
                                          <w:right w:val="single" w:sz="8" w:space="0" w:color="000000"/>
                                        </w:tcBorders>
                                      </w:tcPr>
                                      <w:p w14:paraId="7C3B93B6" w14:textId="77777777" w:rsidR="005513D0" w:rsidRDefault="005513D0">
                                        <w:pPr>
                                          <w:spacing w:before="96" w:after="0" w:line="240" w:lineRule="auto"/>
                                          <w:ind w:left="87" w:right="-20"/>
                                          <w:rPr>
                                            <w:rFonts w:ascii="Times New Roman" w:eastAsia="Times New Roman" w:hAnsi="Times New Roman" w:cs="Times New Roman"/>
                                            <w:sz w:val="20"/>
                                            <w:szCs w:val="20"/>
                                          </w:rPr>
                                        </w:pPr>
                                        <w:r>
                                          <w:rPr>
                                            <w:rFonts w:ascii="Times New Roman" w:eastAsia="Times New Roman" w:hAnsi="Times New Roman" w:cs="Times New Roman"/>
                                            <w:b/>
                                            <w:bCs/>
                                            <w:sz w:val="20"/>
                                            <w:szCs w:val="20"/>
                                          </w:rPr>
                                          <w:t>Ci</w:t>
                                        </w:r>
                                        <w:r>
                                          <w:rPr>
                                            <w:rFonts w:ascii="Times New Roman" w:eastAsia="Times New Roman" w:hAnsi="Times New Roman" w:cs="Times New Roman"/>
                                            <w:b/>
                                            <w:bCs/>
                                            <w:spacing w:val="1"/>
                                            <w:sz w:val="20"/>
                                            <w:szCs w:val="20"/>
                                          </w:rPr>
                                          <w:t>ud</w:t>
                                        </w:r>
                                        <w:r>
                                          <w:rPr>
                                            <w:rFonts w:ascii="Times New Roman" w:eastAsia="Times New Roman" w:hAnsi="Times New Roman" w:cs="Times New Roman"/>
                                            <w:b/>
                                            <w:bCs/>
                                            <w:sz w:val="20"/>
                                            <w:szCs w:val="20"/>
                                          </w:rPr>
                                          <w:t>ad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1649" w:type="dxa"/>
                                        <w:tcBorders>
                                          <w:top w:val="single" w:sz="8" w:space="0" w:color="000000"/>
                                          <w:left w:val="single" w:sz="8" w:space="0" w:color="000000"/>
                                          <w:bottom w:val="single" w:sz="10" w:space="0" w:color="000000"/>
                                          <w:right w:val="single" w:sz="8" w:space="0" w:color="000000"/>
                                        </w:tcBorders>
                                      </w:tcPr>
                                      <w:p w14:paraId="149EB976" w14:textId="77777777" w:rsidR="005513D0" w:rsidRDefault="005513D0">
                                        <w:pPr>
                                          <w:spacing w:before="92" w:after="0" w:line="240" w:lineRule="auto"/>
                                          <w:ind w:left="91" w:right="-20"/>
                                          <w:rPr>
                                            <w:rFonts w:ascii="Times New Roman" w:eastAsia="Times New Roman" w:hAnsi="Times New Roman" w:cs="Times New Roman"/>
                                            <w:sz w:val="20"/>
                                            <w:szCs w:val="20"/>
                                          </w:rPr>
                                        </w:pPr>
                                        <w:r>
                                          <w:rPr>
                                            <w:rFonts w:ascii="Times New Roman" w:eastAsia="Times New Roman" w:hAnsi="Times New Roman" w:cs="Times New Roman"/>
                                            <w:spacing w:val="1"/>
                                            <w:sz w:val="20"/>
                                            <w:szCs w:val="20"/>
                                          </w:rPr>
                                          <w:t>S</w:t>
                                        </w:r>
                                        <w:r>
                                          <w:rPr>
                                            <w:rFonts w:ascii="Times New Roman" w:eastAsia="Times New Roman" w:hAnsi="Times New Roman" w:cs="Times New Roman"/>
                                            <w:spacing w:val="-1"/>
                                            <w:sz w:val="20"/>
                                            <w:szCs w:val="20"/>
                                          </w:rPr>
                                          <w:t>a</w:t>
                                        </w:r>
                                        <w:r>
                                          <w:rPr>
                                            <w:rFonts w:ascii="Times New Roman" w:eastAsia="Times New Roman" w:hAnsi="Times New Roman" w:cs="Times New Roman"/>
                                            <w:spacing w:val="-4"/>
                                            <w:sz w:val="20"/>
                                            <w:szCs w:val="20"/>
                                          </w:rPr>
                                          <w:t>n</w:t>
                                        </w:r>
                                        <w:r>
                                          <w:rPr>
                                            <w:rFonts w:ascii="Times New Roman" w:eastAsia="Times New Roman" w:hAnsi="Times New Roman" w:cs="Times New Roman"/>
                                            <w:spacing w:val="4"/>
                                            <w:sz w:val="20"/>
                                            <w:szCs w:val="20"/>
                                          </w:rPr>
                                          <w:t>t</w:t>
                                        </w:r>
                                        <w:r>
                                          <w:rPr>
                                            <w:rFonts w:ascii="Times New Roman" w:eastAsia="Times New Roman" w:hAnsi="Times New Roman" w:cs="Times New Roman"/>
                                            <w:sz w:val="20"/>
                                            <w:szCs w:val="20"/>
                                          </w:rPr>
                                          <w:t>a</w:t>
                                        </w:r>
                                        <w:r>
                                          <w:rPr>
                                            <w:rFonts w:ascii="Times New Roman" w:eastAsia="Times New Roman" w:hAnsi="Times New Roman" w:cs="Times New Roman"/>
                                            <w:spacing w:val="1"/>
                                            <w:sz w:val="20"/>
                                            <w:szCs w:val="20"/>
                                          </w:rPr>
                                          <w:t xml:space="preserve"> </w:t>
                                        </w:r>
                                        <w:r>
                                          <w:rPr>
                                            <w:rFonts w:ascii="Times New Roman" w:eastAsia="Times New Roman" w:hAnsi="Times New Roman" w:cs="Times New Roman"/>
                                            <w:spacing w:val="-2"/>
                                            <w:sz w:val="20"/>
                                            <w:szCs w:val="20"/>
                                          </w:rPr>
                                          <w:t>M</w:t>
                                        </w:r>
                                        <w:r>
                                          <w:rPr>
                                            <w:rFonts w:ascii="Times New Roman" w:eastAsia="Times New Roman" w:hAnsi="Times New Roman" w:cs="Times New Roman"/>
                                            <w:spacing w:val="-1"/>
                                            <w:sz w:val="20"/>
                                            <w:szCs w:val="20"/>
                                          </w:rPr>
                                          <w:t>a</w:t>
                                        </w:r>
                                        <w:r>
                                          <w:rPr>
                                            <w:rFonts w:ascii="Times New Roman" w:eastAsia="Times New Roman" w:hAnsi="Times New Roman" w:cs="Times New Roman"/>
                                            <w:spacing w:val="1"/>
                                            <w:sz w:val="20"/>
                                            <w:szCs w:val="20"/>
                                          </w:rPr>
                                          <w:t>r</w:t>
                                        </w:r>
                                        <w:r>
                                          <w:rPr>
                                            <w:rFonts w:ascii="Times New Roman" w:eastAsia="Times New Roman" w:hAnsi="Times New Roman" w:cs="Times New Roman"/>
                                            <w:spacing w:val="4"/>
                                            <w:sz w:val="20"/>
                                            <w:szCs w:val="20"/>
                                          </w:rPr>
                                          <w:t>t</w:t>
                                        </w:r>
                                        <w:r>
                                          <w:rPr>
                                            <w:rFonts w:ascii="Times New Roman" w:eastAsia="Times New Roman" w:hAnsi="Times New Roman" w:cs="Times New Roman"/>
                                            <w:sz w:val="20"/>
                                            <w:szCs w:val="20"/>
                                          </w:rPr>
                                          <w:t>a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1668" w:type="dxa"/>
                                        <w:tcBorders>
                                          <w:top w:val="single" w:sz="8" w:space="0" w:color="000000"/>
                                          <w:left w:val="single" w:sz="8" w:space="0" w:color="000000"/>
                                          <w:bottom w:val="single" w:sz="10" w:space="0" w:color="000000"/>
                                          <w:right w:val="single" w:sz="8" w:space="0" w:color="000000"/>
                                        </w:tcBorders>
                                      </w:tcPr>
                                      <w:p w14:paraId="283D9F96" w14:textId="77777777" w:rsidR="005513D0" w:rsidRDefault="005513D0">
                                        <w:pPr>
                                          <w:spacing w:before="96" w:after="0" w:line="240" w:lineRule="auto"/>
                                          <w:ind w:left="91" w:right="-20"/>
                                          <w:rPr>
                                            <w:rFonts w:ascii="Times New Roman" w:eastAsia="Times New Roman" w:hAnsi="Times New Roman" w:cs="Times New Roman"/>
                                            <w:sz w:val="20"/>
                                            <w:szCs w:val="20"/>
                                          </w:rPr>
                                        </w:pPr>
                                        <w:r>
                                          <w:rPr>
                                            <w:rFonts w:ascii="Times New Roman" w:eastAsia="Times New Roman" w:hAnsi="Times New Roman" w:cs="Times New Roman"/>
                                            <w:b/>
                                            <w:bCs/>
                                            <w:sz w:val="20"/>
                                            <w:szCs w:val="20"/>
                                          </w:rPr>
                                          <w:t>D</w:t>
                                        </w:r>
                                        <w:r>
                                          <w:rPr>
                                            <w:rFonts w:ascii="Times New Roman" w:eastAsia="Times New Roman" w:hAnsi="Times New Roman" w:cs="Times New Roman"/>
                                            <w:b/>
                                            <w:bCs/>
                                            <w:spacing w:val="-1"/>
                                            <w:sz w:val="20"/>
                                            <w:szCs w:val="20"/>
                                          </w:rPr>
                                          <w:t>e</w:t>
                                        </w:r>
                                        <w:r>
                                          <w:rPr>
                                            <w:rFonts w:ascii="Times New Roman" w:eastAsia="Times New Roman" w:hAnsi="Times New Roman" w:cs="Times New Roman"/>
                                            <w:b/>
                                            <w:bCs/>
                                            <w:spacing w:val="1"/>
                                            <w:sz w:val="20"/>
                                            <w:szCs w:val="20"/>
                                          </w:rPr>
                                          <w:t>p</w:t>
                                        </w:r>
                                        <w:r>
                                          <w:rPr>
                                            <w:rFonts w:ascii="Times New Roman" w:eastAsia="Times New Roman" w:hAnsi="Times New Roman" w:cs="Times New Roman"/>
                                            <w:b/>
                                            <w:bCs/>
                                            <w:sz w:val="20"/>
                                            <w:szCs w:val="20"/>
                                          </w:rPr>
                                          <w:t>a</w:t>
                                        </w:r>
                                        <w:r>
                                          <w:rPr>
                                            <w:rFonts w:ascii="Times New Roman" w:eastAsia="Times New Roman" w:hAnsi="Times New Roman" w:cs="Times New Roman"/>
                                            <w:b/>
                                            <w:bCs/>
                                            <w:spacing w:val="-5"/>
                                            <w:sz w:val="20"/>
                                            <w:szCs w:val="20"/>
                                          </w:rPr>
                                          <w:t>r</w:t>
                                        </w:r>
                                        <w:r>
                                          <w:rPr>
                                            <w:rFonts w:ascii="Times New Roman" w:eastAsia="Times New Roman" w:hAnsi="Times New Roman" w:cs="Times New Roman"/>
                                            <w:b/>
                                            <w:bCs/>
                                            <w:spacing w:val="1"/>
                                            <w:sz w:val="20"/>
                                            <w:szCs w:val="20"/>
                                          </w:rPr>
                                          <w:t>t</w:t>
                                        </w:r>
                                        <w:r>
                                          <w:rPr>
                                            <w:rFonts w:ascii="Times New Roman" w:eastAsia="Times New Roman" w:hAnsi="Times New Roman" w:cs="Times New Roman"/>
                                            <w:b/>
                                            <w:bCs/>
                                            <w:spacing w:val="4"/>
                                            <w:sz w:val="20"/>
                                            <w:szCs w:val="20"/>
                                          </w:rPr>
                                          <w:t>a</w:t>
                                        </w:r>
                                        <w:r>
                                          <w:rPr>
                                            <w:rFonts w:ascii="Times New Roman" w:eastAsia="Times New Roman" w:hAnsi="Times New Roman" w:cs="Times New Roman"/>
                                            <w:b/>
                                            <w:bCs/>
                                            <w:spacing w:val="-3"/>
                                            <w:sz w:val="20"/>
                                            <w:szCs w:val="20"/>
                                          </w:rPr>
                                          <w:t>m</w:t>
                                        </w:r>
                                        <w:r>
                                          <w:rPr>
                                            <w:rFonts w:ascii="Times New Roman" w:eastAsia="Times New Roman" w:hAnsi="Times New Roman" w:cs="Times New Roman"/>
                                            <w:b/>
                                            <w:bCs/>
                                            <w:spacing w:val="-1"/>
                                            <w:sz w:val="20"/>
                                            <w:szCs w:val="20"/>
                                          </w:rPr>
                                          <w:t>e</w:t>
                                        </w:r>
                                        <w:r>
                                          <w:rPr>
                                            <w:rFonts w:ascii="Times New Roman" w:eastAsia="Times New Roman" w:hAnsi="Times New Roman" w:cs="Times New Roman"/>
                                            <w:b/>
                                            <w:bCs/>
                                            <w:spacing w:val="1"/>
                                            <w:sz w:val="20"/>
                                            <w:szCs w:val="20"/>
                                          </w:rPr>
                                          <w:t>nt</w:t>
                                        </w:r>
                                        <w:r>
                                          <w:rPr>
                                            <w:rFonts w:ascii="Times New Roman" w:eastAsia="Times New Roman" w:hAnsi="Times New Roman" w:cs="Times New Roman"/>
                                            <w:b/>
                                            <w:bCs/>
                                            <w:sz w:val="20"/>
                                            <w:szCs w:val="20"/>
                                          </w:rPr>
                                          <w:t>o</w:t>
                                        </w:r>
                                      </w:p>
                                    </w:tc>
                                    <w:tc>
                                      <w:tcPr>
                                        <w:tcW w:w="1408" w:type="dxa"/>
                                        <w:tcBorders>
                                          <w:top w:val="single" w:sz="8" w:space="0" w:color="000000"/>
                                          <w:left w:val="single" w:sz="8" w:space="0" w:color="000000"/>
                                          <w:bottom w:val="single" w:sz="10" w:space="0" w:color="000000"/>
                                          <w:right w:val="single" w:sz="8" w:space="0" w:color="000000"/>
                                        </w:tcBorders>
                                      </w:tcPr>
                                      <w:p w14:paraId="5F200E6A" w14:textId="77777777" w:rsidR="005513D0" w:rsidRDefault="005513D0">
                                        <w:pPr>
                                          <w:spacing w:before="92" w:after="0" w:line="240" w:lineRule="auto"/>
                                          <w:ind w:left="91" w:right="-20"/>
                                          <w:rPr>
                                            <w:rFonts w:ascii="Times New Roman" w:eastAsia="Times New Roman" w:hAnsi="Times New Roman" w:cs="Times New Roman"/>
                                            <w:sz w:val="20"/>
                                            <w:szCs w:val="20"/>
                                          </w:rPr>
                                        </w:pPr>
                                        <w:r>
                                          <w:rPr>
                                            <w:rFonts w:ascii="Times New Roman" w:eastAsia="Times New Roman" w:hAnsi="Times New Roman" w:cs="Times New Roman"/>
                                            <w:spacing w:val="-2"/>
                                            <w:sz w:val="20"/>
                                            <w:szCs w:val="20"/>
                                          </w:rPr>
                                          <w:t>M</w:t>
                                        </w:r>
                                        <w:r>
                                          <w:rPr>
                                            <w:rFonts w:ascii="Times New Roman" w:eastAsia="Times New Roman" w:hAnsi="Times New Roman" w:cs="Times New Roman"/>
                                            <w:spacing w:val="-1"/>
                                            <w:sz w:val="20"/>
                                            <w:szCs w:val="20"/>
                                          </w:rPr>
                                          <w:t>a</w:t>
                                        </w:r>
                                        <w:r>
                                          <w:rPr>
                                            <w:rFonts w:ascii="Times New Roman" w:eastAsia="Times New Roman" w:hAnsi="Times New Roman" w:cs="Times New Roman"/>
                                            <w:sz w:val="20"/>
                                            <w:szCs w:val="20"/>
                                          </w:rPr>
                                          <w:t>gd</w:t>
                                        </w:r>
                                        <w:r>
                                          <w:rPr>
                                            <w:rFonts w:ascii="Times New Roman" w:eastAsia="Times New Roman" w:hAnsi="Times New Roman" w:cs="Times New Roman"/>
                                            <w:spacing w:val="3"/>
                                            <w:sz w:val="20"/>
                                            <w:szCs w:val="20"/>
                                          </w:rPr>
                                          <w:t>a</w:t>
                                        </w:r>
                                        <w:r>
                                          <w:rPr>
                                            <w:rFonts w:ascii="Times New Roman" w:eastAsia="Times New Roman" w:hAnsi="Times New Roman" w:cs="Times New Roman"/>
                                            <w:spacing w:val="-4"/>
                                            <w:sz w:val="20"/>
                                            <w:szCs w:val="20"/>
                                          </w:rPr>
                                          <w:t>l</w:t>
                                        </w:r>
                                        <w:r>
                                          <w:rPr>
                                            <w:rFonts w:ascii="Times New Roman" w:eastAsia="Times New Roman" w:hAnsi="Times New Roman" w:cs="Times New Roman"/>
                                            <w:spacing w:val="3"/>
                                            <w:sz w:val="20"/>
                                            <w:szCs w:val="20"/>
                                          </w:rPr>
                                          <w:t>e</w:t>
                                        </w:r>
                                        <w:r>
                                          <w:rPr>
                                            <w:rFonts w:ascii="Times New Roman" w:eastAsia="Times New Roman" w:hAnsi="Times New Roman" w:cs="Times New Roman"/>
                                            <w:spacing w:val="-4"/>
                                            <w:sz w:val="20"/>
                                            <w:szCs w:val="20"/>
                                          </w:rPr>
                                          <w:t>n</w:t>
                                        </w:r>
                                        <w:r>
                                          <w:rPr>
                                            <w:rFonts w:ascii="Times New Roman" w:eastAsia="Times New Roman" w:hAnsi="Times New Roman" w:cs="Times New Roman"/>
                                            <w:sz w:val="20"/>
                                            <w:szCs w:val="20"/>
                                          </w:rPr>
                                          <w:t>a</w:t>
                                        </w:r>
                                      </w:p>
                                    </w:tc>
                                  </w:tr>
                                </w:tbl>
                                <w:p w14:paraId="05F066A1" w14:textId="77777777" w:rsidR="005513D0" w:rsidRDefault="005513D0">
                                  <w:pPr>
                                    <w:spacing w:after="0" w:line="240" w:lineRule="auto"/>
                                  </w:pPr>
                                </w:p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F8199BA" id="Text_x0020_Box_x0020_101" o:spid="_x0000_s1027" type="#_x0000_t202" style="position:absolute;margin-left:.75pt;margin-top:11.9pt;width:297.95pt;height:24.15pt;z-index:-23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" filled="f" stroked="f">
                      <v:textbox inset="0,0,0,0">
                        <w:txbxContent>
                          <w:tbl>
                            <w:tblPr>
                              <w:tblW w:w="0" w:type="auto"/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1180"/>
                              <w:gridCol w:w="1649"/>
                              <w:gridCol w:w="1668"/>
                              <w:gridCol w:w="1408"/>
                            </w:tblGrid>
                            <w:tr w:rsidR="005513D0" w14:paraId="6BD5D8F0" w14:textId="77777777">
                              <w:trPr>
                                <w:trHeight w:hRule="exact" w:val="449"/>
                              </w:trPr>
                              <w:tc>
                                <w:tcPr>
                                  <w:tcW w:w="1180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10" w:space="0" w:color="000000"/>
                                    <w:right w:val="single" w:sz="8" w:space="0" w:color="000000"/>
                                  </w:tcBorders>
                                </w:tcPr>
                                <w:p w14:paraId="7C3B93B6" w14:textId="77777777" w:rsidR="005513D0" w:rsidRDefault="005513D0">
                                  <w:pPr>
                                    <w:spacing w:before="96" w:after="0" w:line="240" w:lineRule="auto"/>
                                    <w:ind w:left="87" w:right="-20"/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b/>
                                      <w:bCs/>
                                      <w:sz w:val="20"/>
                                      <w:szCs w:val="20"/>
                                    </w:rPr>
                                    <w:t>Ci</w:t>
                                  </w:r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b/>
                                      <w:bCs/>
                                      <w:spacing w:val="1"/>
                                      <w:sz w:val="20"/>
                                      <w:szCs w:val="20"/>
                                    </w:rPr>
                                    <w:t>ud</w:t>
                                  </w:r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b/>
                                      <w:bCs/>
                                      <w:sz w:val="20"/>
                                      <w:szCs w:val="20"/>
                                    </w:rPr>
                                    <w:t>ad</w:t>
                                  </w:r>
                                </w:p>
                              </w:tc>
                              <w:tc>
                                <w:tcPr>
                                  <w:tcW w:w="1649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10" w:space="0" w:color="000000"/>
                                    <w:right w:val="single" w:sz="8" w:space="0" w:color="000000"/>
                                  </w:tcBorders>
                                </w:tcPr>
                                <w:p w14:paraId="149EB976" w14:textId="77777777" w:rsidR="005513D0" w:rsidRDefault="005513D0">
                                  <w:pPr>
                                    <w:spacing w:before="92" w:after="0" w:line="240" w:lineRule="auto"/>
                                    <w:ind w:left="91" w:right="-20"/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spacing w:val="1"/>
                                      <w:sz w:val="20"/>
                                      <w:szCs w:val="20"/>
                                    </w:rPr>
                                    <w:t>S</w:t>
                                  </w:r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spacing w:val="-1"/>
                                      <w:sz w:val="20"/>
                                      <w:szCs w:val="20"/>
                                    </w:rPr>
                                    <w:t>a</w:t>
                                  </w:r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spacing w:val="-4"/>
                                      <w:sz w:val="20"/>
                                      <w:szCs w:val="20"/>
                                    </w:rPr>
                                    <w:t>n</w:t>
                                  </w:r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spacing w:val="4"/>
                                      <w:sz w:val="20"/>
                                      <w:szCs w:val="20"/>
                                    </w:rPr>
                                    <w:t>t</w:t>
                                  </w:r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</w:rPr>
                                    <w:t>a</w:t>
                                  </w:r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spacing w:val="1"/>
                                      <w:sz w:val="20"/>
                                      <w:szCs w:val="20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spacing w:val="-2"/>
                                      <w:sz w:val="20"/>
                                      <w:szCs w:val="20"/>
                                    </w:rPr>
                                    <w:t>M</w:t>
                                  </w:r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spacing w:val="-1"/>
                                      <w:sz w:val="20"/>
                                      <w:szCs w:val="20"/>
                                    </w:rPr>
                                    <w:t>a</w:t>
                                  </w:r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spacing w:val="1"/>
                                      <w:sz w:val="20"/>
                                      <w:szCs w:val="20"/>
                                    </w:rPr>
                                    <w:t>r</w:t>
                                  </w:r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spacing w:val="4"/>
                                      <w:sz w:val="20"/>
                                      <w:szCs w:val="20"/>
                                    </w:rPr>
                                    <w:t>t</w:t>
                                  </w:r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</w:rPr>
                                    <w:t>a</w:t>
                                  </w:r>
                                </w:p>
                              </w:tc>
                              <w:tc>
                                <w:tcPr>
                                  <w:tcW w:w="1668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10" w:space="0" w:color="000000"/>
                                    <w:right w:val="single" w:sz="8" w:space="0" w:color="000000"/>
                                  </w:tcBorders>
                                </w:tcPr>
                                <w:p w14:paraId="283D9F96" w14:textId="77777777" w:rsidR="005513D0" w:rsidRDefault="005513D0">
                                  <w:pPr>
                                    <w:spacing w:before="96" w:after="0" w:line="240" w:lineRule="auto"/>
                                    <w:ind w:left="91" w:right="-20"/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b/>
                                      <w:bCs/>
                                      <w:sz w:val="20"/>
                                      <w:szCs w:val="20"/>
                                    </w:rPr>
                                    <w:t>D</w:t>
                                  </w:r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b/>
                                      <w:bCs/>
                                      <w:spacing w:val="-1"/>
                                      <w:sz w:val="20"/>
                                      <w:szCs w:val="20"/>
                                    </w:rPr>
                                    <w:t>e</w:t>
                                  </w:r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b/>
                                      <w:bCs/>
                                      <w:spacing w:val="1"/>
                                      <w:sz w:val="20"/>
                                      <w:szCs w:val="20"/>
                                    </w:rPr>
                                    <w:t>p</w:t>
                                  </w:r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b/>
                                      <w:bCs/>
                                      <w:sz w:val="20"/>
                                      <w:szCs w:val="20"/>
                                    </w:rPr>
                                    <w:t>a</w:t>
                                  </w:r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b/>
                                      <w:bCs/>
                                      <w:spacing w:val="-5"/>
                                      <w:sz w:val="20"/>
                                      <w:szCs w:val="20"/>
                                    </w:rPr>
                                    <w:t>r</w:t>
                                  </w:r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b/>
                                      <w:bCs/>
                                      <w:spacing w:val="1"/>
                                      <w:sz w:val="20"/>
                                      <w:szCs w:val="20"/>
                                    </w:rPr>
                                    <w:t>t</w:t>
                                  </w:r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b/>
                                      <w:bCs/>
                                      <w:spacing w:val="4"/>
                                      <w:sz w:val="20"/>
                                      <w:szCs w:val="20"/>
                                    </w:rPr>
                                    <w:t>a</w:t>
                                  </w:r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b/>
                                      <w:bCs/>
                                      <w:spacing w:val="-3"/>
                                      <w:sz w:val="20"/>
                                      <w:szCs w:val="20"/>
                                    </w:rPr>
                                    <w:t>m</w:t>
                                  </w:r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b/>
                                      <w:bCs/>
                                      <w:spacing w:val="-1"/>
                                      <w:sz w:val="20"/>
                                      <w:szCs w:val="20"/>
                                    </w:rPr>
                                    <w:t>e</w:t>
                                  </w:r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b/>
                                      <w:bCs/>
                                      <w:spacing w:val="1"/>
                                      <w:sz w:val="20"/>
                                      <w:szCs w:val="20"/>
                                    </w:rPr>
                                    <w:t>nt</w:t>
                                  </w:r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b/>
                                      <w:bCs/>
                                      <w:sz w:val="20"/>
                                      <w:szCs w:val="20"/>
                                    </w:rPr>
                                    <w:t>o</w:t>
                                  </w:r>
                                </w:p>
                              </w:tc>
                              <w:tc>
                                <w:tcPr>
                                  <w:tcW w:w="1408" w:type="dxa"/>
                                  <w:tcBorders>
                                    <w:top w:val="single" w:sz="8" w:space="0" w:color="000000"/>
                                    <w:left w:val="single" w:sz="8" w:space="0" w:color="000000"/>
                                    <w:bottom w:val="single" w:sz="10" w:space="0" w:color="000000"/>
                                    <w:right w:val="single" w:sz="8" w:space="0" w:color="000000"/>
                                  </w:tcBorders>
                                </w:tcPr>
                                <w:p w14:paraId="5F200E6A" w14:textId="77777777" w:rsidR="005513D0" w:rsidRDefault="005513D0">
                                  <w:pPr>
                                    <w:spacing w:before="92" w:after="0" w:line="240" w:lineRule="auto"/>
                                    <w:ind w:left="91" w:right="-20"/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spacing w:val="-2"/>
                                      <w:sz w:val="20"/>
                                      <w:szCs w:val="20"/>
                                    </w:rPr>
                                    <w:t>M</w:t>
                                  </w:r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spacing w:val="-1"/>
                                      <w:sz w:val="20"/>
                                      <w:szCs w:val="20"/>
                                    </w:rPr>
                                    <w:t>a</w:t>
                                  </w:r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</w:rPr>
                                    <w:t>gd</w:t>
                                  </w:r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spacing w:val="3"/>
                                      <w:sz w:val="20"/>
                                      <w:szCs w:val="20"/>
                                    </w:rPr>
                                    <w:t>a</w:t>
                                  </w:r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spacing w:val="-4"/>
                                      <w:sz w:val="20"/>
                                      <w:szCs w:val="20"/>
                                    </w:rPr>
                                    <w:t>l</w:t>
                                  </w:r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spacing w:val="3"/>
                                      <w:sz w:val="20"/>
                                      <w:szCs w:val="20"/>
                                    </w:rPr>
                                    <w:t>e</w:t>
                                  </w:r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spacing w:val="-4"/>
                                      <w:sz w:val="20"/>
                                      <w:szCs w:val="20"/>
                                    </w:rPr>
                                    <w:t>n</w:t>
                                  </w:r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</w:rPr>
                                    <w:t>a</w:t>
                                  </w:r>
                                </w:p>
                              </w:tc>
                            </w:tr>
                          </w:tbl>
                          <w:p w14:paraId="05F066A1" w14:textId="77777777" w:rsidR="005513D0" w:rsidRDefault="005513D0">
                            <w:pPr>
                              <w:spacing w:after="0" w:line="240" w:lineRule="auto"/>
                            </w:pPr>
                          </w:p>
                        </w:txbxContent>
                      </v:textbox>
                      <w10:wrap anchorx="page" anchory="page"/>
                    </v:shape>
                  </w:pict>
                </mc:Fallback>
              </mc:AlternateContent>
            </w:r>
          </w:p>
        </w:tc>
      </w:tr>
    </w:tbl>
    <w:p w14:paraId="504CF8B7" w14:textId="2943997C" w:rsidR="00BE5A93" w:rsidRDefault="00BE5A93">
      <w:pPr>
        <w:spacing w:after="0"/>
        <w:sectPr w:rsidR="00BE5A93">
          <w:type w:val="continuous"/>
          <w:pgSz w:w="12240" w:h="15840"/>
          <w:pgMar w:top="1480" w:right="860" w:bottom="280" w:left="780" w:header="720" w:footer="720" w:gutter="0"/>
          <w:cols w:space="720"/>
        </w:sectPr>
      </w:pPr>
    </w:p>
    <w:p w14:paraId="33EE6F7B" w14:textId="290EAE57" w:rsidR="00BE5A93" w:rsidRDefault="00BE5A93">
      <w:pPr>
        <w:spacing w:before="4" w:after="0" w:line="240" w:lineRule="exact"/>
        <w:rPr>
          <w:sz w:val="24"/>
          <w:szCs w:val="24"/>
        </w:rPr>
      </w:pPr>
    </w:p>
    <w:p w14:paraId="5D378F4F" w14:textId="77777777" w:rsidR="00BE5A93" w:rsidRDefault="00BE5A93">
      <w:pPr>
        <w:spacing w:after="0"/>
        <w:sectPr w:rsidR="00BE5A93">
          <w:headerReference w:type="default" r:id="rId9"/>
          <w:pgSz w:w="12240" w:h="15840"/>
          <w:pgMar w:top="1700" w:right="1300" w:bottom="280" w:left="1300" w:header="1483" w:footer="0" w:gutter="0"/>
          <w:pgNumType w:start="1"/>
          <w:cols w:space="720"/>
        </w:sectPr>
      </w:pPr>
    </w:p>
    <w:p w14:paraId="3781AA6F" w14:textId="77777777" w:rsidR="00BE5A93" w:rsidRDefault="00BE5A93">
      <w:pPr>
        <w:spacing w:before="4" w:after="0" w:line="120" w:lineRule="exact"/>
        <w:rPr>
          <w:sz w:val="12"/>
          <w:szCs w:val="12"/>
        </w:rPr>
      </w:pPr>
    </w:p>
    <w:p w14:paraId="04742AE9" w14:textId="77777777" w:rsidR="00BE5A93" w:rsidRDefault="00BE5A93">
      <w:pPr>
        <w:spacing w:after="0" w:line="200" w:lineRule="exact"/>
        <w:rPr>
          <w:sz w:val="20"/>
          <w:szCs w:val="20"/>
        </w:rPr>
      </w:pPr>
    </w:p>
    <w:p w14:paraId="779EE42A" w14:textId="77777777" w:rsidR="00BE5A93" w:rsidRDefault="00F700C7">
      <w:pPr>
        <w:spacing w:after="0" w:line="240" w:lineRule="auto"/>
        <w:ind w:left="117" w:right="-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color w:val="0000FF"/>
          <w:spacing w:val="2"/>
          <w:u w:val="single" w:color="0000FF"/>
        </w:rPr>
        <w:t>1</w:t>
      </w:r>
      <w:r>
        <w:rPr>
          <w:rFonts w:ascii="Times New Roman" w:eastAsia="Times New Roman" w:hAnsi="Times New Roman" w:cs="Times New Roman"/>
          <w:color w:val="0000FF"/>
          <w:u w:val="single" w:color="0000FF"/>
        </w:rPr>
        <w:t>.</w:t>
      </w:r>
      <w:r>
        <w:rPr>
          <w:rFonts w:ascii="Times New Roman" w:eastAsia="Times New Roman" w:hAnsi="Times New Roman" w:cs="Times New Roman"/>
          <w:color w:val="0000FF"/>
          <w:spacing w:val="2"/>
          <w:u w:val="single" w:color="0000FF"/>
        </w:rPr>
        <w:t xml:space="preserve"> </w:t>
      </w:r>
      <w:r>
        <w:rPr>
          <w:rFonts w:ascii="Times New Roman" w:eastAsia="Times New Roman" w:hAnsi="Times New Roman" w:cs="Times New Roman"/>
          <w:color w:val="0000FF"/>
          <w:spacing w:val="1"/>
          <w:u w:val="single" w:color="0000FF"/>
        </w:rPr>
        <w:t>R</w:t>
      </w:r>
      <w:r>
        <w:rPr>
          <w:rFonts w:ascii="Times New Roman" w:eastAsia="Times New Roman" w:hAnsi="Times New Roman" w:cs="Times New Roman"/>
          <w:color w:val="0000FF"/>
          <w:spacing w:val="-2"/>
          <w:u w:val="single" w:color="0000FF"/>
        </w:rPr>
        <w:t>esu</w:t>
      </w:r>
      <w:r>
        <w:rPr>
          <w:rFonts w:ascii="Times New Roman" w:eastAsia="Times New Roman" w:hAnsi="Times New Roman" w:cs="Times New Roman"/>
          <w:color w:val="0000FF"/>
          <w:spacing w:val="1"/>
          <w:u w:val="single" w:color="0000FF"/>
        </w:rPr>
        <w:t>m</w:t>
      </w:r>
      <w:r>
        <w:rPr>
          <w:rFonts w:ascii="Times New Roman" w:eastAsia="Times New Roman" w:hAnsi="Times New Roman" w:cs="Times New Roman"/>
          <w:color w:val="0000FF"/>
          <w:spacing w:val="-2"/>
          <w:u w:val="single" w:color="0000FF"/>
        </w:rPr>
        <w:t>e</w:t>
      </w:r>
      <w:r>
        <w:rPr>
          <w:rFonts w:ascii="Times New Roman" w:eastAsia="Times New Roman" w:hAnsi="Times New Roman" w:cs="Times New Roman"/>
          <w:color w:val="0000FF"/>
          <w:u w:val="single" w:color="0000FF"/>
        </w:rPr>
        <w:t>n</w:t>
      </w:r>
      <w:r>
        <w:rPr>
          <w:rFonts w:ascii="Times New Roman" w:eastAsia="Times New Roman" w:hAnsi="Times New Roman" w:cs="Times New Roman"/>
          <w:color w:val="0000FF"/>
          <w:spacing w:val="-1"/>
          <w:u w:val="single" w:color="0000FF"/>
        </w:rPr>
        <w:t xml:space="preserve"> </w:t>
      </w:r>
      <w:r>
        <w:rPr>
          <w:rFonts w:ascii="Times New Roman" w:eastAsia="Times New Roman" w:hAnsi="Times New Roman" w:cs="Times New Roman"/>
          <w:color w:val="0000FF"/>
          <w:spacing w:val="2"/>
          <w:u w:val="single" w:color="0000FF"/>
        </w:rPr>
        <w:t>d</w:t>
      </w:r>
      <w:r>
        <w:rPr>
          <w:rFonts w:ascii="Times New Roman" w:eastAsia="Times New Roman" w:hAnsi="Times New Roman" w:cs="Times New Roman"/>
          <w:color w:val="0000FF"/>
          <w:spacing w:val="-2"/>
          <w:u w:val="single" w:color="0000FF"/>
        </w:rPr>
        <w:t>e</w:t>
      </w:r>
      <w:r>
        <w:rPr>
          <w:rFonts w:ascii="Times New Roman" w:eastAsia="Times New Roman" w:hAnsi="Times New Roman" w:cs="Times New Roman"/>
          <w:color w:val="0000FF"/>
          <w:u w:val="single" w:color="0000FF"/>
        </w:rPr>
        <w:t xml:space="preserve">l </w:t>
      </w:r>
      <w:r>
        <w:rPr>
          <w:rFonts w:ascii="Times New Roman" w:eastAsia="Times New Roman" w:hAnsi="Times New Roman" w:cs="Times New Roman"/>
          <w:color w:val="0000FF"/>
          <w:spacing w:val="2"/>
          <w:u w:val="single" w:color="0000FF"/>
        </w:rPr>
        <w:t>p</w:t>
      </w:r>
      <w:r>
        <w:rPr>
          <w:rFonts w:ascii="Times New Roman" w:eastAsia="Times New Roman" w:hAnsi="Times New Roman" w:cs="Times New Roman"/>
          <w:color w:val="0000FF"/>
          <w:spacing w:val="-1"/>
          <w:u w:val="single" w:color="0000FF"/>
        </w:rPr>
        <w:t>r</w:t>
      </w:r>
      <w:r>
        <w:rPr>
          <w:rFonts w:ascii="Times New Roman" w:eastAsia="Times New Roman" w:hAnsi="Times New Roman" w:cs="Times New Roman"/>
          <w:color w:val="0000FF"/>
          <w:spacing w:val="2"/>
          <w:u w:val="single" w:color="0000FF"/>
        </w:rPr>
        <w:t>o</w:t>
      </w:r>
      <w:r>
        <w:rPr>
          <w:rFonts w:ascii="Times New Roman" w:eastAsia="Times New Roman" w:hAnsi="Times New Roman" w:cs="Times New Roman"/>
          <w:color w:val="0000FF"/>
          <w:spacing w:val="-2"/>
          <w:u w:val="single" w:color="0000FF"/>
        </w:rPr>
        <w:t>yec</w:t>
      </w:r>
      <w:r>
        <w:rPr>
          <w:rFonts w:ascii="Times New Roman" w:eastAsia="Times New Roman" w:hAnsi="Times New Roman" w:cs="Times New Roman"/>
          <w:color w:val="0000FF"/>
          <w:spacing w:val="-1"/>
          <w:u w:val="single" w:color="0000FF"/>
        </w:rPr>
        <w:t>t</w:t>
      </w:r>
      <w:r>
        <w:rPr>
          <w:rFonts w:ascii="Times New Roman" w:eastAsia="Times New Roman" w:hAnsi="Times New Roman" w:cs="Times New Roman"/>
          <w:color w:val="0000FF"/>
          <w:u w:val="single" w:color="0000FF"/>
        </w:rPr>
        <w:t>o</w:t>
      </w:r>
    </w:p>
    <w:p w14:paraId="25A40FF4" w14:textId="77777777" w:rsidR="00BE5A93" w:rsidRDefault="00BE5A93">
      <w:pPr>
        <w:spacing w:before="5" w:after="0" w:line="130" w:lineRule="exact"/>
        <w:rPr>
          <w:sz w:val="13"/>
          <w:szCs w:val="13"/>
        </w:rPr>
      </w:pPr>
    </w:p>
    <w:p w14:paraId="2204BE50" w14:textId="77777777" w:rsidR="00BE5A93" w:rsidRDefault="00F700C7">
      <w:pPr>
        <w:spacing w:after="0" w:line="240" w:lineRule="auto"/>
        <w:ind w:left="117" w:right="-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color w:val="0000FF"/>
          <w:spacing w:val="2"/>
          <w:u w:val="single" w:color="0000FF"/>
        </w:rPr>
        <w:t>2</w:t>
      </w:r>
      <w:r>
        <w:rPr>
          <w:rFonts w:ascii="Times New Roman" w:eastAsia="Times New Roman" w:hAnsi="Times New Roman" w:cs="Times New Roman"/>
          <w:color w:val="0000FF"/>
          <w:u w:val="single" w:color="0000FF"/>
        </w:rPr>
        <w:t>.</w:t>
      </w:r>
      <w:r>
        <w:rPr>
          <w:rFonts w:ascii="Times New Roman" w:eastAsia="Times New Roman" w:hAnsi="Times New Roman" w:cs="Times New Roman"/>
          <w:color w:val="0000FF"/>
          <w:spacing w:val="2"/>
          <w:u w:val="single" w:color="0000FF"/>
        </w:rPr>
        <w:t xml:space="preserve"> P</w:t>
      </w:r>
      <w:r>
        <w:rPr>
          <w:rFonts w:ascii="Times New Roman" w:eastAsia="Times New Roman" w:hAnsi="Times New Roman" w:cs="Times New Roman"/>
          <w:color w:val="0000FF"/>
          <w:spacing w:val="-5"/>
          <w:u w:val="single" w:color="0000FF"/>
        </w:rPr>
        <w:t>r</w:t>
      </w:r>
      <w:r>
        <w:rPr>
          <w:rFonts w:ascii="Times New Roman" w:eastAsia="Times New Roman" w:hAnsi="Times New Roman" w:cs="Times New Roman"/>
          <w:color w:val="0000FF"/>
          <w:spacing w:val="2"/>
          <w:u w:val="single" w:color="0000FF"/>
        </w:rPr>
        <w:t>ob</w:t>
      </w:r>
      <w:r>
        <w:rPr>
          <w:rFonts w:ascii="Times New Roman" w:eastAsia="Times New Roman" w:hAnsi="Times New Roman" w:cs="Times New Roman"/>
          <w:color w:val="0000FF"/>
          <w:spacing w:val="-1"/>
          <w:u w:val="single" w:color="0000FF"/>
        </w:rPr>
        <w:t>l</w:t>
      </w:r>
      <w:r>
        <w:rPr>
          <w:rFonts w:ascii="Times New Roman" w:eastAsia="Times New Roman" w:hAnsi="Times New Roman" w:cs="Times New Roman"/>
          <w:color w:val="0000FF"/>
          <w:spacing w:val="-2"/>
          <w:u w:val="single" w:color="0000FF"/>
        </w:rPr>
        <w:t>e</w:t>
      </w:r>
      <w:r>
        <w:rPr>
          <w:rFonts w:ascii="Times New Roman" w:eastAsia="Times New Roman" w:hAnsi="Times New Roman" w:cs="Times New Roman"/>
          <w:color w:val="0000FF"/>
          <w:spacing w:val="1"/>
          <w:u w:val="single" w:color="0000FF"/>
        </w:rPr>
        <w:t>m</w:t>
      </w:r>
      <w:r>
        <w:rPr>
          <w:rFonts w:ascii="Times New Roman" w:eastAsia="Times New Roman" w:hAnsi="Times New Roman" w:cs="Times New Roman"/>
          <w:color w:val="0000FF"/>
          <w:u w:val="single" w:color="0000FF"/>
        </w:rPr>
        <w:t>a</w:t>
      </w:r>
    </w:p>
    <w:p w14:paraId="2B05BF28" w14:textId="77777777" w:rsidR="00BE5A93" w:rsidRDefault="00BE5A93">
      <w:pPr>
        <w:spacing w:before="10" w:after="0" w:line="130" w:lineRule="exact"/>
        <w:rPr>
          <w:sz w:val="13"/>
          <w:szCs w:val="13"/>
        </w:rPr>
      </w:pPr>
    </w:p>
    <w:p w14:paraId="16832EEF" w14:textId="77777777" w:rsidR="00BE5A93" w:rsidRDefault="00F700C7">
      <w:pPr>
        <w:spacing w:after="0" w:line="240" w:lineRule="auto"/>
        <w:ind w:left="117" w:right="-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color w:val="0000FF"/>
          <w:spacing w:val="2"/>
          <w:u w:val="single" w:color="0000FF"/>
        </w:rPr>
        <w:t>3</w:t>
      </w:r>
      <w:r>
        <w:rPr>
          <w:rFonts w:ascii="Times New Roman" w:eastAsia="Times New Roman" w:hAnsi="Times New Roman" w:cs="Times New Roman"/>
          <w:color w:val="0000FF"/>
          <w:u w:val="single" w:color="0000FF"/>
        </w:rPr>
        <w:t>.</w:t>
      </w:r>
      <w:r>
        <w:rPr>
          <w:rFonts w:ascii="Times New Roman" w:eastAsia="Times New Roman" w:hAnsi="Times New Roman" w:cs="Times New Roman"/>
          <w:color w:val="0000FF"/>
          <w:spacing w:val="-2"/>
          <w:u w:val="single" w:color="0000FF"/>
        </w:rPr>
        <w:t xml:space="preserve"> </w:t>
      </w:r>
      <w:r>
        <w:rPr>
          <w:rFonts w:ascii="Times New Roman" w:eastAsia="Times New Roman" w:hAnsi="Times New Roman" w:cs="Times New Roman"/>
          <w:color w:val="0000FF"/>
          <w:spacing w:val="2"/>
          <w:u w:val="single" w:color="0000FF"/>
        </w:rPr>
        <w:t>J</w:t>
      </w:r>
      <w:r>
        <w:rPr>
          <w:rFonts w:ascii="Times New Roman" w:eastAsia="Times New Roman" w:hAnsi="Times New Roman" w:cs="Times New Roman"/>
          <w:color w:val="0000FF"/>
          <w:spacing w:val="-2"/>
          <w:u w:val="single" w:color="0000FF"/>
        </w:rPr>
        <w:t>us</w:t>
      </w:r>
      <w:r>
        <w:rPr>
          <w:rFonts w:ascii="Times New Roman" w:eastAsia="Times New Roman" w:hAnsi="Times New Roman" w:cs="Times New Roman"/>
          <w:color w:val="0000FF"/>
          <w:spacing w:val="-1"/>
          <w:u w:val="single" w:color="0000FF"/>
        </w:rPr>
        <w:t>ti</w:t>
      </w:r>
      <w:r>
        <w:rPr>
          <w:rFonts w:ascii="Times New Roman" w:eastAsia="Times New Roman" w:hAnsi="Times New Roman" w:cs="Times New Roman"/>
          <w:color w:val="0000FF"/>
          <w:spacing w:val="2"/>
          <w:u w:val="single" w:color="0000FF"/>
        </w:rPr>
        <w:t>f</w:t>
      </w:r>
      <w:r>
        <w:rPr>
          <w:rFonts w:ascii="Times New Roman" w:eastAsia="Times New Roman" w:hAnsi="Times New Roman" w:cs="Times New Roman"/>
          <w:color w:val="0000FF"/>
          <w:spacing w:val="-1"/>
          <w:u w:val="single" w:color="0000FF"/>
        </w:rPr>
        <w:t>i</w:t>
      </w:r>
      <w:r>
        <w:rPr>
          <w:rFonts w:ascii="Times New Roman" w:eastAsia="Times New Roman" w:hAnsi="Times New Roman" w:cs="Times New Roman"/>
          <w:color w:val="0000FF"/>
          <w:spacing w:val="-2"/>
          <w:u w:val="single" w:color="0000FF"/>
        </w:rPr>
        <w:t>c</w:t>
      </w:r>
      <w:r>
        <w:rPr>
          <w:rFonts w:ascii="Times New Roman" w:eastAsia="Times New Roman" w:hAnsi="Times New Roman" w:cs="Times New Roman"/>
          <w:color w:val="0000FF"/>
          <w:spacing w:val="2"/>
          <w:u w:val="single" w:color="0000FF"/>
        </w:rPr>
        <w:t>a</w:t>
      </w:r>
      <w:r>
        <w:rPr>
          <w:rFonts w:ascii="Times New Roman" w:eastAsia="Times New Roman" w:hAnsi="Times New Roman" w:cs="Times New Roman"/>
          <w:color w:val="0000FF"/>
          <w:spacing w:val="-2"/>
          <w:u w:val="single" w:color="0000FF"/>
        </w:rPr>
        <w:t>c</w:t>
      </w:r>
      <w:r>
        <w:rPr>
          <w:rFonts w:ascii="Times New Roman" w:eastAsia="Times New Roman" w:hAnsi="Times New Roman" w:cs="Times New Roman"/>
          <w:color w:val="0000FF"/>
          <w:spacing w:val="-1"/>
          <w:u w:val="single" w:color="0000FF"/>
        </w:rPr>
        <w:t>i</w:t>
      </w:r>
      <w:r>
        <w:rPr>
          <w:rFonts w:ascii="Times New Roman" w:eastAsia="Times New Roman" w:hAnsi="Times New Roman" w:cs="Times New Roman"/>
          <w:color w:val="0000FF"/>
          <w:spacing w:val="2"/>
          <w:u w:val="single" w:color="0000FF"/>
        </w:rPr>
        <w:t>ó</w:t>
      </w:r>
      <w:r>
        <w:rPr>
          <w:rFonts w:ascii="Times New Roman" w:eastAsia="Times New Roman" w:hAnsi="Times New Roman" w:cs="Times New Roman"/>
          <w:color w:val="0000FF"/>
          <w:u w:val="single" w:color="0000FF"/>
        </w:rPr>
        <w:t>n</w:t>
      </w:r>
    </w:p>
    <w:p w14:paraId="41AC52A7" w14:textId="77777777" w:rsidR="00BE5A93" w:rsidRDefault="00BE5A93">
      <w:pPr>
        <w:spacing w:before="9" w:after="0" w:line="130" w:lineRule="exact"/>
        <w:rPr>
          <w:sz w:val="13"/>
          <w:szCs w:val="13"/>
        </w:rPr>
      </w:pPr>
    </w:p>
    <w:p w14:paraId="0AEBA39E" w14:textId="77777777" w:rsidR="00BE5A93" w:rsidRDefault="00F700C7">
      <w:pPr>
        <w:spacing w:after="0" w:line="240" w:lineRule="auto"/>
        <w:ind w:left="117" w:right="-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color w:val="0000FF"/>
          <w:spacing w:val="2"/>
          <w:u w:val="single" w:color="0000FF"/>
        </w:rPr>
        <w:t>4</w:t>
      </w:r>
      <w:r>
        <w:rPr>
          <w:rFonts w:ascii="Times New Roman" w:eastAsia="Times New Roman" w:hAnsi="Times New Roman" w:cs="Times New Roman"/>
          <w:color w:val="0000FF"/>
          <w:spacing w:val="1"/>
          <w:u w:val="single" w:color="0000FF"/>
        </w:rPr>
        <w:t>.</w:t>
      </w:r>
      <w:r>
        <w:rPr>
          <w:rFonts w:ascii="Times New Roman" w:eastAsia="Times New Roman" w:hAnsi="Times New Roman" w:cs="Times New Roman"/>
          <w:color w:val="0000FF"/>
          <w:spacing w:val="2"/>
          <w:u w:val="single" w:color="0000FF"/>
        </w:rPr>
        <w:t>1</w:t>
      </w:r>
      <w:r>
        <w:rPr>
          <w:rFonts w:ascii="Times New Roman" w:eastAsia="Times New Roman" w:hAnsi="Times New Roman" w:cs="Times New Roman"/>
          <w:color w:val="0000FF"/>
          <w:u w:val="single" w:color="0000FF"/>
        </w:rPr>
        <w:t>.</w:t>
      </w:r>
      <w:r>
        <w:rPr>
          <w:rFonts w:ascii="Times New Roman" w:eastAsia="Times New Roman" w:hAnsi="Times New Roman" w:cs="Times New Roman"/>
          <w:color w:val="0000FF"/>
          <w:spacing w:val="-2"/>
          <w:u w:val="single" w:color="0000FF"/>
        </w:rPr>
        <w:t xml:space="preserve"> </w:t>
      </w:r>
      <w:r>
        <w:rPr>
          <w:rFonts w:ascii="Times New Roman" w:eastAsia="Times New Roman" w:hAnsi="Times New Roman" w:cs="Times New Roman"/>
          <w:color w:val="0000FF"/>
          <w:spacing w:val="-3"/>
          <w:u w:val="single" w:color="0000FF"/>
        </w:rPr>
        <w:t>A</w:t>
      </w:r>
      <w:r>
        <w:rPr>
          <w:rFonts w:ascii="Times New Roman" w:eastAsia="Times New Roman" w:hAnsi="Times New Roman" w:cs="Times New Roman"/>
          <w:color w:val="0000FF"/>
          <w:spacing w:val="-2"/>
          <w:u w:val="single" w:color="0000FF"/>
        </w:rPr>
        <w:t>n</w:t>
      </w:r>
      <w:r>
        <w:rPr>
          <w:rFonts w:ascii="Times New Roman" w:eastAsia="Times New Roman" w:hAnsi="Times New Roman" w:cs="Times New Roman"/>
          <w:color w:val="0000FF"/>
          <w:spacing w:val="-1"/>
          <w:u w:val="single" w:color="0000FF"/>
        </w:rPr>
        <w:t>t</w:t>
      </w:r>
      <w:r>
        <w:rPr>
          <w:rFonts w:ascii="Times New Roman" w:eastAsia="Times New Roman" w:hAnsi="Times New Roman" w:cs="Times New Roman"/>
          <w:color w:val="0000FF"/>
          <w:spacing w:val="2"/>
          <w:u w:val="single" w:color="0000FF"/>
        </w:rPr>
        <w:t>e</w:t>
      </w:r>
      <w:r>
        <w:rPr>
          <w:rFonts w:ascii="Times New Roman" w:eastAsia="Times New Roman" w:hAnsi="Times New Roman" w:cs="Times New Roman"/>
          <w:color w:val="0000FF"/>
          <w:spacing w:val="-2"/>
          <w:u w:val="single" w:color="0000FF"/>
        </w:rPr>
        <w:t>ce</w:t>
      </w:r>
      <w:r>
        <w:rPr>
          <w:rFonts w:ascii="Times New Roman" w:eastAsia="Times New Roman" w:hAnsi="Times New Roman" w:cs="Times New Roman"/>
          <w:color w:val="0000FF"/>
          <w:spacing w:val="2"/>
          <w:u w:val="single" w:color="0000FF"/>
        </w:rPr>
        <w:t>d</w:t>
      </w:r>
      <w:r>
        <w:rPr>
          <w:rFonts w:ascii="Times New Roman" w:eastAsia="Times New Roman" w:hAnsi="Times New Roman" w:cs="Times New Roman"/>
          <w:color w:val="0000FF"/>
          <w:spacing w:val="-2"/>
          <w:u w:val="single" w:color="0000FF"/>
        </w:rPr>
        <w:t>e</w:t>
      </w:r>
      <w:r>
        <w:rPr>
          <w:rFonts w:ascii="Times New Roman" w:eastAsia="Times New Roman" w:hAnsi="Times New Roman" w:cs="Times New Roman"/>
          <w:color w:val="0000FF"/>
          <w:spacing w:val="2"/>
          <w:u w:val="single" w:color="0000FF"/>
        </w:rPr>
        <w:t>n</w:t>
      </w:r>
      <w:r>
        <w:rPr>
          <w:rFonts w:ascii="Times New Roman" w:eastAsia="Times New Roman" w:hAnsi="Times New Roman" w:cs="Times New Roman"/>
          <w:color w:val="0000FF"/>
          <w:spacing w:val="-1"/>
          <w:u w:val="single" w:color="0000FF"/>
        </w:rPr>
        <w:t>t</w:t>
      </w:r>
      <w:r>
        <w:rPr>
          <w:rFonts w:ascii="Times New Roman" w:eastAsia="Times New Roman" w:hAnsi="Times New Roman" w:cs="Times New Roman"/>
          <w:color w:val="0000FF"/>
          <w:spacing w:val="-2"/>
          <w:u w:val="single" w:color="0000FF"/>
        </w:rPr>
        <w:t>e</w:t>
      </w:r>
      <w:r>
        <w:rPr>
          <w:rFonts w:ascii="Times New Roman" w:eastAsia="Times New Roman" w:hAnsi="Times New Roman" w:cs="Times New Roman"/>
          <w:color w:val="0000FF"/>
          <w:u w:val="single" w:color="0000FF"/>
        </w:rPr>
        <w:t>s</w:t>
      </w:r>
    </w:p>
    <w:p w14:paraId="0CF09ACD" w14:textId="77777777" w:rsidR="00BE5A93" w:rsidRDefault="00BE5A93">
      <w:pPr>
        <w:spacing w:before="9" w:after="0" w:line="130" w:lineRule="exact"/>
        <w:rPr>
          <w:sz w:val="13"/>
          <w:szCs w:val="13"/>
        </w:rPr>
      </w:pPr>
    </w:p>
    <w:p w14:paraId="056F5902" w14:textId="77777777" w:rsidR="00BE5A93" w:rsidRDefault="00F700C7">
      <w:pPr>
        <w:spacing w:after="0" w:line="248" w:lineRule="exact"/>
        <w:ind w:left="557" w:right="-73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i/>
          <w:color w:val="0000FF"/>
          <w:spacing w:val="2"/>
          <w:position w:val="-1"/>
          <w:u w:val="single" w:color="0000FF"/>
        </w:rPr>
        <w:t>4</w:t>
      </w:r>
      <w:r>
        <w:rPr>
          <w:rFonts w:ascii="Times New Roman" w:eastAsia="Times New Roman" w:hAnsi="Times New Roman" w:cs="Times New Roman"/>
          <w:i/>
          <w:color w:val="0000FF"/>
          <w:spacing w:val="1"/>
          <w:position w:val="-1"/>
          <w:u w:val="single" w:color="0000FF"/>
        </w:rPr>
        <w:t>.</w:t>
      </w:r>
      <w:r>
        <w:rPr>
          <w:rFonts w:ascii="Times New Roman" w:eastAsia="Times New Roman" w:hAnsi="Times New Roman" w:cs="Times New Roman"/>
          <w:i/>
          <w:color w:val="0000FF"/>
          <w:spacing w:val="2"/>
          <w:position w:val="-1"/>
          <w:u w:val="single" w:color="0000FF"/>
        </w:rPr>
        <w:t>1</w:t>
      </w:r>
      <w:r>
        <w:rPr>
          <w:rFonts w:ascii="Times New Roman" w:eastAsia="Times New Roman" w:hAnsi="Times New Roman" w:cs="Times New Roman"/>
          <w:i/>
          <w:color w:val="0000FF"/>
          <w:spacing w:val="-3"/>
          <w:position w:val="-1"/>
          <w:u w:val="single" w:color="0000FF"/>
        </w:rPr>
        <w:t>.</w:t>
      </w:r>
      <w:r>
        <w:rPr>
          <w:rFonts w:ascii="Times New Roman" w:eastAsia="Times New Roman" w:hAnsi="Times New Roman" w:cs="Times New Roman"/>
          <w:i/>
          <w:color w:val="0000FF"/>
          <w:spacing w:val="2"/>
          <w:position w:val="-1"/>
          <w:u w:val="single" w:color="0000FF"/>
        </w:rPr>
        <w:t>2</w:t>
      </w:r>
      <w:r>
        <w:rPr>
          <w:rFonts w:ascii="Times New Roman" w:eastAsia="Times New Roman" w:hAnsi="Times New Roman" w:cs="Times New Roman"/>
          <w:i/>
          <w:color w:val="0000FF"/>
          <w:position w:val="-1"/>
          <w:u w:val="single" w:color="0000FF"/>
        </w:rPr>
        <w:t>.</w:t>
      </w:r>
      <w:r>
        <w:rPr>
          <w:rFonts w:ascii="Times New Roman" w:eastAsia="Times New Roman" w:hAnsi="Times New Roman" w:cs="Times New Roman"/>
          <w:i/>
          <w:color w:val="0000FF"/>
          <w:spacing w:val="-2"/>
          <w:position w:val="-1"/>
          <w:u w:val="single" w:color="0000FF"/>
        </w:rPr>
        <w:t xml:space="preserve"> </w:t>
      </w:r>
      <w:r>
        <w:rPr>
          <w:rFonts w:ascii="Times New Roman" w:eastAsia="Times New Roman" w:hAnsi="Times New Roman" w:cs="Times New Roman"/>
          <w:i/>
          <w:color w:val="0000FF"/>
          <w:spacing w:val="1"/>
          <w:position w:val="-1"/>
          <w:u w:val="single" w:color="0000FF"/>
        </w:rPr>
        <w:t>A</w:t>
      </w:r>
      <w:r>
        <w:rPr>
          <w:rFonts w:ascii="Times New Roman" w:eastAsia="Times New Roman" w:hAnsi="Times New Roman" w:cs="Times New Roman"/>
          <w:i/>
          <w:color w:val="0000FF"/>
          <w:spacing w:val="2"/>
          <w:position w:val="-1"/>
          <w:u w:val="single" w:color="0000FF"/>
        </w:rPr>
        <w:t>n</w:t>
      </w:r>
      <w:r>
        <w:rPr>
          <w:rFonts w:ascii="Times New Roman" w:eastAsia="Times New Roman" w:hAnsi="Times New Roman" w:cs="Times New Roman"/>
          <w:i/>
          <w:color w:val="0000FF"/>
          <w:spacing w:val="-1"/>
          <w:position w:val="-1"/>
          <w:u w:val="single" w:color="0000FF"/>
        </w:rPr>
        <w:t>t</w:t>
      </w:r>
      <w:r>
        <w:rPr>
          <w:rFonts w:ascii="Times New Roman" w:eastAsia="Times New Roman" w:hAnsi="Times New Roman" w:cs="Times New Roman"/>
          <w:i/>
          <w:color w:val="0000FF"/>
          <w:spacing w:val="-2"/>
          <w:position w:val="-1"/>
          <w:u w:val="single" w:color="0000FF"/>
        </w:rPr>
        <w:t>ece</w:t>
      </w:r>
      <w:r>
        <w:rPr>
          <w:rFonts w:ascii="Times New Roman" w:eastAsia="Times New Roman" w:hAnsi="Times New Roman" w:cs="Times New Roman"/>
          <w:i/>
          <w:color w:val="0000FF"/>
          <w:spacing w:val="2"/>
          <w:position w:val="-1"/>
          <w:u w:val="single" w:color="0000FF"/>
        </w:rPr>
        <w:t>d</w:t>
      </w:r>
      <w:r>
        <w:rPr>
          <w:rFonts w:ascii="Times New Roman" w:eastAsia="Times New Roman" w:hAnsi="Times New Roman" w:cs="Times New Roman"/>
          <w:i/>
          <w:color w:val="0000FF"/>
          <w:spacing w:val="-2"/>
          <w:position w:val="-1"/>
          <w:u w:val="single" w:color="0000FF"/>
        </w:rPr>
        <w:t>e</w:t>
      </w:r>
      <w:r>
        <w:rPr>
          <w:rFonts w:ascii="Times New Roman" w:eastAsia="Times New Roman" w:hAnsi="Times New Roman" w:cs="Times New Roman"/>
          <w:i/>
          <w:color w:val="0000FF"/>
          <w:spacing w:val="2"/>
          <w:position w:val="-1"/>
          <w:u w:val="single" w:color="0000FF"/>
        </w:rPr>
        <w:t>n</w:t>
      </w:r>
      <w:r>
        <w:rPr>
          <w:rFonts w:ascii="Times New Roman" w:eastAsia="Times New Roman" w:hAnsi="Times New Roman" w:cs="Times New Roman"/>
          <w:i/>
          <w:color w:val="0000FF"/>
          <w:spacing w:val="-1"/>
          <w:position w:val="-1"/>
          <w:u w:val="single" w:color="0000FF"/>
        </w:rPr>
        <w:t>t</w:t>
      </w:r>
      <w:r>
        <w:rPr>
          <w:rFonts w:ascii="Times New Roman" w:eastAsia="Times New Roman" w:hAnsi="Times New Roman" w:cs="Times New Roman"/>
          <w:i/>
          <w:color w:val="0000FF"/>
          <w:spacing w:val="-2"/>
          <w:position w:val="-1"/>
          <w:u w:val="single" w:color="0000FF"/>
        </w:rPr>
        <w:t>e</w:t>
      </w:r>
      <w:r>
        <w:rPr>
          <w:rFonts w:ascii="Times New Roman" w:eastAsia="Times New Roman" w:hAnsi="Times New Roman" w:cs="Times New Roman"/>
          <w:i/>
          <w:color w:val="0000FF"/>
          <w:position w:val="-1"/>
          <w:u w:val="single" w:color="0000FF"/>
        </w:rPr>
        <w:t>s</w:t>
      </w:r>
      <w:r>
        <w:rPr>
          <w:rFonts w:ascii="Times New Roman" w:eastAsia="Times New Roman" w:hAnsi="Times New Roman" w:cs="Times New Roman"/>
          <w:i/>
          <w:color w:val="0000FF"/>
          <w:spacing w:val="-1"/>
          <w:position w:val="-1"/>
          <w:u w:val="single" w:color="0000FF"/>
        </w:rPr>
        <w:t xml:space="preserve"> </w:t>
      </w:r>
      <w:r>
        <w:rPr>
          <w:rFonts w:ascii="Times New Roman" w:eastAsia="Times New Roman" w:hAnsi="Times New Roman" w:cs="Times New Roman"/>
          <w:i/>
          <w:color w:val="0000FF"/>
          <w:spacing w:val="2"/>
          <w:position w:val="-1"/>
          <w:u w:val="single" w:color="0000FF"/>
        </w:rPr>
        <w:t>na</w:t>
      </w:r>
      <w:r>
        <w:rPr>
          <w:rFonts w:ascii="Times New Roman" w:eastAsia="Times New Roman" w:hAnsi="Times New Roman" w:cs="Times New Roman"/>
          <w:i/>
          <w:color w:val="0000FF"/>
          <w:spacing w:val="-2"/>
          <w:position w:val="-1"/>
          <w:u w:val="single" w:color="0000FF"/>
        </w:rPr>
        <w:t>c</w:t>
      </w:r>
      <w:r>
        <w:rPr>
          <w:rFonts w:ascii="Times New Roman" w:eastAsia="Times New Roman" w:hAnsi="Times New Roman" w:cs="Times New Roman"/>
          <w:i/>
          <w:color w:val="0000FF"/>
          <w:spacing w:val="-1"/>
          <w:position w:val="-1"/>
          <w:u w:val="single" w:color="0000FF"/>
        </w:rPr>
        <w:t>i</w:t>
      </w:r>
      <w:r>
        <w:rPr>
          <w:rFonts w:ascii="Times New Roman" w:eastAsia="Times New Roman" w:hAnsi="Times New Roman" w:cs="Times New Roman"/>
          <w:i/>
          <w:color w:val="0000FF"/>
          <w:spacing w:val="2"/>
          <w:position w:val="-1"/>
          <w:u w:val="single" w:color="0000FF"/>
        </w:rPr>
        <w:t>ona</w:t>
      </w:r>
      <w:r>
        <w:rPr>
          <w:rFonts w:ascii="Times New Roman" w:eastAsia="Times New Roman" w:hAnsi="Times New Roman" w:cs="Times New Roman"/>
          <w:i/>
          <w:color w:val="0000FF"/>
          <w:spacing w:val="-1"/>
          <w:position w:val="-1"/>
          <w:u w:val="single" w:color="0000FF"/>
        </w:rPr>
        <w:t>l</w:t>
      </w:r>
      <w:r>
        <w:rPr>
          <w:rFonts w:ascii="Times New Roman" w:eastAsia="Times New Roman" w:hAnsi="Times New Roman" w:cs="Times New Roman"/>
          <w:i/>
          <w:color w:val="0000FF"/>
          <w:spacing w:val="-2"/>
          <w:position w:val="-1"/>
          <w:u w:val="single" w:color="0000FF"/>
        </w:rPr>
        <w:t>es</w:t>
      </w:r>
      <w:r>
        <w:rPr>
          <w:rFonts w:ascii="Times New Roman" w:eastAsia="Times New Roman" w:hAnsi="Times New Roman" w:cs="Times New Roman"/>
          <w:i/>
          <w:color w:val="0000FF"/>
          <w:position w:val="-1"/>
          <w:u w:val="single" w:color="0000FF"/>
        </w:rPr>
        <w:t>.</w:t>
      </w:r>
    </w:p>
    <w:p w14:paraId="1BB64D7D" w14:textId="77777777" w:rsidR="00BE5A93" w:rsidRDefault="00F700C7">
      <w:pPr>
        <w:spacing w:before="29" w:after="0" w:line="240" w:lineRule="auto"/>
        <w:ind w:right="-20"/>
        <w:rPr>
          <w:rFonts w:ascii="Times New Roman" w:eastAsia="Times New Roman" w:hAnsi="Times New Roman" w:cs="Times New Roman"/>
          <w:sz w:val="24"/>
          <w:szCs w:val="24"/>
        </w:rPr>
      </w:pPr>
      <w:r>
        <w:br w:type="column"/>
      </w:r>
      <w:r>
        <w:rPr>
          <w:rFonts w:ascii="Times New Roman" w:eastAsia="Times New Roman" w:hAnsi="Times New Roman" w:cs="Times New Roman"/>
          <w:b/>
          <w:bCs/>
          <w:color w:val="2D75B5"/>
          <w:sz w:val="24"/>
          <w:szCs w:val="24"/>
        </w:rPr>
        <w:lastRenderedPageBreak/>
        <w:t>Ta</w:t>
      </w:r>
      <w:r>
        <w:rPr>
          <w:rFonts w:ascii="Times New Roman" w:eastAsia="Times New Roman" w:hAnsi="Times New Roman" w:cs="Times New Roman"/>
          <w:b/>
          <w:bCs/>
          <w:color w:val="2D75B5"/>
          <w:spacing w:val="-6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b/>
          <w:bCs/>
          <w:color w:val="2D75B5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b/>
          <w:bCs/>
          <w:color w:val="2D75B5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b/>
          <w:bCs/>
          <w:color w:val="2D75B5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2D75B5"/>
          <w:spacing w:val="-6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b/>
          <w:bCs/>
          <w:color w:val="2D75B5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color w:val="2D75B5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color w:val="2D75B5"/>
          <w:spacing w:val="2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b/>
          <w:bCs/>
          <w:color w:val="2D75B5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b/>
          <w:bCs/>
          <w:color w:val="2D75B5"/>
          <w:spacing w:val="-1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b/>
          <w:bCs/>
          <w:color w:val="2D75B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color w:val="2D75B5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color w:val="2D75B5"/>
          <w:spacing w:val="-1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b/>
          <w:bCs/>
          <w:color w:val="2D75B5"/>
          <w:spacing w:val="5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b/>
          <w:bCs/>
          <w:color w:val="2D75B5"/>
          <w:spacing w:val="-1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b/>
          <w:bCs/>
          <w:color w:val="2D75B5"/>
          <w:sz w:val="24"/>
          <w:szCs w:val="24"/>
        </w:rPr>
        <w:t>o</w:t>
      </w:r>
    </w:p>
    <w:p w14:paraId="3BC76AE2" w14:textId="77777777" w:rsidR="00BE5A93" w:rsidRDefault="00BE5A93">
      <w:pPr>
        <w:spacing w:after="0"/>
        <w:sectPr w:rsidR="00BE5A93">
          <w:type w:val="continuous"/>
          <w:pgSz w:w="12240" w:h="15840"/>
          <w:pgMar w:top="1480" w:right="1300" w:bottom="280" w:left="1300" w:header="720" w:footer="720" w:gutter="0"/>
          <w:cols w:num="2" w:space="720" w:equalWidth="0">
            <w:col w:w="3328" w:space="193"/>
            <w:col w:w="6119"/>
          </w:cols>
        </w:sectPr>
      </w:pPr>
    </w:p>
    <w:p w14:paraId="6C5C3BF6" w14:textId="77777777" w:rsidR="00BE5A93" w:rsidRDefault="00BE5A93">
      <w:pPr>
        <w:spacing w:before="10" w:after="0" w:line="130" w:lineRule="exact"/>
        <w:rPr>
          <w:sz w:val="13"/>
          <w:szCs w:val="13"/>
        </w:rPr>
      </w:pPr>
    </w:p>
    <w:p w14:paraId="297540BC" w14:textId="77777777" w:rsidR="00BE5A93" w:rsidRDefault="00F700C7">
      <w:pPr>
        <w:spacing w:after="0" w:line="240" w:lineRule="auto"/>
        <w:ind w:left="557" w:right="-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i/>
          <w:color w:val="0000FF"/>
          <w:spacing w:val="2"/>
          <w:u w:val="single" w:color="0000FF"/>
        </w:rPr>
        <w:t>4</w:t>
      </w:r>
      <w:r>
        <w:rPr>
          <w:rFonts w:ascii="Times New Roman" w:eastAsia="Times New Roman" w:hAnsi="Times New Roman" w:cs="Times New Roman"/>
          <w:i/>
          <w:color w:val="0000FF"/>
          <w:spacing w:val="1"/>
          <w:u w:val="single" w:color="0000FF"/>
        </w:rPr>
        <w:t>.</w:t>
      </w:r>
      <w:r>
        <w:rPr>
          <w:rFonts w:ascii="Times New Roman" w:eastAsia="Times New Roman" w:hAnsi="Times New Roman" w:cs="Times New Roman"/>
          <w:i/>
          <w:color w:val="0000FF"/>
          <w:spacing w:val="2"/>
          <w:u w:val="single" w:color="0000FF"/>
        </w:rPr>
        <w:t>1</w:t>
      </w:r>
      <w:r>
        <w:rPr>
          <w:rFonts w:ascii="Times New Roman" w:eastAsia="Times New Roman" w:hAnsi="Times New Roman" w:cs="Times New Roman"/>
          <w:i/>
          <w:color w:val="0000FF"/>
          <w:spacing w:val="-3"/>
          <w:u w:val="single" w:color="0000FF"/>
        </w:rPr>
        <w:t>.</w:t>
      </w:r>
      <w:r>
        <w:rPr>
          <w:rFonts w:ascii="Times New Roman" w:eastAsia="Times New Roman" w:hAnsi="Times New Roman" w:cs="Times New Roman"/>
          <w:i/>
          <w:color w:val="0000FF"/>
          <w:u w:val="single" w:color="0000FF"/>
        </w:rPr>
        <w:t>3</w:t>
      </w:r>
      <w:r>
        <w:rPr>
          <w:rFonts w:ascii="Times New Roman" w:eastAsia="Times New Roman" w:hAnsi="Times New Roman" w:cs="Times New Roman"/>
          <w:i/>
          <w:color w:val="0000FF"/>
          <w:spacing w:val="-1"/>
          <w:u w:val="single" w:color="0000FF"/>
        </w:rPr>
        <w:t xml:space="preserve"> </w:t>
      </w:r>
      <w:r>
        <w:rPr>
          <w:rFonts w:ascii="Times New Roman" w:eastAsia="Times New Roman" w:hAnsi="Times New Roman" w:cs="Times New Roman"/>
          <w:i/>
          <w:color w:val="0000FF"/>
          <w:spacing w:val="1"/>
          <w:u w:val="single" w:color="0000FF"/>
        </w:rPr>
        <w:t>A</w:t>
      </w:r>
      <w:r>
        <w:rPr>
          <w:rFonts w:ascii="Times New Roman" w:eastAsia="Times New Roman" w:hAnsi="Times New Roman" w:cs="Times New Roman"/>
          <w:i/>
          <w:color w:val="0000FF"/>
          <w:spacing w:val="2"/>
          <w:u w:val="single" w:color="0000FF"/>
        </w:rPr>
        <w:t>n</w:t>
      </w:r>
      <w:r>
        <w:rPr>
          <w:rFonts w:ascii="Times New Roman" w:eastAsia="Times New Roman" w:hAnsi="Times New Roman" w:cs="Times New Roman"/>
          <w:i/>
          <w:color w:val="0000FF"/>
          <w:spacing w:val="-1"/>
          <w:u w:val="single" w:color="0000FF"/>
        </w:rPr>
        <w:t>t</w:t>
      </w:r>
      <w:r>
        <w:rPr>
          <w:rFonts w:ascii="Times New Roman" w:eastAsia="Times New Roman" w:hAnsi="Times New Roman" w:cs="Times New Roman"/>
          <w:i/>
          <w:color w:val="0000FF"/>
          <w:spacing w:val="-2"/>
          <w:u w:val="single" w:color="0000FF"/>
        </w:rPr>
        <w:t>ece</w:t>
      </w:r>
      <w:r>
        <w:rPr>
          <w:rFonts w:ascii="Times New Roman" w:eastAsia="Times New Roman" w:hAnsi="Times New Roman" w:cs="Times New Roman"/>
          <w:i/>
          <w:color w:val="0000FF"/>
          <w:spacing w:val="2"/>
          <w:u w:val="single" w:color="0000FF"/>
        </w:rPr>
        <w:t>d</w:t>
      </w:r>
      <w:r>
        <w:rPr>
          <w:rFonts w:ascii="Times New Roman" w:eastAsia="Times New Roman" w:hAnsi="Times New Roman" w:cs="Times New Roman"/>
          <w:i/>
          <w:color w:val="0000FF"/>
          <w:spacing w:val="-2"/>
          <w:u w:val="single" w:color="0000FF"/>
        </w:rPr>
        <w:t>e</w:t>
      </w:r>
      <w:r>
        <w:rPr>
          <w:rFonts w:ascii="Times New Roman" w:eastAsia="Times New Roman" w:hAnsi="Times New Roman" w:cs="Times New Roman"/>
          <w:i/>
          <w:color w:val="0000FF"/>
          <w:spacing w:val="2"/>
          <w:u w:val="single" w:color="0000FF"/>
        </w:rPr>
        <w:t>n</w:t>
      </w:r>
      <w:r>
        <w:rPr>
          <w:rFonts w:ascii="Times New Roman" w:eastAsia="Times New Roman" w:hAnsi="Times New Roman" w:cs="Times New Roman"/>
          <w:i/>
          <w:color w:val="0000FF"/>
          <w:spacing w:val="-1"/>
          <w:u w:val="single" w:color="0000FF"/>
        </w:rPr>
        <w:t>t</w:t>
      </w:r>
      <w:r>
        <w:rPr>
          <w:rFonts w:ascii="Times New Roman" w:eastAsia="Times New Roman" w:hAnsi="Times New Roman" w:cs="Times New Roman"/>
          <w:i/>
          <w:color w:val="0000FF"/>
          <w:spacing w:val="-2"/>
          <w:u w:val="single" w:color="0000FF"/>
        </w:rPr>
        <w:t>e</w:t>
      </w:r>
      <w:r>
        <w:rPr>
          <w:rFonts w:ascii="Times New Roman" w:eastAsia="Times New Roman" w:hAnsi="Times New Roman" w:cs="Times New Roman"/>
          <w:i/>
          <w:color w:val="0000FF"/>
          <w:u w:val="single" w:color="0000FF"/>
        </w:rPr>
        <w:t>s</w:t>
      </w:r>
      <w:r>
        <w:rPr>
          <w:rFonts w:ascii="Times New Roman" w:eastAsia="Times New Roman" w:hAnsi="Times New Roman" w:cs="Times New Roman"/>
          <w:i/>
          <w:color w:val="0000FF"/>
          <w:spacing w:val="-1"/>
          <w:u w:val="single" w:color="0000FF"/>
        </w:rPr>
        <w:t xml:space="preserve"> i</w:t>
      </w:r>
      <w:r>
        <w:rPr>
          <w:rFonts w:ascii="Times New Roman" w:eastAsia="Times New Roman" w:hAnsi="Times New Roman" w:cs="Times New Roman"/>
          <w:i/>
          <w:color w:val="0000FF"/>
          <w:spacing w:val="2"/>
          <w:u w:val="single" w:color="0000FF"/>
        </w:rPr>
        <w:t>n</w:t>
      </w:r>
      <w:r>
        <w:rPr>
          <w:rFonts w:ascii="Times New Roman" w:eastAsia="Times New Roman" w:hAnsi="Times New Roman" w:cs="Times New Roman"/>
          <w:i/>
          <w:color w:val="0000FF"/>
          <w:spacing w:val="-1"/>
          <w:u w:val="single" w:color="0000FF"/>
        </w:rPr>
        <w:t>t</w:t>
      </w:r>
      <w:r>
        <w:rPr>
          <w:rFonts w:ascii="Times New Roman" w:eastAsia="Times New Roman" w:hAnsi="Times New Roman" w:cs="Times New Roman"/>
          <w:i/>
          <w:color w:val="0000FF"/>
          <w:spacing w:val="-2"/>
          <w:u w:val="single" w:color="0000FF"/>
        </w:rPr>
        <w:t>er</w:t>
      </w:r>
      <w:r>
        <w:rPr>
          <w:rFonts w:ascii="Times New Roman" w:eastAsia="Times New Roman" w:hAnsi="Times New Roman" w:cs="Times New Roman"/>
          <w:i/>
          <w:color w:val="0000FF"/>
          <w:spacing w:val="2"/>
          <w:u w:val="single" w:color="0000FF"/>
        </w:rPr>
        <w:t>na</w:t>
      </w:r>
      <w:r>
        <w:rPr>
          <w:rFonts w:ascii="Times New Roman" w:eastAsia="Times New Roman" w:hAnsi="Times New Roman" w:cs="Times New Roman"/>
          <w:i/>
          <w:color w:val="0000FF"/>
          <w:spacing w:val="-2"/>
          <w:u w:val="single" w:color="0000FF"/>
        </w:rPr>
        <w:t>c</w:t>
      </w:r>
      <w:r>
        <w:rPr>
          <w:rFonts w:ascii="Times New Roman" w:eastAsia="Times New Roman" w:hAnsi="Times New Roman" w:cs="Times New Roman"/>
          <w:i/>
          <w:color w:val="0000FF"/>
          <w:spacing w:val="-1"/>
          <w:u w:val="single" w:color="0000FF"/>
        </w:rPr>
        <w:t>i</w:t>
      </w:r>
      <w:r>
        <w:rPr>
          <w:rFonts w:ascii="Times New Roman" w:eastAsia="Times New Roman" w:hAnsi="Times New Roman" w:cs="Times New Roman"/>
          <w:i/>
          <w:color w:val="0000FF"/>
          <w:spacing w:val="2"/>
          <w:u w:val="single" w:color="0000FF"/>
        </w:rPr>
        <w:t>ona</w:t>
      </w:r>
      <w:r>
        <w:rPr>
          <w:rFonts w:ascii="Times New Roman" w:eastAsia="Times New Roman" w:hAnsi="Times New Roman" w:cs="Times New Roman"/>
          <w:i/>
          <w:color w:val="0000FF"/>
          <w:spacing w:val="-1"/>
          <w:u w:val="single" w:color="0000FF"/>
        </w:rPr>
        <w:t>l</w:t>
      </w:r>
      <w:r>
        <w:rPr>
          <w:rFonts w:ascii="Times New Roman" w:eastAsia="Times New Roman" w:hAnsi="Times New Roman" w:cs="Times New Roman"/>
          <w:i/>
          <w:color w:val="0000FF"/>
          <w:spacing w:val="-2"/>
          <w:u w:val="single" w:color="0000FF"/>
        </w:rPr>
        <w:t>e</w:t>
      </w:r>
      <w:r>
        <w:rPr>
          <w:rFonts w:ascii="Times New Roman" w:eastAsia="Times New Roman" w:hAnsi="Times New Roman" w:cs="Times New Roman"/>
          <w:i/>
          <w:color w:val="0000FF"/>
          <w:u w:val="single" w:color="0000FF"/>
        </w:rPr>
        <w:t>s</w:t>
      </w:r>
    </w:p>
    <w:p w14:paraId="12412339" w14:textId="77777777" w:rsidR="00BE5A93" w:rsidRDefault="00BE5A93">
      <w:pPr>
        <w:spacing w:before="9" w:after="0" w:line="130" w:lineRule="exact"/>
        <w:rPr>
          <w:sz w:val="13"/>
          <w:szCs w:val="13"/>
        </w:rPr>
      </w:pPr>
    </w:p>
    <w:p w14:paraId="67F0FAA7" w14:textId="77777777" w:rsidR="00BE5A93" w:rsidRDefault="00F700C7">
      <w:pPr>
        <w:spacing w:after="0" w:line="240" w:lineRule="auto"/>
        <w:ind w:left="117" w:right="-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color w:val="0000FF"/>
          <w:spacing w:val="2"/>
          <w:u w:val="single" w:color="0000FF"/>
        </w:rPr>
        <w:t>4</w:t>
      </w:r>
      <w:r>
        <w:rPr>
          <w:rFonts w:ascii="Times New Roman" w:eastAsia="Times New Roman" w:hAnsi="Times New Roman" w:cs="Times New Roman"/>
          <w:color w:val="0000FF"/>
          <w:spacing w:val="1"/>
          <w:u w:val="single" w:color="0000FF"/>
        </w:rPr>
        <w:t>.</w:t>
      </w:r>
      <w:r>
        <w:rPr>
          <w:rFonts w:ascii="Times New Roman" w:eastAsia="Times New Roman" w:hAnsi="Times New Roman" w:cs="Times New Roman"/>
          <w:color w:val="0000FF"/>
          <w:spacing w:val="2"/>
          <w:u w:val="single" w:color="0000FF"/>
        </w:rPr>
        <w:t>2</w:t>
      </w:r>
      <w:r>
        <w:rPr>
          <w:rFonts w:ascii="Times New Roman" w:eastAsia="Times New Roman" w:hAnsi="Times New Roman" w:cs="Times New Roman"/>
          <w:color w:val="0000FF"/>
          <w:u w:val="single" w:color="0000FF"/>
        </w:rPr>
        <w:t>.</w:t>
      </w:r>
      <w:r>
        <w:rPr>
          <w:rFonts w:ascii="Times New Roman" w:eastAsia="Times New Roman" w:hAnsi="Times New Roman" w:cs="Times New Roman"/>
          <w:color w:val="0000FF"/>
          <w:spacing w:val="-2"/>
          <w:u w:val="single" w:color="0000FF"/>
        </w:rPr>
        <w:t xml:space="preserve"> </w:t>
      </w:r>
      <w:r>
        <w:rPr>
          <w:rFonts w:ascii="Times New Roman" w:eastAsia="Times New Roman" w:hAnsi="Times New Roman" w:cs="Times New Roman"/>
          <w:color w:val="0000FF"/>
          <w:u w:val="single" w:color="0000FF"/>
        </w:rPr>
        <w:t>M</w:t>
      </w:r>
      <w:r>
        <w:rPr>
          <w:rFonts w:ascii="Times New Roman" w:eastAsia="Times New Roman" w:hAnsi="Times New Roman" w:cs="Times New Roman"/>
          <w:color w:val="0000FF"/>
          <w:spacing w:val="-1"/>
          <w:u w:val="single" w:color="0000FF"/>
        </w:rPr>
        <w:t>ar</w:t>
      </w:r>
      <w:r>
        <w:rPr>
          <w:rFonts w:ascii="Times New Roman" w:eastAsia="Times New Roman" w:hAnsi="Times New Roman" w:cs="Times New Roman"/>
          <w:color w:val="0000FF"/>
          <w:spacing w:val="-2"/>
          <w:u w:val="single" w:color="0000FF"/>
        </w:rPr>
        <w:t>c</w:t>
      </w:r>
      <w:r>
        <w:rPr>
          <w:rFonts w:ascii="Times New Roman" w:eastAsia="Times New Roman" w:hAnsi="Times New Roman" w:cs="Times New Roman"/>
          <w:color w:val="0000FF"/>
          <w:u w:val="single" w:color="0000FF"/>
        </w:rPr>
        <w:t>o</w:t>
      </w:r>
      <w:r>
        <w:rPr>
          <w:rFonts w:ascii="Times New Roman" w:eastAsia="Times New Roman" w:hAnsi="Times New Roman" w:cs="Times New Roman"/>
          <w:color w:val="0000FF"/>
          <w:spacing w:val="3"/>
          <w:u w:val="single" w:color="0000FF"/>
        </w:rPr>
        <w:t xml:space="preserve"> </w:t>
      </w:r>
      <w:r>
        <w:rPr>
          <w:rFonts w:ascii="Times New Roman" w:eastAsia="Times New Roman" w:hAnsi="Times New Roman" w:cs="Times New Roman"/>
          <w:color w:val="0000FF"/>
          <w:spacing w:val="-2"/>
          <w:u w:val="single" w:color="0000FF"/>
        </w:rPr>
        <w:t>Te</w:t>
      </w:r>
      <w:r>
        <w:rPr>
          <w:rFonts w:ascii="Times New Roman" w:eastAsia="Times New Roman" w:hAnsi="Times New Roman" w:cs="Times New Roman"/>
          <w:color w:val="0000FF"/>
          <w:spacing w:val="2"/>
          <w:u w:val="single" w:color="0000FF"/>
        </w:rPr>
        <w:t>ó</w:t>
      </w:r>
      <w:r>
        <w:rPr>
          <w:rFonts w:ascii="Times New Roman" w:eastAsia="Times New Roman" w:hAnsi="Times New Roman" w:cs="Times New Roman"/>
          <w:color w:val="0000FF"/>
          <w:spacing w:val="-1"/>
          <w:u w:val="single" w:color="0000FF"/>
        </w:rPr>
        <w:t>ri</w:t>
      </w:r>
      <w:r>
        <w:rPr>
          <w:rFonts w:ascii="Times New Roman" w:eastAsia="Times New Roman" w:hAnsi="Times New Roman" w:cs="Times New Roman"/>
          <w:color w:val="0000FF"/>
          <w:spacing w:val="-2"/>
          <w:u w:val="single" w:color="0000FF"/>
        </w:rPr>
        <w:t>c</w:t>
      </w:r>
      <w:r>
        <w:rPr>
          <w:rFonts w:ascii="Times New Roman" w:eastAsia="Times New Roman" w:hAnsi="Times New Roman" w:cs="Times New Roman"/>
          <w:color w:val="0000FF"/>
          <w:spacing w:val="2"/>
          <w:u w:val="single" w:color="0000FF"/>
        </w:rPr>
        <w:t>o</w:t>
      </w:r>
      <w:r>
        <w:rPr>
          <w:rFonts w:ascii="Times New Roman" w:eastAsia="Times New Roman" w:hAnsi="Times New Roman" w:cs="Times New Roman"/>
          <w:color w:val="0000FF"/>
          <w:u w:val="single" w:color="0000FF"/>
        </w:rPr>
        <w:t>.</w:t>
      </w:r>
    </w:p>
    <w:p w14:paraId="22CCB44F" w14:textId="77777777" w:rsidR="00BE5A93" w:rsidRDefault="00BE5A93">
      <w:pPr>
        <w:spacing w:before="9" w:after="0" w:line="130" w:lineRule="exact"/>
        <w:rPr>
          <w:sz w:val="13"/>
          <w:szCs w:val="13"/>
        </w:rPr>
      </w:pPr>
    </w:p>
    <w:p w14:paraId="222DF3CC" w14:textId="77777777" w:rsidR="00BE5A93" w:rsidRDefault="00F700C7">
      <w:pPr>
        <w:spacing w:after="0" w:line="240" w:lineRule="auto"/>
        <w:ind w:left="557" w:right="-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i/>
          <w:color w:val="0000FF"/>
          <w:spacing w:val="2"/>
          <w:u w:val="single" w:color="0000FF"/>
        </w:rPr>
        <w:t>4</w:t>
      </w:r>
      <w:r>
        <w:rPr>
          <w:rFonts w:ascii="Times New Roman" w:eastAsia="Times New Roman" w:hAnsi="Times New Roman" w:cs="Times New Roman"/>
          <w:i/>
          <w:color w:val="0000FF"/>
          <w:spacing w:val="1"/>
          <w:u w:val="single" w:color="0000FF"/>
        </w:rPr>
        <w:t>.</w:t>
      </w:r>
      <w:r>
        <w:rPr>
          <w:rFonts w:ascii="Times New Roman" w:eastAsia="Times New Roman" w:hAnsi="Times New Roman" w:cs="Times New Roman"/>
          <w:i/>
          <w:color w:val="0000FF"/>
          <w:spacing w:val="2"/>
          <w:u w:val="single" w:color="0000FF"/>
        </w:rPr>
        <w:t>2</w:t>
      </w:r>
      <w:r>
        <w:rPr>
          <w:rFonts w:ascii="Times New Roman" w:eastAsia="Times New Roman" w:hAnsi="Times New Roman" w:cs="Times New Roman"/>
          <w:i/>
          <w:color w:val="0000FF"/>
          <w:spacing w:val="-3"/>
          <w:u w:val="single" w:color="0000FF"/>
        </w:rPr>
        <w:t>.</w:t>
      </w:r>
      <w:r>
        <w:rPr>
          <w:rFonts w:ascii="Times New Roman" w:eastAsia="Times New Roman" w:hAnsi="Times New Roman" w:cs="Times New Roman"/>
          <w:i/>
          <w:color w:val="0000FF"/>
          <w:u w:val="single" w:color="0000FF"/>
        </w:rPr>
        <w:t>1</w:t>
      </w:r>
      <w:r>
        <w:rPr>
          <w:rFonts w:ascii="Times New Roman" w:eastAsia="Times New Roman" w:hAnsi="Times New Roman" w:cs="Times New Roman"/>
          <w:i/>
          <w:color w:val="0000FF"/>
          <w:spacing w:val="-1"/>
          <w:u w:val="single" w:color="0000FF"/>
        </w:rPr>
        <w:t xml:space="preserve"> </w:t>
      </w:r>
      <w:r>
        <w:rPr>
          <w:rFonts w:ascii="Times New Roman" w:eastAsia="Times New Roman" w:hAnsi="Times New Roman" w:cs="Times New Roman"/>
          <w:i/>
          <w:color w:val="0000FF"/>
          <w:spacing w:val="1"/>
          <w:u w:val="single" w:color="0000FF"/>
        </w:rPr>
        <w:t>D</w:t>
      </w:r>
      <w:r>
        <w:rPr>
          <w:rFonts w:ascii="Times New Roman" w:eastAsia="Times New Roman" w:hAnsi="Times New Roman" w:cs="Times New Roman"/>
          <w:i/>
          <w:color w:val="0000FF"/>
          <w:spacing w:val="-1"/>
          <w:u w:val="single" w:color="0000FF"/>
        </w:rPr>
        <w:t>i</w:t>
      </w:r>
      <w:r>
        <w:rPr>
          <w:rFonts w:ascii="Times New Roman" w:eastAsia="Times New Roman" w:hAnsi="Times New Roman" w:cs="Times New Roman"/>
          <w:i/>
          <w:color w:val="0000FF"/>
          <w:spacing w:val="-2"/>
          <w:u w:val="single" w:color="0000FF"/>
        </w:rPr>
        <w:t>s</w:t>
      </w:r>
      <w:r>
        <w:rPr>
          <w:rFonts w:ascii="Times New Roman" w:eastAsia="Times New Roman" w:hAnsi="Times New Roman" w:cs="Times New Roman"/>
          <w:i/>
          <w:color w:val="0000FF"/>
          <w:spacing w:val="2"/>
          <w:u w:val="single" w:color="0000FF"/>
        </w:rPr>
        <w:t>po</w:t>
      </w:r>
      <w:r>
        <w:rPr>
          <w:rFonts w:ascii="Times New Roman" w:eastAsia="Times New Roman" w:hAnsi="Times New Roman" w:cs="Times New Roman"/>
          <w:i/>
          <w:color w:val="0000FF"/>
          <w:spacing w:val="-2"/>
          <w:u w:val="single" w:color="0000FF"/>
        </w:rPr>
        <w:t>s</w:t>
      </w:r>
      <w:r>
        <w:rPr>
          <w:rFonts w:ascii="Times New Roman" w:eastAsia="Times New Roman" w:hAnsi="Times New Roman" w:cs="Times New Roman"/>
          <w:i/>
          <w:color w:val="0000FF"/>
          <w:spacing w:val="-1"/>
          <w:u w:val="single" w:color="0000FF"/>
        </w:rPr>
        <w:t>iti</w:t>
      </w:r>
      <w:r>
        <w:rPr>
          <w:rFonts w:ascii="Times New Roman" w:eastAsia="Times New Roman" w:hAnsi="Times New Roman" w:cs="Times New Roman"/>
          <w:i/>
          <w:color w:val="0000FF"/>
          <w:spacing w:val="-2"/>
          <w:u w:val="single" w:color="0000FF"/>
        </w:rPr>
        <w:t>v</w:t>
      </w:r>
      <w:r>
        <w:rPr>
          <w:rFonts w:ascii="Times New Roman" w:eastAsia="Times New Roman" w:hAnsi="Times New Roman" w:cs="Times New Roman"/>
          <w:i/>
          <w:color w:val="0000FF"/>
          <w:spacing w:val="2"/>
          <w:u w:val="single" w:color="0000FF"/>
        </w:rPr>
        <w:t>o</w:t>
      </w:r>
      <w:r>
        <w:rPr>
          <w:rFonts w:ascii="Times New Roman" w:eastAsia="Times New Roman" w:hAnsi="Times New Roman" w:cs="Times New Roman"/>
          <w:i/>
          <w:color w:val="0000FF"/>
          <w:u w:val="single" w:color="0000FF"/>
        </w:rPr>
        <w:t>s</w:t>
      </w:r>
      <w:r>
        <w:rPr>
          <w:rFonts w:ascii="Times New Roman" w:eastAsia="Times New Roman" w:hAnsi="Times New Roman" w:cs="Times New Roman"/>
          <w:i/>
          <w:color w:val="0000FF"/>
          <w:spacing w:val="-1"/>
          <w:u w:val="single" w:color="0000FF"/>
        </w:rPr>
        <w:t xml:space="preserve"> </w:t>
      </w:r>
      <w:r>
        <w:rPr>
          <w:rFonts w:ascii="Times New Roman" w:eastAsia="Times New Roman" w:hAnsi="Times New Roman" w:cs="Times New Roman"/>
          <w:i/>
          <w:color w:val="0000FF"/>
          <w:u w:val="single" w:color="0000FF"/>
        </w:rPr>
        <w:t>M</w:t>
      </w:r>
      <w:r>
        <w:rPr>
          <w:rFonts w:ascii="Times New Roman" w:eastAsia="Times New Roman" w:hAnsi="Times New Roman" w:cs="Times New Roman"/>
          <w:i/>
          <w:color w:val="0000FF"/>
          <w:spacing w:val="2"/>
          <w:u w:val="single" w:color="0000FF"/>
        </w:rPr>
        <w:t>ó</w:t>
      </w:r>
      <w:r>
        <w:rPr>
          <w:rFonts w:ascii="Times New Roman" w:eastAsia="Times New Roman" w:hAnsi="Times New Roman" w:cs="Times New Roman"/>
          <w:i/>
          <w:color w:val="0000FF"/>
          <w:spacing w:val="-2"/>
          <w:u w:val="single" w:color="0000FF"/>
        </w:rPr>
        <w:t>v</w:t>
      </w:r>
      <w:r>
        <w:rPr>
          <w:rFonts w:ascii="Times New Roman" w:eastAsia="Times New Roman" w:hAnsi="Times New Roman" w:cs="Times New Roman"/>
          <w:i/>
          <w:color w:val="0000FF"/>
          <w:spacing w:val="-1"/>
          <w:u w:val="single" w:color="0000FF"/>
        </w:rPr>
        <w:t>il</w:t>
      </w:r>
      <w:r>
        <w:rPr>
          <w:rFonts w:ascii="Times New Roman" w:eastAsia="Times New Roman" w:hAnsi="Times New Roman" w:cs="Times New Roman"/>
          <w:i/>
          <w:color w:val="0000FF"/>
          <w:spacing w:val="2"/>
          <w:u w:val="single" w:color="0000FF"/>
        </w:rPr>
        <w:t>e</w:t>
      </w:r>
      <w:r>
        <w:rPr>
          <w:rFonts w:ascii="Times New Roman" w:eastAsia="Times New Roman" w:hAnsi="Times New Roman" w:cs="Times New Roman"/>
          <w:i/>
          <w:color w:val="0000FF"/>
          <w:spacing w:val="-2"/>
          <w:u w:val="single" w:color="0000FF"/>
        </w:rPr>
        <w:t>s</w:t>
      </w:r>
      <w:r>
        <w:rPr>
          <w:rFonts w:ascii="Times New Roman" w:eastAsia="Times New Roman" w:hAnsi="Times New Roman" w:cs="Times New Roman"/>
          <w:i/>
          <w:color w:val="0000FF"/>
          <w:u w:val="single" w:color="0000FF"/>
        </w:rPr>
        <w:t>.</w:t>
      </w:r>
    </w:p>
    <w:p w14:paraId="57EE9C52" w14:textId="77777777" w:rsidR="00BE5A93" w:rsidRDefault="00BE5A93">
      <w:pPr>
        <w:spacing w:before="9" w:after="0" w:line="130" w:lineRule="exact"/>
        <w:rPr>
          <w:sz w:val="13"/>
          <w:szCs w:val="13"/>
        </w:rPr>
      </w:pPr>
    </w:p>
    <w:p w14:paraId="77EFCD01" w14:textId="77777777" w:rsidR="00BE5A93" w:rsidRDefault="00F700C7">
      <w:pPr>
        <w:spacing w:after="0" w:line="240" w:lineRule="auto"/>
        <w:ind w:left="557" w:right="-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color w:val="0000FF"/>
          <w:spacing w:val="2"/>
          <w:u w:val="single" w:color="0000FF"/>
        </w:rPr>
        <w:t>4</w:t>
      </w:r>
      <w:r>
        <w:rPr>
          <w:rFonts w:ascii="Times New Roman" w:eastAsia="Times New Roman" w:hAnsi="Times New Roman" w:cs="Times New Roman"/>
          <w:color w:val="0000FF"/>
          <w:spacing w:val="1"/>
          <w:u w:val="single" w:color="0000FF"/>
        </w:rPr>
        <w:t>.</w:t>
      </w:r>
      <w:r>
        <w:rPr>
          <w:rFonts w:ascii="Times New Roman" w:eastAsia="Times New Roman" w:hAnsi="Times New Roman" w:cs="Times New Roman"/>
          <w:color w:val="0000FF"/>
          <w:spacing w:val="2"/>
          <w:u w:val="single" w:color="0000FF"/>
        </w:rPr>
        <w:t>2</w:t>
      </w:r>
      <w:r>
        <w:rPr>
          <w:rFonts w:ascii="Times New Roman" w:eastAsia="Times New Roman" w:hAnsi="Times New Roman" w:cs="Times New Roman"/>
          <w:color w:val="0000FF"/>
          <w:spacing w:val="-3"/>
          <w:u w:val="single" w:color="0000FF"/>
        </w:rPr>
        <w:t>.</w:t>
      </w:r>
      <w:r>
        <w:rPr>
          <w:rFonts w:ascii="Times New Roman" w:eastAsia="Times New Roman" w:hAnsi="Times New Roman" w:cs="Times New Roman"/>
          <w:color w:val="0000FF"/>
          <w:u w:val="single" w:color="0000FF"/>
        </w:rPr>
        <w:t xml:space="preserve">2 </w:t>
      </w:r>
      <w:r>
        <w:rPr>
          <w:rFonts w:ascii="Times New Roman" w:eastAsia="Times New Roman" w:hAnsi="Times New Roman" w:cs="Times New Roman"/>
          <w:i/>
          <w:color w:val="0000FF"/>
          <w:spacing w:val="2"/>
          <w:u w:val="single" w:color="0000FF"/>
        </w:rPr>
        <w:t>S</w:t>
      </w:r>
      <w:r>
        <w:rPr>
          <w:rFonts w:ascii="Times New Roman" w:eastAsia="Times New Roman" w:hAnsi="Times New Roman" w:cs="Times New Roman"/>
          <w:i/>
          <w:color w:val="0000FF"/>
          <w:spacing w:val="-1"/>
          <w:u w:val="single" w:color="0000FF"/>
        </w:rPr>
        <w:t>i</w:t>
      </w:r>
      <w:r>
        <w:rPr>
          <w:rFonts w:ascii="Times New Roman" w:eastAsia="Times New Roman" w:hAnsi="Times New Roman" w:cs="Times New Roman"/>
          <w:i/>
          <w:color w:val="0000FF"/>
          <w:spacing w:val="-2"/>
          <w:u w:val="single" w:color="0000FF"/>
        </w:rPr>
        <w:t>s</w:t>
      </w:r>
      <w:r>
        <w:rPr>
          <w:rFonts w:ascii="Times New Roman" w:eastAsia="Times New Roman" w:hAnsi="Times New Roman" w:cs="Times New Roman"/>
          <w:i/>
          <w:color w:val="0000FF"/>
          <w:spacing w:val="-1"/>
          <w:u w:val="single" w:color="0000FF"/>
        </w:rPr>
        <w:t>t</w:t>
      </w:r>
      <w:r>
        <w:rPr>
          <w:rFonts w:ascii="Times New Roman" w:eastAsia="Times New Roman" w:hAnsi="Times New Roman" w:cs="Times New Roman"/>
          <w:i/>
          <w:color w:val="0000FF"/>
          <w:spacing w:val="-2"/>
          <w:u w:val="single" w:color="0000FF"/>
        </w:rPr>
        <w:t>e</w:t>
      </w:r>
      <w:r>
        <w:rPr>
          <w:rFonts w:ascii="Times New Roman" w:eastAsia="Times New Roman" w:hAnsi="Times New Roman" w:cs="Times New Roman"/>
          <w:i/>
          <w:color w:val="0000FF"/>
          <w:spacing w:val="1"/>
          <w:u w:val="single" w:color="0000FF"/>
        </w:rPr>
        <w:t>m</w:t>
      </w:r>
      <w:r>
        <w:rPr>
          <w:rFonts w:ascii="Times New Roman" w:eastAsia="Times New Roman" w:hAnsi="Times New Roman" w:cs="Times New Roman"/>
          <w:i/>
          <w:color w:val="0000FF"/>
          <w:spacing w:val="2"/>
          <w:u w:val="single" w:color="0000FF"/>
        </w:rPr>
        <w:t>a</w:t>
      </w:r>
      <w:r>
        <w:rPr>
          <w:rFonts w:ascii="Times New Roman" w:eastAsia="Times New Roman" w:hAnsi="Times New Roman" w:cs="Times New Roman"/>
          <w:i/>
          <w:color w:val="0000FF"/>
          <w:u w:val="single" w:color="0000FF"/>
        </w:rPr>
        <w:t>s</w:t>
      </w:r>
      <w:r>
        <w:rPr>
          <w:rFonts w:ascii="Times New Roman" w:eastAsia="Times New Roman" w:hAnsi="Times New Roman" w:cs="Times New Roman"/>
          <w:i/>
          <w:color w:val="0000FF"/>
          <w:spacing w:val="-1"/>
          <w:u w:val="single" w:color="0000FF"/>
        </w:rPr>
        <w:t xml:space="preserve"> </w:t>
      </w:r>
      <w:r>
        <w:rPr>
          <w:rFonts w:ascii="Times New Roman" w:eastAsia="Times New Roman" w:hAnsi="Times New Roman" w:cs="Times New Roman"/>
          <w:i/>
          <w:color w:val="0000FF"/>
          <w:spacing w:val="1"/>
          <w:u w:val="single" w:color="0000FF"/>
        </w:rPr>
        <w:t>O</w:t>
      </w:r>
      <w:r>
        <w:rPr>
          <w:rFonts w:ascii="Times New Roman" w:eastAsia="Times New Roman" w:hAnsi="Times New Roman" w:cs="Times New Roman"/>
          <w:i/>
          <w:color w:val="0000FF"/>
          <w:spacing w:val="2"/>
          <w:u w:val="single" w:color="0000FF"/>
        </w:rPr>
        <w:t>p</w:t>
      </w:r>
      <w:r>
        <w:rPr>
          <w:rFonts w:ascii="Times New Roman" w:eastAsia="Times New Roman" w:hAnsi="Times New Roman" w:cs="Times New Roman"/>
          <w:i/>
          <w:color w:val="0000FF"/>
          <w:spacing w:val="-2"/>
          <w:u w:val="single" w:color="0000FF"/>
        </w:rPr>
        <w:t>er</w:t>
      </w:r>
      <w:r>
        <w:rPr>
          <w:rFonts w:ascii="Times New Roman" w:eastAsia="Times New Roman" w:hAnsi="Times New Roman" w:cs="Times New Roman"/>
          <w:i/>
          <w:color w:val="0000FF"/>
          <w:spacing w:val="2"/>
          <w:u w:val="single" w:color="0000FF"/>
        </w:rPr>
        <w:t>a</w:t>
      </w:r>
      <w:r>
        <w:rPr>
          <w:rFonts w:ascii="Times New Roman" w:eastAsia="Times New Roman" w:hAnsi="Times New Roman" w:cs="Times New Roman"/>
          <w:i/>
          <w:color w:val="0000FF"/>
          <w:spacing w:val="-1"/>
          <w:u w:val="single" w:color="0000FF"/>
        </w:rPr>
        <w:t>ti</w:t>
      </w:r>
      <w:r>
        <w:rPr>
          <w:rFonts w:ascii="Times New Roman" w:eastAsia="Times New Roman" w:hAnsi="Times New Roman" w:cs="Times New Roman"/>
          <w:i/>
          <w:color w:val="0000FF"/>
          <w:spacing w:val="-2"/>
          <w:u w:val="single" w:color="0000FF"/>
        </w:rPr>
        <w:t>v</w:t>
      </w:r>
      <w:r>
        <w:rPr>
          <w:rFonts w:ascii="Times New Roman" w:eastAsia="Times New Roman" w:hAnsi="Times New Roman" w:cs="Times New Roman"/>
          <w:i/>
          <w:color w:val="0000FF"/>
          <w:spacing w:val="2"/>
          <w:u w:val="single" w:color="0000FF"/>
        </w:rPr>
        <w:t>o</w:t>
      </w:r>
      <w:r>
        <w:rPr>
          <w:rFonts w:ascii="Times New Roman" w:eastAsia="Times New Roman" w:hAnsi="Times New Roman" w:cs="Times New Roman"/>
          <w:i/>
          <w:color w:val="0000FF"/>
          <w:u w:val="single" w:color="0000FF"/>
        </w:rPr>
        <w:t>s</w:t>
      </w:r>
      <w:r>
        <w:rPr>
          <w:rFonts w:ascii="Times New Roman" w:eastAsia="Times New Roman" w:hAnsi="Times New Roman" w:cs="Times New Roman"/>
          <w:i/>
          <w:color w:val="0000FF"/>
          <w:spacing w:val="-1"/>
          <w:u w:val="single" w:color="0000FF"/>
        </w:rPr>
        <w:t xml:space="preserve"> </w:t>
      </w:r>
      <w:r>
        <w:rPr>
          <w:rFonts w:ascii="Times New Roman" w:eastAsia="Times New Roman" w:hAnsi="Times New Roman" w:cs="Times New Roman"/>
          <w:i/>
          <w:color w:val="0000FF"/>
          <w:u w:val="single" w:color="0000FF"/>
        </w:rPr>
        <w:t>M</w:t>
      </w:r>
      <w:r>
        <w:rPr>
          <w:rFonts w:ascii="Times New Roman" w:eastAsia="Times New Roman" w:hAnsi="Times New Roman" w:cs="Times New Roman"/>
          <w:i/>
          <w:color w:val="0000FF"/>
          <w:spacing w:val="2"/>
          <w:u w:val="single" w:color="0000FF"/>
        </w:rPr>
        <w:t>ó</w:t>
      </w:r>
      <w:r>
        <w:rPr>
          <w:rFonts w:ascii="Times New Roman" w:eastAsia="Times New Roman" w:hAnsi="Times New Roman" w:cs="Times New Roman"/>
          <w:i/>
          <w:color w:val="0000FF"/>
          <w:spacing w:val="-2"/>
          <w:u w:val="single" w:color="0000FF"/>
        </w:rPr>
        <w:t>v</w:t>
      </w:r>
      <w:r>
        <w:rPr>
          <w:rFonts w:ascii="Times New Roman" w:eastAsia="Times New Roman" w:hAnsi="Times New Roman" w:cs="Times New Roman"/>
          <w:i/>
          <w:color w:val="0000FF"/>
          <w:spacing w:val="-1"/>
          <w:u w:val="single" w:color="0000FF"/>
        </w:rPr>
        <w:t>il</w:t>
      </w:r>
      <w:r>
        <w:rPr>
          <w:rFonts w:ascii="Times New Roman" w:eastAsia="Times New Roman" w:hAnsi="Times New Roman" w:cs="Times New Roman"/>
          <w:i/>
          <w:color w:val="0000FF"/>
          <w:spacing w:val="-2"/>
          <w:u w:val="single" w:color="0000FF"/>
        </w:rPr>
        <w:t>es</w:t>
      </w:r>
      <w:r>
        <w:rPr>
          <w:rFonts w:ascii="Times New Roman" w:eastAsia="Times New Roman" w:hAnsi="Times New Roman" w:cs="Times New Roman"/>
          <w:i/>
          <w:color w:val="0000FF"/>
          <w:u w:val="single" w:color="0000FF"/>
        </w:rPr>
        <w:t>.</w:t>
      </w:r>
    </w:p>
    <w:p w14:paraId="459889B0" w14:textId="77777777" w:rsidR="00BE5A93" w:rsidRDefault="00BE5A93">
      <w:pPr>
        <w:spacing w:before="5" w:after="0" w:line="130" w:lineRule="exact"/>
        <w:rPr>
          <w:sz w:val="13"/>
          <w:szCs w:val="13"/>
        </w:rPr>
      </w:pPr>
    </w:p>
    <w:p w14:paraId="07E6F530" w14:textId="77777777" w:rsidR="00BE5A93" w:rsidRDefault="00F700C7">
      <w:pPr>
        <w:spacing w:after="0" w:line="240" w:lineRule="auto"/>
        <w:ind w:left="557" w:right="-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i/>
          <w:color w:val="0000FF"/>
          <w:spacing w:val="2"/>
          <w:u w:val="single" w:color="0000FF"/>
        </w:rPr>
        <w:t>4</w:t>
      </w:r>
      <w:r>
        <w:rPr>
          <w:rFonts w:ascii="Times New Roman" w:eastAsia="Times New Roman" w:hAnsi="Times New Roman" w:cs="Times New Roman"/>
          <w:i/>
          <w:color w:val="0000FF"/>
          <w:spacing w:val="1"/>
          <w:u w:val="single" w:color="0000FF"/>
        </w:rPr>
        <w:t>.</w:t>
      </w:r>
      <w:r>
        <w:rPr>
          <w:rFonts w:ascii="Times New Roman" w:eastAsia="Times New Roman" w:hAnsi="Times New Roman" w:cs="Times New Roman"/>
          <w:i/>
          <w:color w:val="0000FF"/>
          <w:spacing w:val="2"/>
          <w:u w:val="single" w:color="0000FF"/>
        </w:rPr>
        <w:t>2</w:t>
      </w:r>
      <w:r>
        <w:rPr>
          <w:rFonts w:ascii="Times New Roman" w:eastAsia="Times New Roman" w:hAnsi="Times New Roman" w:cs="Times New Roman"/>
          <w:i/>
          <w:color w:val="0000FF"/>
          <w:spacing w:val="-3"/>
          <w:u w:val="single" w:color="0000FF"/>
        </w:rPr>
        <w:t>.</w:t>
      </w:r>
      <w:r>
        <w:rPr>
          <w:rFonts w:ascii="Times New Roman" w:eastAsia="Times New Roman" w:hAnsi="Times New Roman" w:cs="Times New Roman"/>
          <w:i/>
          <w:color w:val="0000FF"/>
          <w:u w:val="single" w:color="0000FF"/>
        </w:rPr>
        <w:t>3</w:t>
      </w:r>
      <w:r>
        <w:rPr>
          <w:rFonts w:ascii="Times New Roman" w:eastAsia="Times New Roman" w:hAnsi="Times New Roman" w:cs="Times New Roman"/>
          <w:i/>
          <w:color w:val="0000FF"/>
          <w:spacing w:val="-1"/>
          <w:u w:val="single" w:color="0000FF"/>
        </w:rPr>
        <w:t xml:space="preserve"> </w:t>
      </w:r>
      <w:r>
        <w:rPr>
          <w:rFonts w:ascii="Times New Roman" w:eastAsia="Times New Roman" w:hAnsi="Times New Roman" w:cs="Times New Roman"/>
          <w:i/>
          <w:color w:val="0000FF"/>
          <w:spacing w:val="2"/>
          <w:u w:val="single" w:color="0000FF"/>
        </w:rPr>
        <w:t>T</w:t>
      </w:r>
      <w:r>
        <w:rPr>
          <w:rFonts w:ascii="Times New Roman" w:eastAsia="Times New Roman" w:hAnsi="Times New Roman" w:cs="Times New Roman"/>
          <w:i/>
          <w:color w:val="0000FF"/>
          <w:spacing w:val="-1"/>
          <w:u w:val="single" w:color="0000FF"/>
        </w:rPr>
        <w:t>i</w:t>
      </w:r>
      <w:r>
        <w:rPr>
          <w:rFonts w:ascii="Times New Roman" w:eastAsia="Times New Roman" w:hAnsi="Times New Roman" w:cs="Times New Roman"/>
          <w:i/>
          <w:color w:val="0000FF"/>
          <w:spacing w:val="2"/>
          <w:u w:val="single" w:color="0000FF"/>
        </w:rPr>
        <w:t>p</w:t>
      </w:r>
      <w:r>
        <w:rPr>
          <w:rFonts w:ascii="Times New Roman" w:eastAsia="Times New Roman" w:hAnsi="Times New Roman" w:cs="Times New Roman"/>
          <w:i/>
          <w:color w:val="0000FF"/>
          <w:u w:val="single" w:color="0000FF"/>
        </w:rPr>
        <w:t>o</w:t>
      </w:r>
      <w:r>
        <w:rPr>
          <w:rFonts w:ascii="Times New Roman" w:eastAsia="Times New Roman" w:hAnsi="Times New Roman" w:cs="Times New Roman"/>
          <w:i/>
          <w:color w:val="0000FF"/>
          <w:spacing w:val="-1"/>
          <w:u w:val="single" w:color="0000FF"/>
        </w:rPr>
        <w:t xml:space="preserve"> </w:t>
      </w:r>
      <w:r>
        <w:rPr>
          <w:rFonts w:ascii="Times New Roman" w:eastAsia="Times New Roman" w:hAnsi="Times New Roman" w:cs="Times New Roman"/>
          <w:i/>
          <w:color w:val="0000FF"/>
          <w:spacing w:val="2"/>
          <w:u w:val="single" w:color="0000FF"/>
        </w:rPr>
        <w:t>d</w:t>
      </w:r>
      <w:r>
        <w:rPr>
          <w:rFonts w:ascii="Times New Roman" w:eastAsia="Times New Roman" w:hAnsi="Times New Roman" w:cs="Times New Roman"/>
          <w:i/>
          <w:color w:val="0000FF"/>
          <w:u w:val="single" w:color="0000FF"/>
        </w:rPr>
        <w:t>e</w:t>
      </w:r>
      <w:r>
        <w:rPr>
          <w:rFonts w:ascii="Times New Roman" w:eastAsia="Times New Roman" w:hAnsi="Times New Roman" w:cs="Times New Roman"/>
          <w:i/>
          <w:color w:val="0000FF"/>
          <w:spacing w:val="-1"/>
          <w:u w:val="single" w:color="0000FF"/>
        </w:rPr>
        <w:t xml:space="preserve"> </w:t>
      </w:r>
      <w:r>
        <w:rPr>
          <w:rFonts w:ascii="Times New Roman" w:eastAsia="Times New Roman" w:hAnsi="Times New Roman" w:cs="Times New Roman"/>
          <w:i/>
          <w:color w:val="0000FF"/>
          <w:spacing w:val="-2"/>
          <w:u w:val="single" w:color="0000FF"/>
        </w:rPr>
        <w:t>A</w:t>
      </w:r>
      <w:r>
        <w:rPr>
          <w:rFonts w:ascii="Times New Roman" w:eastAsia="Times New Roman" w:hAnsi="Times New Roman" w:cs="Times New Roman"/>
          <w:i/>
          <w:color w:val="0000FF"/>
          <w:spacing w:val="2"/>
          <w:u w:val="single" w:color="0000FF"/>
        </w:rPr>
        <w:t>p</w:t>
      </w:r>
      <w:r>
        <w:rPr>
          <w:rFonts w:ascii="Times New Roman" w:eastAsia="Times New Roman" w:hAnsi="Times New Roman" w:cs="Times New Roman"/>
          <w:i/>
          <w:color w:val="0000FF"/>
          <w:spacing w:val="-1"/>
          <w:u w:val="single" w:color="0000FF"/>
        </w:rPr>
        <w:t>li</w:t>
      </w:r>
      <w:r>
        <w:rPr>
          <w:rFonts w:ascii="Times New Roman" w:eastAsia="Times New Roman" w:hAnsi="Times New Roman" w:cs="Times New Roman"/>
          <w:i/>
          <w:color w:val="0000FF"/>
          <w:spacing w:val="-2"/>
          <w:u w:val="single" w:color="0000FF"/>
        </w:rPr>
        <w:t>c</w:t>
      </w:r>
      <w:r>
        <w:rPr>
          <w:rFonts w:ascii="Times New Roman" w:eastAsia="Times New Roman" w:hAnsi="Times New Roman" w:cs="Times New Roman"/>
          <w:i/>
          <w:color w:val="0000FF"/>
          <w:spacing w:val="2"/>
          <w:u w:val="single" w:color="0000FF"/>
        </w:rPr>
        <w:t>a</w:t>
      </w:r>
      <w:r>
        <w:rPr>
          <w:rFonts w:ascii="Times New Roman" w:eastAsia="Times New Roman" w:hAnsi="Times New Roman" w:cs="Times New Roman"/>
          <w:i/>
          <w:color w:val="0000FF"/>
          <w:spacing w:val="-2"/>
          <w:u w:val="single" w:color="0000FF"/>
        </w:rPr>
        <w:t>c</w:t>
      </w:r>
      <w:r>
        <w:rPr>
          <w:rFonts w:ascii="Times New Roman" w:eastAsia="Times New Roman" w:hAnsi="Times New Roman" w:cs="Times New Roman"/>
          <w:i/>
          <w:color w:val="0000FF"/>
          <w:spacing w:val="-1"/>
          <w:u w:val="single" w:color="0000FF"/>
        </w:rPr>
        <w:t>i</w:t>
      </w:r>
      <w:r>
        <w:rPr>
          <w:rFonts w:ascii="Times New Roman" w:eastAsia="Times New Roman" w:hAnsi="Times New Roman" w:cs="Times New Roman"/>
          <w:i/>
          <w:color w:val="0000FF"/>
          <w:spacing w:val="2"/>
          <w:u w:val="single" w:color="0000FF"/>
        </w:rPr>
        <w:t>on</w:t>
      </w:r>
      <w:r>
        <w:rPr>
          <w:rFonts w:ascii="Times New Roman" w:eastAsia="Times New Roman" w:hAnsi="Times New Roman" w:cs="Times New Roman"/>
          <w:i/>
          <w:color w:val="0000FF"/>
          <w:spacing w:val="-2"/>
          <w:u w:val="single" w:color="0000FF"/>
        </w:rPr>
        <w:t>e</w:t>
      </w:r>
      <w:r>
        <w:rPr>
          <w:rFonts w:ascii="Times New Roman" w:eastAsia="Times New Roman" w:hAnsi="Times New Roman" w:cs="Times New Roman"/>
          <w:i/>
          <w:color w:val="0000FF"/>
          <w:u w:val="single" w:color="0000FF"/>
        </w:rPr>
        <w:t>s</w:t>
      </w:r>
      <w:r>
        <w:rPr>
          <w:rFonts w:ascii="Times New Roman" w:eastAsia="Times New Roman" w:hAnsi="Times New Roman" w:cs="Times New Roman"/>
          <w:i/>
          <w:color w:val="0000FF"/>
          <w:spacing w:val="-1"/>
          <w:u w:val="single" w:color="0000FF"/>
        </w:rPr>
        <w:t xml:space="preserve"> </w:t>
      </w:r>
      <w:r>
        <w:rPr>
          <w:rFonts w:ascii="Times New Roman" w:eastAsia="Times New Roman" w:hAnsi="Times New Roman" w:cs="Times New Roman"/>
          <w:i/>
          <w:color w:val="0000FF"/>
          <w:u w:val="single" w:color="0000FF"/>
        </w:rPr>
        <w:t>M</w:t>
      </w:r>
      <w:r>
        <w:rPr>
          <w:rFonts w:ascii="Times New Roman" w:eastAsia="Times New Roman" w:hAnsi="Times New Roman" w:cs="Times New Roman"/>
          <w:i/>
          <w:color w:val="0000FF"/>
          <w:spacing w:val="2"/>
          <w:u w:val="single" w:color="0000FF"/>
        </w:rPr>
        <w:t>ó</w:t>
      </w:r>
      <w:r>
        <w:rPr>
          <w:rFonts w:ascii="Times New Roman" w:eastAsia="Times New Roman" w:hAnsi="Times New Roman" w:cs="Times New Roman"/>
          <w:i/>
          <w:color w:val="0000FF"/>
          <w:spacing w:val="-2"/>
          <w:u w:val="single" w:color="0000FF"/>
        </w:rPr>
        <w:t>v</w:t>
      </w:r>
      <w:r>
        <w:rPr>
          <w:rFonts w:ascii="Times New Roman" w:eastAsia="Times New Roman" w:hAnsi="Times New Roman" w:cs="Times New Roman"/>
          <w:i/>
          <w:color w:val="0000FF"/>
          <w:spacing w:val="-1"/>
          <w:u w:val="single" w:color="0000FF"/>
        </w:rPr>
        <w:t>il</w:t>
      </w:r>
      <w:r>
        <w:rPr>
          <w:rFonts w:ascii="Times New Roman" w:eastAsia="Times New Roman" w:hAnsi="Times New Roman" w:cs="Times New Roman"/>
          <w:i/>
          <w:color w:val="0000FF"/>
          <w:spacing w:val="-2"/>
          <w:u w:val="single" w:color="0000FF"/>
        </w:rPr>
        <w:t>es</w:t>
      </w:r>
      <w:r>
        <w:rPr>
          <w:rFonts w:ascii="Times New Roman" w:eastAsia="Times New Roman" w:hAnsi="Times New Roman" w:cs="Times New Roman"/>
          <w:i/>
          <w:color w:val="0000FF"/>
          <w:u w:val="single" w:color="0000FF"/>
        </w:rPr>
        <w:t>.</w:t>
      </w:r>
    </w:p>
    <w:p w14:paraId="4258FA85" w14:textId="77777777" w:rsidR="00BE5A93" w:rsidRDefault="00BE5A93">
      <w:pPr>
        <w:spacing w:before="9" w:after="0" w:line="130" w:lineRule="exact"/>
        <w:rPr>
          <w:sz w:val="13"/>
          <w:szCs w:val="13"/>
        </w:rPr>
      </w:pPr>
    </w:p>
    <w:p w14:paraId="6A8F901D" w14:textId="77777777" w:rsidR="00BE5A93" w:rsidRDefault="00F700C7">
      <w:pPr>
        <w:spacing w:after="0" w:line="240" w:lineRule="auto"/>
        <w:ind w:left="557" w:right="-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i/>
          <w:color w:val="0000FF"/>
          <w:spacing w:val="2"/>
          <w:u w:val="single" w:color="0000FF"/>
        </w:rPr>
        <w:t>4</w:t>
      </w:r>
      <w:r>
        <w:rPr>
          <w:rFonts w:ascii="Times New Roman" w:eastAsia="Times New Roman" w:hAnsi="Times New Roman" w:cs="Times New Roman"/>
          <w:i/>
          <w:color w:val="0000FF"/>
          <w:spacing w:val="1"/>
          <w:u w:val="single" w:color="0000FF"/>
        </w:rPr>
        <w:t>.</w:t>
      </w:r>
      <w:r>
        <w:rPr>
          <w:rFonts w:ascii="Times New Roman" w:eastAsia="Times New Roman" w:hAnsi="Times New Roman" w:cs="Times New Roman"/>
          <w:i/>
          <w:color w:val="0000FF"/>
          <w:spacing w:val="2"/>
          <w:u w:val="single" w:color="0000FF"/>
        </w:rPr>
        <w:t>2</w:t>
      </w:r>
      <w:r>
        <w:rPr>
          <w:rFonts w:ascii="Times New Roman" w:eastAsia="Times New Roman" w:hAnsi="Times New Roman" w:cs="Times New Roman"/>
          <w:i/>
          <w:color w:val="0000FF"/>
          <w:spacing w:val="-3"/>
          <w:u w:val="single" w:color="0000FF"/>
        </w:rPr>
        <w:t>.</w:t>
      </w:r>
      <w:r>
        <w:rPr>
          <w:rFonts w:ascii="Times New Roman" w:eastAsia="Times New Roman" w:hAnsi="Times New Roman" w:cs="Times New Roman"/>
          <w:i/>
          <w:color w:val="0000FF"/>
          <w:u w:val="single" w:color="0000FF"/>
        </w:rPr>
        <w:t>4</w:t>
      </w:r>
      <w:r>
        <w:rPr>
          <w:rFonts w:ascii="Times New Roman" w:eastAsia="Times New Roman" w:hAnsi="Times New Roman" w:cs="Times New Roman"/>
          <w:i/>
          <w:color w:val="0000FF"/>
          <w:spacing w:val="-1"/>
          <w:u w:val="single" w:color="0000FF"/>
        </w:rPr>
        <w:t xml:space="preserve"> </w:t>
      </w:r>
      <w:r>
        <w:rPr>
          <w:rFonts w:ascii="Times New Roman" w:eastAsia="Times New Roman" w:hAnsi="Times New Roman" w:cs="Times New Roman"/>
          <w:i/>
          <w:color w:val="0000FF"/>
          <w:spacing w:val="1"/>
          <w:u w:val="single" w:color="0000FF"/>
        </w:rPr>
        <w:t>E</w:t>
      </w:r>
      <w:r>
        <w:rPr>
          <w:rFonts w:ascii="Times New Roman" w:eastAsia="Times New Roman" w:hAnsi="Times New Roman" w:cs="Times New Roman"/>
          <w:i/>
          <w:color w:val="0000FF"/>
          <w:u w:val="single" w:color="0000FF"/>
        </w:rPr>
        <w:t xml:space="preserve">l </w:t>
      </w:r>
      <w:r>
        <w:rPr>
          <w:rFonts w:ascii="Times New Roman" w:eastAsia="Times New Roman" w:hAnsi="Times New Roman" w:cs="Times New Roman"/>
          <w:i/>
          <w:color w:val="0000FF"/>
          <w:spacing w:val="2"/>
          <w:u w:val="single" w:color="0000FF"/>
        </w:rPr>
        <w:t>p</w:t>
      </w:r>
      <w:r>
        <w:rPr>
          <w:rFonts w:ascii="Times New Roman" w:eastAsia="Times New Roman" w:hAnsi="Times New Roman" w:cs="Times New Roman"/>
          <w:i/>
          <w:color w:val="0000FF"/>
          <w:spacing w:val="-2"/>
          <w:u w:val="single" w:color="0000FF"/>
        </w:rPr>
        <w:t>r</w:t>
      </w:r>
      <w:r>
        <w:rPr>
          <w:rFonts w:ascii="Times New Roman" w:eastAsia="Times New Roman" w:hAnsi="Times New Roman" w:cs="Times New Roman"/>
          <w:i/>
          <w:color w:val="0000FF"/>
          <w:spacing w:val="2"/>
          <w:u w:val="single" w:color="0000FF"/>
        </w:rPr>
        <w:t>o</w:t>
      </w:r>
      <w:r>
        <w:rPr>
          <w:rFonts w:ascii="Times New Roman" w:eastAsia="Times New Roman" w:hAnsi="Times New Roman" w:cs="Times New Roman"/>
          <w:i/>
          <w:color w:val="0000FF"/>
          <w:spacing w:val="-2"/>
          <w:u w:val="single" w:color="0000FF"/>
        </w:rPr>
        <w:t>ces</w:t>
      </w:r>
      <w:r>
        <w:rPr>
          <w:rFonts w:ascii="Times New Roman" w:eastAsia="Times New Roman" w:hAnsi="Times New Roman" w:cs="Times New Roman"/>
          <w:i/>
          <w:color w:val="0000FF"/>
          <w:u w:val="single" w:color="0000FF"/>
        </w:rPr>
        <w:t>o</w:t>
      </w:r>
      <w:r>
        <w:rPr>
          <w:rFonts w:ascii="Times New Roman" w:eastAsia="Times New Roman" w:hAnsi="Times New Roman" w:cs="Times New Roman"/>
          <w:i/>
          <w:color w:val="0000FF"/>
          <w:spacing w:val="3"/>
          <w:u w:val="single" w:color="0000FF"/>
        </w:rPr>
        <w:t xml:space="preserve"> </w:t>
      </w:r>
      <w:r>
        <w:rPr>
          <w:rFonts w:ascii="Times New Roman" w:eastAsia="Times New Roman" w:hAnsi="Times New Roman" w:cs="Times New Roman"/>
          <w:i/>
          <w:color w:val="0000FF"/>
          <w:spacing w:val="2"/>
          <w:u w:val="single" w:color="0000FF"/>
        </w:rPr>
        <w:t>d</w:t>
      </w:r>
      <w:r>
        <w:rPr>
          <w:rFonts w:ascii="Times New Roman" w:eastAsia="Times New Roman" w:hAnsi="Times New Roman" w:cs="Times New Roman"/>
          <w:i/>
          <w:color w:val="0000FF"/>
          <w:u w:val="single" w:color="0000FF"/>
        </w:rPr>
        <w:t>e</w:t>
      </w:r>
      <w:r>
        <w:rPr>
          <w:rFonts w:ascii="Times New Roman" w:eastAsia="Times New Roman" w:hAnsi="Times New Roman" w:cs="Times New Roman"/>
          <w:i/>
          <w:color w:val="0000FF"/>
          <w:spacing w:val="-5"/>
          <w:u w:val="single" w:color="0000FF"/>
        </w:rPr>
        <w:t xml:space="preserve"> </w:t>
      </w:r>
      <w:r>
        <w:rPr>
          <w:rFonts w:ascii="Times New Roman" w:eastAsia="Times New Roman" w:hAnsi="Times New Roman" w:cs="Times New Roman"/>
          <w:i/>
          <w:color w:val="0000FF"/>
          <w:spacing w:val="2"/>
          <w:u w:val="single" w:color="0000FF"/>
        </w:rPr>
        <w:t>d</w:t>
      </w:r>
      <w:r>
        <w:rPr>
          <w:rFonts w:ascii="Times New Roman" w:eastAsia="Times New Roman" w:hAnsi="Times New Roman" w:cs="Times New Roman"/>
          <w:i/>
          <w:color w:val="0000FF"/>
          <w:spacing w:val="-1"/>
          <w:u w:val="single" w:color="0000FF"/>
        </w:rPr>
        <w:t>i</w:t>
      </w:r>
      <w:r>
        <w:rPr>
          <w:rFonts w:ascii="Times New Roman" w:eastAsia="Times New Roman" w:hAnsi="Times New Roman" w:cs="Times New Roman"/>
          <w:i/>
          <w:color w:val="0000FF"/>
          <w:spacing w:val="-2"/>
          <w:u w:val="single" w:color="0000FF"/>
        </w:rPr>
        <w:t>se</w:t>
      </w:r>
      <w:r>
        <w:rPr>
          <w:rFonts w:ascii="Times New Roman" w:eastAsia="Times New Roman" w:hAnsi="Times New Roman" w:cs="Times New Roman"/>
          <w:i/>
          <w:color w:val="0000FF"/>
          <w:spacing w:val="2"/>
          <w:u w:val="single" w:color="0000FF"/>
        </w:rPr>
        <w:t>ñ</w:t>
      </w:r>
      <w:r>
        <w:rPr>
          <w:rFonts w:ascii="Times New Roman" w:eastAsia="Times New Roman" w:hAnsi="Times New Roman" w:cs="Times New Roman"/>
          <w:i/>
          <w:color w:val="0000FF"/>
          <w:u w:val="single" w:color="0000FF"/>
        </w:rPr>
        <w:t>o</w:t>
      </w:r>
      <w:r>
        <w:rPr>
          <w:rFonts w:ascii="Times New Roman" w:eastAsia="Times New Roman" w:hAnsi="Times New Roman" w:cs="Times New Roman"/>
          <w:i/>
          <w:color w:val="0000FF"/>
          <w:spacing w:val="3"/>
          <w:u w:val="single" w:color="0000FF"/>
        </w:rPr>
        <w:t xml:space="preserve"> </w:t>
      </w:r>
      <w:r>
        <w:rPr>
          <w:rFonts w:ascii="Times New Roman" w:eastAsia="Times New Roman" w:hAnsi="Times New Roman" w:cs="Times New Roman"/>
          <w:i/>
          <w:color w:val="0000FF"/>
          <w:u w:val="single" w:color="0000FF"/>
        </w:rPr>
        <w:t>y</w:t>
      </w:r>
      <w:r>
        <w:rPr>
          <w:rFonts w:ascii="Times New Roman" w:eastAsia="Times New Roman" w:hAnsi="Times New Roman" w:cs="Times New Roman"/>
          <w:i/>
          <w:color w:val="0000FF"/>
          <w:spacing w:val="-1"/>
          <w:u w:val="single" w:color="0000FF"/>
        </w:rPr>
        <w:t xml:space="preserve"> </w:t>
      </w:r>
      <w:r>
        <w:rPr>
          <w:rFonts w:ascii="Times New Roman" w:eastAsia="Times New Roman" w:hAnsi="Times New Roman" w:cs="Times New Roman"/>
          <w:i/>
          <w:color w:val="0000FF"/>
          <w:spacing w:val="2"/>
          <w:u w:val="single" w:color="0000FF"/>
        </w:rPr>
        <w:t>d</w:t>
      </w:r>
      <w:r>
        <w:rPr>
          <w:rFonts w:ascii="Times New Roman" w:eastAsia="Times New Roman" w:hAnsi="Times New Roman" w:cs="Times New Roman"/>
          <w:i/>
          <w:color w:val="0000FF"/>
          <w:spacing w:val="-2"/>
          <w:u w:val="single" w:color="0000FF"/>
        </w:rPr>
        <w:t>es</w:t>
      </w:r>
      <w:r>
        <w:rPr>
          <w:rFonts w:ascii="Times New Roman" w:eastAsia="Times New Roman" w:hAnsi="Times New Roman" w:cs="Times New Roman"/>
          <w:i/>
          <w:color w:val="0000FF"/>
          <w:spacing w:val="2"/>
          <w:u w:val="single" w:color="0000FF"/>
        </w:rPr>
        <w:t>a</w:t>
      </w:r>
      <w:r>
        <w:rPr>
          <w:rFonts w:ascii="Times New Roman" w:eastAsia="Times New Roman" w:hAnsi="Times New Roman" w:cs="Times New Roman"/>
          <w:i/>
          <w:color w:val="0000FF"/>
          <w:spacing w:val="-2"/>
          <w:u w:val="single" w:color="0000FF"/>
        </w:rPr>
        <w:t>rr</w:t>
      </w:r>
      <w:r>
        <w:rPr>
          <w:rFonts w:ascii="Times New Roman" w:eastAsia="Times New Roman" w:hAnsi="Times New Roman" w:cs="Times New Roman"/>
          <w:i/>
          <w:color w:val="0000FF"/>
          <w:spacing w:val="2"/>
          <w:u w:val="single" w:color="0000FF"/>
        </w:rPr>
        <w:t>o</w:t>
      </w:r>
      <w:r>
        <w:rPr>
          <w:rFonts w:ascii="Times New Roman" w:eastAsia="Times New Roman" w:hAnsi="Times New Roman" w:cs="Times New Roman"/>
          <w:i/>
          <w:color w:val="0000FF"/>
          <w:spacing w:val="-1"/>
          <w:u w:val="single" w:color="0000FF"/>
        </w:rPr>
        <w:t>ll</w:t>
      </w:r>
      <w:r>
        <w:rPr>
          <w:rFonts w:ascii="Times New Roman" w:eastAsia="Times New Roman" w:hAnsi="Times New Roman" w:cs="Times New Roman"/>
          <w:i/>
          <w:color w:val="0000FF"/>
          <w:u w:val="single" w:color="0000FF"/>
        </w:rPr>
        <w:t>o</w:t>
      </w:r>
      <w:r>
        <w:rPr>
          <w:rFonts w:ascii="Times New Roman" w:eastAsia="Times New Roman" w:hAnsi="Times New Roman" w:cs="Times New Roman"/>
          <w:i/>
          <w:color w:val="0000FF"/>
          <w:spacing w:val="3"/>
          <w:u w:val="single" w:color="0000FF"/>
        </w:rPr>
        <w:t xml:space="preserve"> </w:t>
      </w:r>
      <w:r>
        <w:rPr>
          <w:rFonts w:ascii="Times New Roman" w:eastAsia="Times New Roman" w:hAnsi="Times New Roman" w:cs="Times New Roman"/>
          <w:i/>
          <w:color w:val="0000FF"/>
          <w:spacing w:val="2"/>
          <w:u w:val="single" w:color="0000FF"/>
        </w:rPr>
        <w:t>d</w:t>
      </w:r>
      <w:r>
        <w:rPr>
          <w:rFonts w:ascii="Times New Roman" w:eastAsia="Times New Roman" w:hAnsi="Times New Roman" w:cs="Times New Roman"/>
          <w:i/>
          <w:color w:val="0000FF"/>
          <w:u w:val="single" w:color="0000FF"/>
        </w:rPr>
        <w:t>e</w:t>
      </w:r>
      <w:r>
        <w:rPr>
          <w:rFonts w:ascii="Times New Roman" w:eastAsia="Times New Roman" w:hAnsi="Times New Roman" w:cs="Times New Roman"/>
          <w:i/>
          <w:color w:val="0000FF"/>
          <w:spacing w:val="-1"/>
          <w:u w:val="single" w:color="0000FF"/>
        </w:rPr>
        <w:t xml:space="preserve"> </w:t>
      </w:r>
      <w:r>
        <w:rPr>
          <w:rFonts w:ascii="Times New Roman" w:eastAsia="Times New Roman" w:hAnsi="Times New Roman" w:cs="Times New Roman"/>
          <w:i/>
          <w:color w:val="0000FF"/>
          <w:spacing w:val="-2"/>
          <w:u w:val="single" w:color="0000FF"/>
        </w:rPr>
        <w:t>un</w:t>
      </w:r>
      <w:r>
        <w:rPr>
          <w:rFonts w:ascii="Times New Roman" w:eastAsia="Times New Roman" w:hAnsi="Times New Roman" w:cs="Times New Roman"/>
          <w:i/>
          <w:color w:val="0000FF"/>
          <w:u w:val="single" w:color="0000FF"/>
        </w:rPr>
        <w:t>a</w:t>
      </w:r>
      <w:r>
        <w:rPr>
          <w:rFonts w:ascii="Times New Roman" w:eastAsia="Times New Roman" w:hAnsi="Times New Roman" w:cs="Times New Roman"/>
          <w:i/>
          <w:color w:val="0000FF"/>
          <w:spacing w:val="3"/>
          <w:u w:val="single" w:color="0000FF"/>
        </w:rPr>
        <w:t xml:space="preserve"> </w:t>
      </w:r>
      <w:r>
        <w:rPr>
          <w:rFonts w:ascii="Times New Roman" w:eastAsia="Times New Roman" w:hAnsi="Times New Roman" w:cs="Times New Roman"/>
          <w:i/>
          <w:color w:val="0000FF"/>
          <w:spacing w:val="-2"/>
          <w:u w:val="single" w:color="0000FF"/>
        </w:rPr>
        <w:t>a</w:t>
      </w:r>
      <w:r>
        <w:rPr>
          <w:rFonts w:ascii="Times New Roman" w:eastAsia="Times New Roman" w:hAnsi="Times New Roman" w:cs="Times New Roman"/>
          <w:i/>
          <w:color w:val="0000FF"/>
          <w:spacing w:val="2"/>
          <w:u w:val="single" w:color="0000FF"/>
        </w:rPr>
        <w:t>p</w:t>
      </w:r>
      <w:r>
        <w:rPr>
          <w:rFonts w:ascii="Times New Roman" w:eastAsia="Times New Roman" w:hAnsi="Times New Roman" w:cs="Times New Roman"/>
          <w:i/>
          <w:color w:val="0000FF"/>
          <w:spacing w:val="-1"/>
          <w:u w:val="single" w:color="0000FF"/>
        </w:rPr>
        <w:t>li</w:t>
      </w:r>
      <w:r>
        <w:rPr>
          <w:rFonts w:ascii="Times New Roman" w:eastAsia="Times New Roman" w:hAnsi="Times New Roman" w:cs="Times New Roman"/>
          <w:i/>
          <w:color w:val="0000FF"/>
          <w:spacing w:val="-2"/>
          <w:u w:val="single" w:color="0000FF"/>
        </w:rPr>
        <w:t>c</w:t>
      </w:r>
      <w:r>
        <w:rPr>
          <w:rFonts w:ascii="Times New Roman" w:eastAsia="Times New Roman" w:hAnsi="Times New Roman" w:cs="Times New Roman"/>
          <w:i/>
          <w:color w:val="0000FF"/>
          <w:spacing w:val="2"/>
          <w:u w:val="single" w:color="0000FF"/>
        </w:rPr>
        <w:t>a</w:t>
      </w:r>
      <w:r>
        <w:rPr>
          <w:rFonts w:ascii="Times New Roman" w:eastAsia="Times New Roman" w:hAnsi="Times New Roman" w:cs="Times New Roman"/>
          <w:i/>
          <w:color w:val="0000FF"/>
          <w:spacing w:val="-2"/>
          <w:u w:val="single" w:color="0000FF"/>
        </w:rPr>
        <w:t>c</w:t>
      </w:r>
      <w:r>
        <w:rPr>
          <w:rFonts w:ascii="Times New Roman" w:eastAsia="Times New Roman" w:hAnsi="Times New Roman" w:cs="Times New Roman"/>
          <w:i/>
          <w:color w:val="0000FF"/>
          <w:spacing w:val="-1"/>
          <w:u w:val="single" w:color="0000FF"/>
        </w:rPr>
        <w:t>i</w:t>
      </w:r>
      <w:r>
        <w:rPr>
          <w:rFonts w:ascii="Times New Roman" w:eastAsia="Times New Roman" w:hAnsi="Times New Roman" w:cs="Times New Roman"/>
          <w:i/>
          <w:color w:val="0000FF"/>
          <w:spacing w:val="2"/>
          <w:u w:val="single" w:color="0000FF"/>
        </w:rPr>
        <w:t>ó</w:t>
      </w:r>
      <w:r>
        <w:rPr>
          <w:rFonts w:ascii="Times New Roman" w:eastAsia="Times New Roman" w:hAnsi="Times New Roman" w:cs="Times New Roman"/>
          <w:i/>
          <w:color w:val="0000FF"/>
          <w:u w:val="single" w:color="0000FF"/>
        </w:rPr>
        <w:t>n</w:t>
      </w:r>
      <w:r>
        <w:rPr>
          <w:rFonts w:ascii="Times New Roman" w:eastAsia="Times New Roman" w:hAnsi="Times New Roman" w:cs="Times New Roman"/>
          <w:i/>
          <w:color w:val="0000FF"/>
          <w:spacing w:val="3"/>
          <w:u w:val="single" w:color="0000FF"/>
        </w:rPr>
        <w:t xml:space="preserve"> </w:t>
      </w:r>
      <w:r>
        <w:rPr>
          <w:rFonts w:ascii="Times New Roman" w:eastAsia="Times New Roman" w:hAnsi="Times New Roman" w:cs="Times New Roman"/>
          <w:i/>
          <w:color w:val="0000FF"/>
          <w:spacing w:val="-3"/>
          <w:u w:val="single" w:color="0000FF"/>
        </w:rPr>
        <w:t>m</w:t>
      </w:r>
      <w:r>
        <w:rPr>
          <w:rFonts w:ascii="Times New Roman" w:eastAsia="Times New Roman" w:hAnsi="Times New Roman" w:cs="Times New Roman"/>
          <w:i/>
          <w:color w:val="0000FF"/>
          <w:spacing w:val="10"/>
          <w:u w:val="single" w:color="0000FF"/>
        </w:rPr>
        <w:t>ó</w:t>
      </w:r>
      <w:r>
        <w:rPr>
          <w:rFonts w:ascii="Times New Roman" w:eastAsia="Times New Roman" w:hAnsi="Times New Roman" w:cs="Times New Roman"/>
          <w:i/>
          <w:color w:val="0000FF"/>
          <w:spacing w:val="-2"/>
          <w:u w:val="single" w:color="0000FF"/>
        </w:rPr>
        <w:t>v</w:t>
      </w:r>
      <w:r>
        <w:rPr>
          <w:rFonts w:ascii="Times New Roman" w:eastAsia="Times New Roman" w:hAnsi="Times New Roman" w:cs="Times New Roman"/>
          <w:i/>
          <w:color w:val="0000FF"/>
          <w:spacing w:val="-1"/>
          <w:u w:val="single" w:color="0000FF"/>
        </w:rPr>
        <w:t>il</w:t>
      </w:r>
      <w:r>
        <w:rPr>
          <w:rFonts w:ascii="Times New Roman" w:eastAsia="Times New Roman" w:hAnsi="Times New Roman" w:cs="Times New Roman"/>
          <w:i/>
          <w:color w:val="0000FF"/>
          <w:u w:val="single" w:color="0000FF"/>
        </w:rPr>
        <w:t>.</w:t>
      </w:r>
    </w:p>
    <w:p w14:paraId="20989389" w14:textId="77777777" w:rsidR="00BE5A93" w:rsidRDefault="00BE5A93">
      <w:pPr>
        <w:spacing w:before="9" w:after="0" w:line="130" w:lineRule="exact"/>
        <w:rPr>
          <w:sz w:val="13"/>
          <w:szCs w:val="13"/>
        </w:rPr>
      </w:pPr>
    </w:p>
    <w:p w14:paraId="1860B0EF" w14:textId="77777777" w:rsidR="00BE5A93" w:rsidRDefault="00F700C7">
      <w:pPr>
        <w:spacing w:after="0" w:line="240" w:lineRule="auto"/>
        <w:ind w:left="557" w:right="-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i/>
          <w:color w:val="0000FF"/>
          <w:spacing w:val="2"/>
          <w:u w:val="single" w:color="0000FF"/>
        </w:rPr>
        <w:t>4</w:t>
      </w:r>
      <w:r>
        <w:rPr>
          <w:rFonts w:ascii="Times New Roman" w:eastAsia="Times New Roman" w:hAnsi="Times New Roman" w:cs="Times New Roman"/>
          <w:i/>
          <w:color w:val="0000FF"/>
          <w:spacing w:val="1"/>
          <w:u w:val="single" w:color="0000FF"/>
        </w:rPr>
        <w:t>.</w:t>
      </w:r>
      <w:r>
        <w:rPr>
          <w:rFonts w:ascii="Times New Roman" w:eastAsia="Times New Roman" w:hAnsi="Times New Roman" w:cs="Times New Roman"/>
          <w:i/>
          <w:color w:val="0000FF"/>
          <w:spacing w:val="2"/>
          <w:u w:val="single" w:color="0000FF"/>
        </w:rPr>
        <w:t>2</w:t>
      </w:r>
      <w:r>
        <w:rPr>
          <w:rFonts w:ascii="Times New Roman" w:eastAsia="Times New Roman" w:hAnsi="Times New Roman" w:cs="Times New Roman"/>
          <w:i/>
          <w:color w:val="0000FF"/>
          <w:spacing w:val="-3"/>
          <w:u w:val="single" w:color="0000FF"/>
        </w:rPr>
        <w:t>.</w:t>
      </w:r>
      <w:r>
        <w:rPr>
          <w:rFonts w:ascii="Times New Roman" w:eastAsia="Times New Roman" w:hAnsi="Times New Roman" w:cs="Times New Roman"/>
          <w:i/>
          <w:color w:val="0000FF"/>
          <w:u w:val="single" w:color="0000FF"/>
        </w:rPr>
        <w:t>5</w:t>
      </w:r>
      <w:r>
        <w:rPr>
          <w:rFonts w:ascii="Times New Roman" w:eastAsia="Times New Roman" w:hAnsi="Times New Roman" w:cs="Times New Roman"/>
          <w:i/>
          <w:color w:val="0000FF"/>
          <w:spacing w:val="-1"/>
          <w:u w:val="single" w:color="0000FF"/>
        </w:rPr>
        <w:t xml:space="preserve"> </w:t>
      </w:r>
      <w:r>
        <w:rPr>
          <w:rFonts w:ascii="Times New Roman" w:eastAsia="Times New Roman" w:hAnsi="Times New Roman" w:cs="Times New Roman"/>
          <w:i/>
          <w:color w:val="0000FF"/>
          <w:spacing w:val="1"/>
          <w:u w:val="single" w:color="0000FF"/>
        </w:rPr>
        <w:t>C</w:t>
      </w:r>
      <w:r>
        <w:rPr>
          <w:rFonts w:ascii="Times New Roman" w:eastAsia="Times New Roman" w:hAnsi="Times New Roman" w:cs="Times New Roman"/>
          <w:i/>
          <w:color w:val="0000FF"/>
          <w:spacing w:val="2"/>
          <w:u w:val="single" w:color="0000FF"/>
        </w:rPr>
        <w:t>a</w:t>
      </w:r>
      <w:r>
        <w:rPr>
          <w:rFonts w:ascii="Times New Roman" w:eastAsia="Times New Roman" w:hAnsi="Times New Roman" w:cs="Times New Roman"/>
          <w:i/>
          <w:color w:val="0000FF"/>
          <w:spacing w:val="-2"/>
          <w:u w:val="single" w:color="0000FF"/>
        </w:rPr>
        <w:t>r</w:t>
      </w:r>
      <w:r>
        <w:rPr>
          <w:rFonts w:ascii="Times New Roman" w:eastAsia="Times New Roman" w:hAnsi="Times New Roman" w:cs="Times New Roman"/>
          <w:i/>
          <w:color w:val="0000FF"/>
          <w:spacing w:val="2"/>
          <w:u w:val="single" w:color="0000FF"/>
        </w:rPr>
        <w:t>a</w:t>
      </w:r>
      <w:r>
        <w:rPr>
          <w:rFonts w:ascii="Times New Roman" w:eastAsia="Times New Roman" w:hAnsi="Times New Roman" w:cs="Times New Roman"/>
          <w:i/>
          <w:color w:val="0000FF"/>
          <w:spacing w:val="-2"/>
          <w:u w:val="single" w:color="0000FF"/>
        </w:rPr>
        <w:t>c</w:t>
      </w:r>
      <w:r>
        <w:rPr>
          <w:rFonts w:ascii="Times New Roman" w:eastAsia="Times New Roman" w:hAnsi="Times New Roman" w:cs="Times New Roman"/>
          <w:i/>
          <w:color w:val="0000FF"/>
          <w:spacing w:val="-1"/>
          <w:u w:val="single" w:color="0000FF"/>
        </w:rPr>
        <w:t>t</w:t>
      </w:r>
      <w:r>
        <w:rPr>
          <w:rFonts w:ascii="Times New Roman" w:eastAsia="Times New Roman" w:hAnsi="Times New Roman" w:cs="Times New Roman"/>
          <w:i/>
          <w:color w:val="0000FF"/>
          <w:spacing w:val="-2"/>
          <w:u w:val="single" w:color="0000FF"/>
        </w:rPr>
        <w:t>er</w:t>
      </w:r>
      <w:r>
        <w:rPr>
          <w:rFonts w:ascii="Times New Roman" w:eastAsia="Times New Roman" w:hAnsi="Times New Roman" w:cs="Times New Roman"/>
          <w:i/>
          <w:color w:val="0000FF"/>
          <w:spacing w:val="-1"/>
          <w:u w:val="single" w:color="0000FF"/>
        </w:rPr>
        <w:t>í</w:t>
      </w:r>
      <w:r>
        <w:rPr>
          <w:rFonts w:ascii="Times New Roman" w:eastAsia="Times New Roman" w:hAnsi="Times New Roman" w:cs="Times New Roman"/>
          <w:i/>
          <w:color w:val="0000FF"/>
          <w:spacing w:val="-2"/>
          <w:u w:val="single" w:color="0000FF"/>
        </w:rPr>
        <w:t>s</w:t>
      </w:r>
      <w:r>
        <w:rPr>
          <w:rFonts w:ascii="Times New Roman" w:eastAsia="Times New Roman" w:hAnsi="Times New Roman" w:cs="Times New Roman"/>
          <w:i/>
          <w:color w:val="0000FF"/>
          <w:spacing w:val="3"/>
          <w:u w:val="single" w:color="0000FF"/>
        </w:rPr>
        <w:t>t</w:t>
      </w:r>
      <w:r>
        <w:rPr>
          <w:rFonts w:ascii="Times New Roman" w:eastAsia="Times New Roman" w:hAnsi="Times New Roman" w:cs="Times New Roman"/>
          <w:i/>
          <w:color w:val="0000FF"/>
          <w:spacing w:val="-1"/>
          <w:u w:val="single" w:color="0000FF"/>
        </w:rPr>
        <w:t>i</w:t>
      </w:r>
      <w:r>
        <w:rPr>
          <w:rFonts w:ascii="Times New Roman" w:eastAsia="Times New Roman" w:hAnsi="Times New Roman" w:cs="Times New Roman"/>
          <w:i/>
          <w:color w:val="0000FF"/>
          <w:spacing w:val="-2"/>
          <w:u w:val="single" w:color="0000FF"/>
        </w:rPr>
        <w:t>c</w:t>
      </w:r>
      <w:r>
        <w:rPr>
          <w:rFonts w:ascii="Times New Roman" w:eastAsia="Times New Roman" w:hAnsi="Times New Roman" w:cs="Times New Roman"/>
          <w:i/>
          <w:color w:val="0000FF"/>
          <w:spacing w:val="2"/>
          <w:u w:val="single" w:color="0000FF"/>
        </w:rPr>
        <w:t>a</w:t>
      </w:r>
      <w:r>
        <w:rPr>
          <w:rFonts w:ascii="Times New Roman" w:eastAsia="Times New Roman" w:hAnsi="Times New Roman" w:cs="Times New Roman"/>
          <w:i/>
          <w:color w:val="0000FF"/>
          <w:u w:val="single" w:color="0000FF"/>
        </w:rPr>
        <w:t>s</w:t>
      </w:r>
      <w:r>
        <w:rPr>
          <w:rFonts w:ascii="Times New Roman" w:eastAsia="Times New Roman" w:hAnsi="Times New Roman" w:cs="Times New Roman"/>
          <w:i/>
          <w:color w:val="0000FF"/>
          <w:spacing w:val="-1"/>
          <w:u w:val="single" w:color="0000FF"/>
        </w:rPr>
        <w:t xml:space="preserve"> </w:t>
      </w:r>
      <w:r>
        <w:rPr>
          <w:rFonts w:ascii="Times New Roman" w:eastAsia="Times New Roman" w:hAnsi="Times New Roman" w:cs="Times New Roman"/>
          <w:i/>
          <w:color w:val="0000FF"/>
          <w:spacing w:val="-2"/>
          <w:u w:val="single" w:color="0000FF"/>
        </w:rPr>
        <w:t>s</w:t>
      </w:r>
      <w:r>
        <w:rPr>
          <w:rFonts w:ascii="Times New Roman" w:eastAsia="Times New Roman" w:hAnsi="Times New Roman" w:cs="Times New Roman"/>
          <w:i/>
          <w:color w:val="0000FF"/>
          <w:u w:val="single" w:color="0000FF"/>
        </w:rPr>
        <w:t>e</w:t>
      </w:r>
      <w:r>
        <w:rPr>
          <w:rFonts w:ascii="Times New Roman" w:eastAsia="Times New Roman" w:hAnsi="Times New Roman" w:cs="Times New Roman"/>
          <w:i/>
          <w:color w:val="0000FF"/>
          <w:spacing w:val="-1"/>
          <w:u w:val="single" w:color="0000FF"/>
        </w:rPr>
        <w:t xml:space="preserve"> </w:t>
      </w:r>
      <w:r>
        <w:rPr>
          <w:rFonts w:ascii="Times New Roman" w:eastAsia="Times New Roman" w:hAnsi="Times New Roman" w:cs="Times New Roman"/>
          <w:i/>
          <w:color w:val="0000FF"/>
          <w:spacing w:val="2"/>
          <w:u w:val="single" w:color="0000FF"/>
        </w:rPr>
        <w:t>d</w:t>
      </w:r>
      <w:r>
        <w:rPr>
          <w:rFonts w:ascii="Times New Roman" w:eastAsia="Times New Roman" w:hAnsi="Times New Roman" w:cs="Times New Roman"/>
          <w:i/>
          <w:color w:val="0000FF"/>
          <w:spacing w:val="-2"/>
          <w:u w:val="single" w:color="0000FF"/>
        </w:rPr>
        <w:t>e</w:t>
      </w:r>
      <w:r>
        <w:rPr>
          <w:rFonts w:ascii="Times New Roman" w:eastAsia="Times New Roman" w:hAnsi="Times New Roman" w:cs="Times New Roman"/>
          <w:i/>
          <w:color w:val="0000FF"/>
          <w:spacing w:val="2"/>
          <w:u w:val="single" w:color="0000FF"/>
        </w:rPr>
        <w:t>b</w:t>
      </w:r>
      <w:r>
        <w:rPr>
          <w:rFonts w:ascii="Times New Roman" w:eastAsia="Times New Roman" w:hAnsi="Times New Roman" w:cs="Times New Roman"/>
          <w:i/>
          <w:color w:val="0000FF"/>
          <w:spacing w:val="-2"/>
          <w:u w:val="single" w:color="0000FF"/>
        </w:rPr>
        <w:t>e</w:t>
      </w:r>
      <w:r>
        <w:rPr>
          <w:rFonts w:ascii="Times New Roman" w:eastAsia="Times New Roman" w:hAnsi="Times New Roman" w:cs="Times New Roman"/>
          <w:i/>
          <w:color w:val="0000FF"/>
          <w:u w:val="single" w:color="0000FF"/>
        </w:rPr>
        <w:t>n</w:t>
      </w:r>
      <w:r>
        <w:rPr>
          <w:rFonts w:ascii="Times New Roman" w:eastAsia="Times New Roman" w:hAnsi="Times New Roman" w:cs="Times New Roman"/>
          <w:i/>
          <w:color w:val="0000FF"/>
          <w:spacing w:val="3"/>
          <w:u w:val="single" w:color="0000FF"/>
        </w:rPr>
        <w:t xml:space="preserve"> </w:t>
      </w:r>
      <w:r>
        <w:rPr>
          <w:rFonts w:ascii="Times New Roman" w:eastAsia="Times New Roman" w:hAnsi="Times New Roman" w:cs="Times New Roman"/>
          <w:i/>
          <w:color w:val="0000FF"/>
          <w:spacing w:val="-2"/>
          <w:u w:val="single" w:color="0000FF"/>
        </w:rPr>
        <w:t>c</w:t>
      </w:r>
      <w:r>
        <w:rPr>
          <w:rFonts w:ascii="Times New Roman" w:eastAsia="Times New Roman" w:hAnsi="Times New Roman" w:cs="Times New Roman"/>
          <w:i/>
          <w:color w:val="0000FF"/>
          <w:spacing w:val="2"/>
          <w:u w:val="single" w:color="0000FF"/>
        </w:rPr>
        <w:t>on</w:t>
      </w:r>
      <w:r>
        <w:rPr>
          <w:rFonts w:ascii="Times New Roman" w:eastAsia="Times New Roman" w:hAnsi="Times New Roman" w:cs="Times New Roman"/>
          <w:i/>
          <w:color w:val="0000FF"/>
          <w:spacing w:val="-1"/>
          <w:u w:val="single" w:color="0000FF"/>
        </w:rPr>
        <w:t>t</w:t>
      </w:r>
      <w:r>
        <w:rPr>
          <w:rFonts w:ascii="Times New Roman" w:eastAsia="Times New Roman" w:hAnsi="Times New Roman" w:cs="Times New Roman"/>
          <w:i/>
          <w:color w:val="0000FF"/>
          <w:spacing w:val="-2"/>
          <w:u w:val="single" w:color="0000FF"/>
        </w:rPr>
        <w:t>e</w:t>
      </w:r>
      <w:r>
        <w:rPr>
          <w:rFonts w:ascii="Times New Roman" w:eastAsia="Times New Roman" w:hAnsi="Times New Roman" w:cs="Times New Roman"/>
          <w:i/>
          <w:color w:val="0000FF"/>
          <w:spacing w:val="1"/>
          <w:u w:val="single" w:color="0000FF"/>
        </w:rPr>
        <w:t>m</w:t>
      </w:r>
      <w:r>
        <w:rPr>
          <w:rFonts w:ascii="Times New Roman" w:eastAsia="Times New Roman" w:hAnsi="Times New Roman" w:cs="Times New Roman"/>
          <w:i/>
          <w:color w:val="0000FF"/>
          <w:spacing w:val="2"/>
          <w:u w:val="single" w:color="0000FF"/>
        </w:rPr>
        <w:t>p</w:t>
      </w:r>
      <w:r>
        <w:rPr>
          <w:rFonts w:ascii="Times New Roman" w:eastAsia="Times New Roman" w:hAnsi="Times New Roman" w:cs="Times New Roman"/>
          <w:i/>
          <w:color w:val="0000FF"/>
          <w:spacing w:val="-1"/>
          <w:u w:val="single" w:color="0000FF"/>
        </w:rPr>
        <w:t>l</w:t>
      </w:r>
      <w:r>
        <w:rPr>
          <w:rFonts w:ascii="Times New Roman" w:eastAsia="Times New Roman" w:hAnsi="Times New Roman" w:cs="Times New Roman"/>
          <w:i/>
          <w:color w:val="0000FF"/>
          <w:spacing w:val="2"/>
          <w:u w:val="single" w:color="0000FF"/>
        </w:rPr>
        <w:t>a</w:t>
      </w:r>
      <w:r>
        <w:rPr>
          <w:rFonts w:ascii="Times New Roman" w:eastAsia="Times New Roman" w:hAnsi="Times New Roman" w:cs="Times New Roman"/>
          <w:i/>
          <w:color w:val="0000FF"/>
          <w:u w:val="single" w:color="0000FF"/>
        </w:rPr>
        <w:t>r</w:t>
      </w:r>
      <w:r>
        <w:rPr>
          <w:rFonts w:ascii="Times New Roman" w:eastAsia="Times New Roman" w:hAnsi="Times New Roman" w:cs="Times New Roman"/>
          <w:i/>
          <w:color w:val="0000FF"/>
          <w:spacing w:val="-1"/>
          <w:u w:val="single" w:color="0000FF"/>
        </w:rPr>
        <w:t xml:space="preserve"> </w:t>
      </w:r>
      <w:r>
        <w:rPr>
          <w:rFonts w:ascii="Times New Roman" w:eastAsia="Times New Roman" w:hAnsi="Times New Roman" w:cs="Times New Roman"/>
          <w:i/>
          <w:color w:val="0000FF"/>
          <w:spacing w:val="2"/>
          <w:u w:val="single" w:color="0000FF"/>
        </w:rPr>
        <w:t>a</w:t>
      </w:r>
      <w:r>
        <w:rPr>
          <w:rFonts w:ascii="Times New Roman" w:eastAsia="Times New Roman" w:hAnsi="Times New Roman" w:cs="Times New Roman"/>
          <w:i/>
          <w:color w:val="0000FF"/>
          <w:u w:val="single" w:color="0000FF"/>
        </w:rPr>
        <w:t>l</w:t>
      </w:r>
      <w:r>
        <w:rPr>
          <w:rFonts w:ascii="Times New Roman" w:eastAsia="Times New Roman" w:hAnsi="Times New Roman" w:cs="Times New Roman"/>
          <w:i/>
          <w:color w:val="0000FF"/>
          <w:spacing w:val="-4"/>
          <w:u w:val="single" w:color="0000FF"/>
        </w:rPr>
        <w:t xml:space="preserve"> </w:t>
      </w:r>
      <w:r>
        <w:rPr>
          <w:rFonts w:ascii="Times New Roman" w:eastAsia="Times New Roman" w:hAnsi="Times New Roman" w:cs="Times New Roman"/>
          <w:i/>
          <w:color w:val="0000FF"/>
          <w:spacing w:val="2"/>
          <w:u w:val="single" w:color="0000FF"/>
        </w:rPr>
        <w:t>d</w:t>
      </w:r>
      <w:r>
        <w:rPr>
          <w:rFonts w:ascii="Times New Roman" w:eastAsia="Times New Roman" w:hAnsi="Times New Roman" w:cs="Times New Roman"/>
          <w:i/>
          <w:color w:val="0000FF"/>
          <w:spacing w:val="-2"/>
          <w:u w:val="single" w:color="0000FF"/>
        </w:rPr>
        <w:t>es</w:t>
      </w:r>
      <w:r>
        <w:rPr>
          <w:rFonts w:ascii="Times New Roman" w:eastAsia="Times New Roman" w:hAnsi="Times New Roman" w:cs="Times New Roman"/>
          <w:i/>
          <w:color w:val="0000FF"/>
          <w:spacing w:val="2"/>
          <w:u w:val="single" w:color="0000FF"/>
        </w:rPr>
        <w:t>a</w:t>
      </w:r>
      <w:r>
        <w:rPr>
          <w:rFonts w:ascii="Times New Roman" w:eastAsia="Times New Roman" w:hAnsi="Times New Roman" w:cs="Times New Roman"/>
          <w:i/>
          <w:color w:val="0000FF"/>
          <w:spacing w:val="-2"/>
          <w:u w:val="single" w:color="0000FF"/>
        </w:rPr>
        <w:t>rr</w:t>
      </w:r>
      <w:r>
        <w:rPr>
          <w:rFonts w:ascii="Times New Roman" w:eastAsia="Times New Roman" w:hAnsi="Times New Roman" w:cs="Times New Roman"/>
          <w:i/>
          <w:color w:val="0000FF"/>
          <w:spacing w:val="2"/>
          <w:u w:val="single" w:color="0000FF"/>
        </w:rPr>
        <w:t>o</w:t>
      </w:r>
      <w:r>
        <w:rPr>
          <w:rFonts w:ascii="Times New Roman" w:eastAsia="Times New Roman" w:hAnsi="Times New Roman" w:cs="Times New Roman"/>
          <w:i/>
          <w:color w:val="0000FF"/>
          <w:spacing w:val="-1"/>
          <w:u w:val="single" w:color="0000FF"/>
        </w:rPr>
        <w:t>ll</w:t>
      </w:r>
      <w:r>
        <w:rPr>
          <w:rFonts w:ascii="Times New Roman" w:eastAsia="Times New Roman" w:hAnsi="Times New Roman" w:cs="Times New Roman"/>
          <w:i/>
          <w:color w:val="0000FF"/>
          <w:spacing w:val="2"/>
          <w:u w:val="single" w:color="0000FF"/>
        </w:rPr>
        <w:t>a</w:t>
      </w:r>
      <w:r>
        <w:rPr>
          <w:rFonts w:ascii="Times New Roman" w:eastAsia="Times New Roman" w:hAnsi="Times New Roman" w:cs="Times New Roman"/>
          <w:i/>
          <w:color w:val="0000FF"/>
          <w:u w:val="single" w:color="0000FF"/>
        </w:rPr>
        <w:t>r</w:t>
      </w:r>
      <w:r>
        <w:rPr>
          <w:rFonts w:ascii="Times New Roman" w:eastAsia="Times New Roman" w:hAnsi="Times New Roman" w:cs="Times New Roman"/>
          <w:i/>
          <w:color w:val="0000FF"/>
          <w:spacing w:val="-1"/>
          <w:u w:val="single" w:color="0000FF"/>
        </w:rPr>
        <w:t xml:space="preserve"> </w:t>
      </w:r>
      <w:r>
        <w:rPr>
          <w:rFonts w:ascii="Times New Roman" w:eastAsia="Times New Roman" w:hAnsi="Times New Roman" w:cs="Times New Roman"/>
          <w:i/>
          <w:color w:val="0000FF"/>
          <w:spacing w:val="2"/>
          <w:u w:val="single" w:color="0000FF"/>
        </w:rPr>
        <w:t>un</w:t>
      </w:r>
      <w:r>
        <w:rPr>
          <w:rFonts w:ascii="Times New Roman" w:eastAsia="Times New Roman" w:hAnsi="Times New Roman" w:cs="Times New Roman"/>
          <w:i/>
          <w:color w:val="0000FF"/>
          <w:u w:val="single" w:color="0000FF"/>
        </w:rPr>
        <w:t>a</w:t>
      </w:r>
      <w:r>
        <w:rPr>
          <w:rFonts w:ascii="Times New Roman" w:eastAsia="Times New Roman" w:hAnsi="Times New Roman" w:cs="Times New Roman"/>
          <w:i/>
          <w:color w:val="0000FF"/>
          <w:spacing w:val="-1"/>
          <w:u w:val="single" w:color="0000FF"/>
        </w:rPr>
        <w:t xml:space="preserve"> </w:t>
      </w:r>
      <w:r>
        <w:rPr>
          <w:rFonts w:ascii="Times New Roman" w:eastAsia="Times New Roman" w:hAnsi="Times New Roman" w:cs="Times New Roman"/>
          <w:i/>
          <w:color w:val="0000FF"/>
          <w:spacing w:val="2"/>
          <w:u w:val="single" w:color="0000FF"/>
        </w:rPr>
        <w:t>ap</w:t>
      </w:r>
      <w:r>
        <w:rPr>
          <w:rFonts w:ascii="Times New Roman" w:eastAsia="Times New Roman" w:hAnsi="Times New Roman" w:cs="Times New Roman"/>
          <w:i/>
          <w:color w:val="0000FF"/>
          <w:spacing w:val="-1"/>
          <w:u w:val="single" w:color="0000FF"/>
        </w:rPr>
        <w:t>li</w:t>
      </w:r>
      <w:r>
        <w:rPr>
          <w:rFonts w:ascii="Times New Roman" w:eastAsia="Times New Roman" w:hAnsi="Times New Roman" w:cs="Times New Roman"/>
          <w:i/>
          <w:color w:val="0000FF"/>
          <w:spacing w:val="-2"/>
          <w:u w:val="single" w:color="0000FF"/>
        </w:rPr>
        <w:t>c</w:t>
      </w:r>
      <w:r>
        <w:rPr>
          <w:rFonts w:ascii="Times New Roman" w:eastAsia="Times New Roman" w:hAnsi="Times New Roman" w:cs="Times New Roman"/>
          <w:i/>
          <w:color w:val="0000FF"/>
          <w:spacing w:val="2"/>
          <w:u w:val="single" w:color="0000FF"/>
        </w:rPr>
        <w:t>a</w:t>
      </w:r>
      <w:r>
        <w:rPr>
          <w:rFonts w:ascii="Times New Roman" w:eastAsia="Times New Roman" w:hAnsi="Times New Roman" w:cs="Times New Roman"/>
          <w:i/>
          <w:color w:val="0000FF"/>
          <w:spacing w:val="-2"/>
          <w:u w:val="single" w:color="0000FF"/>
        </w:rPr>
        <w:t>c</w:t>
      </w:r>
      <w:r>
        <w:rPr>
          <w:rFonts w:ascii="Times New Roman" w:eastAsia="Times New Roman" w:hAnsi="Times New Roman" w:cs="Times New Roman"/>
          <w:i/>
          <w:color w:val="0000FF"/>
          <w:spacing w:val="-1"/>
          <w:u w:val="single" w:color="0000FF"/>
        </w:rPr>
        <w:t>i</w:t>
      </w:r>
      <w:r>
        <w:rPr>
          <w:rFonts w:ascii="Times New Roman" w:eastAsia="Times New Roman" w:hAnsi="Times New Roman" w:cs="Times New Roman"/>
          <w:i/>
          <w:color w:val="0000FF"/>
          <w:spacing w:val="2"/>
          <w:u w:val="single" w:color="0000FF"/>
        </w:rPr>
        <w:t>ó</w:t>
      </w:r>
      <w:r>
        <w:rPr>
          <w:rFonts w:ascii="Times New Roman" w:eastAsia="Times New Roman" w:hAnsi="Times New Roman" w:cs="Times New Roman"/>
          <w:i/>
          <w:color w:val="0000FF"/>
          <w:u w:val="single" w:color="0000FF"/>
        </w:rPr>
        <w:t>n</w:t>
      </w:r>
      <w:r>
        <w:rPr>
          <w:rFonts w:ascii="Times New Roman" w:eastAsia="Times New Roman" w:hAnsi="Times New Roman" w:cs="Times New Roman"/>
          <w:i/>
          <w:color w:val="0000FF"/>
          <w:spacing w:val="-1"/>
          <w:u w:val="single" w:color="0000FF"/>
        </w:rPr>
        <w:t xml:space="preserve"> </w:t>
      </w:r>
      <w:r>
        <w:rPr>
          <w:rFonts w:ascii="Times New Roman" w:eastAsia="Times New Roman" w:hAnsi="Times New Roman" w:cs="Times New Roman"/>
          <w:i/>
          <w:color w:val="0000FF"/>
          <w:spacing w:val="1"/>
          <w:u w:val="single" w:color="0000FF"/>
        </w:rPr>
        <w:t>m</w:t>
      </w:r>
      <w:r>
        <w:rPr>
          <w:rFonts w:ascii="Times New Roman" w:eastAsia="Times New Roman" w:hAnsi="Times New Roman" w:cs="Times New Roman"/>
          <w:i/>
          <w:color w:val="0000FF"/>
          <w:spacing w:val="2"/>
          <w:u w:val="single" w:color="0000FF"/>
        </w:rPr>
        <w:t>ó</w:t>
      </w:r>
      <w:r>
        <w:rPr>
          <w:rFonts w:ascii="Times New Roman" w:eastAsia="Times New Roman" w:hAnsi="Times New Roman" w:cs="Times New Roman"/>
          <w:i/>
          <w:color w:val="0000FF"/>
          <w:spacing w:val="-2"/>
          <w:u w:val="single" w:color="0000FF"/>
        </w:rPr>
        <w:t>v</w:t>
      </w:r>
      <w:r>
        <w:rPr>
          <w:rFonts w:ascii="Times New Roman" w:eastAsia="Times New Roman" w:hAnsi="Times New Roman" w:cs="Times New Roman"/>
          <w:i/>
          <w:color w:val="0000FF"/>
          <w:spacing w:val="-1"/>
          <w:u w:val="single" w:color="0000FF"/>
        </w:rPr>
        <w:t>il</w:t>
      </w:r>
      <w:r>
        <w:rPr>
          <w:rFonts w:ascii="Times New Roman" w:eastAsia="Times New Roman" w:hAnsi="Times New Roman" w:cs="Times New Roman"/>
          <w:i/>
          <w:color w:val="0000FF"/>
          <w:u w:val="single" w:color="0000FF"/>
        </w:rPr>
        <w:t>.</w:t>
      </w:r>
    </w:p>
    <w:p w14:paraId="50708336" w14:textId="77777777" w:rsidR="00BE5A93" w:rsidRDefault="00BE5A93">
      <w:pPr>
        <w:spacing w:before="9" w:after="0" w:line="130" w:lineRule="exact"/>
        <w:rPr>
          <w:sz w:val="13"/>
          <w:szCs w:val="13"/>
        </w:rPr>
      </w:pPr>
    </w:p>
    <w:p w14:paraId="076685EA" w14:textId="77777777" w:rsidR="00BE5A93" w:rsidRDefault="00F700C7">
      <w:pPr>
        <w:spacing w:after="0" w:line="240" w:lineRule="auto"/>
        <w:ind w:left="117" w:right="-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color w:val="0000FF"/>
          <w:spacing w:val="2"/>
          <w:u w:val="single" w:color="0000FF"/>
        </w:rPr>
        <w:t>4</w:t>
      </w:r>
      <w:r>
        <w:rPr>
          <w:rFonts w:ascii="Times New Roman" w:eastAsia="Times New Roman" w:hAnsi="Times New Roman" w:cs="Times New Roman"/>
          <w:color w:val="0000FF"/>
          <w:spacing w:val="1"/>
          <w:u w:val="single" w:color="0000FF"/>
        </w:rPr>
        <w:t>.</w:t>
      </w:r>
      <w:r>
        <w:rPr>
          <w:rFonts w:ascii="Times New Roman" w:eastAsia="Times New Roman" w:hAnsi="Times New Roman" w:cs="Times New Roman"/>
          <w:color w:val="0000FF"/>
          <w:spacing w:val="2"/>
          <w:u w:val="single" w:color="0000FF"/>
        </w:rPr>
        <w:t>3</w:t>
      </w:r>
      <w:r>
        <w:rPr>
          <w:rFonts w:ascii="Times New Roman" w:eastAsia="Times New Roman" w:hAnsi="Times New Roman" w:cs="Times New Roman"/>
          <w:color w:val="0000FF"/>
          <w:u w:val="single" w:color="0000FF"/>
        </w:rPr>
        <w:t>.</w:t>
      </w:r>
      <w:r>
        <w:rPr>
          <w:rFonts w:ascii="Times New Roman" w:eastAsia="Times New Roman" w:hAnsi="Times New Roman" w:cs="Times New Roman"/>
          <w:color w:val="0000FF"/>
          <w:spacing w:val="-2"/>
          <w:u w:val="single" w:color="0000FF"/>
        </w:rPr>
        <w:t xml:space="preserve"> </w:t>
      </w:r>
      <w:r>
        <w:rPr>
          <w:rFonts w:ascii="Times New Roman" w:eastAsia="Times New Roman" w:hAnsi="Times New Roman" w:cs="Times New Roman"/>
          <w:color w:val="0000FF"/>
          <w:u w:val="single" w:color="0000FF"/>
        </w:rPr>
        <w:t>M</w:t>
      </w:r>
      <w:r>
        <w:rPr>
          <w:rFonts w:ascii="Times New Roman" w:eastAsia="Times New Roman" w:hAnsi="Times New Roman" w:cs="Times New Roman"/>
          <w:color w:val="0000FF"/>
          <w:spacing w:val="-1"/>
          <w:u w:val="single" w:color="0000FF"/>
        </w:rPr>
        <w:t>ar</w:t>
      </w:r>
      <w:r>
        <w:rPr>
          <w:rFonts w:ascii="Times New Roman" w:eastAsia="Times New Roman" w:hAnsi="Times New Roman" w:cs="Times New Roman"/>
          <w:color w:val="0000FF"/>
          <w:spacing w:val="-2"/>
          <w:u w:val="single" w:color="0000FF"/>
        </w:rPr>
        <w:t>c</w:t>
      </w:r>
      <w:r>
        <w:rPr>
          <w:rFonts w:ascii="Times New Roman" w:eastAsia="Times New Roman" w:hAnsi="Times New Roman" w:cs="Times New Roman"/>
          <w:color w:val="0000FF"/>
          <w:u w:val="single" w:color="0000FF"/>
        </w:rPr>
        <w:t>o</w:t>
      </w:r>
      <w:r>
        <w:rPr>
          <w:rFonts w:ascii="Times New Roman" w:eastAsia="Times New Roman" w:hAnsi="Times New Roman" w:cs="Times New Roman"/>
          <w:color w:val="0000FF"/>
          <w:spacing w:val="3"/>
          <w:u w:val="single" w:color="0000FF"/>
        </w:rPr>
        <w:t xml:space="preserve"> </w:t>
      </w:r>
      <w:r>
        <w:rPr>
          <w:rFonts w:ascii="Times New Roman" w:eastAsia="Times New Roman" w:hAnsi="Times New Roman" w:cs="Times New Roman"/>
          <w:color w:val="0000FF"/>
          <w:spacing w:val="-2"/>
          <w:u w:val="single" w:color="0000FF"/>
        </w:rPr>
        <w:t>c</w:t>
      </w:r>
      <w:r>
        <w:rPr>
          <w:rFonts w:ascii="Times New Roman" w:eastAsia="Times New Roman" w:hAnsi="Times New Roman" w:cs="Times New Roman"/>
          <w:color w:val="0000FF"/>
          <w:spacing w:val="2"/>
          <w:u w:val="single" w:color="0000FF"/>
        </w:rPr>
        <w:t>o</w:t>
      </w:r>
      <w:r>
        <w:rPr>
          <w:rFonts w:ascii="Times New Roman" w:eastAsia="Times New Roman" w:hAnsi="Times New Roman" w:cs="Times New Roman"/>
          <w:color w:val="0000FF"/>
          <w:spacing w:val="-2"/>
          <w:u w:val="single" w:color="0000FF"/>
        </w:rPr>
        <w:t>nce</w:t>
      </w:r>
      <w:r>
        <w:rPr>
          <w:rFonts w:ascii="Times New Roman" w:eastAsia="Times New Roman" w:hAnsi="Times New Roman" w:cs="Times New Roman"/>
          <w:color w:val="0000FF"/>
          <w:spacing w:val="2"/>
          <w:u w:val="single" w:color="0000FF"/>
        </w:rPr>
        <w:t>p</w:t>
      </w:r>
      <w:r>
        <w:rPr>
          <w:rFonts w:ascii="Times New Roman" w:eastAsia="Times New Roman" w:hAnsi="Times New Roman" w:cs="Times New Roman"/>
          <w:color w:val="0000FF"/>
          <w:spacing w:val="-1"/>
          <w:u w:val="single" w:color="0000FF"/>
        </w:rPr>
        <w:t>t</w:t>
      </w:r>
      <w:r>
        <w:rPr>
          <w:rFonts w:ascii="Times New Roman" w:eastAsia="Times New Roman" w:hAnsi="Times New Roman" w:cs="Times New Roman"/>
          <w:color w:val="0000FF"/>
          <w:spacing w:val="-2"/>
          <w:u w:val="single" w:color="0000FF"/>
        </w:rPr>
        <w:t>u</w:t>
      </w:r>
      <w:r>
        <w:rPr>
          <w:rFonts w:ascii="Times New Roman" w:eastAsia="Times New Roman" w:hAnsi="Times New Roman" w:cs="Times New Roman"/>
          <w:color w:val="0000FF"/>
          <w:spacing w:val="2"/>
          <w:u w:val="single" w:color="0000FF"/>
        </w:rPr>
        <w:t>a</w:t>
      </w:r>
      <w:r>
        <w:rPr>
          <w:rFonts w:ascii="Times New Roman" w:eastAsia="Times New Roman" w:hAnsi="Times New Roman" w:cs="Times New Roman"/>
          <w:color w:val="0000FF"/>
          <w:u w:val="single" w:color="0000FF"/>
        </w:rPr>
        <w:t>l</w:t>
      </w:r>
    </w:p>
    <w:p w14:paraId="032C0694" w14:textId="77777777" w:rsidR="00BE5A93" w:rsidRDefault="00BE5A93">
      <w:pPr>
        <w:spacing w:before="5" w:after="0" w:line="130" w:lineRule="exact"/>
        <w:rPr>
          <w:sz w:val="13"/>
          <w:szCs w:val="13"/>
        </w:rPr>
      </w:pPr>
    </w:p>
    <w:p w14:paraId="4B050174" w14:textId="77777777" w:rsidR="00BE5A93" w:rsidRDefault="00F700C7">
      <w:pPr>
        <w:spacing w:after="0" w:line="240" w:lineRule="auto"/>
        <w:ind w:left="117" w:right="-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pacing w:val="2"/>
          <w:u w:val="single" w:color="000000"/>
        </w:rPr>
        <w:t>5</w:t>
      </w:r>
      <w:r>
        <w:rPr>
          <w:rFonts w:ascii="Times New Roman" w:eastAsia="Times New Roman" w:hAnsi="Times New Roman" w:cs="Times New Roman"/>
          <w:u w:val="single" w:color="000000"/>
        </w:rPr>
        <w:t>.</w:t>
      </w:r>
      <w:r>
        <w:rPr>
          <w:rFonts w:ascii="Times New Roman" w:eastAsia="Times New Roman" w:hAnsi="Times New Roman" w:cs="Times New Roman"/>
          <w:spacing w:val="2"/>
          <w:u w:val="single" w:color="000000"/>
        </w:rPr>
        <w:t xml:space="preserve"> </w:t>
      </w:r>
      <w:r>
        <w:rPr>
          <w:rFonts w:ascii="Times New Roman" w:eastAsia="Times New Roman" w:hAnsi="Times New Roman" w:cs="Times New Roman"/>
          <w:spacing w:val="-3"/>
          <w:u w:val="single" w:color="000000"/>
        </w:rPr>
        <w:t>O</w:t>
      </w:r>
      <w:r>
        <w:rPr>
          <w:rFonts w:ascii="Times New Roman" w:eastAsia="Times New Roman" w:hAnsi="Times New Roman" w:cs="Times New Roman"/>
          <w:spacing w:val="2"/>
          <w:u w:val="single" w:color="000000"/>
        </w:rPr>
        <w:t>b</w:t>
      </w:r>
      <w:r>
        <w:rPr>
          <w:rFonts w:ascii="Times New Roman" w:eastAsia="Times New Roman" w:hAnsi="Times New Roman" w:cs="Times New Roman"/>
          <w:spacing w:val="-1"/>
          <w:u w:val="single" w:color="000000"/>
        </w:rPr>
        <w:t>j</w:t>
      </w:r>
      <w:r>
        <w:rPr>
          <w:rFonts w:ascii="Times New Roman" w:eastAsia="Times New Roman" w:hAnsi="Times New Roman" w:cs="Times New Roman"/>
          <w:spacing w:val="-2"/>
          <w:u w:val="single" w:color="000000"/>
        </w:rPr>
        <w:t>e</w:t>
      </w:r>
      <w:r>
        <w:rPr>
          <w:rFonts w:ascii="Times New Roman" w:eastAsia="Times New Roman" w:hAnsi="Times New Roman" w:cs="Times New Roman"/>
          <w:spacing w:val="-1"/>
          <w:u w:val="single" w:color="000000"/>
        </w:rPr>
        <w:t>ti</w:t>
      </w:r>
      <w:r>
        <w:rPr>
          <w:rFonts w:ascii="Times New Roman" w:eastAsia="Times New Roman" w:hAnsi="Times New Roman" w:cs="Times New Roman"/>
          <w:spacing w:val="-2"/>
          <w:u w:val="single" w:color="000000"/>
        </w:rPr>
        <w:t>v</w:t>
      </w:r>
      <w:r>
        <w:rPr>
          <w:rFonts w:ascii="Times New Roman" w:eastAsia="Times New Roman" w:hAnsi="Times New Roman" w:cs="Times New Roman"/>
          <w:spacing w:val="2"/>
          <w:u w:val="single" w:color="000000"/>
        </w:rPr>
        <w:t>o</w:t>
      </w:r>
      <w:r>
        <w:rPr>
          <w:rFonts w:ascii="Times New Roman" w:eastAsia="Times New Roman" w:hAnsi="Times New Roman" w:cs="Times New Roman"/>
          <w:spacing w:val="-2"/>
          <w:u w:val="single" w:color="000000"/>
        </w:rPr>
        <w:t>s</w:t>
      </w:r>
      <w:r>
        <w:rPr>
          <w:rFonts w:ascii="Times New Roman" w:eastAsia="Times New Roman" w:hAnsi="Times New Roman" w:cs="Times New Roman"/>
          <w:u w:val="single" w:color="000000"/>
        </w:rPr>
        <w:t>.</w:t>
      </w:r>
    </w:p>
    <w:p w14:paraId="1A15A6FF" w14:textId="77777777" w:rsidR="00BE5A93" w:rsidRDefault="00BE5A93">
      <w:pPr>
        <w:spacing w:before="9" w:after="0" w:line="130" w:lineRule="exact"/>
        <w:rPr>
          <w:sz w:val="13"/>
          <w:szCs w:val="13"/>
        </w:rPr>
      </w:pPr>
    </w:p>
    <w:p w14:paraId="4BB445AD" w14:textId="77777777" w:rsidR="00BE5A93" w:rsidRDefault="00F700C7">
      <w:pPr>
        <w:spacing w:after="0" w:line="240" w:lineRule="auto"/>
        <w:ind w:left="337" w:right="-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pacing w:val="2"/>
          <w:u w:val="single" w:color="000000"/>
        </w:rPr>
        <w:t>5</w:t>
      </w:r>
      <w:r>
        <w:rPr>
          <w:rFonts w:ascii="Times New Roman" w:eastAsia="Times New Roman" w:hAnsi="Times New Roman" w:cs="Times New Roman"/>
          <w:spacing w:val="1"/>
          <w:u w:val="single" w:color="000000"/>
        </w:rPr>
        <w:t>.</w:t>
      </w:r>
      <w:r>
        <w:rPr>
          <w:rFonts w:ascii="Times New Roman" w:eastAsia="Times New Roman" w:hAnsi="Times New Roman" w:cs="Times New Roman"/>
          <w:u w:val="single" w:color="000000"/>
        </w:rPr>
        <w:t>1</w:t>
      </w:r>
      <w:r>
        <w:rPr>
          <w:rFonts w:ascii="Times New Roman" w:eastAsia="Times New Roman" w:hAnsi="Times New Roman" w:cs="Times New Roman"/>
          <w:spacing w:val="-1"/>
          <w:u w:val="single" w:color="000000"/>
        </w:rPr>
        <w:t xml:space="preserve"> </w:t>
      </w:r>
      <w:r>
        <w:rPr>
          <w:rFonts w:ascii="Times New Roman" w:eastAsia="Times New Roman" w:hAnsi="Times New Roman" w:cs="Times New Roman"/>
          <w:spacing w:val="1"/>
          <w:u w:val="single" w:color="000000"/>
        </w:rPr>
        <w:t>O</w:t>
      </w:r>
      <w:r>
        <w:rPr>
          <w:rFonts w:ascii="Times New Roman" w:eastAsia="Times New Roman" w:hAnsi="Times New Roman" w:cs="Times New Roman"/>
          <w:spacing w:val="2"/>
          <w:u w:val="single" w:color="000000"/>
        </w:rPr>
        <w:t>b</w:t>
      </w:r>
      <w:r>
        <w:rPr>
          <w:rFonts w:ascii="Times New Roman" w:eastAsia="Times New Roman" w:hAnsi="Times New Roman" w:cs="Times New Roman"/>
          <w:spacing w:val="-1"/>
          <w:u w:val="single" w:color="000000"/>
        </w:rPr>
        <w:t>j</w:t>
      </w:r>
      <w:r>
        <w:rPr>
          <w:rFonts w:ascii="Times New Roman" w:eastAsia="Times New Roman" w:hAnsi="Times New Roman" w:cs="Times New Roman"/>
          <w:spacing w:val="-2"/>
          <w:u w:val="single" w:color="000000"/>
        </w:rPr>
        <w:t>e</w:t>
      </w:r>
      <w:r>
        <w:rPr>
          <w:rFonts w:ascii="Times New Roman" w:eastAsia="Times New Roman" w:hAnsi="Times New Roman" w:cs="Times New Roman"/>
          <w:spacing w:val="-1"/>
          <w:u w:val="single" w:color="000000"/>
        </w:rPr>
        <w:t>ti</w:t>
      </w:r>
      <w:r>
        <w:rPr>
          <w:rFonts w:ascii="Times New Roman" w:eastAsia="Times New Roman" w:hAnsi="Times New Roman" w:cs="Times New Roman"/>
          <w:spacing w:val="-2"/>
          <w:u w:val="single" w:color="000000"/>
        </w:rPr>
        <w:t>v</w:t>
      </w:r>
      <w:r>
        <w:rPr>
          <w:rFonts w:ascii="Times New Roman" w:eastAsia="Times New Roman" w:hAnsi="Times New Roman" w:cs="Times New Roman"/>
          <w:u w:val="single" w:color="000000"/>
        </w:rPr>
        <w:t>o</w:t>
      </w:r>
      <w:r>
        <w:rPr>
          <w:rFonts w:ascii="Times New Roman" w:eastAsia="Times New Roman" w:hAnsi="Times New Roman" w:cs="Times New Roman"/>
          <w:spacing w:val="3"/>
          <w:u w:val="single" w:color="000000"/>
        </w:rPr>
        <w:t xml:space="preserve"> </w:t>
      </w:r>
      <w:r>
        <w:rPr>
          <w:rFonts w:ascii="Times New Roman" w:eastAsia="Times New Roman" w:hAnsi="Times New Roman" w:cs="Times New Roman"/>
          <w:spacing w:val="1"/>
          <w:u w:val="single" w:color="000000"/>
        </w:rPr>
        <w:t>G</w:t>
      </w:r>
      <w:r>
        <w:rPr>
          <w:rFonts w:ascii="Times New Roman" w:eastAsia="Times New Roman" w:hAnsi="Times New Roman" w:cs="Times New Roman"/>
          <w:spacing w:val="-2"/>
          <w:u w:val="single" w:color="000000"/>
        </w:rPr>
        <w:t>ene</w:t>
      </w:r>
      <w:r>
        <w:rPr>
          <w:rFonts w:ascii="Times New Roman" w:eastAsia="Times New Roman" w:hAnsi="Times New Roman" w:cs="Times New Roman"/>
          <w:spacing w:val="-1"/>
          <w:u w:val="single" w:color="000000"/>
        </w:rPr>
        <w:t>r</w:t>
      </w:r>
      <w:r>
        <w:rPr>
          <w:rFonts w:ascii="Times New Roman" w:eastAsia="Times New Roman" w:hAnsi="Times New Roman" w:cs="Times New Roman"/>
          <w:spacing w:val="2"/>
          <w:u w:val="single" w:color="000000"/>
        </w:rPr>
        <w:t>a</w:t>
      </w:r>
      <w:r>
        <w:rPr>
          <w:rFonts w:ascii="Times New Roman" w:eastAsia="Times New Roman" w:hAnsi="Times New Roman" w:cs="Times New Roman"/>
          <w:spacing w:val="-1"/>
          <w:u w:val="single" w:color="000000"/>
        </w:rPr>
        <w:t>l</w:t>
      </w:r>
      <w:r>
        <w:rPr>
          <w:rFonts w:ascii="Times New Roman" w:eastAsia="Times New Roman" w:hAnsi="Times New Roman" w:cs="Times New Roman"/>
          <w:u w:val="single" w:color="000000"/>
        </w:rPr>
        <w:t>.</w:t>
      </w:r>
    </w:p>
    <w:p w14:paraId="5DE1CACC" w14:textId="77777777" w:rsidR="00BE5A93" w:rsidRDefault="00BE5A93">
      <w:pPr>
        <w:spacing w:before="9" w:after="0" w:line="130" w:lineRule="exact"/>
        <w:rPr>
          <w:sz w:val="13"/>
          <w:szCs w:val="13"/>
        </w:rPr>
      </w:pPr>
    </w:p>
    <w:p w14:paraId="3A2DE2DB" w14:textId="77777777" w:rsidR="00BE5A93" w:rsidRDefault="00F700C7">
      <w:pPr>
        <w:spacing w:after="0" w:line="240" w:lineRule="auto"/>
        <w:ind w:left="337" w:right="-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pacing w:val="2"/>
          <w:u w:val="single" w:color="000000"/>
        </w:rPr>
        <w:t>5</w:t>
      </w:r>
      <w:r>
        <w:rPr>
          <w:rFonts w:ascii="Times New Roman" w:eastAsia="Times New Roman" w:hAnsi="Times New Roman" w:cs="Times New Roman"/>
          <w:spacing w:val="1"/>
          <w:u w:val="single" w:color="000000"/>
        </w:rPr>
        <w:t>.</w:t>
      </w:r>
      <w:r>
        <w:rPr>
          <w:rFonts w:ascii="Times New Roman" w:eastAsia="Times New Roman" w:hAnsi="Times New Roman" w:cs="Times New Roman"/>
          <w:spacing w:val="2"/>
          <w:u w:val="single" w:color="000000"/>
        </w:rPr>
        <w:t>2</w:t>
      </w:r>
      <w:r>
        <w:rPr>
          <w:rFonts w:ascii="Times New Roman" w:eastAsia="Times New Roman" w:hAnsi="Times New Roman" w:cs="Times New Roman"/>
          <w:u w:val="single" w:color="000000"/>
        </w:rPr>
        <w:t>.</w:t>
      </w:r>
      <w:r>
        <w:rPr>
          <w:rFonts w:ascii="Times New Roman" w:eastAsia="Times New Roman" w:hAnsi="Times New Roman" w:cs="Times New Roman"/>
          <w:spacing w:val="-2"/>
          <w:u w:val="single" w:color="000000"/>
        </w:rPr>
        <w:t xml:space="preserve"> </w:t>
      </w:r>
      <w:r>
        <w:rPr>
          <w:rFonts w:ascii="Times New Roman" w:eastAsia="Times New Roman" w:hAnsi="Times New Roman" w:cs="Times New Roman"/>
          <w:spacing w:val="-3"/>
          <w:u w:val="single" w:color="000000"/>
        </w:rPr>
        <w:t>O</w:t>
      </w:r>
      <w:r>
        <w:rPr>
          <w:rFonts w:ascii="Times New Roman" w:eastAsia="Times New Roman" w:hAnsi="Times New Roman" w:cs="Times New Roman"/>
          <w:spacing w:val="2"/>
          <w:u w:val="single" w:color="000000"/>
        </w:rPr>
        <w:t>b</w:t>
      </w:r>
      <w:r>
        <w:rPr>
          <w:rFonts w:ascii="Times New Roman" w:eastAsia="Times New Roman" w:hAnsi="Times New Roman" w:cs="Times New Roman"/>
          <w:spacing w:val="-1"/>
          <w:u w:val="single" w:color="000000"/>
        </w:rPr>
        <w:t>j</w:t>
      </w:r>
      <w:r>
        <w:rPr>
          <w:rFonts w:ascii="Times New Roman" w:eastAsia="Times New Roman" w:hAnsi="Times New Roman" w:cs="Times New Roman"/>
          <w:spacing w:val="-2"/>
          <w:u w:val="single" w:color="000000"/>
        </w:rPr>
        <w:t>e</w:t>
      </w:r>
      <w:r>
        <w:rPr>
          <w:rFonts w:ascii="Times New Roman" w:eastAsia="Times New Roman" w:hAnsi="Times New Roman" w:cs="Times New Roman"/>
          <w:spacing w:val="-1"/>
          <w:u w:val="single" w:color="000000"/>
        </w:rPr>
        <w:t>ti</w:t>
      </w:r>
      <w:r>
        <w:rPr>
          <w:rFonts w:ascii="Times New Roman" w:eastAsia="Times New Roman" w:hAnsi="Times New Roman" w:cs="Times New Roman"/>
          <w:spacing w:val="-2"/>
          <w:u w:val="single" w:color="000000"/>
        </w:rPr>
        <w:t>v</w:t>
      </w:r>
      <w:r>
        <w:rPr>
          <w:rFonts w:ascii="Times New Roman" w:eastAsia="Times New Roman" w:hAnsi="Times New Roman" w:cs="Times New Roman"/>
          <w:spacing w:val="2"/>
          <w:u w:val="single" w:color="000000"/>
        </w:rPr>
        <w:t>o</w:t>
      </w:r>
      <w:r>
        <w:rPr>
          <w:rFonts w:ascii="Times New Roman" w:eastAsia="Times New Roman" w:hAnsi="Times New Roman" w:cs="Times New Roman"/>
          <w:u w:val="single" w:color="000000"/>
        </w:rPr>
        <w:t>s</w:t>
      </w:r>
      <w:r>
        <w:rPr>
          <w:rFonts w:ascii="Times New Roman" w:eastAsia="Times New Roman" w:hAnsi="Times New Roman" w:cs="Times New Roman"/>
          <w:spacing w:val="-1"/>
          <w:u w:val="single" w:color="000000"/>
        </w:rPr>
        <w:t xml:space="preserve"> </w:t>
      </w:r>
      <w:r>
        <w:rPr>
          <w:rFonts w:ascii="Times New Roman" w:eastAsia="Times New Roman" w:hAnsi="Times New Roman" w:cs="Times New Roman"/>
          <w:spacing w:val="2"/>
          <w:u w:val="single" w:color="000000"/>
        </w:rPr>
        <w:t>e</w:t>
      </w:r>
      <w:r>
        <w:rPr>
          <w:rFonts w:ascii="Times New Roman" w:eastAsia="Times New Roman" w:hAnsi="Times New Roman" w:cs="Times New Roman"/>
          <w:spacing w:val="-2"/>
          <w:u w:val="single" w:color="000000"/>
        </w:rPr>
        <w:t>s</w:t>
      </w:r>
      <w:r>
        <w:rPr>
          <w:rFonts w:ascii="Times New Roman" w:eastAsia="Times New Roman" w:hAnsi="Times New Roman" w:cs="Times New Roman"/>
          <w:spacing w:val="2"/>
          <w:u w:val="single" w:color="000000"/>
        </w:rPr>
        <w:t>p</w:t>
      </w:r>
      <w:r>
        <w:rPr>
          <w:rFonts w:ascii="Times New Roman" w:eastAsia="Times New Roman" w:hAnsi="Times New Roman" w:cs="Times New Roman"/>
          <w:spacing w:val="-2"/>
          <w:u w:val="single" w:color="000000"/>
        </w:rPr>
        <w:t>ec</w:t>
      </w:r>
      <w:r>
        <w:rPr>
          <w:rFonts w:ascii="Times New Roman" w:eastAsia="Times New Roman" w:hAnsi="Times New Roman" w:cs="Times New Roman"/>
          <w:spacing w:val="-1"/>
          <w:u w:val="single" w:color="000000"/>
        </w:rPr>
        <w:t>í</w:t>
      </w:r>
      <w:r>
        <w:rPr>
          <w:rFonts w:ascii="Times New Roman" w:eastAsia="Times New Roman" w:hAnsi="Times New Roman" w:cs="Times New Roman"/>
          <w:spacing w:val="2"/>
          <w:u w:val="single" w:color="000000"/>
        </w:rPr>
        <w:t>f</w:t>
      </w:r>
      <w:r>
        <w:rPr>
          <w:rFonts w:ascii="Times New Roman" w:eastAsia="Times New Roman" w:hAnsi="Times New Roman" w:cs="Times New Roman"/>
          <w:spacing w:val="-1"/>
          <w:u w:val="single" w:color="000000"/>
        </w:rPr>
        <w:t>i</w:t>
      </w:r>
      <w:r>
        <w:rPr>
          <w:rFonts w:ascii="Times New Roman" w:eastAsia="Times New Roman" w:hAnsi="Times New Roman" w:cs="Times New Roman"/>
          <w:spacing w:val="-2"/>
          <w:u w:val="single" w:color="000000"/>
        </w:rPr>
        <w:t>c</w:t>
      </w:r>
      <w:r>
        <w:rPr>
          <w:rFonts w:ascii="Times New Roman" w:eastAsia="Times New Roman" w:hAnsi="Times New Roman" w:cs="Times New Roman"/>
          <w:spacing w:val="2"/>
          <w:u w:val="single" w:color="000000"/>
        </w:rPr>
        <w:t>o</w:t>
      </w:r>
      <w:r>
        <w:rPr>
          <w:rFonts w:ascii="Times New Roman" w:eastAsia="Times New Roman" w:hAnsi="Times New Roman" w:cs="Times New Roman"/>
          <w:spacing w:val="-2"/>
          <w:u w:val="single" w:color="000000"/>
        </w:rPr>
        <w:t>s</w:t>
      </w:r>
      <w:r>
        <w:rPr>
          <w:rFonts w:ascii="Times New Roman" w:eastAsia="Times New Roman" w:hAnsi="Times New Roman" w:cs="Times New Roman"/>
          <w:u w:val="single" w:color="000000"/>
        </w:rPr>
        <w:t>.</w:t>
      </w:r>
    </w:p>
    <w:p w14:paraId="0D64B0DF" w14:textId="77777777" w:rsidR="00BE5A93" w:rsidRDefault="00BE5A93">
      <w:pPr>
        <w:spacing w:before="5" w:after="0" w:line="130" w:lineRule="exact"/>
        <w:rPr>
          <w:sz w:val="13"/>
          <w:szCs w:val="13"/>
        </w:rPr>
      </w:pPr>
    </w:p>
    <w:p w14:paraId="6AE20F29" w14:textId="77777777" w:rsidR="00BE5A93" w:rsidRDefault="00F700C7">
      <w:pPr>
        <w:spacing w:after="0" w:line="240" w:lineRule="auto"/>
        <w:ind w:left="117" w:right="-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color w:val="0000FF"/>
          <w:spacing w:val="2"/>
          <w:u w:val="single" w:color="0000FF"/>
        </w:rPr>
        <w:t>6</w:t>
      </w:r>
      <w:r>
        <w:rPr>
          <w:rFonts w:ascii="Times New Roman" w:eastAsia="Times New Roman" w:hAnsi="Times New Roman" w:cs="Times New Roman"/>
          <w:color w:val="0000FF"/>
          <w:u w:val="single" w:color="0000FF"/>
        </w:rPr>
        <w:t>.</w:t>
      </w:r>
      <w:r>
        <w:rPr>
          <w:rFonts w:ascii="Times New Roman" w:eastAsia="Times New Roman" w:hAnsi="Times New Roman" w:cs="Times New Roman"/>
          <w:color w:val="0000FF"/>
          <w:spacing w:val="2"/>
          <w:u w:val="single" w:color="0000FF"/>
        </w:rPr>
        <w:t xml:space="preserve"> </w:t>
      </w:r>
      <w:r>
        <w:rPr>
          <w:rFonts w:ascii="Times New Roman" w:eastAsia="Times New Roman" w:hAnsi="Times New Roman" w:cs="Times New Roman"/>
          <w:color w:val="0000FF"/>
          <w:u w:val="single" w:color="0000FF"/>
        </w:rPr>
        <w:t>M</w:t>
      </w:r>
      <w:r>
        <w:rPr>
          <w:rFonts w:ascii="Times New Roman" w:eastAsia="Times New Roman" w:hAnsi="Times New Roman" w:cs="Times New Roman"/>
          <w:color w:val="0000FF"/>
          <w:spacing w:val="-1"/>
          <w:u w:val="single" w:color="0000FF"/>
        </w:rPr>
        <w:t>et</w:t>
      </w:r>
      <w:r>
        <w:rPr>
          <w:rFonts w:ascii="Times New Roman" w:eastAsia="Times New Roman" w:hAnsi="Times New Roman" w:cs="Times New Roman"/>
          <w:color w:val="0000FF"/>
          <w:spacing w:val="2"/>
          <w:u w:val="single" w:color="0000FF"/>
        </w:rPr>
        <w:t>o</w:t>
      </w:r>
      <w:r>
        <w:rPr>
          <w:rFonts w:ascii="Times New Roman" w:eastAsia="Times New Roman" w:hAnsi="Times New Roman" w:cs="Times New Roman"/>
          <w:color w:val="0000FF"/>
          <w:spacing w:val="-2"/>
          <w:u w:val="single" w:color="0000FF"/>
        </w:rPr>
        <w:t>d</w:t>
      </w:r>
      <w:r>
        <w:rPr>
          <w:rFonts w:ascii="Times New Roman" w:eastAsia="Times New Roman" w:hAnsi="Times New Roman" w:cs="Times New Roman"/>
          <w:color w:val="0000FF"/>
          <w:spacing w:val="2"/>
          <w:u w:val="single" w:color="0000FF"/>
        </w:rPr>
        <w:t>o</w:t>
      </w:r>
      <w:r>
        <w:rPr>
          <w:rFonts w:ascii="Times New Roman" w:eastAsia="Times New Roman" w:hAnsi="Times New Roman" w:cs="Times New Roman"/>
          <w:color w:val="0000FF"/>
          <w:spacing w:val="-1"/>
          <w:u w:val="single" w:color="0000FF"/>
        </w:rPr>
        <w:t>l</w:t>
      </w:r>
      <w:r>
        <w:rPr>
          <w:rFonts w:ascii="Times New Roman" w:eastAsia="Times New Roman" w:hAnsi="Times New Roman" w:cs="Times New Roman"/>
          <w:color w:val="0000FF"/>
          <w:spacing w:val="3"/>
          <w:u w:val="single" w:color="0000FF"/>
        </w:rPr>
        <w:t>o</w:t>
      </w:r>
      <w:r>
        <w:rPr>
          <w:rFonts w:ascii="Times New Roman" w:eastAsia="Times New Roman" w:hAnsi="Times New Roman" w:cs="Times New Roman"/>
          <w:color w:val="0000FF"/>
          <w:spacing w:val="-2"/>
          <w:u w:val="single" w:color="0000FF"/>
        </w:rPr>
        <w:t>g</w:t>
      </w:r>
      <w:r>
        <w:rPr>
          <w:rFonts w:ascii="Times New Roman" w:eastAsia="Times New Roman" w:hAnsi="Times New Roman" w:cs="Times New Roman"/>
          <w:color w:val="0000FF"/>
          <w:spacing w:val="-1"/>
          <w:u w:val="single" w:color="0000FF"/>
        </w:rPr>
        <w:t>í</w:t>
      </w:r>
      <w:r>
        <w:rPr>
          <w:rFonts w:ascii="Times New Roman" w:eastAsia="Times New Roman" w:hAnsi="Times New Roman" w:cs="Times New Roman"/>
          <w:color w:val="0000FF"/>
          <w:u w:val="single" w:color="0000FF"/>
        </w:rPr>
        <w:t>a</w:t>
      </w:r>
    </w:p>
    <w:p w14:paraId="7D6C81EA" w14:textId="77777777" w:rsidR="00BE5A93" w:rsidRDefault="00BE5A93">
      <w:pPr>
        <w:spacing w:before="9" w:after="0" w:line="130" w:lineRule="exact"/>
        <w:rPr>
          <w:sz w:val="13"/>
          <w:szCs w:val="13"/>
        </w:rPr>
      </w:pPr>
    </w:p>
    <w:p w14:paraId="46C0EF1C" w14:textId="77777777" w:rsidR="00BE5A93" w:rsidRDefault="00F700C7">
      <w:pPr>
        <w:spacing w:after="0" w:line="240" w:lineRule="auto"/>
        <w:ind w:left="337" w:right="-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color w:val="0000FF"/>
          <w:spacing w:val="2"/>
          <w:u w:val="single" w:color="0000FF"/>
        </w:rPr>
        <w:t>6</w:t>
      </w:r>
      <w:r>
        <w:rPr>
          <w:rFonts w:ascii="Times New Roman" w:eastAsia="Times New Roman" w:hAnsi="Times New Roman" w:cs="Times New Roman"/>
          <w:color w:val="0000FF"/>
          <w:spacing w:val="1"/>
          <w:u w:val="single" w:color="0000FF"/>
        </w:rPr>
        <w:t>.</w:t>
      </w:r>
      <w:r>
        <w:rPr>
          <w:rFonts w:ascii="Times New Roman" w:eastAsia="Times New Roman" w:hAnsi="Times New Roman" w:cs="Times New Roman"/>
          <w:color w:val="0000FF"/>
          <w:u w:val="single" w:color="0000FF"/>
        </w:rPr>
        <w:t>1</w:t>
      </w:r>
      <w:r>
        <w:rPr>
          <w:rFonts w:ascii="Times New Roman" w:eastAsia="Times New Roman" w:hAnsi="Times New Roman" w:cs="Times New Roman"/>
          <w:color w:val="0000FF"/>
          <w:spacing w:val="-1"/>
          <w:u w:val="single" w:color="0000FF"/>
        </w:rPr>
        <w:t xml:space="preserve"> </w:t>
      </w:r>
      <w:r>
        <w:rPr>
          <w:rFonts w:ascii="Times New Roman" w:eastAsia="Times New Roman" w:hAnsi="Times New Roman" w:cs="Times New Roman"/>
          <w:color w:val="0000FF"/>
          <w:u w:val="single" w:color="0000FF"/>
        </w:rPr>
        <w:t>M</w:t>
      </w:r>
      <w:r>
        <w:rPr>
          <w:rFonts w:ascii="Times New Roman" w:eastAsia="Times New Roman" w:hAnsi="Times New Roman" w:cs="Times New Roman"/>
          <w:color w:val="0000FF"/>
          <w:spacing w:val="-1"/>
          <w:u w:val="single" w:color="0000FF"/>
        </w:rPr>
        <w:t>et</w:t>
      </w:r>
      <w:r>
        <w:rPr>
          <w:rFonts w:ascii="Times New Roman" w:eastAsia="Times New Roman" w:hAnsi="Times New Roman" w:cs="Times New Roman"/>
          <w:color w:val="0000FF"/>
          <w:spacing w:val="2"/>
          <w:u w:val="single" w:color="0000FF"/>
        </w:rPr>
        <w:t>odo</w:t>
      </w:r>
      <w:r>
        <w:rPr>
          <w:rFonts w:ascii="Times New Roman" w:eastAsia="Times New Roman" w:hAnsi="Times New Roman" w:cs="Times New Roman"/>
          <w:color w:val="0000FF"/>
          <w:spacing w:val="-5"/>
          <w:u w:val="single" w:color="0000FF"/>
        </w:rPr>
        <w:t>l</w:t>
      </w:r>
      <w:r>
        <w:rPr>
          <w:rFonts w:ascii="Times New Roman" w:eastAsia="Times New Roman" w:hAnsi="Times New Roman" w:cs="Times New Roman"/>
          <w:color w:val="0000FF"/>
          <w:spacing w:val="2"/>
          <w:u w:val="single" w:color="0000FF"/>
        </w:rPr>
        <w:t>o</w:t>
      </w:r>
      <w:r>
        <w:rPr>
          <w:rFonts w:ascii="Times New Roman" w:eastAsia="Times New Roman" w:hAnsi="Times New Roman" w:cs="Times New Roman"/>
          <w:color w:val="0000FF"/>
          <w:spacing w:val="-2"/>
          <w:u w:val="single" w:color="0000FF"/>
        </w:rPr>
        <w:t>g</w:t>
      </w:r>
      <w:r>
        <w:rPr>
          <w:rFonts w:ascii="Times New Roman" w:eastAsia="Times New Roman" w:hAnsi="Times New Roman" w:cs="Times New Roman"/>
          <w:color w:val="0000FF"/>
          <w:spacing w:val="-1"/>
          <w:u w:val="single" w:color="0000FF"/>
        </w:rPr>
        <w:t>í</w:t>
      </w:r>
      <w:r>
        <w:rPr>
          <w:rFonts w:ascii="Times New Roman" w:eastAsia="Times New Roman" w:hAnsi="Times New Roman" w:cs="Times New Roman"/>
          <w:color w:val="0000FF"/>
          <w:u w:val="single" w:color="0000FF"/>
        </w:rPr>
        <w:t>a</w:t>
      </w:r>
      <w:r>
        <w:rPr>
          <w:rFonts w:ascii="Times New Roman" w:eastAsia="Times New Roman" w:hAnsi="Times New Roman" w:cs="Times New Roman"/>
          <w:color w:val="0000FF"/>
          <w:spacing w:val="-1"/>
          <w:u w:val="single" w:color="0000FF"/>
        </w:rPr>
        <w:t xml:space="preserve"> </w:t>
      </w:r>
      <w:r>
        <w:rPr>
          <w:rFonts w:ascii="Times New Roman" w:eastAsia="Times New Roman" w:hAnsi="Times New Roman" w:cs="Times New Roman"/>
          <w:color w:val="0000FF"/>
          <w:spacing w:val="2"/>
          <w:u w:val="single" w:color="0000FF"/>
        </w:rPr>
        <w:t>d</w:t>
      </w:r>
      <w:r>
        <w:rPr>
          <w:rFonts w:ascii="Times New Roman" w:eastAsia="Times New Roman" w:hAnsi="Times New Roman" w:cs="Times New Roman"/>
          <w:color w:val="0000FF"/>
          <w:u w:val="single" w:color="0000FF"/>
        </w:rPr>
        <w:t>e</w:t>
      </w:r>
      <w:r>
        <w:rPr>
          <w:rFonts w:ascii="Times New Roman" w:eastAsia="Times New Roman" w:hAnsi="Times New Roman" w:cs="Times New Roman"/>
          <w:color w:val="0000FF"/>
          <w:spacing w:val="-1"/>
          <w:u w:val="single" w:color="0000FF"/>
        </w:rPr>
        <w:t xml:space="preserve"> </w:t>
      </w:r>
      <w:r>
        <w:rPr>
          <w:rFonts w:ascii="Times New Roman" w:eastAsia="Times New Roman" w:hAnsi="Times New Roman" w:cs="Times New Roman"/>
          <w:color w:val="0000FF"/>
          <w:spacing w:val="1"/>
          <w:u w:val="single" w:color="0000FF"/>
        </w:rPr>
        <w:t>D</w:t>
      </w:r>
      <w:r>
        <w:rPr>
          <w:rFonts w:ascii="Times New Roman" w:eastAsia="Times New Roman" w:hAnsi="Times New Roman" w:cs="Times New Roman"/>
          <w:color w:val="0000FF"/>
          <w:spacing w:val="-2"/>
          <w:u w:val="single" w:color="0000FF"/>
        </w:rPr>
        <w:t>esa</w:t>
      </w:r>
      <w:r>
        <w:rPr>
          <w:rFonts w:ascii="Times New Roman" w:eastAsia="Times New Roman" w:hAnsi="Times New Roman" w:cs="Times New Roman"/>
          <w:color w:val="0000FF"/>
          <w:spacing w:val="2"/>
          <w:u w:val="single" w:color="0000FF"/>
        </w:rPr>
        <w:t>r</w:t>
      </w:r>
      <w:r>
        <w:rPr>
          <w:rFonts w:ascii="Times New Roman" w:eastAsia="Times New Roman" w:hAnsi="Times New Roman" w:cs="Times New Roman"/>
          <w:color w:val="0000FF"/>
          <w:spacing w:val="-1"/>
          <w:u w:val="single" w:color="0000FF"/>
        </w:rPr>
        <w:t>r</w:t>
      </w:r>
      <w:r>
        <w:rPr>
          <w:rFonts w:ascii="Times New Roman" w:eastAsia="Times New Roman" w:hAnsi="Times New Roman" w:cs="Times New Roman"/>
          <w:color w:val="0000FF"/>
          <w:spacing w:val="2"/>
          <w:u w:val="single" w:color="0000FF"/>
        </w:rPr>
        <w:t>o</w:t>
      </w:r>
      <w:r>
        <w:rPr>
          <w:rFonts w:ascii="Times New Roman" w:eastAsia="Times New Roman" w:hAnsi="Times New Roman" w:cs="Times New Roman"/>
          <w:color w:val="0000FF"/>
          <w:spacing w:val="-1"/>
          <w:u w:val="single" w:color="0000FF"/>
        </w:rPr>
        <w:t>ll</w:t>
      </w:r>
      <w:r>
        <w:rPr>
          <w:rFonts w:ascii="Times New Roman" w:eastAsia="Times New Roman" w:hAnsi="Times New Roman" w:cs="Times New Roman"/>
          <w:color w:val="0000FF"/>
          <w:u w:val="single" w:color="0000FF"/>
        </w:rPr>
        <w:t>o</w:t>
      </w:r>
      <w:r>
        <w:rPr>
          <w:rFonts w:ascii="Times New Roman" w:eastAsia="Times New Roman" w:hAnsi="Times New Roman" w:cs="Times New Roman"/>
          <w:color w:val="0000FF"/>
          <w:spacing w:val="3"/>
          <w:u w:val="single" w:color="0000FF"/>
        </w:rPr>
        <w:t xml:space="preserve"> </w:t>
      </w:r>
      <w:r>
        <w:rPr>
          <w:rFonts w:ascii="Times New Roman" w:eastAsia="Times New Roman" w:hAnsi="Times New Roman" w:cs="Times New Roman"/>
          <w:color w:val="0000FF"/>
          <w:spacing w:val="1"/>
          <w:u w:val="single" w:color="0000FF"/>
        </w:rPr>
        <w:t>Á</w:t>
      </w:r>
      <w:r>
        <w:rPr>
          <w:rFonts w:ascii="Times New Roman" w:eastAsia="Times New Roman" w:hAnsi="Times New Roman" w:cs="Times New Roman"/>
          <w:color w:val="0000FF"/>
          <w:spacing w:val="-2"/>
          <w:u w:val="single" w:color="0000FF"/>
        </w:rPr>
        <w:t>g</w:t>
      </w:r>
      <w:r>
        <w:rPr>
          <w:rFonts w:ascii="Times New Roman" w:eastAsia="Times New Roman" w:hAnsi="Times New Roman" w:cs="Times New Roman"/>
          <w:color w:val="0000FF"/>
          <w:spacing w:val="-1"/>
          <w:u w:val="single" w:color="0000FF"/>
        </w:rPr>
        <w:t>i</w:t>
      </w:r>
      <w:r>
        <w:rPr>
          <w:rFonts w:ascii="Times New Roman" w:eastAsia="Times New Roman" w:hAnsi="Times New Roman" w:cs="Times New Roman"/>
          <w:color w:val="0000FF"/>
          <w:u w:val="single" w:color="0000FF"/>
        </w:rPr>
        <w:t>l M</w:t>
      </w:r>
      <w:r>
        <w:rPr>
          <w:rFonts w:ascii="Times New Roman" w:eastAsia="Times New Roman" w:hAnsi="Times New Roman" w:cs="Times New Roman"/>
          <w:color w:val="0000FF"/>
          <w:spacing w:val="1"/>
          <w:u w:val="single" w:color="0000FF"/>
        </w:rPr>
        <w:t>OB</w:t>
      </w:r>
      <w:r>
        <w:rPr>
          <w:rFonts w:ascii="Times New Roman" w:eastAsia="Times New Roman" w:hAnsi="Times New Roman" w:cs="Times New Roman"/>
          <w:color w:val="0000FF"/>
          <w:spacing w:val="-1"/>
          <w:u w:val="single" w:color="0000FF"/>
        </w:rPr>
        <w:t>I</w:t>
      </w:r>
      <w:r>
        <w:rPr>
          <w:rFonts w:ascii="Times New Roman" w:eastAsia="Times New Roman" w:hAnsi="Times New Roman" w:cs="Times New Roman"/>
          <w:color w:val="0000FF"/>
          <w:spacing w:val="-2"/>
          <w:u w:val="single" w:color="0000FF"/>
        </w:rPr>
        <w:t>L</w:t>
      </w:r>
      <w:r>
        <w:rPr>
          <w:rFonts w:ascii="Times New Roman" w:eastAsia="Times New Roman" w:hAnsi="Times New Roman" w:cs="Times New Roman"/>
          <w:color w:val="0000FF"/>
          <w:spacing w:val="7"/>
          <w:u w:val="single" w:color="0000FF"/>
        </w:rPr>
        <w:t>E</w:t>
      </w:r>
      <w:r>
        <w:rPr>
          <w:rFonts w:ascii="Times New Roman" w:eastAsia="Times New Roman" w:hAnsi="Times New Roman" w:cs="Times New Roman"/>
          <w:color w:val="0000FF"/>
          <w:spacing w:val="-1"/>
          <w:u w:val="single" w:color="0000FF"/>
        </w:rPr>
        <w:t>-</w:t>
      </w:r>
      <w:r>
        <w:rPr>
          <w:rFonts w:ascii="Times New Roman" w:eastAsia="Times New Roman" w:hAnsi="Times New Roman" w:cs="Times New Roman"/>
          <w:i/>
          <w:color w:val="0000FF"/>
          <w:u w:val="single" w:color="0000FF"/>
        </w:rPr>
        <w:t>D</w:t>
      </w:r>
    </w:p>
    <w:p w14:paraId="72A1DDCF" w14:textId="77777777" w:rsidR="00BE5A93" w:rsidRDefault="00BE5A93">
      <w:pPr>
        <w:spacing w:before="10" w:after="0" w:line="130" w:lineRule="exact"/>
        <w:rPr>
          <w:sz w:val="13"/>
          <w:szCs w:val="13"/>
        </w:rPr>
      </w:pPr>
    </w:p>
    <w:p w14:paraId="46C749D5" w14:textId="77777777" w:rsidR="00BE5A93" w:rsidRDefault="00F700C7">
      <w:pPr>
        <w:spacing w:after="0" w:line="240" w:lineRule="auto"/>
        <w:ind w:left="557" w:right="-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i/>
          <w:color w:val="0000FF"/>
          <w:spacing w:val="2"/>
          <w:u w:val="single" w:color="0000FF"/>
        </w:rPr>
        <w:t>6</w:t>
      </w:r>
      <w:r>
        <w:rPr>
          <w:rFonts w:ascii="Times New Roman" w:eastAsia="Times New Roman" w:hAnsi="Times New Roman" w:cs="Times New Roman"/>
          <w:i/>
          <w:color w:val="0000FF"/>
          <w:spacing w:val="1"/>
          <w:u w:val="single" w:color="0000FF"/>
        </w:rPr>
        <w:t>.</w:t>
      </w:r>
      <w:r>
        <w:rPr>
          <w:rFonts w:ascii="Times New Roman" w:eastAsia="Times New Roman" w:hAnsi="Times New Roman" w:cs="Times New Roman"/>
          <w:i/>
          <w:color w:val="0000FF"/>
          <w:spacing w:val="2"/>
          <w:u w:val="single" w:color="0000FF"/>
        </w:rPr>
        <w:t>1</w:t>
      </w:r>
      <w:r>
        <w:rPr>
          <w:rFonts w:ascii="Times New Roman" w:eastAsia="Times New Roman" w:hAnsi="Times New Roman" w:cs="Times New Roman"/>
          <w:i/>
          <w:color w:val="0000FF"/>
          <w:spacing w:val="-3"/>
          <w:u w:val="single" w:color="0000FF"/>
        </w:rPr>
        <w:t>.</w:t>
      </w:r>
      <w:r>
        <w:rPr>
          <w:rFonts w:ascii="Times New Roman" w:eastAsia="Times New Roman" w:hAnsi="Times New Roman" w:cs="Times New Roman"/>
          <w:i/>
          <w:color w:val="0000FF"/>
          <w:u w:val="single" w:color="0000FF"/>
        </w:rPr>
        <w:t>1</w:t>
      </w:r>
      <w:r>
        <w:rPr>
          <w:rFonts w:ascii="Times New Roman" w:eastAsia="Times New Roman" w:hAnsi="Times New Roman" w:cs="Times New Roman"/>
          <w:i/>
          <w:color w:val="0000FF"/>
          <w:spacing w:val="3"/>
          <w:u w:val="single" w:color="0000FF"/>
        </w:rPr>
        <w:t xml:space="preserve"> </w:t>
      </w:r>
      <w:r>
        <w:rPr>
          <w:rFonts w:ascii="Times New Roman" w:eastAsia="Times New Roman" w:hAnsi="Times New Roman" w:cs="Times New Roman"/>
          <w:i/>
          <w:color w:val="0000FF"/>
          <w:spacing w:val="-2"/>
          <w:u w:val="single" w:color="0000FF"/>
        </w:rPr>
        <w:t>F</w:t>
      </w:r>
      <w:r>
        <w:rPr>
          <w:rFonts w:ascii="Times New Roman" w:eastAsia="Times New Roman" w:hAnsi="Times New Roman" w:cs="Times New Roman"/>
          <w:i/>
          <w:color w:val="0000FF"/>
          <w:spacing w:val="2"/>
          <w:u w:val="single" w:color="0000FF"/>
        </w:rPr>
        <w:t>a</w:t>
      </w:r>
      <w:r>
        <w:rPr>
          <w:rFonts w:ascii="Times New Roman" w:eastAsia="Times New Roman" w:hAnsi="Times New Roman" w:cs="Times New Roman"/>
          <w:i/>
          <w:color w:val="0000FF"/>
          <w:spacing w:val="-2"/>
          <w:u w:val="single" w:color="0000FF"/>
        </w:rPr>
        <w:t>ses</w:t>
      </w:r>
      <w:r>
        <w:rPr>
          <w:rFonts w:ascii="Times New Roman" w:eastAsia="Times New Roman" w:hAnsi="Times New Roman" w:cs="Times New Roman"/>
          <w:i/>
          <w:color w:val="0000FF"/>
          <w:u w:val="single" w:color="0000FF"/>
        </w:rPr>
        <w:t>.</w:t>
      </w:r>
    </w:p>
    <w:p w14:paraId="66683F20" w14:textId="77777777" w:rsidR="00BE5A93" w:rsidRDefault="00BE5A93">
      <w:pPr>
        <w:spacing w:before="9" w:after="0" w:line="130" w:lineRule="exact"/>
        <w:rPr>
          <w:sz w:val="13"/>
          <w:szCs w:val="13"/>
        </w:rPr>
      </w:pPr>
    </w:p>
    <w:p w14:paraId="484AAB28" w14:textId="77777777" w:rsidR="00BE5A93" w:rsidRDefault="00F700C7">
      <w:pPr>
        <w:spacing w:after="0" w:line="240" w:lineRule="auto"/>
        <w:ind w:left="117" w:right="-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color w:val="0000FF"/>
          <w:spacing w:val="2"/>
          <w:u w:val="single" w:color="0000FF"/>
        </w:rPr>
        <w:t>7</w:t>
      </w:r>
      <w:r>
        <w:rPr>
          <w:rFonts w:ascii="Times New Roman" w:eastAsia="Times New Roman" w:hAnsi="Times New Roman" w:cs="Times New Roman"/>
          <w:color w:val="0000FF"/>
          <w:u w:val="single" w:color="0000FF"/>
        </w:rPr>
        <w:t>.</w:t>
      </w:r>
      <w:r>
        <w:rPr>
          <w:rFonts w:ascii="Times New Roman" w:eastAsia="Times New Roman" w:hAnsi="Times New Roman" w:cs="Times New Roman"/>
          <w:color w:val="0000FF"/>
          <w:spacing w:val="2"/>
          <w:u w:val="single" w:color="0000FF"/>
        </w:rPr>
        <w:t xml:space="preserve"> </w:t>
      </w:r>
      <w:r>
        <w:rPr>
          <w:rFonts w:ascii="Times New Roman" w:eastAsia="Times New Roman" w:hAnsi="Times New Roman" w:cs="Times New Roman"/>
          <w:color w:val="0000FF"/>
          <w:spacing w:val="1"/>
          <w:u w:val="single" w:color="0000FF"/>
        </w:rPr>
        <w:t>R</w:t>
      </w:r>
      <w:r>
        <w:rPr>
          <w:rFonts w:ascii="Times New Roman" w:eastAsia="Times New Roman" w:hAnsi="Times New Roman" w:cs="Times New Roman"/>
          <w:color w:val="0000FF"/>
          <w:spacing w:val="-2"/>
          <w:u w:val="single" w:color="0000FF"/>
        </w:rPr>
        <w:t>esu</w:t>
      </w:r>
      <w:r>
        <w:rPr>
          <w:rFonts w:ascii="Times New Roman" w:eastAsia="Times New Roman" w:hAnsi="Times New Roman" w:cs="Times New Roman"/>
          <w:color w:val="0000FF"/>
          <w:spacing w:val="-1"/>
          <w:u w:val="single" w:color="0000FF"/>
        </w:rPr>
        <w:t>lt</w:t>
      </w:r>
      <w:r>
        <w:rPr>
          <w:rFonts w:ascii="Times New Roman" w:eastAsia="Times New Roman" w:hAnsi="Times New Roman" w:cs="Times New Roman"/>
          <w:color w:val="0000FF"/>
          <w:spacing w:val="-2"/>
          <w:u w:val="single" w:color="0000FF"/>
        </w:rPr>
        <w:t>a</w:t>
      </w:r>
      <w:r>
        <w:rPr>
          <w:rFonts w:ascii="Times New Roman" w:eastAsia="Times New Roman" w:hAnsi="Times New Roman" w:cs="Times New Roman"/>
          <w:color w:val="0000FF"/>
          <w:spacing w:val="2"/>
          <w:u w:val="single" w:color="0000FF"/>
        </w:rPr>
        <w:t>do</w:t>
      </w:r>
      <w:r>
        <w:rPr>
          <w:rFonts w:ascii="Times New Roman" w:eastAsia="Times New Roman" w:hAnsi="Times New Roman" w:cs="Times New Roman"/>
          <w:color w:val="0000FF"/>
          <w:spacing w:val="-2"/>
          <w:u w:val="single" w:color="0000FF"/>
        </w:rPr>
        <w:t>s</w:t>
      </w:r>
      <w:r>
        <w:rPr>
          <w:rFonts w:ascii="Times New Roman" w:eastAsia="Times New Roman" w:hAnsi="Times New Roman" w:cs="Times New Roman"/>
          <w:color w:val="0000FF"/>
          <w:spacing w:val="-1"/>
          <w:u w:val="single" w:color="0000FF"/>
        </w:rPr>
        <w:t>/</w:t>
      </w:r>
      <w:r>
        <w:rPr>
          <w:rFonts w:ascii="Times New Roman" w:eastAsia="Times New Roman" w:hAnsi="Times New Roman" w:cs="Times New Roman"/>
          <w:color w:val="0000FF"/>
          <w:spacing w:val="2"/>
          <w:u w:val="single" w:color="0000FF"/>
        </w:rPr>
        <w:t>p</w:t>
      </w:r>
      <w:r>
        <w:rPr>
          <w:rFonts w:ascii="Times New Roman" w:eastAsia="Times New Roman" w:hAnsi="Times New Roman" w:cs="Times New Roman"/>
          <w:color w:val="0000FF"/>
          <w:spacing w:val="-1"/>
          <w:u w:val="single" w:color="0000FF"/>
        </w:rPr>
        <w:t>r</w:t>
      </w:r>
      <w:r>
        <w:rPr>
          <w:rFonts w:ascii="Times New Roman" w:eastAsia="Times New Roman" w:hAnsi="Times New Roman" w:cs="Times New Roman"/>
          <w:color w:val="0000FF"/>
          <w:spacing w:val="2"/>
          <w:u w:val="single" w:color="0000FF"/>
        </w:rPr>
        <w:t>od</w:t>
      </w:r>
      <w:r>
        <w:rPr>
          <w:rFonts w:ascii="Times New Roman" w:eastAsia="Times New Roman" w:hAnsi="Times New Roman" w:cs="Times New Roman"/>
          <w:color w:val="0000FF"/>
          <w:spacing w:val="-2"/>
          <w:u w:val="single" w:color="0000FF"/>
        </w:rPr>
        <w:t>uc</w:t>
      </w:r>
      <w:r>
        <w:rPr>
          <w:rFonts w:ascii="Times New Roman" w:eastAsia="Times New Roman" w:hAnsi="Times New Roman" w:cs="Times New Roman"/>
          <w:color w:val="0000FF"/>
          <w:spacing w:val="-1"/>
          <w:u w:val="single" w:color="0000FF"/>
        </w:rPr>
        <w:t>t</w:t>
      </w:r>
      <w:r>
        <w:rPr>
          <w:rFonts w:ascii="Times New Roman" w:eastAsia="Times New Roman" w:hAnsi="Times New Roman" w:cs="Times New Roman"/>
          <w:color w:val="0000FF"/>
          <w:spacing w:val="2"/>
          <w:u w:val="single" w:color="0000FF"/>
        </w:rPr>
        <w:t>o</w:t>
      </w:r>
      <w:r>
        <w:rPr>
          <w:rFonts w:ascii="Times New Roman" w:eastAsia="Times New Roman" w:hAnsi="Times New Roman" w:cs="Times New Roman"/>
          <w:color w:val="0000FF"/>
          <w:u w:val="single" w:color="0000FF"/>
        </w:rPr>
        <w:t>s</w:t>
      </w:r>
      <w:r>
        <w:rPr>
          <w:rFonts w:ascii="Times New Roman" w:eastAsia="Times New Roman" w:hAnsi="Times New Roman" w:cs="Times New Roman"/>
          <w:color w:val="0000FF"/>
          <w:spacing w:val="-1"/>
          <w:u w:val="single" w:color="0000FF"/>
        </w:rPr>
        <w:t xml:space="preserve"> </w:t>
      </w:r>
      <w:r>
        <w:rPr>
          <w:rFonts w:ascii="Times New Roman" w:eastAsia="Times New Roman" w:hAnsi="Times New Roman" w:cs="Times New Roman"/>
          <w:color w:val="0000FF"/>
          <w:spacing w:val="-2"/>
          <w:u w:val="single" w:color="0000FF"/>
        </w:rPr>
        <w:t>es</w:t>
      </w:r>
      <w:r>
        <w:rPr>
          <w:rFonts w:ascii="Times New Roman" w:eastAsia="Times New Roman" w:hAnsi="Times New Roman" w:cs="Times New Roman"/>
          <w:color w:val="0000FF"/>
          <w:spacing w:val="2"/>
          <w:u w:val="single" w:color="0000FF"/>
        </w:rPr>
        <w:t>p</w:t>
      </w:r>
      <w:r>
        <w:rPr>
          <w:rFonts w:ascii="Times New Roman" w:eastAsia="Times New Roman" w:hAnsi="Times New Roman" w:cs="Times New Roman"/>
          <w:color w:val="0000FF"/>
          <w:spacing w:val="-2"/>
          <w:u w:val="single" w:color="0000FF"/>
        </w:rPr>
        <w:t>e</w:t>
      </w:r>
      <w:r>
        <w:rPr>
          <w:rFonts w:ascii="Times New Roman" w:eastAsia="Times New Roman" w:hAnsi="Times New Roman" w:cs="Times New Roman"/>
          <w:color w:val="0000FF"/>
          <w:spacing w:val="2"/>
          <w:u w:val="single" w:color="0000FF"/>
        </w:rPr>
        <w:t>r</w:t>
      </w:r>
      <w:r>
        <w:rPr>
          <w:rFonts w:ascii="Times New Roman" w:eastAsia="Times New Roman" w:hAnsi="Times New Roman" w:cs="Times New Roman"/>
          <w:color w:val="0000FF"/>
          <w:spacing w:val="-2"/>
          <w:u w:val="single" w:color="0000FF"/>
        </w:rPr>
        <w:t>a</w:t>
      </w:r>
      <w:r>
        <w:rPr>
          <w:rFonts w:ascii="Times New Roman" w:eastAsia="Times New Roman" w:hAnsi="Times New Roman" w:cs="Times New Roman"/>
          <w:color w:val="0000FF"/>
          <w:spacing w:val="2"/>
          <w:u w:val="single" w:color="0000FF"/>
        </w:rPr>
        <w:t>do</w:t>
      </w:r>
      <w:r>
        <w:rPr>
          <w:rFonts w:ascii="Times New Roman" w:eastAsia="Times New Roman" w:hAnsi="Times New Roman" w:cs="Times New Roman"/>
          <w:color w:val="0000FF"/>
          <w:u w:val="single" w:color="0000FF"/>
        </w:rPr>
        <w:t>s</w:t>
      </w:r>
      <w:r>
        <w:rPr>
          <w:rFonts w:ascii="Times New Roman" w:eastAsia="Times New Roman" w:hAnsi="Times New Roman" w:cs="Times New Roman"/>
          <w:color w:val="0000FF"/>
          <w:spacing w:val="-1"/>
          <w:u w:val="single" w:color="0000FF"/>
        </w:rPr>
        <w:t xml:space="preserve"> </w:t>
      </w:r>
      <w:r>
        <w:rPr>
          <w:rFonts w:ascii="Times New Roman" w:eastAsia="Times New Roman" w:hAnsi="Times New Roman" w:cs="Times New Roman"/>
          <w:color w:val="0000FF"/>
          <w:u w:val="single" w:color="0000FF"/>
        </w:rPr>
        <w:t>y</w:t>
      </w:r>
      <w:r>
        <w:rPr>
          <w:rFonts w:ascii="Times New Roman" w:eastAsia="Times New Roman" w:hAnsi="Times New Roman" w:cs="Times New Roman"/>
          <w:color w:val="0000FF"/>
          <w:spacing w:val="-1"/>
          <w:u w:val="single" w:color="0000FF"/>
        </w:rPr>
        <w:t xml:space="preserve"> </w:t>
      </w:r>
      <w:r>
        <w:rPr>
          <w:rFonts w:ascii="Times New Roman" w:eastAsia="Times New Roman" w:hAnsi="Times New Roman" w:cs="Times New Roman"/>
          <w:color w:val="0000FF"/>
          <w:spacing w:val="2"/>
          <w:u w:val="single" w:color="0000FF"/>
        </w:rPr>
        <w:t>po</w:t>
      </w:r>
      <w:r>
        <w:rPr>
          <w:rFonts w:ascii="Times New Roman" w:eastAsia="Times New Roman" w:hAnsi="Times New Roman" w:cs="Times New Roman"/>
          <w:color w:val="0000FF"/>
          <w:spacing w:val="-1"/>
          <w:u w:val="single" w:color="0000FF"/>
        </w:rPr>
        <w:t>t</w:t>
      </w:r>
      <w:r>
        <w:rPr>
          <w:rFonts w:ascii="Times New Roman" w:eastAsia="Times New Roman" w:hAnsi="Times New Roman" w:cs="Times New Roman"/>
          <w:color w:val="0000FF"/>
          <w:spacing w:val="-2"/>
          <w:u w:val="single" w:color="0000FF"/>
        </w:rPr>
        <w:t>enc</w:t>
      </w:r>
      <w:r>
        <w:rPr>
          <w:rFonts w:ascii="Times New Roman" w:eastAsia="Times New Roman" w:hAnsi="Times New Roman" w:cs="Times New Roman"/>
          <w:color w:val="0000FF"/>
          <w:spacing w:val="-1"/>
          <w:u w:val="single" w:color="0000FF"/>
        </w:rPr>
        <w:t>i</w:t>
      </w:r>
      <w:r>
        <w:rPr>
          <w:rFonts w:ascii="Times New Roman" w:eastAsia="Times New Roman" w:hAnsi="Times New Roman" w:cs="Times New Roman"/>
          <w:color w:val="0000FF"/>
          <w:spacing w:val="2"/>
          <w:u w:val="single" w:color="0000FF"/>
        </w:rPr>
        <w:t>a</w:t>
      </w:r>
      <w:r>
        <w:rPr>
          <w:rFonts w:ascii="Times New Roman" w:eastAsia="Times New Roman" w:hAnsi="Times New Roman" w:cs="Times New Roman"/>
          <w:color w:val="0000FF"/>
          <w:spacing w:val="3"/>
          <w:u w:val="single" w:color="0000FF"/>
        </w:rPr>
        <w:t>l</w:t>
      </w:r>
      <w:r>
        <w:rPr>
          <w:rFonts w:ascii="Times New Roman" w:eastAsia="Times New Roman" w:hAnsi="Times New Roman" w:cs="Times New Roman"/>
          <w:color w:val="0000FF"/>
          <w:spacing w:val="-2"/>
          <w:u w:val="single" w:color="0000FF"/>
        </w:rPr>
        <w:t>e</w:t>
      </w:r>
      <w:r>
        <w:rPr>
          <w:rFonts w:ascii="Times New Roman" w:eastAsia="Times New Roman" w:hAnsi="Times New Roman" w:cs="Times New Roman"/>
          <w:color w:val="0000FF"/>
          <w:u w:val="single" w:color="0000FF"/>
        </w:rPr>
        <w:t>s</w:t>
      </w:r>
      <w:r>
        <w:rPr>
          <w:rFonts w:ascii="Times New Roman" w:eastAsia="Times New Roman" w:hAnsi="Times New Roman" w:cs="Times New Roman"/>
          <w:color w:val="0000FF"/>
          <w:spacing w:val="-1"/>
          <w:u w:val="single" w:color="0000FF"/>
        </w:rPr>
        <w:t xml:space="preserve"> </w:t>
      </w:r>
      <w:r>
        <w:rPr>
          <w:rFonts w:ascii="Times New Roman" w:eastAsia="Times New Roman" w:hAnsi="Times New Roman" w:cs="Times New Roman"/>
          <w:color w:val="0000FF"/>
          <w:spacing w:val="2"/>
          <w:u w:val="single" w:color="0000FF"/>
        </w:rPr>
        <w:t>b</w:t>
      </w:r>
      <w:r>
        <w:rPr>
          <w:rFonts w:ascii="Times New Roman" w:eastAsia="Times New Roman" w:hAnsi="Times New Roman" w:cs="Times New Roman"/>
          <w:color w:val="0000FF"/>
          <w:spacing w:val="-2"/>
          <w:u w:val="single" w:color="0000FF"/>
        </w:rPr>
        <w:t>ene</w:t>
      </w:r>
      <w:r>
        <w:rPr>
          <w:rFonts w:ascii="Times New Roman" w:eastAsia="Times New Roman" w:hAnsi="Times New Roman" w:cs="Times New Roman"/>
          <w:color w:val="0000FF"/>
          <w:spacing w:val="2"/>
          <w:u w:val="single" w:color="0000FF"/>
        </w:rPr>
        <w:t>f</w:t>
      </w:r>
      <w:r>
        <w:rPr>
          <w:rFonts w:ascii="Times New Roman" w:eastAsia="Times New Roman" w:hAnsi="Times New Roman" w:cs="Times New Roman"/>
          <w:color w:val="0000FF"/>
          <w:spacing w:val="-1"/>
          <w:u w:val="single" w:color="0000FF"/>
        </w:rPr>
        <w:t>i</w:t>
      </w:r>
      <w:r>
        <w:rPr>
          <w:rFonts w:ascii="Times New Roman" w:eastAsia="Times New Roman" w:hAnsi="Times New Roman" w:cs="Times New Roman"/>
          <w:color w:val="0000FF"/>
          <w:spacing w:val="2"/>
          <w:u w:val="single" w:color="0000FF"/>
        </w:rPr>
        <w:t>c</w:t>
      </w:r>
      <w:r>
        <w:rPr>
          <w:rFonts w:ascii="Times New Roman" w:eastAsia="Times New Roman" w:hAnsi="Times New Roman" w:cs="Times New Roman"/>
          <w:color w:val="0000FF"/>
          <w:spacing w:val="-1"/>
          <w:u w:val="single" w:color="0000FF"/>
        </w:rPr>
        <w:t>i</w:t>
      </w:r>
      <w:r>
        <w:rPr>
          <w:rFonts w:ascii="Times New Roman" w:eastAsia="Times New Roman" w:hAnsi="Times New Roman" w:cs="Times New Roman"/>
          <w:color w:val="0000FF"/>
          <w:spacing w:val="-2"/>
          <w:u w:val="single" w:color="0000FF"/>
        </w:rPr>
        <w:t>a</w:t>
      </w:r>
      <w:r>
        <w:rPr>
          <w:rFonts w:ascii="Times New Roman" w:eastAsia="Times New Roman" w:hAnsi="Times New Roman" w:cs="Times New Roman"/>
          <w:color w:val="0000FF"/>
          <w:spacing w:val="2"/>
          <w:u w:val="single" w:color="0000FF"/>
        </w:rPr>
        <w:t>r</w:t>
      </w:r>
      <w:r>
        <w:rPr>
          <w:rFonts w:ascii="Times New Roman" w:eastAsia="Times New Roman" w:hAnsi="Times New Roman" w:cs="Times New Roman"/>
          <w:color w:val="0000FF"/>
          <w:spacing w:val="-1"/>
          <w:u w:val="single" w:color="0000FF"/>
        </w:rPr>
        <w:t>i</w:t>
      </w:r>
      <w:r>
        <w:rPr>
          <w:rFonts w:ascii="Times New Roman" w:eastAsia="Times New Roman" w:hAnsi="Times New Roman" w:cs="Times New Roman"/>
          <w:color w:val="0000FF"/>
          <w:spacing w:val="2"/>
          <w:u w:val="single" w:color="0000FF"/>
        </w:rPr>
        <w:t>o</w:t>
      </w:r>
      <w:r>
        <w:rPr>
          <w:rFonts w:ascii="Times New Roman" w:eastAsia="Times New Roman" w:hAnsi="Times New Roman" w:cs="Times New Roman"/>
          <w:color w:val="0000FF"/>
          <w:u w:val="single" w:color="0000FF"/>
        </w:rPr>
        <w:t>s</w:t>
      </w:r>
    </w:p>
    <w:p w14:paraId="7394F306" w14:textId="77777777" w:rsidR="00BE5A93" w:rsidRDefault="00BE5A93">
      <w:pPr>
        <w:spacing w:before="5" w:after="0" w:line="130" w:lineRule="exact"/>
        <w:rPr>
          <w:sz w:val="13"/>
          <w:szCs w:val="13"/>
        </w:rPr>
      </w:pPr>
    </w:p>
    <w:p w14:paraId="343C10AF" w14:textId="77777777" w:rsidR="00BE5A93" w:rsidRDefault="00F700C7">
      <w:pPr>
        <w:spacing w:after="0" w:line="240" w:lineRule="auto"/>
        <w:ind w:left="117" w:right="-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color w:val="0000FF"/>
          <w:spacing w:val="2"/>
          <w:u w:val="single" w:color="0000FF"/>
        </w:rPr>
        <w:t>8</w:t>
      </w:r>
      <w:r>
        <w:rPr>
          <w:rFonts w:ascii="Times New Roman" w:eastAsia="Times New Roman" w:hAnsi="Times New Roman" w:cs="Times New Roman"/>
          <w:color w:val="0000FF"/>
          <w:u w:val="single" w:color="0000FF"/>
        </w:rPr>
        <w:t>.</w:t>
      </w:r>
      <w:r>
        <w:rPr>
          <w:rFonts w:ascii="Times New Roman" w:eastAsia="Times New Roman" w:hAnsi="Times New Roman" w:cs="Times New Roman"/>
          <w:color w:val="0000FF"/>
          <w:spacing w:val="2"/>
          <w:u w:val="single" w:color="0000FF"/>
        </w:rPr>
        <w:t xml:space="preserve"> </w:t>
      </w:r>
      <w:r>
        <w:rPr>
          <w:rFonts w:ascii="Times New Roman" w:eastAsia="Times New Roman" w:hAnsi="Times New Roman" w:cs="Times New Roman"/>
          <w:color w:val="0000FF"/>
          <w:spacing w:val="1"/>
          <w:u w:val="single" w:color="0000FF"/>
        </w:rPr>
        <w:t>C</w:t>
      </w:r>
      <w:r>
        <w:rPr>
          <w:rFonts w:ascii="Times New Roman" w:eastAsia="Times New Roman" w:hAnsi="Times New Roman" w:cs="Times New Roman"/>
          <w:color w:val="0000FF"/>
          <w:spacing w:val="-1"/>
          <w:u w:val="single" w:color="0000FF"/>
        </w:rPr>
        <w:t>r</w:t>
      </w:r>
      <w:r>
        <w:rPr>
          <w:rFonts w:ascii="Times New Roman" w:eastAsia="Times New Roman" w:hAnsi="Times New Roman" w:cs="Times New Roman"/>
          <w:color w:val="0000FF"/>
          <w:spacing w:val="2"/>
          <w:u w:val="single" w:color="0000FF"/>
        </w:rPr>
        <w:t>o</w:t>
      </w:r>
      <w:r>
        <w:rPr>
          <w:rFonts w:ascii="Times New Roman" w:eastAsia="Times New Roman" w:hAnsi="Times New Roman" w:cs="Times New Roman"/>
          <w:color w:val="0000FF"/>
          <w:spacing w:val="-2"/>
          <w:u w:val="single" w:color="0000FF"/>
        </w:rPr>
        <w:t>n</w:t>
      </w:r>
      <w:r>
        <w:rPr>
          <w:rFonts w:ascii="Times New Roman" w:eastAsia="Times New Roman" w:hAnsi="Times New Roman" w:cs="Times New Roman"/>
          <w:color w:val="0000FF"/>
          <w:spacing w:val="2"/>
          <w:u w:val="single" w:color="0000FF"/>
        </w:rPr>
        <w:t>o</w:t>
      </w:r>
      <w:r>
        <w:rPr>
          <w:rFonts w:ascii="Times New Roman" w:eastAsia="Times New Roman" w:hAnsi="Times New Roman" w:cs="Times New Roman"/>
          <w:color w:val="0000FF"/>
          <w:spacing w:val="-2"/>
          <w:u w:val="single" w:color="0000FF"/>
        </w:rPr>
        <w:t>g</w:t>
      </w:r>
      <w:r>
        <w:rPr>
          <w:rFonts w:ascii="Times New Roman" w:eastAsia="Times New Roman" w:hAnsi="Times New Roman" w:cs="Times New Roman"/>
          <w:color w:val="0000FF"/>
          <w:spacing w:val="-1"/>
          <w:u w:val="single" w:color="0000FF"/>
        </w:rPr>
        <w:t>r</w:t>
      </w:r>
      <w:r>
        <w:rPr>
          <w:rFonts w:ascii="Times New Roman" w:eastAsia="Times New Roman" w:hAnsi="Times New Roman" w:cs="Times New Roman"/>
          <w:color w:val="0000FF"/>
          <w:spacing w:val="-2"/>
          <w:u w:val="single" w:color="0000FF"/>
        </w:rPr>
        <w:t>a</w:t>
      </w:r>
      <w:r>
        <w:rPr>
          <w:rFonts w:ascii="Times New Roman" w:eastAsia="Times New Roman" w:hAnsi="Times New Roman" w:cs="Times New Roman"/>
          <w:color w:val="0000FF"/>
          <w:spacing w:val="1"/>
          <w:u w:val="single" w:color="0000FF"/>
        </w:rPr>
        <w:t>m</w:t>
      </w:r>
      <w:r>
        <w:rPr>
          <w:rFonts w:ascii="Times New Roman" w:eastAsia="Times New Roman" w:hAnsi="Times New Roman" w:cs="Times New Roman"/>
          <w:color w:val="0000FF"/>
          <w:u w:val="single" w:color="0000FF"/>
        </w:rPr>
        <w:t>a</w:t>
      </w:r>
      <w:r>
        <w:rPr>
          <w:rFonts w:ascii="Times New Roman" w:eastAsia="Times New Roman" w:hAnsi="Times New Roman" w:cs="Times New Roman"/>
          <w:color w:val="0000FF"/>
          <w:spacing w:val="-1"/>
          <w:u w:val="single" w:color="0000FF"/>
        </w:rPr>
        <w:t xml:space="preserve"> </w:t>
      </w:r>
      <w:r>
        <w:rPr>
          <w:rFonts w:ascii="Times New Roman" w:eastAsia="Times New Roman" w:hAnsi="Times New Roman" w:cs="Times New Roman"/>
          <w:color w:val="0000FF"/>
          <w:spacing w:val="2"/>
          <w:u w:val="single" w:color="0000FF"/>
        </w:rPr>
        <w:t>d</w:t>
      </w:r>
      <w:r>
        <w:rPr>
          <w:rFonts w:ascii="Times New Roman" w:eastAsia="Times New Roman" w:hAnsi="Times New Roman" w:cs="Times New Roman"/>
          <w:color w:val="0000FF"/>
          <w:u w:val="single" w:color="0000FF"/>
        </w:rPr>
        <w:t>e</w:t>
      </w:r>
      <w:r>
        <w:rPr>
          <w:rFonts w:ascii="Times New Roman" w:eastAsia="Times New Roman" w:hAnsi="Times New Roman" w:cs="Times New Roman"/>
          <w:color w:val="0000FF"/>
          <w:spacing w:val="-1"/>
          <w:u w:val="single" w:color="0000FF"/>
        </w:rPr>
        <w:t xml:space="preserve"> </w:t>
      </w:r>
      <w:r>
        <w:rPr>
          <w:rFonts w:ascii="Times New Roman" w:eastAsia="Times New Roman" w:hAnsi="Times New Roman" w:cs="Times New Roman"/>
          <w:color w:val="0000FF"/>
          <w:spacing w:val="-2"/>
          <w:u w:val="single" w:color="0000FF"/>
        </w:rPr>
        <w:t>ac</w:t>
      </w:r>
      <w:r>
        <w:rPr>
          <w:rFonts w:ascii="Times New Roman" w:eastAsia="Times New Roman" w:hAnsi="Times New Roman" w:cs="Times New Roman"/>
          <w:color w:val="0000FF"/>
          <w:spacing w:val="-1"/>
          <w:u w:val="single" w:color="0000FF"/>
        </w:rPr>
        <w:t>ti</w:t>
      </w:r>
      <w:r>
        <w:rPr>
          <w:rFonts w:ascii="Times New Roman" w:eastAsia="Times New Roman" w:hAnsi="Times New Roman" w:cs="Times New Roman"/>
          <w:color w:val="0000FF"/>
          <w:spacing w:val="-2"/>
          <w:u w:val="single" w:color="0000FF"/>
        </w:rPr>
        <w:t>v</w:t>
      </w:r>
      <w:r>
        <w:rPr>
          <w:rFonts w:ascii="Times New Roman" w:eastAsia="Times New Roman" w:hAnsi="Times New Roman" w:cs="Times New Roman"/>
          <w:color w:val="0000FF"/>
          <w:spacing w:val="-1"/>
          <w:u w:val="single" w:color="0000FF"/>
        </w:rPr>
        <w:t>i</w:t>
      </w:r>
      <w:r>
        <w:rPr>
          <w:rFonts w:ascii="Times New Roman" w:eastAsia="Times New Roman" w:hAnsi="Times New Roman" w:cs="Times New Roman"/>
          <w:color w:val="0000FF"/>
          <w:spacing w:val="2"/>
          <w:u w:val="single" w:color="0000FF"/>
        </w:rPr>
        <w:t>d</w:t>
      </w:r>
      <w:r>
        <w:rPr>
          <w:rFonts w:ascii="Times New Roman" w:eastAsia="Times New Roman" w:hAnsi="Times New Roman" w:cs="Times New Roman"/>
          <w:color w:val="0000FF"/>
          <w:spacing w:val="-2"/>
          <w:u w:val="single" w:color="0000FF"/>
        </w:rPr>
        <w:t>a</w:t>
      </w:r>
      <w:r>
        <w:rPr>
          <w:rFonts w:ascii="Times New Roman" w:eastAsia="Times New Roman" w:hAnsi="Times New Roman" w:cs="Times New Roman"/>
          <w:color w:val="0000FF"/>
          <w:spacing w:val="2"/>
          <w:u w:val="single" w:color="0000FF"/>
        </w:rPr>
        <w:t>de</w:t>
      </w:r>
      <w:r>
        <w:rPr>
          <w:rFonts w:ascii="Times New Roman" w:eastAsia="Times New Roman" w:hAnsi="Times New Roman" w:cs="Times New Roman"/>
          <w:color w:val="0000FF"/>
          <w:u w:val="single" w:color="0000FF"/>
        </w:rPr>
        <w:t>s</w:t>
      </w:r>
    </w:p>
    <w:p w14:paraId="7F58EBCD" w14:textId="77777777" w:rsidR="00BE5A93" w:rsidRDefault="00BE5A93">
      <w:pPr>
        <w:spacing w:before="9" w:after="0" w:line="130" w:lineRule="exact"/>
        <w:rPr>
          <w:sz w:val="13"/>
          <w:szCs w:val="13"/>
        </w:rPr>
      </w:pPr>
    </w:p>
    <w:p w14:paraId="115B1CB3" w14:textId="77777777" w:rsidR="00BE5A93" w:rsidRDefault="00F700C7">
      <w:pPr>
        <w:spacing w:after="0" w:line="240" w:lineRule="auto"/>
        <w:ind w:left="117" w:right="-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color w:val="0000FF"/>
          <w:spacing w:val="2"/>
          <w:u w:val="single" w:color="0000FF"/>
        </w:rPr>
        <w:t>9</w:t>
      </w:r>
      <w:r>
        <w:rPr>
          <w:rFonts w:ascii="Times New Roman" w:eastAsia="Times New Roman" w:hAnsi="Times New Roman" w:cs="Times New Roman"/>
          <w:color w:val="0000FF"/>
          <w:u w:val="single" w:color="0000FF"/>
        </w:rPr>
        <w:t>.</w:t>
      </w:r>
      <w:r>
        <w:rPr>
          <w:rFonts w:ascii="Times New Roman" w:eastAsia="Times New Roman" w:hAnsi="Times New Roman" w:cs="Times New Roman"/>
          <w:color w:val="0000FF"/>
          <w:spacing w:val="2"/>
          <w:u w:val="single" w:color="0000FF"/>
        </w:rPr>
        <w:t xml:space="preserve"> </w:t>
      </w:r>
      <w:r>
        <w:rPr>
          <w:rFonts w:ascii="Times New Roman" w:eastAsia="Times New Roman" w:hAnsi="Times New Roman" w:cs="Times New Roman"/>
          <w:color w:val="0000FF"/>
          <w:spacing w:val="-5"/>
          <w:u w:val="single" w:color="0000FF"/>
        </w:rPr>
        <w:t>I</w:t>
      </w:r>
      <w:r>
        <w:rPr>
          <w:rFonts w:ascii="Times New Roman" w:eastAsia="Times New Roman" w:hAnsi="Times New Roman" w:cs="Times New Roman"/>
          <w:color w:val="0000FF"/>
          <w:spacing w:val="1"/>
          <w:u w:val="single" w:color="0000FF"/>
        </w:rPr>
        <w:t>m</w:t>
      </w:r>
      <w:r>
        <w:rPr>
          <w:rFonts w:ascii="Times New Roman" w:eastAsia="Times New Roman" w:hAnsi="Times New Roman" w:cs="Times New Roman"/>
          <w:color w:val="0000FF"/>
          <w:spacing w:val="2"/>
          <w:u w:val="single" w:color="0000FF"/>
        </w:rPr>
        <w:t>p</w:t>
      </w:r>
      <w:r>
        <w:rPr>
          <w:rFonts w:ascii="Times New Roman" w:eastAsia="Times New Roman" w:hAnsi="Times New Roman" w:cs="Times New Roman"/>
          <w:color w:val="0000FF"/>
          <w:spacing w:val="-2"/>
          <w:u w:val="single" w:color="0000FF"/>
        </w:rPr>
        <w:t>ac</w:t>
      </w:r>
      <w:r>
        <w:rPr>
          <w:rFonts w:ascii="Times New Roman" w:eastAsia="Times New Roman" w:hAnsi="Times New Roman" w:cs="Times New Roman"/>
          <w:color w:val="0000FF"/>
          <w:spacing w:val="-1"/>
          <w:u w:val="single" w:color="0000FF"/>
        </w:rPr>
        <w:t>t</w:t>
      </w:r>
      <w:r>
        <w:rPr>
          <w:rFonts w:ascii="Times New Roman" w:eastAsia="Times New Roman" w:hAnsi="Times New Roman" w:cs="Times New Roman"/>
          <w:color w:val="0000FF"/>
          <w:spacing w:val="2"/>
          <w:u w:val="single" w:color="0000FF"/>
        </w:rPr>
        <w:t>o</w:t>
      </w:r>
      <w:r>
        <w:rPr>
          <w:rFonts w:ascii="Times New Roman" w:eastAsia="Times New Roman" w:hAnsi="Times New Roman" w:cs="Times New Roman"/>
          <w:color w:val="0000FF"/>
          <w:u w:val="single" w:color="0000FF"/>
        </w:rPr>
        <w:t>s</w:t>
      </w:r>
      <w:r>
        <w:rPr>
          <w:rFonts w:ascii="Times New Roman" w:eastAsia="Times New Roman" w:hAnsi="Times New Roman" w:cs="Times New Roman"/>
          <w:color w:val="0000FF"/>
          <w:spacing w:val="-1"/>
          <w:u w:val="single" w:color="0000FF"/>
        </w:rPr>
        <w:t xml:space="preserve"> </w:t>
      </w:r>
      <w:r>
        <w:rPr>
          <w:rFonts w:ascii="Times New Roman" w:eastAsia="Times New Roman" w:hAnsi="Times New Roman" w:cs="Times New Roman"/>
          <w:color w:val="0000FF"/>
          <w:spacing w:val="-2"/>
          <w:u w:val="single" w:color="0000FF"/>
        </w:rPr>
        <w:t>es</w:t>
      </w:r>
      <w:r>
        <w:rPr>
          <w:rFonts w:ascii="Times New Roman" w:eastAsia="Times New Roman" w:hAnsi="Times New Roman" w:cs="Times New Roman"/>
          <w:color w:val="0000FF"/>
          <w:spacing w:val="2"/>
          <w:u w:val="single" w:color="0000FF"/>
        </w:rPr>
        <w:t>p</w:t>
      </w:r>
      <w:r>
        <w:rPr>
          <w:rFonts w:ascii="Times New Roman" w:eastAsia="Times New Roman" w:hAnsi="Times New Roman" w:cs="Times New Roman"/>
          <w:color w:val="0000FF"/>
          <w:spacing w:val="-2"/>
          <w:u w:val="single" w:color="0000FF"/>
        </w:rPr>
        <w:t>e</w:t>
      </w:r>
      <w:r>
        <w:rPr>
          <w:rFonts w:ascii="Times New Roman" w:eastAsia="Times New Roman" w:hAnsi="Times New Roman" w:cs="Times New Roman"/>
          <w:color w:val="0000FF"/>
          <w:spacing w:val="2"/>
          <w:u w:val="single" w:color="0000FF"/>
        </w:rPr>
        <w:t>r</w:t>
      </w:r>
      <w:r>
        <w:rPr>
          <w:rFonts w:ascii="Times New Roman" w:eastAsia="Times New Roman" w:hAnsi="Times New Roman" w:cs="Times New Roman"/>
          <w:color w:val="0000FF"/>
          <w:spacing w:val="-2"/>
          <w:u w:val="single" w:color="0000FF"/>
        </w:rPr>
        <w:t>a</w:t>
      </w:r>
      <w:r>
        <w:rPr>
          <w:rFonts w:ascii="Times New Roman" w:eastAsia="Times New Roman" w:hAnsi="Times New Roman" w:cs="Times New Roman"/>
          <w:color w:val="0000FF"/>
          <w:spacing w:val="2"/>
          <w:u w:val="single" w:color="0000FF"/>
        </w:rPr>
        <w:t>do</w:t>
      </w:r>
      <w:r>
        <w:rPr>
          <w:rFonts w:ascii="Times New Roman" w:eastAsia="Times New Roman" w:hAnsi="Times New Roman" w:cs="Times New Roman"/>
          <w:color w:val="0000FF"/>
          <w:u w:val="single" w:color="0000FF"/>
        </w:rPr>
        <w:t>s</w:t>
      </w:r>
    </w:p>
    <w:p w14:paraId="6F68B100" w14:textId="77777777" w:rsidR="00BE5A93" w:rsidRDefault="00BE5A93">
      <w:pPr>
        <w:spacing w:before="9" w:after="0" w:line="130" w:lineRule="exact"/>
        <w:rPr>
          <w:sz w:val="13"/>
          <w:szCs w:val="13"/>
        </w:rPr>
      </w:pPr>
    </w:p>
    <w:p w14:paraId="1E5B5320" w14:textId="77777777" w:rsidR="00BE5A93" w:rsidRDefault="00F700C7">
      <w:pPr>
        <w:spacing w:after="0" w:line="240" w:lineRule="auto"/>
        <w:ind w:left="337" w:right="-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color w:val="0000FF"/>
          <w:spacing w:val="2"/>
          <w:u w:val="single" w:color="0000FF"/>
        </w:rPr>
        <w:t>9</w:t>
      </w:r>
      <w:r>
        <w:rPr>
          <w:rFonts w:ascii="Times New Roman" w:eastAsia="Times New Roman" w:hAnsi="Times New Roman" w:cs="Times New Roman"/>
          <w:color w:val="0000FF"/>
          <w:spacing w:val="1"/>
          <w:u w:val="single" w:color="0000FF"/>
        </w:rPr>
        <w:t>.</w:t>
      </w:r>
      <w:r>
        <w:rPr>
          <w:rFonts w:ascii="Times New Roman" w:eastAsia="Times New Roman" w:hAnsi="Times New Roman" w:cs="Times New Roman"/>
          <w:color w:val="0000FF"/>
          <w:spacing w:val="2"/>
          <w:u w:val="single" w:color="0000FF"/>
        </w:rPr>
        <w:t>1</w:t>
      </w:r>
      <w:r>
        <w:rPr>
          <w:rFonts w:ascii="Times New Roman" w:eastAsia="Times New Roman" w:hAnsi="Times New Roman" w:cs="Times New Roman"/>
          <w:color w:val="0000FF"/>
          <w:u w:val="single" w:color="0000FF"/>
        </w:rPr>
        <w:t>.</w:t>
      </w:r>
      <w:r>
        <w:rPr>
          <w:rFonts w:ascii="Times New Roman" w:eastAsia="Times New Roman" w:hAnsi="Times New Roman" w:cs="Times New Roman"/>
          <w:color w:val="0000FF"/>
          <w:spacing w:val="-2"/>
          <w:u w:val="single" w:color="0000FF"/>
        </w:rPr>
        <w:t xml:space="preserve"> L</w:t>
      </w:r>
      <w:r>
        <w:rPr>
          <w:rFonts w:ascii="Times New Roman" w:eastAsia="Times New Roman" w:hAnsi="Times New Roman" w:cs="Times New Roman"/>
          <w:color w:val="0000FF"/>
          <w:u w:val="single" w:color="0000FF"/>
        </w:rPr>
        <w:t>a</w:t>
      </w:r>
      <w:r>
        <w:rPr>
          <w:rFonts w:ascii="Times New Roman" w:eastAsia="Times New Roman" w:hAnsi="Times New Roman" w:cs="Times New Roman"/>
          <w:color w:val="0000FF"/>
          <w:spacing w:val="-1"/>
          <w:u w:val="single" w:color="0000FF"/>
        </w:rPr>
        <w:t xml:space="preserve"> t</w:t>
      </w:r>
      <w:r>
        <w:rPr>
          <w:rFonts w:ascii="Times New Roman" w:eastAsia="Times New Roman" w:hAnsi="Times New Roman" w:cs="Times New Roman"/>
          <w:color w:val="0000FF"/>
          <w:spacing w:val="-2"/>
          <w:u w:val="single" w:color="0000FF"/>
        </w:rPr>
        <w:t>e</w:t>
      </w:r>
      <w:r>
        <w:rPr>
          <w:rFonts w:ascii="Times New Roman" w:eastAsia="Times New Roman" w:hAnsi="Times New Roman" w:cs="Times New Roman"/>
          <w:color w:val="0000FF"/>
          <w:spacing w:val="2"/>
          <w:u w:val="single" w:color="0000FF"/>
        </w:rPr>
        <w:t>c</w:t>
      </w:r>
      <w:r>
        <w:rPr>
          <w:rFonts w:ascii="Times New Roman" w:eastAsia="Times New Roman" w:hAnsi="Times New Roman" w:cs="Times New Roman"/>
          <w:color w:val="0000FF"/>
          <w:spacing w:val="-2"/>
          <w:u w:val="single" w:color="0000FF"/>
        </w:rPr>
        <w:t>n</w:t>
      </w:r>
      <w:r>
        <w:rPr>
          <w:rFonts w:ascii="Times New Roman" w:eastAsia="Times New Roman" w:hAnsi="Times New Roman" w:cs="Times New Roman"/>
          <w:color w:val="0000FF"/>
          <w:spacing w:val="2"/>
          <w:u w:val="single" w:color="0000FF"/>
        </w:rPr>
        <w:t>o</w:t>
      </w:r>
      <w:r>
        <w:rPr>
          <w:rFonts w:ascii="Times New Roman" w:eastAsia="Times New Roman" w:hAnsi="Times New Roman" w:cs="Times New Roman"/>
          <w:color w:val="0000FF"/>
          <w:spacing w:val="-1"/>
          <w:u w:val="single" w:color="0000FF"/>
        </w:rPr>
        <w:t>l</w:t>
      </w:r>
      <w:r>
        <w:rPr>
          <w:rFonts w:ascii="Times New Roman" w:eastAsia="Times New Roman" w:hAnsi="Times New Roman" w:cs="Times New Roman"/>
          <w:color w:val="0000FF"/>
          <w:spacing w:val="2"/>
          <w:u w:val="single" w:color="0000FF"/>
        </w:rPr>
        <w:t>o</w:t>
      </w:r>
      <w:r>
        <w:rPr>
          <w:rFonts w:ascii="Times New Roman" w:eastAsia="Times New Roman" w:hAnsi="Times New Roman" w:cs="Times New Roman"/>
          <w:color w:val="0000FF"/>
          <w:spacing w:val="-2"/>
          <w:u w:val="single" w:color="0000FF"/>
        </w:rPr>
        <w:t>g</w:t>
      </w:r>
      <w:r>
        <w:rPr>
          <w:rFonts w:ascii="Times New Roman" w:eastAsia="Times New Roman" w:hAnsi="Times New Roman" w:cs="Times New Roman"/>
          <w:color w:val="0000FF"/>
          <w:spacing w:val="-1"/>
          <w:u w:val="single" w:color="0000FF"/>
        </w:rPr>
        <w:t>í</w:t>
      </w:r>
      <w:r>
        <w:rPr>
          <w:rFonts w:ascii="Times New Roman" w:eastAsia="Times New Roman" w:hAnsi="Times New Roman" w:cs="Times New Roman"/>
          <w:color w:val="0000FF"/>
          <w:u w:val="single" w:color="0000FF"/>
        </w:rPr>
        <w:t>a</w:t>
      </w:r>
      <w:r>
        <w:rPr>
          <w:rFonts w:ascii="Times New Roman" w:eastAsia="Times New Roman" w:hAnsi="Times New Roman" w:cs="Times New Roman"/>
          <w:color w:val="0000FF"/>
          <w:spacing w:val="-1"/>
          <w:u w:val="single" w:color="0000FF"/>
        </w:rPr>
        <w:t xml:space="preserve"> </w:t>
      </w:r>
      <w:r>
        <w:rPr>
          <w:rFonts w:ascii="Times New Roman" w:eastAsia="Times New Roman" w:hAnsi="Times New Roman" w:cs="Times New Roman"/>
          <w:color w:val="0000FF"/>
          <w:spacing w:val="1"/>
          <w:u w:val="single" w:color="0000FF"/>
        </w:rPr>
        <w:t>m</w:t>
      </w:r>
      <w:r>
        <w:rPr>
          <w:rFonts w:ascii="Times New Roman" w:eastAsia="Times New Roman" w:hAnsi="Times New Roman" w:cs="Times New Roman"/>
          <w:color w:val="0000FF"/>
          <w:spacing w:val="2"/>
          <w:u w:val="single" w:color="0000FF"/>
        </w:rPr>
        <w:t>ó</w:t>
      </w:r>
      <w:r>
        <w:rPr>
          <w:rFonts w:ascii="Times New Roman" w:eastAsia="Times New Roman" w:hAnsi="Times New Roman" w:cs="Times New Roman"/>
          <w:color w:val="0000FF"/>
          <w:spacing w:val="-2"/>
          <w:u w:val="single" w:color="0000FF"/>
        </w:rPr>
        <w:t>v</w:t>
      </w:r>
      <w:r>
        <w:rPr>
          <w:rFonts w:ascii="Times New Roman" w:eastAsia="Times New Roman" w:hAnsi="Times New Roman" w:cs="Times New Roman"/>
          <w:color w:val="0000FF"/>
          <w:spacing w:val="-1"/>
          <w:u w:val="single" w:color="0000FF"/>
        </w:rPr>
        <w:t>i</w:t>
      </w:r>
      <w:r>
        <w:rPr>
          <w:rFonts w:ascii="Times New Roman" w:eastAsia="Times New Roman" w:hAnsi="Times New Roman" w:cs="Times New Roman"/>
          <w:color w:val="0000FF"/>
          <w:u w:val="single" w:color="0000FF"/>
        </w:rPr>
        <w:t xml:space="preserve">l </w:t>
      </w:r>
      <w:r>
        <w:rPr>
          <w:rFonts w:ascii="Times New Roman" w:eastAsia="Times New Roman" w:hAnsi="Times New Roman" w:cs="Times New Roman"/>
          <w:color w:val="0000FF"/>
          <w:spacing w:val="2"/>
          <w:u w:val="single" w:color="0000FF"/>
        </w:rPr>
        <w:t>(</w:t>
      </w:r>
      <w:r>
        <w:rPr>
          <w:rFonts w:ascii="Times New Roman" w:eastAsia="Times New Roman" w:hAnsi="Times New Roman" w:cs="Times New Roman"/>
          <w:color w:val="0000FF"/>
          <w:spacing w:val="-2"/>
          <w:u w:val="single" w:color="0000FF"/>
        </w:rPr>
        <w:t>T</w:t>
      </w:r>
      <w:r>
        <w:rPr>
          <w:rFonts w:ascii="Times New Roman" w:eastAsia="Times New Roman" w:hAnsi="Times New Roman" w:cs="Times New Roman"/>
          <w:color w:val="0000FF"/>
          <w:spacing w:val="2"/>
          <w:u w:val="single" w:color="0000FF"/>
        </w:rPr>
        <w:t>e</w:t>
      </w:r>
      <w:r>
        <w:rPr>
          <w:rFonts w:ascii="Times New Roman" w:eastAsia="Times New Roman" w:hAnsi="Times New Roman" w:cs="Times New Roman"/>
          <w:color w:val="0000FF"/>
          <w:spacing w:val="-2"/>
          <w:u w:val="single" w:color="0000FF"/>
        </w:rPr>
        <w:t>cn</w:t>
      </w:r>
      <w:r>
        <w:rPr>
          <w:rFonts w:ascii="Times New Roman" w:eastAsia="Times New Roman" w:hAnsi="Times New Roman" w:cs="Times New Roman"/>
          <w:color w:val="0000FF"/>
          <w:spacing w:val="2"/>
          <w:u w:val="single" w:color="0000FF"/>
        </w:rPr>
        <w:t>o</w:t>
      </w:r>
      <w:r>
        <w:rPr>
          <w:rFonts w:ascii="Times New Roman" w:eastAsia="Times New Roman" w:hAnsi="Times New Roman" w:cs="Times New Roman"/>
          <w:color w:val="0000FF"/>
          <w:spacing w:val="-1"/>
          <w:u w:val="single" w:color="0000FF"/>
        </w:rPr>
        <w:t>l</w:t>
      </w:r>
      <w:r>
        <w:rPr>
          <w:rFonts w:ascii="Times New Roman" w:eastAsia="Times New Roman" w:hAnsi="Times New Roman" w:cs="Times New Roman"/>
          <w:color w:val="0000FF"/>
          <w:spacing w:val="2"/>
          <w:u w:val="single" w:color="0000FF"/>
        </w:rPr>
        <w:t>o</w:t>
      </w:r>
      <w:r>
        <w:rPr>
          <w:rFonts w:ascii="Times New Roman" w:eastAsia="Times New Roman" w:hAnsi="Times New Roman" w:cs="Times New Roman"/>
          <w:color w:val="0000FF"/>
          <w:spacing w:val="-2"/>
          <w:u w:val="single" w:color="0000FF"/>
        </w:rPr>
        <w:t>g</w:t>
      </w:r>
      <w:r>
        <w:rPr>
          <w:rFonts w:ascii="Times New Roman" w:eastAsia="Times New Roman" w:hAnsi="Times New Roman" w:cs="Times New Roman"/>
          <w:color w:val="0000FF"/>
          <w:spacing w:val="3"/>
          <w:u w:val="single" w:color="0000FF"/>
        </w:rPr>
        <w:t>í</w:t>
      </w:r>
      <w:r>
        <w:rPr>
          <w:rFonts w:ascii="Times New Roman" w:eastAsia="Times New Roman" w:hAnsi="Times New Roman" w:cs="Times New Roman"/>
          <w:color w:val="0000FF"/>
          <w:spacing w:val="-2"/>
          <w:u w:val="single" w:color="0000FF"/>
        </w:rPr>
        <w:t>a</w:t>
      </w:r>
      <w:r>
        <w:rPr>
          <w:rFonts w:ascii="Times New Roman" w:eastAsia="Times New Roman" w:hAnsi="Times New Roman" w:cs="Times New Roman"/>
          <w:color w:val="0000FF"/>
          <w:u w:val="single" w:color="0000FF"/>
        </w:rPr>
        <w:t>)</w:t>
      </w:r>
    </w:p>
    <w:p w14:paraId="3090AB7F" w14:textId="77777777" w:rsidR="00BE5A93" w:rsidRDefault="00BE5A93">
      <w:pPr>
        <w:spacing w:before="9" w:after="0" w:line="130" w:lineRule="exact"/>
        <w:rPr>
          <w:sz w:val="13"/>
          <w:szCs w:val="13"/>
        </w:rPr>
      </w:pPr>
    </w:p>
    <w:p w14:paraId="390FFBCE" w14:textId="77777777" w:rsidR="00BE5A93" w:rsidRDefault="00F700C7">
      <w:pPr>
        <w:spacing w:after="0" w:line="240" w:lineRule="auto"/>
        <w:ind w:left="337" w:right="-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color w:val="0000FF"/>
          <w:spacing w:val="2"/>
          <w:u w:val="single" w:color="0000FF"/>
        </w:rPr>
        <w:t>9</w:t>
      </w:r>
      <w:r>
        <w:rPr>
          <w:rFonts w:ascii="Times New Roman" w:eastAsia="Times New Roman" w:hAnsi="Times New Roman" w:cs="Times New Roman"/>
          <w:color w:val="0000FF"/>
          <w:spacing w:val="1"/>
          <w:u w:val="single" w:color="0000FF"/>
        </w:rPr>
        <w:t>.</w:t>
      </w:r>
      <w:r>
        <w:rPr>
          <w:rFonts w:ascii="Times New Roman" w:eastAsia="Times New Roman" w:hAnsi="Times New Roman" w:cs="Times New Roman"/>
          <w:color w:val="0000FF"/>
          <w:spacing w:val="2"/>
          <w:u w:val="single" w:color="0000FF"/>
        </w:rPr>
        <w:t>2</w:t>
      </w:r>
      <w:r>
        <w:rPr>
          <w:rFonts w:ascii="Times New Roman" w:eastAsia="Times New Roman" w:hAnsi="Times New Roman" w:cs="Times New Roman"/>
          <w:color w:val="0000FF"/>
          <w:u w:val="single" w:color="0000FF"/>
        </w:rPr>
        <w:t>.</w:t>
      </w:r>
      <w:r>
        <w:rPr>
          <w:rFonts w:ascii="Times New Roman" w:eastAsia="Times New Roman" w:hAnsi="Times New Roman" w:cs="Times New Roman"/>
          <w:color w:val="0000FF"/>
          <w:spacing w:val="-2"/>
          <w:u w:val="single" w:color="0000FF"/>
        </w:rPr>
        <w:t xml:space="preserve"> Se</w:t>
      </w:r>
      <w:r>
        <w:rPr>
          <w:rFonts w:ascii="Times New Roman" w:eastAsia="Times New Roman" w:hAnsi="Times New Roman" w:cs="Times New Roman"/>
          <w:color w:val="0000FF"/>
          <w:spacing w:val="-1"/>
          <w:u w:val="single" w:color="0000FF"/>
        </w:rPr>
        <w:t>r</w:t>
      </w:r>
      <w:r>
        <w:rPr>
          <w:rFonts w:ascii="Times New Roman" w:eastAsia="Times New Roman" w:hAnsi="Times New Roman" w:cs="Times New Roman"/>
          <w:color w:val="0000FF"/>
          <w:spacing w:val="-2"/>
          <w:u w:val="single" w:color="0000FF"/>
        </w:rPr>
        <w:t>v</w:t>
      </w:r>
      <w:r>
        <w:rPr>
          <w:rFonts w:ascii="Times New Roman" w:eastAsia="Times New Roman" w:hAnsi="Times New Roman" w:cs="Times New Roman"/>
          <w:color w:val="0000FF"/>
          <w:spacing w:val="3"/>
          <w:u w:val="single" w:color="0000FF"/>
        </w:rPr>
        <w:t>i</w:t>
      </w:r>
      <w:r>
        <w:rPr>
          <w:rFonts w:ascii="Times New Roman" w:eastAsia="Times New Roman" w:hAnsi="Times New Roman" w:cs="Times New Roman"/>
          <w:color w:val="0000FF"/>
          <w:spacing w:val="-2"/>
          <w:u w:val="single" w:color="0000FF"/>
        </w:rPr>
        <w:t>c</w:t>
      </w:r>
      <w:r>
        <w:rPr>
          <w:rFonts w:ascii="Times New Roman" w:eastAsia="Times New Roman" w:hAnsi="Times New Roman" w:cs="Times New Roman"/>
          <w:color w:val="0000FF"/>
          <w:spacing w:val="-1"/>
          <w:u w:val="single" w:color="0000FF"/>
        </w:rPr>
        <w:t>i</w:t>
      </w:r>
      <w:r>
        <w:rPr>
          <w:rFonts w:ascii="Times New Roman" w:eastAsia="Times New Roman" w:hAnsi="Times New Roman" w:cs="Times New Roman"/>
          <w:color w:val="0000FF"/>
          <w:u w:val="single" w:color="0000FF"/>
        </w:rPr>
        <w:t>o</w:t>
      </w:r>
      <w:r>
        <w:rPr>
          <w:rFonts w:ascii="Times New Roman" w:eastAsia="Times New Roman" w:hAnsi="Times New Roman" w:cs="Times New Roman"/>
          <w:color w:val="0000FF"/>
          <w:spacing w:val="3"/>
          <w:u w:val="single" w:color="0000FF"/>
        </w:rPr>
        <w:t xml:space="preserve"> </w:t>
      </w:r>
      <w:r>
        <w:rPr>
          <w:rFonts w:ascii="Times New Roman" w:eastAsia="Times New Roman" w:hAnsi="Times New Roman" w:cs="Times New Roman"/>
          <w:color w:val="0000FF"/>
          <w:spacing w:val="2"/>
          <w:u w:val="single" w:color="0000FF"/>
        </w:rPr>
        <w:t>d</w:t>
      </w:r>
      <w:r>
        <w:rPr>
          <w:rFonts w:ascii="Times New Roman" w:eastAsia="Times New Roman" w:hAnsi="Times New Roman" w:cs="Times New Roman"/>
          <w:color w:val="0000FF"/>
          <w:u w:val="single" w:color="0000FF"/>
        </w:rPr>
        <w:t>e</w:t>
      </w:r>
      <w:r>
        <w:rPr>
          <w:rFonts w:ascii="Times New Roman" w:eastAsia="Times New Roman" w:hAnsi="Times New Roman" w:cs="Times New Roman"/>
          <w:color w:val="0000FF"/>
          <w:spacing w:val="-1"/>
          <w:u w:val="single" w:color="0000FF"/>
        </w:rPr>
        <w:t xml:space="preserve"> </w:t>
      </w:r>
      <w:r>
        <w:rPr>
          <w:rFonts w:ascii="Times New Roman" w:eastAsia="Times New Roman" w:hAnsi="Times New Roman" w:cs="Times New Roman"/>
          <w:color w:val="0000FF"/>
          <w:spacing w:val="-2"/>
          <w:u w:val="single" w:color="0000FF"/>
        </w:rPr>
        <w:t>a</w:t>
      </w:r>
      <w:r>
        <w:rPr>
          <w:rFonts w:ascii="Times New Roman" w:eastAsia="Times New Roman" w:hAnsi="Times New Roman" w:cs="Times New Roman"/>
          <w:color w:val="0000FF"/>
          <w:spacing w:val="2"/>
          <w:u w:val="single" w:color="0000FF"/>
        </w:rPr>
        <w:t>d</w:t>
      </w:r>
      <w:r>
        <w:rPr>
          <w:rFonts w:ascii="Times New Roman" w:eastAsia="Times New Roman" w:hAnsi="Times New Roman" w:cs="Times New Roman"/>
          <w:color w:val="0000FF"/>
          <w:spacing w:val="1"/>
          <w:u w:val="single" w:color="0000FF"/>
        </w:rPr>
        <w:t>m</w:t>
      </w:r>
      <w:r>
        <w:rPr>
          <w:rFonts w:ascii="Times New Roman" w:eastAsia="Times New Roman" w:hAnsi="Times New Roman" w:cs="Times New Roman"/>
          <w:color w:val="0000FF"/>
          <w:spacing w:val="-1"/>
          <w:u w:val="single" w:color="0000FF"/>
        </w:rPr>
        <w:t>i</w:t>
      </w:r>
      <w:r>
        <w:rPr>
          <w:rFonts w:ascii="Times New Roman" w:eastAsia="Times New Roman" w:hAnsi="Times New Roman" w:cs="Times New Roman"/>
          <w:color w:val="0000FF"/>
          <w:spacing w:val="-2"/>
          <w:u w:val="single" w:color="0000FF"/>
        </w:rPr>
        <w:t>s</w:t>
      </w:r>
      <w:r>
        <w:rPr>
          <w:rFonts w:ascii="Times New Roman" w:eastAsia="Times New Roman" w:hAnsi="Times New Roman" w:cs="Times New Roman"/>
          <w:color w:val="0000FF"/>
          <w:spacing w:val="-1"/>
          <w:u w:val="single" w:color="0000FF"/>
        </w:rPr>
        <w:t>i</w:t>
      </w:r>
      <w:r>
        <w:rPr>
          <w:rFonts w:ascii="Times New Roman" w:eastAsia="Times New Roman" w:hAnsi="Times New Roman" w:cs="Times New Roman"/>
          <w:color w:val="0000FF"/>
          <w:spacing w:val="2"/>
          <w:u w:val="single" w:color="0000FF"/>
        </w:rPr>
        <w:t>o</w:t>
      </w:r>
      <w:r>
        <w:rPr>
          <w:rFonts w:ascii="Times New Roman" w:eastAsia="Times New Roman" w:hAnsi="Times New Roman" w:cs="Times New Roman"/>
          <w:color w:val="0000FF"/>
          <w:spacing w:val="-2"/>
          <w:u w:val="single" w:color="0000FF"/>
        </w:rPr>
        <w:t>ne</w:t>
      </w:r>
      <w:r>
        <w:rPr>
          <w:rFonts w:ascii="Times New Roman" w:eastAsia="Times New Roman" w:hAnsi="Times New Roman" w:cs="Times New Roman"/>
          <w:color w:val="0000FF"/>
          <w:u w:val="single" w:color="0000FF"/>
        </w:rPr>
        <w:t>s</w:t>
      </w:r>
      <w:r>
        <w:rPr>
          <w:rFonts w:ascii="Times New Roman" w:eastAsia="Times New Roman" w:hAnsi="Times New Roman" w:cs="Times New Roman"/>
          <w:color w:val="0000FF"/>
          <w:spacing w:val="-1"/>
          <w:u w:val="single" w:color="0000FF"/>
        </w:rPr>
        <w:t xml:space="preserve"> (</w:t>
      </w:r>
      <w:r>
        <w:rPr>
          <w:rFonts w:ascii="Times New Roman" w:eastAsia="Times New Roman" w:hAnsi="Times New Roman" w:cs="Times New Roman"/>
          <w:color w:val="0000FF"/>
          <w:spacing w:val="1"/>
          <w:u w:val="single" w:color="0000FF"/>
        </w:rPr>
        <w:t>C</w:t>
      </w:r>
      <w:r>
        <w:rPr>
          <w:rFonts w:ascii="Times New Roman" w:eastAsia="Times New Roman" w:hAnsi="Times New Roman" w:cs="Times New Roman"/>
          <w:color w:val="0000FF"/>
          <w:spacing w:val="2"/>
          <w:u w:val="single" w:color="0000FF"/>
        </w:rPr>
        <w:t>o</w:t>
      </w:r>
      <w:r>
        <w:rPr>
          <w:rFonts w:ascii="Times New Roman" w:eastAsia="Times New Roman" w:hAnsi="Times New Roman" w:cs="Times New Roman"/>
          <w:color w:val="0000FF"/>
          <w:spacing w:val="-2"/>
          <w:u w:val="single" w:color="0000FF"/>
        </w:rPr>
        <w:t>s</w:t>
      </w:r>
      <w:r>
        <w:rPr>
          <w:rFonts w:ascii="Times New Roman" w:eastAsia="Times New Roman" w:hAnsi="Times New Roman" w:cs="Times New Roman"/>
          <w:color w:val="0000FF"/>
          <w:spacing w:val="-1"/>
          <w:u w:val="single" w:color="0000FF"/>
        </w:rPr>
        <w:t>t</w:t>
      </w:r>
      <w:r>
        <w:rPr>
          <w:rFonts w:ascii="Times New Roman" w:eastAsia="Times New Roman" w:hAnsi="Times New Roman" w:cs="Times New Roman"/>
          <w:color w:val="0000FF"/>
          <w:spacing w:val="2"/>
          <w:u w:val="single" w:color="0000FF"/>
        </w:rPr>
        <w:t>o</w:t>
      </w:r>
      <w:r>
        <w:rPr>
          <w:rFonts w:ascii="Times New Roman" w:eastAsia="Times New Roman" w:hAnsi="Times New Roman" w:cs="Times New Roman"/>
          <w:color w:val="0000FF"/>
          <w:spacing w:val="-2"/>
          <w:u w:val="single" w:color="0000FF"/>
        </w:rPr>
        <w:t>s</w:t>
      </w:r>
      <w:r>
        <w:rPr>
          <w:rFonts w:ascii="Times New Roman" w:eastAsia="Times New Roman" w:hAnsi="Times New Roman" w:cs="Times New Roman"/>
          <w:color w:val="0000FF"/>
          <w:u w:val="single" w:color="0000FF"/>
        </w:rPr>
        <w:t>,</w:t>
      </w:r>
      <w:r>
        <w:rPr>
          <w:rFonts w:ascii="Times New Roman" w:eastAsia="Times New Roman" w:hAnsi="Times New Roman" w:cs="Times New Roman"/>
          <w:color w:val="0000FF"/>
          <w:spacing w:val="2"/>
          <w:u w:val="single" w:color="0000FF"/>
        </w:rPr>
        <w:t xml:space="preserve"> p</w:t>
      </w:r>
      <w:r>
        <w:rPr>
          <w:rFonts w:ascii="Times New Roman" w:eastAsia="Times New Roman" w:hAnsi="Times New Roman" w:cs="Times New Roman"/>
          <w:color w:val="0000FF"/>
          <w:spacing w:val="-1"/>
          <w:u w:val="single" w:color="0000FF"/>
        </w:rPr>
        <w:t>r</w:t>
      </w:r>
      <w:r>
        <w:rPr>
          <w:rFonts w:ascii="Times New Roman" w:eastAsia="Times New Roman" w:hAnsi="Times New Roman" w:cs="Times New Roman"/>
          <w:color w:val="0000FF"/>
          <w:spacing w:val="2"/>
          <w:u w:val="single" w:color="0000FF"/>
        </w:rPr>
        <w:t>o</w:t>
      </w:r>
      <w:r>
        <w:rPr>
          <w:rFonts w:ascii="Times New Roman" w:eastAsia="Times New Roman" w:hAnsi="Times New Roman" w:cs="Times New Roman"/>
          <w:color w:val="0000FF"/>
          <w:spacing w:val="-2"/>
          <w:u w:val="single" w:color="0000FF"/>
        </w:rPr>
        <w:t>ces</w:t>
      </w:r>
      <w:r>
        <w:rPr>
          <w:rFonts w:ascii="Times New Roman" w:eastAsia="Times New Roman" w:hAnsi="Times New Roman" w:cs="Times New Roman"/>
          <w:color w:val="0000FF"/>
          <w:spacing w:val="2"/>
          <w:u w:val="single" w:color="0000FF"/>
        </w:rPr>
        <w:t>o</w:t>
      </w:r>
      <w:r>
        <w:rPr>
          <w:rFonts w:ascii="Times New Roman" w:eastAsia="Times New Roman" w:hAnsi="Times New Roman" w:cs="Times New Roman"/>
          <w:color w:val="0000FF"/>
          <w:u w:val="single" w:color="0000FF"/>
        </w:rPr>
        <w:t>,</w:t>
      </w:r>
      <w:r>
        <w:rPr>
          <w:rFonts w:ascii="Times New Roman" w:eastAsia="Times New Roman" w:hAnsi="Times New Roman" w:cs="Times New Roman"/>
          <w:color w:val="0000FF"/>
          <w:spacing w:val="2"/>
          <w:u w:val="single" w:color="0000FF"/>
        </w:rPr>
        <w:t xml:space="preserve"> </w:t>
      </w:r>
      <w:r>
        <w:rPr>
          <w:rFonts w:ascii="Times New Roman" w:eastAsia="Times New Roman" w:hAnsi="Times New Roman" w:cs="Times New Roman"/>
          <w:color w:val="0000FF"/>
          <w:spacing w:val="-2"/>
          <w:u w:val="single" w:color="0000FF"/>
        </w:rPr>
        <w:t>un</w:t>
      </w:r>
      <w:r>
        <w:rPr>
          <w:rFonts w:ascii="Times New Roman" w:eastAsia="Times New Roman" w:hAnsi="Times New Roman" w:cs="Times New Roman"/>
          <w:color w:val="0000FF"/>
          <w:spacing w:val="3"/>
          <w:u w:val="single" w:color="0000FF"/>
        </w:rPr>
        <w:t>i</w:t>
      </w:r>
      <w:r>
        <w:rPr>
          <w:rFonts w:ascii="Times New Roman" w:eastAsia="Times New Roman" w:hAnsi="Times New Roman" w:cs="Times New Roman"/>
          <w:color w:val="0000FF"/>
          <w:spacing w:val="-2"/>
          <w:u w:val="single" w:color="0000FF"/>
        </w:rPr>
        <w:t>v</w:t>
      </w:r>
      <w:r>
        <w:rPr>
          <w:rFonts w:ascii="Times New Roman" w:eastAsia="Times New Roman" w:hAnsi="Times New Roman" w:cs="Times New Roman"/>
          <w:color w:val="0000FF"/>
          <w:spacing w:val="2"/>
          <w:u w:val="single" w:color="0000FF"/>
        </w:rPr>
        <w:t>e</w:t>
      </w:r>
      <w:r>
        <w:rPr>
          <w:rFonts w:ascii="Times New Roman" w:eastAsia="Times New Roman" w:hAnsi="Times New Roman" w:cs="Times New Roman"/>
          <w:color w:val="0000FF"/>
          <w:spacing w:val="-1"/>
          <w:u w:val="single" w:color="0000FF"/>
        </w:rPr>
        <w:t>r</w:t>
      </w:r>
      <w:r>
        <w:rPr>
          <w:rFonts w:ascii="Times New Roman" w:eastAsia="Times New Roman" w:hAnsi="Times New Roman" w:cs="Times New Roman"/>
          <w:color w:val="0000FF"/>
          <w:spacing w:val="-2"/>
          <w:u w:val="single" w:color="0000FF"/>
        </w:rPr>
        <w:t>s</w:t>
      </w:r>
      <w:r>
        <w:rPr>
          <w:rFonts w:ascii="Times New Roman" w:eastAsia="Times New Roman" w:hAnsi="Times New Roman" w:cs="Times New Roman"/>
          <w:color w:val="0000FF"/>
          <w:spacing w:val="-1"/>
          <w:u w:val="single" w:color="0000FF"/>
        </w:rPr>
        <w:t>i</w:t>
      </w:r>
      <w:r>
        <w:rPr>
          <w:rFonts w:ascii="Times New Roman" w:eastAsia="Times New Roman" w:hAnsi="Times New Roman" w:cs="Times New Roman"/>
          <w:color w:val="0000FF"/>
          <w:spacing w:val="2"/>
          <w:u w:val="single" w:color="0000FF"/>
        </w:rPr>
        <w:t>d</w:t>
      </w:r>
      <w:r>
        <w:rPr>
          <w:rFonts w:ascii="Times New Roman" w:eastAsia="Times New Roman" w:hAnsi="Times New Roman" w:cs="Times New Roman"/>
          <w:color w:val="0000FF"/>
          <w:spacing w:val="-2"/>
          <w:u w:val="single" w:color="0000FF"/>
        </w:rPr>
        <w:t>a</w:t>
      </w:r>
      <w:r>
        <w:rPr>
          <w:rFonts w:ascii="Times New Roman" w:eastAsia="Times New Roman" w:hAnsi="Times New Roman" w:cs="Times New Roman"/>
          <w:color w:val="0000FF"/>
          <w:spacing w:val="2"/>
          <w:u w:val="single" w:color="0000FF"/>
        </w:rPr>
        <w:t>d</w:t>
      </w:r>
      <w:r>
        <w:rPr>
          <w:rFonts w:ascii="Times New Roman" w:eastAsia="Times New Roman" w:hAnsi="Times New Roman" w:cs="Times New Roman"/>
          <w:color w:val="0000FF"/>
          <w:u w:val="single" w:color="0000FF"/>
        </w:rPr>
        <w:t>)</w:t>
      </w:r>
    </w:p>
    <w:p w14:paraId="353BF16B" w14:textId="77777777" w:rsidR="00BE5A93" w:rsidRDefault="00BE5A93">
      <w:pPr>
        <w:spacing w:before="5" w:after="0" w:line="130" w:lineRule="exact"/>
        <w:rPr>
          <w:sz w:val="13"/>
          <w:szCs w:val="13"/>
        </w:rPr>
      </w:pPr>
    </w:p>
    <w:p w14:paraId="57A958B5" w14:textId="77777777" w:rsidR="00BE5A93" w:rsidRDefault="00F700C7">
      <w:pPr>
        <w:spacing w:after="0" w:line="240" w:lineRule="auto"/>
        <w:ind w:left="337" w:right="-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color w:val="0000FF"/>
          <w:spacing w:val="2"/>
          <w:u w:val="single" w:color="0000FF"/>
        </w:rPr>
        <w:t>9</w:t>
      </w:r>
      <w:r>
        <w:rPr>
          <w:rFonts w:ascii="Times New Roman" w:eastAsia="Times New Roman" w:hAnsi="Times New Roman" w:cs="Times New Roman"/>
          <w:color w:val="0000FF"/>
          <w:spacing w:val="1"/>
          <w:u w:val="single" w:color="0000FF"/>
        </w:rPr>
        <w:t>.</w:t>
      </w:r>
      <w:r>
        <w:rPr>
          <w:rFonts w:ascii="Times New Roman" w:eastAsia="Times New Roman" w:hAnsi="Times New Roman" w:cs="Times New Roman"/>
          <w:color w:val="0000FF"/>
          <w:u w:val="single" w:color="0000FF"/>
        </w:rPr>
        <w:t>3</w:t>
      </w:r>
      <w:r>
        <w:rPr>
          <w:rFonts w:ascii="Times New Roman" w:eastAsia="Times New Roman" w:hAnsi="Times New Roman" w:cs="Times New Roman"/>
          <w:color w:val="0000FF"/>
          <w:spacing w:val="3"/>
          <w:u w:val="single" w:color="0000FF"/>
        </w:rPr>
        <w:t xml:space="preserve"> </w:t>
      </w:r>
      <w:r>
        <w:rPr>
          <w:rFonts w:ascii="Times New Roman" w:eastAsia="Times New Roman" w:hAnsi="Times New Roman" w:cs="Times New Roman"/>
          <w:color w:val="0000FF"/>
          <w:spacing w:val="-5"/>
          <w:u w:val="single" w:color="0000FF"/>
        </w:rPr>
        <w:t>I</w:t>
      </w:r>
      <w:r>
        <w:rPr>
          <w:rFonts w:ascii="Times New Roman" w:eastAsia="Times New Roman" w:hAnsi="Times New Roman" w:cs="Times New Roman"/>
          <w:color w:val="0000FF"/>
          <w:spacing w:val="-2"/>
          <w:u w:val="single" w:color="0000FF"/>
        </w:rPr>
        <w:t>nn</w:t>
      </w:r>
      <w:r>
        <w:rPr>
          <w:rFonts w:ascii="Times New Roman" w:eastAsia="Times New Roman" w:hAnsi="Times New Roman" w:cs="Times New Roman"/>
          <w:color w:val="0000FF"/>
          <w:spacing w:val="2"/>
          <w:u w:val="single" w:color="0000FF"/>
        </w:rPr>
        <w:t>o</w:t>
      </w:r>
      <w:r>
        <w:rPr>
          <w:rFonts w:ascii="Times New Roman" w:eastAsia="Times New Roman" w:hAnsi="Times New Roman" w:cs="Times New Roman"/>
          <w:color w:val="0000FF"/>
          <w:spacing w:val="-2"/>
          <w:u w:val="single" w:color="0000FF"/>
        </w:rPr>
        <w:t>v</w:t>
      </w:r>
      <w:r>
        <w:rPr>
          <w:rFonts w:ascii="Times New Roman" w:eastAsia="Times New Roman" w:hAnsi="Times New Roman" w:cs="Times New Roman"/>
          <w:color w:val="0000FF"/>
          <w:spacing w:val="2"/>
          <w:u w:val="single" w:color="0000FF"/>
        </w:rPr>
        <w:t>a</w:t>
      </w:r>
      <w:r>
        <w:rPr>
          <w:rFonts w:ascii="Times New Roman" w:eastAsia="Times New Roman" w:hAnsi="Times New Roman" w:cs="Times New Roman"/>
          <w:color w:val="0000FF"/>
          <w:spacing w:val="-2"/>
          <w:u w:val="single" w:color="0000FF"/>
        </w:rPr>
        <w:t>c</w:t>
      </w:r>
      <w:r>
        <w:rPr>
          <w:rFonts w:ascii="Times New Roman" w:eastAsia="Times New Roman" w:hAnsi="Times New Roman" w:cs="Times New Roman"/>
          <w:color w:val="0000FF"/>
          <w:spacing w:val="-1"/>
          <w:u w:val="single" w:color="0000FF"/>
        </w:rPr>
        <w:t>i</w:t>
      </w:r>
      <w:r>
        <w:rPr>
          <w:rFonts w:ascii="Times New Roman" w:eastAsia="Times New Roman" w:hAnsi="Times New Roman" w:cs="Times New Roman"/>
          <w:color w:val="0000FF"/>
          <w:spacing w:val="2"/>
          <w:u w:val="single" w:color="0000FF"/>
        </w:rPr>
        <w:t>ó</w:t>
      </w:r>
      <w:r>
        <w:rPr>
          <w:rFonts w:ascii="Times New Roman" w:eastAsia="Times New Roman" w:hAnsi="Times New Roman" w:cs="Times New Roman"/>
          <w:color w:val="0000FF"/>
          <w:spacing w:val="-2"/>
          <w:u w:val="single" w:color="0000FF"/>
        </w:rPr>
        <w:t>n</w:t>
      </w:r>
      <w:r>
        <w:rPr>
          <w:rFonts w:ascii="Times New Roman" w:eastAsia="Times New Roman" w:hAnsi="Times New Roman" w:cs="Times New Roman"/>
          <w:color w:val="0000FF"/>
          <w:u w:val="single" w:color="0000FF"/>
        </w:rPr>
        <w:t>.</w:t>
      </w:r>
    </w:p>
    <w:p w14:paraId="16BCF27F" w14:textId="77777777" w:rsidR="00BE5A93" w:rsidRDefault="00BE5A93">
      <w:pPr>
        <w:spacing w:before="9" w:after="0" w:line="130" w:lineRule="exact"/>
        <w:rPr>
          <w:sz w:val="13"/>
          <w:szCs w:val="13"/>
        </w:rPr>
      </w:pPr>
    </w:p>
    <w:p w14:paraId="69AFA456" w14:textId="77777777" w:rsidR="00BE5A93" w:rsidRDefault="00F700C7">
      <w:pPr>
        <w:spacing w:after="0" w:line="240" w:lineRule="auto"/>
        <w:ind w:left="337" w:right="-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color w:val="0000FF"/>
          <w:spacing w:val="2"/>
          <w:u w:val="single" w:color="0000FF"/>
        </w:rPr>
        <w:t>9</w:t>
      </w:r>
      <w:r>
        <w:rPr>
          <w:rFonts w:ascii="Times New Roman" w:eastAsia="Times New Roman" w:hAnsi="Times New Roman" w:cs="Times New Roman"/>
          <w:color w:val="0000FF"/>
          <w:spacing w:val="1"/>
          <w:u w:val="single" w:color="0000FF"/>
        </w:rPr>
        <w:t>.</w:t>
      </w:r>
      <w:r>
        <w:rPr>
          <w:rFonts w:ascii="Times New Roman" w:eastAsia="Times New Roman" w:hAnsi="Times New Roman" w:cs="Times New Roman"/>
          <w:color w:val="0000FF"/>
          <w:u w:val="single" w:color="0000FF"/>
        </w:rPr>
        <w:t>4</w:t>
      </w:r>
      <w:r>
        <w:rPr>
          <w:rFonts w:ascii="Times New Roman" w:eastAsia="Times New Roman" w:hAnsi="Times New Roman" w:cs="Times New Roman"/>
          <w:color w:val="0000FF"/>
          <w:spacing w:val="-1"/>
          <w:u w:val="single" w:color="0000FF"/>
        </w:rPr>
        <w:t xml:space="preserve"> </w:t>
      </w:r>
      <w:r>
        <w:rPr>
          <w:rFonts w:ascii="Times New Roman" w:eastAsia="Times New Roman" w:hAnsi="Times New Roman" w:cs="Times New Roman"/>
          <w:color w:val="0000FF"/>
          <w:spacing w:val="1"/>
          <w:u w:val="single" w:color="0000FF"/>
        </w:rPr>
        <w:t>C</w:t>
      </w:r>
      <w:r>
        <w:rPr>
          <w:rFonts w:ascii="Times New Roman" w:eastAsia="Times New Roman" w:hAnsi="Times New Roman" w:cs="Times New Roman"/>
          <w:color w:val="0000FF"/>
          <w:spacing w:val="-2"/>
          <w:u w:val="single" w:color="0000FF"/>
        </w:rPr>
        <w:t>o</w:t>
      </w:r>
      <w:r>
        <w:rPr>
          <w:rFonts w:ascii="Times New Roman" w:eastAsia="Times New Roman" w:hAnsi="Times New Roman" w:cs="Times New Roman"/>
          <w:color w:val="0000FF"/>
          <w:spacing w:val="1"/>
          <w:u w:val="single" w:color="0000FF"/>
        </w:rPr>
        <w:t>m</w:t>
      </w:r>
      <w:r>
        <w:rPr>
          <w:rFonts w:ascii="Times New Roman" w:eastAsia="Times New Roman" w:hAnsi="Times New Roman" w:cs="Times New Roman"/>
          <w:color w:val="0000FF"/>
          <w:spacing w:val="-2"/>
          <w:u w:val="single" w:color="0000FF"/>
        </w:rPr>
        <w:t>un</w:t>
      </w:r>
      <w:r>
        <w:rPr>
          <w:rFonts w:ascii="Times New Roman" w:eastAsia="Times New Roman" w:hAnsi="Times New Roman" w:cs="Times New Roman"/>
          <w:color w:val="0000FF"/>
          <w:spacing w:val="-1"/>
          <w:u w:val="single" w:color="0000FF"/>
        </w:rPr>
        <w:t>i</w:t>
      </w:r>
      <w:r>
        <w:rPr>
          <w:rFonts w:ascii="Times New Roman" w:eastAsia="Times New Roman" w:hAnsi="Times New Roman" w:cs="Times New Roman"/>
          <w:color w:val="0000FF"/>
          <w:spacing w:val="2"/>
          <w:u w:val="single" w:color="0000FF"/>
        </w:rPr>
        <w:t>d</w:t>
      </w:r>
      <w:r>
        <w:rPr>
          <w:rFonts w:ascii="Times New Roman" w:eastAsia="Times New Roman" w:hAnsi="Times New Roman" w:cs="Times New Roman"/>
          <w:color w:val="0000FF"/>
          <w:spacing w:val="-2"/>
          <w:u w:val="single" w:color="0000FF"/>
        </w:rPr>
        <w:t>a</w:t>
      </w:r>
      <w:r>
        <w:rPr>
          <w:rFonts w:ascii="Times New Roman" w:eastAsia="Times New Roman" w:hAnsi="Times New Roman" w:cs="Times New Roman"/>
          <w:color w:val="0000FF"/>
          <w:u w:val="single" w:color="0000FF"/>
        </w:rPr>
        <w:t>d</w:t>
      </w:r>
    </w:p>
    <w:p w14:paraId="12406BE9" w14:textId="77777777" w:rsidR="00BE5A93" w:rsidRDefault="00BE5A93">
      <w:pPr>
        <w:spacing w:before="9" w:after="0" w:line="130" w:lineRule="exact"/>
        <w:rPr>
          <w:sz w:val="13"/>
          <w:szCs w:val="13"/>
        </w:rPr>
      </w:pPr>
    </w:p>
    <w:p w14:paraId="4C787600" w14:textId="77777777" w:rsidR="00BE5A93" w:rsidRDefault="00F700C7">
      <w:pPr>
        <w:spacing w:after="0" w:line="240" w:lineRule="auto"/>
        <w:ind w:left="337" w:right="-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color w:val="0000FF"/>
          <w:spacing w:val="2"/>
          <w:u w:val="single" w:color="0000FF"/>
        </w:rPr>
        <w:t>9</w:t>
      </w:r>
      <w:r>
        <w:rPr>
          <w:rFonts w:ascii="Times New Roman" w:eastAsia="Times New Roman" w:hAnsi="Times New Roman" w:cs="Times New Roman"/>
          <w:color w:val="0000FF"/>
          <w:spacing w:val="1"/>
          <w:u w:val="single" w:color="0000FF"/>
        </w:rPr>
        <w:t>.</w:t>
      </w:r>
      <w:r>
        <w:rPr>
          <w:rFonts w:ascii="Times New Roman" w:eastAsia="Times New Roman" w:hAnsi="Times New Roman" w:cs="Times New Roman"/>
          <w:color w:val="0000FF"/>
          <w:spacing w:val="2"/>
          <w:u w:val="single" w:color="0000FF"/>
        </w:rPr>
        <w:t>5</w:t>
      </w:r>
      <w:r>
        <w:rPr>
          <w:rFonts w:ascii="Times New Roman" w:eastAsia="Times New Roman" w:hAnsi="Times New Roman" w:cs="Times New Roman"/>
          <w:color w:val="0000FF"/>
          <w:u w:val="single" w:color="0000FF"/>
        </w:rPr>
        <w:t>.</w:t>
      </w:r>
      <w:r>
        <w:rPr>
          <w:rFonts w:ascii="Times New Roman" w:eastAsia="Times New Roman" w:hAnsi="Times New Roman" w:cs="Times New Roman"/>
          <w:color w:val="0000FF"/>
          <w:spacing w:val="-2"/>
          <w:u w:val="single" w:color="0000FF"/>
        </w:rPr>
        <w:t xml:space="preserve"> </w:t>
      </w:r>
      <w:r>
        <w:rPr>
          <w:rFonts w:ascii="Times New Roman" w:eastAsia="Times New Roman" w:hAnsi="Times New Roman" w:cs="Times New Roman"/>
          <w:color w:val="0000FF"/>
          <w:spacing w:val="-5"/>
          <w:u w:val="single" w:color="0000FF"/>
        </w:rPr>
        <w:t>I</w:t>
      </w:r>
      <w:r>
        <w:rPr>
          <w:rFonts w:ascii="Times New Roman" w:eastAsia="Times New Roman" w:hAnsi="Times New Roman" w:cs="Times New Roman"/>
          <w:color w:val="0000FF"/>
          <w:spacing w:val="2"/>
          <w:u w:val="single" w:color="0000FF"/>
        </w:rPr>
        <w:t>n</w:t>
      </w:r>
      <w:r>
        <w:rPr>
          <w:rFonts w:ascii="Times New Roman" w:eastAsia="Times New Roman" w:hAnsi="Times New Roman" w:cs="Times New Roman"/>
          <w:color w:val="0000FF"/>
          <w:spacing w:val="-2"/>
          <w:u w:val="single" w:color="0000FF"/>
        </w:rPr>
        <w:t>ge</w:t>
      </w:r>
      <w:r>
        <w:rPr>
          <w:rFonts w:ascii="Times New Roman" w:eastAsia="Times New Roman" w:hAnsi="Times New Roman" w:cs="Times New Roman"/>
          <w:color w:val="0000FF"/>
          <w:spacing w:val="2"/>
          <w:u w:val="single" w:color="0000FF"/>
        </w:rPr>
        <w:t>n</w:t>
      </w:r>
      <w:r>
        <w:rPr>
          <w:rFonts w:ascii="Times New Roman" w:eastAsia="Times New Roman" w:hAnsi="Times New Roman" w:cs="Times New Roman"/>
          <w:color w:val="0000FF"/>
          <w:spacing w:val="-1"/>
          <w:u w:val="single" w:color="0000FF"/>
        </w:rPr>
        <w:t>i</w:t>
      </w:r>
      <w:r>
        <w:rPr>
          <w:rFonts w:ascii="Times New Roman" w:eastAsia="Times New Roman" w:hAnsi="Times New Roman" w:cs="Times New Roman"/>
          <w:color w:val="0000FF"/>
          <w:spacing w:val="-2"/>
          <w:u w:val="single" w:color="0000FF"/>
        </w:rPr>
        <w:t>e</w:t>
      </w:r>
      <w:r>
        <w:rPr>
          <w:rFonts w:ascii="Times New Roman" w:eastAsia="Times New Roman" w:hAnsi="Times New Roman" w:cs="Times New Roman"/>
          <w:color w:val="0000FF"/>
          <w:spacing w:val="2"/>
          <w:u w:val="single" w:color="0000FF"/>
        </w:rPr>
        <w:t>r</w:t>
      </w:r>
      <w:r>
        <w:rPr>
          <w:rFonts w:ascii="Times New Roman" w:eastAsia="Times New Roman" w:hAnsi="Times New Roman" w:cs="Times New Roman"/>
          <w:color w:val="0000FF"/>
          <w:spacing w:val="-1"/>
          <w:u w:val="single" w:color="0000FF"/>
        </w:rPr>
        <w:t>í</w:t>
      </w:r>
      <w:r>
        <w:rPr>
          <w:rFonts w:ascii="Times New Roman" w:eastAsia="Times New Roman" w:hAnsi="Times New Roman" w:cs="Times New Roman"/>
          <w:color w:val="0000FF"/>
          <w:u w:val="single" w:color="0000FF"/>
        </w:rPr>
        <w:t>a</w:t>
      </w:r>
    </w:p>
    <w:p w14:paraId="4453CC38" w14:textId="77777777" w:rsidR="00BE5A93" w:rsidRDefault="00BE5A93">
      <w:pPr>
        <w:spacing w:before="5" w:after="0" w:line="130" w:lineRule="exact"/>
        <w:rPr>
          <w:sz w:val="13"/>
          <w:szCs w:val="13"/>
        </w:rPr>
      </w:pPr>
    </w:p>
    <w:p w14:paraId="5DCE6199" w14:textId="77777777" w:rsidR="00BE5A93" w:rsidRDefault="00F700C7">
      <w:pPr>
        <w:spacing w:after="0" w:line="240" w:lineRule="auto"/>
        <w:ind w:left="117" w:right="-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color w:val="0000FF"/>
          <w:spacing w:val="2"/>
          <w:u w:val="single" w:color="0000FF"/>
        </w:rPr>
        <w:t>10</w:t>
      </w:r>
      <w:r>
        <w:rPr>
          <w:rFonts w:ascii="Times New Roman" w:eastAsia="Times New Roman" w:hAnsi="Times New Roman" w:cs="Times New Roman"/>
          <w:color w:val="0000FF"/>
          <w:u w:val="single" w:color="0000FF"/>
        </w:rPr>
        <w:t>.</w:t>
      </w:r>
      <w:r>
        <w:rPr>
          <w:rFonts w:ascii="Times New Roman" w:eastAsia="Times New Roman" w:hAnsi="Times New Roman" w:cs="Times New Roman"/>
          <w:color w:val="0000FF"/>
          <w:spacing w:val="-2"/>
          <w:u w:val="single" w:color="0000FF"/>
        </w:rPr>
        <w:t xml:space="preserve"> </w:t>
      </w:r>
      <w:r>
        <w:rPr>
          <w:rFonts w:ascii="Times New Roman" w:eastAsia="Times New Roman" w:hAnsi="Times New Roman" w:cs="Times New Roman"/>
          <w:color w:val="0000FF"/>
          <w:spacing w:val="2"/>
          <w:u w:val="single" w:color="0000FF"/>
        </w:rPr>
        <w:t>P</w:t>
      </w:r>
      <w:r>
        <w:rPr>
          <w:rFonts w:ascii="Times New Roman" w:eastAsia="Times New Roman" w:hAnsi="Times New Roman" w:cs="Times New Roman"/>
          <w:color w:val="0000FF"/>
          <w:spacing w:val="-1"/>
          <w:u w:val="single" w:color="0000FF"/>
        </w:rPr>
        <w:t>r</w:t>
      </w:r>
      <w:r>
        <w:rPr>
          <w:rFonts w:ascii="Times New Roman" w:eastAsia="Times New Roman" w:hAnsi="Times New Roman" w:cs="Times New Roman"/>
          <w:color w:val="0000FF"/>
          <w:spacing w:val="-2"/>
          <w:u w:val="single" w:color="0000FF"/>
        </w:rPr>
        <w:t>esu</w:t>
      </w:r>
      <w:r>
        <w:rPr>
          <w:rFonts w:ascii="Times New Roman" w:eastAsia="Times New Roman" w:hAnsi="Times New Roman" w:cs="Times New Roman"/>
          <w:color w:val="0000FF"/>
          <w:spacing w:val="2"/>
          <w:u w:val="single" w:color="0000FF"/>
        </w:rPr>
        <w:t>p</w:t>
      </w:r>
      <w:r>
        <w:rPr>
          <w:rFonts w:ascii="Times New Roman" w:eastAsia="Times New Roman" w:hAnsi="Times New Roman" w:cs="Times New Roman"/>
          <w:color w:val="0000FF"/>
          <w:spacing w:val="-2"/>
          <w:u w:val="single" w:color="0000FF"/>
        </w:rPr>
        <w:t>u</w:t>
      </w:r>
      <w:r>
        <w:rPr>
          <w:rFonts w:ascii="Times New Roman" w:eastAsia="Times New Roman" w:hAnsi="Times New Roman" w:cs="Times New Roman"/>
          <w:color w:val="0000FF"/>
          <w:spacing w:val="2"/>
          <w:u w:val="single" w:color="0000FF"/>
        </w:rPr>
        <w:t>e</w:t>
      </w:r>
      <w:r>
        <w:rPr>
          <w:rFonts w:ascii="Times New Roman" w:eastAsia="Times New Roman" w:hAnsi="Times New Roman" w:cs="Times New Roman"/>
          <w:color w:val="0000FF"/>
          <w:spacing w:val="-2"/>
          <w:u w:val="single" w:color="0000FF"/>
        </w:rPr>
        <w:t>s</w:t>
      </w:r>
      <w:r>
        <w:rPr>
          <w:rFonts w:ascii="Times New Roman" w:eastAsia="Times New Roman" w:hAnsi="Times New Roman" w:cs="Times New Roman"/>
          <w:color w:val="0000FF"/>
          <w:spacing w:val="-1"/>
          <w:u w:val="single" w:color="0000FF"/>
        </w:rPr>
        <w:t>t</w:t>
      </w:r>
      <w:r>
        <w:rPr>
          <w:rFonts w:ascii="Times New Roman" w:eastAsia="Times New Roman" w:hAnsi="Times New Roman" w:cs="Times New Roman"/>
          <w:color w:val="0000FF"/>
          <w:u w:val="single" w:color="0000FF"/>
        </w:rPr>
        <w:t>o</w:t>
      </w:r>
    </w:p>
    <w:p w14:paraId="518321F1" w14:textId="77777777" w:rsidR="00BE5A93" w:rsidRDefault="00BE5A93">
      <w:pPr>
        <w:spacing w:before="9" w:after="0" w:line="130" w:lineRule="exact"/>
        <w:rPr>
          <w:sz w:val="13"/>
          <w:szCs w:val="13"/>
        </w:rPr>
      </w:pPr>
    </w:p>
    <w:p w14:paraId="2EBA01F4" w14:textId="77777777" w:rsidR="00BE5A93" w:rsidRDefault="00F700C7">
      <w:pPr>
        <w:spacing w:after="0" w:line="240" w:lineRule="auto"/>
        <w:ind w:left="117" w:right="-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color w:val="0000FF"/>
          <w:spacing w:val="2"/>
          <w:u w:val="single" w:color="0000FF"/>
        </w:rPr>
        <w:t>11</w:t>
      </w:r>
      <w:r>
        <w:rPr>
          <w:rFonts w:ascii="Times New Roman" w:eastAsia="Times New Roman" w:hAnsi="Times New Roman" w:cs="Times New Roman"/>
          <w:color w:val="0000FF"/>
          <w:u w:val="single" w:color="0000FF"/>
        </w:rPr>
        <w:t>.</w:t>
      </w:r>
      <w:r>
        <w:rPr>
          <w:rFonts w:ascii="Times New Roman" w:eastAsia="Times New Roman" w:hAnsi="Times New Roman" w:cs="Times New Roman"/>
          <w:color w:val="0000FF"/>
          <w:spacing w:val="2"/>
          <w:u w:val="single" w:color="0000FF"/>
        </w:rPr>
        <w:t xml:space="preserve"> </w:t>
      </w:r>
      <w:r>
        <w:rPr>
          <w:rFonts w:ascii="Times New Roman" w:eastAsia="Times New Roman" w:hAnsi="Times New Roman" w:cs="Times New Roman"/>
          <w:color w:val="0000FF"/>
          <w:spacing w:val="-3"/>
          <w:u w:val="single" w:color="0000FF"/>
        </w:rPr>
        <w:t>A</w:t>
      </w:r>
      <w:r>
        <w:rPr>
          <w:rFonts w:ascii="Times New Roman" w:eastAsia="Times New Roman" w:hAnsi="Times New Roman" w:cs="Times New Roman"/>
          <w:color w:val="0000FF"/>
          <w:spacing w:val="-2"/>
          <w:u w:val="single" w:color="0000FF"/>
        </w:rPr>
        <w:t>ne</w:t>
      </w:r>
      <w:r>
        <w:rPr>
          <w:rFonts w:ascii="Times New Roman" w:eastAsia="Times New Roman" w:hAnsi="Times New Roman" w:cs="Times New Roman"/>
          <w:color w:val="0000FF"/>
          <w:spacing w:val="2"/>
          <w:u w:val="single" w:color="0000FF"/>
        </w:rPr>
        <w:t>xo</w:t>
      </w:r>
      <w:r>
        <w:rPr>
          <w:rFonts w:ascii="Times New Roman" w:eastAsia="Times New Roman" w:hAnsi="Times New Roman" w:cs="Times New Roman"/>
          <w:color w:val="0000FF"/>
          <w:u w:val="single" w:color="0000FF"/>
        </w:rPr>
        <w:t>s</w:t>
      </w:r>
    </w:p>
    <w:p w14:paraId="30E9BA98" w14:textId="77777777" w:rsidR="00BE5A93" w:rsidRDefault="00BE5A93">
      <w:pPr>
        <w:spacing w:before="10" w:after="0" w:line="130" w:lineRule="exact"/>
        <w:rPr>
          <w:sz w:val="13"/>
          <w:szCs w:val="13"/>
        </w:rPr>
      </w:pPr>
    </w:p>
    <w:p w14:paraId="11A8219A" w14:textId="77777777" w:rsidR="00BE5A93" w:rsidRDefault="00F700C7">
      <w:pPr>
        <w:spacing w:after="0" w:line="240" w:lineRule="auto"/>
        <w:ind w:left="117" w:right="-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color w:val="0000FF"/>
          <w:spacing w:val="2"/>
          <w:u w:val="single" w:color="0000FF"/>
        </w:rPr>
        <w:t>12</w:t>
      </w:r>
      <w:r>
        <w:rPr>
          <w:rFonts w:ascii="Times New Roman" w:eastAsia="Times New Roman" w:hAnsi="Times New Roman" w:cs="Times New Roman"/>
          <w:color w:val="0000FF"/>
          <w:u w:val="single" w:color="0000FF"/>
        </w:rPr>
        <w:t>.</w:t>
      </w:r>
      <w:r>
        <w:rPr>
          <w:rFonts w:ascii="Times New Roman" w:eastAsia="Times New Roman" w:hAnsi="Times New Roman" w:cs="Times New Roman"/>
          <w:color w:val="0000FF"/>
          <w:spacing w:val="-2"/>
          <w:u w:val="single" w:color="0000FF"/>
        </w:rPr>
        <w:t xml:space="preserve"> </w:t>
      </w:r>
      <w:r>
        <w:rPr>
          <w:rFonts w:ascii="Times New Roman" w:eastAsia="Times New Roman" w:hAnsi="Times New Roman" w:cs="Times New Roman"/>
          <w:color w:val="0000FF"/>
          <w:spacing w:val="1"/>
          <w:u w:val="single" w:color="0000FF"/>
        </w:rPr>
        <w:t>R</w:t>
      </w:r>
      <w:r>
        <w:rPr>
          <w:rFonts w:ascii="Times New Roman" w:eastAsia="Times New Roman" w:hAnsi="Times New Roman" w:cs="Times New Roman"/>
          <w:color w:val="0000FF"/>
          <w:spacing w:val="-2"/>
          <w:u w:val="single" w:color="0000FF"/>
        </w:rPr>
        <w:t>e</w:t>
      </w:r>
      <w:r>
        <w:rPr>
          <w:rFonts w:ascii="Times New Roman" w:eastAsia="Times New Roman" w:hAnsi="Times New Roman" w:cs="Times New Roman"/>
          <w:color w:val="0000FF"/>
          <w:spacing w:val="2"/>
          <w:u w:val="single" w:color="0000FF"/>
        </w:rPr>
        <w:t>f</w:t>
      </w:r>
      <w:r>
        <w:rPr>
          <w:rFonts w:ascii="Times New Roman" w:eastAsia="Times New Roman" w:hAnsi="Times New Roman" w:cs="Times New Roman"/>
          <w:color w:val="0000FF"/>
          <w:spacing w:val="-2"/>
          <w:u w:val="single" w:color="0000FF"/>
        </w:rPr>
        <w:t>e</w:t>
      </w:r>
      <w:r>
        <w:rPr>
          <w:rFonts w:ascii="Times New Roman" w:eastAsia="Times New Roman" w:hAnsi="Times New Roman" w:cs="Times New Roman"/>
          <w:color w:val="0000FF"/>
          <w:spacing w:val="-1"/>
          <w:u w:val="single" w:color="0000FF"/>
        </w:rPr>
        <w:t>r</w:t>
      </w:r>
      <w:r>
        <w:rPr>
          <w:rFonts w:ascii="Times New Roman" w:eastAsia="Times New Roman" w:hAnsi="Times New Roman" w:cs="Times New Roman"/>
          <w:color w:val="0000FF"/>
          <w:spacing w:val="-2"/>
          <w:u w:val="single" w:color="0000FF"/>
        </w:rPr>
        <w:t>enc</w:t>
      </w:r>
      <w:r>
        <w:rPr>
          <w:rFonts w:ascii="Times New Roman" w:eastAsia="Times New Roman" w:hAnsi="Times New Roman" w:cs="Times New Roman"/>
          <w:color w:val="0000FF"/>
          <w:spacing w:val="3"/>
          <w:u w:val="single" w:color="0000FF"/>
        </w:rPr>
        <w:t>i</w:t>
      </w:r>
      <w:r>
        <w:rPr>
          <w:rFonts w:ascii="Times New Roman" w:eastAsia="Times New Roman" w:hAnsi="Times New Roman" w:cs="Times New Roman"/>
          <w:color w:val="0000FF"/>
          <w:spacing w:val="-2"/>
          <w:u w:val="single" w:color="0000FF"/>
        </w:rPr>
        <w:t>a</w:t>
      </w:r>
      <w:r>
        <w:rPr>
          <w:rFonts w:ascii="Times New Roman" w:eastAsia="Times New Roman" w:hAnsi="Times New Roman" w:cs="Times New Roman"/>
          <w:color w:val="0000FF"/>
          <w:u w:val="single" w:color="0000FF"/>
        </w:rPr>
        <w:t>s</w:t>
      </w:r>
    </w:p>
    <w:p w14:paraId="7A1DD640" w14:textId="77777777" w:rsidR="00BE5A93" w:rsidRDefault="00BE5A93">
      <w:pPr>
        <w:spacing w:after="0"/>
        <w:sectPr w:rsidR="00BE5A93">
          <w:type w:val="continuous"/>
          <w:pgSz w:w="12240" w:h="15840"/>
          <w:pgMar w:top="1480" w:right="1300" w:bottom="280" w:left="1300" w:header="720" w:footer="720" w:gutter="0"/>
          <w:cols w:space="720"/>
        </w:sectPr>
      </w:pPr>
    </w:p>
    <w:p w14:paraId="65B15620" w14:textId="77777777" w:rsidR="00BE5A93" w:rsidRDefault="00BE5A93">
      <w:pPr>
        <w:spacing w:before="2" w:after="0" w:line="150" w:lineRule="exact"/>
        <w:rPr>
          <w:sz w:val="15"/>
          <w:szCs w:val="15"/>
        </w:rPr>
      </w:pPr>
    </w:p>
    <w:p w14:paraId="5F41F3A6" w14:textId="77777777" w:rsidR="00BE5A93" w:rsidRDefault="00BE5A93">
      <w:pPr>
        <w:spacing w:after="0" w:line="200" w:lineRule="exact"/>
        <w:rPr>
          <w:sz w:val="20"/>
          <w:szCs w:val="20"/>
        </w:rPr>
      </w:pPr>
    </w:p>
    <w:p w14:paraId="002D01F9" w14:textId="77777777" w:rsidR="00BE5A93" w:rsidRDefault="00BE5A93">
      <w:pPr>
        <w:spacing w:after="0" w:line="200" w:lineRule="exact"/>
        <w:rPr>
          <w:sz w:val="20"/>
          <w:szCs w:val="20"/>
        </w:rPr>
      </w:pPr>
    </w:p>
    <w:p w14:paraId="59B158B0" w14:textId="77777777" w:rsidR="00BE5A93" w:rsidRDefault="00BE5A93">
      <w:pPr>
        <w:spacing w:after="0" w:line="200" w:lineRule="exact"/>
        <w:rPr>
          <w:sz w:val="20"/>
          <w:szCs w:val="20"/>
        </w:rPr>
      </w:pPr>
    </w:p>
    <w:p w14:paraId="03A450BA" w14:textId="77777777" w:rsidR="00BE5A93" w:rsidRDefault="00F700C7">
      <w:pPr>
        <w:spacing w:before="29" w:after="0" w:line="240" w:lineRule="auto"/>
        <w:ind w:left="3696" w:right="4252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b/>
          <w:bCs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ta </w:t>
      </w:r>
      <w:r>
        <w:rPr>
          <w:rFonts w:ascii="Times New Roman" w:eastAsia="Times New Roman" w:hAnsi="Times New Roman" w:cs="Times New Roman"/>
          <w:b/>
          <w:bCs/>
          <w:spacing w:val="-5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b/>
          <w:bCs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b/>
          <w:bCs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as</w:t>
      </w:r>
    </w:p>
    <w:p w14:paraId="51B9A9F0" w14:textId="77777777" w:rsidR="00BE5A93" w:rsidRDefault="00BE5A93">
      <w:pPr>
        <w:spacing w:before="5" w:after="0" w:line="140" w:lineRule="exact"/>
        <w:rPr>
          <w:sz w:val="14"/>
          <w:szCs w:val="14"/>
        </w:rPr>
      </w:pPr>
    </w:p>
    <w:p w14:paraId="5AB94922" w14:textId="77777777" w:rsidR="00BE5A93" w:rsidRDefault="00BE5A93">
      <w:pPr>
        <w:spacing w:after="0" w:line="200" w:lineRule="exact"/>
        <w:rPr>
          <w:sz w:val="20"/>
          <w:szCs w:val="20"/>
        </w:rPr>
      </w:pPr>
    </w:p>
    <w:p w14:paraId="11377B3D" w14:textId="77777777" w:rsidR="00BE5A93" w:rsidRDefault="00BE5A93">
      <w:pPr>
        <w:spacing w:after="0" w:line="200" w:lineRule="exact"/>
        <w:rPr>
          <w:sz w:val="20"/>
          <w:szCs w:val="20"/>
        </w:rPr>
      </w:pPr>
    </w:p>
    <w:p w14:paraId="187F9D7E" w14:textId="77777777" w:rsidR="00BE5A93" w:rsidRDefault="00F700C7">
      <w:pPr>
        <w:spacing w:after="0" w:line="271" w:lineRule="exact"/>
        <w:ind w:left="117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FF"/>
          <w:spacing w:val="-6"/>
          <w:position w:val="-1"/>
          <w:sz w:val="24"/>
          <w:szCs w:val="24"/>
          <w:u w:val="single" w:color="0000FF"/>
        </w:rPr>
        <w:t>F</w:t>
      </w:r>
      <w:r>
        <w:rPr>
          <w:rFonts w:ascii="Times New Roman" w:eastAsia="Times New Roman" w:hAnsi="Times New Roman" w:cs="Times New Roman"/>
          <w:color w:val="0000FF"/>
          <w:spacing w:val="5"/>
          <w:position w:val="-1"/>
          <w:sz w:val="24"/>
          <w:szCs w:val="24"/>
          <w:u w:val="single" w:color="0000FF"/>
        </w:rPr>
        <w:t>i</w:t>
      </w:r>
      <w:r>
        <w:rPr>
          <w:rFonts w:ascii="Times New Roman" w:eastAsia="Times New Roman" w:hAnsi="Times New Roman" w:cs="Times New Roman"/>
          <w:color w:val="0000FF"/>
          <w:spacing w:val="-4"/>
          <w:position w:val="-1"/>
          <w:sz w:val="24"/>
          <w:szCs w:val="24"/>
          <w:u w:val="single" w:color="0000FF"/>
        </w:rPr>
        <w:t>g</w:t>
      </w:r>
      <w:r>
        <w:rPr>
          <w:rFonts w:ascii="Times New Roman" w:eastAsia="Times New Roman" w:hAnsi="Times New Roman" w:cs="Times New Roman"/>
          <w:color w:val="0000FF"/>
          <w:position w:val="-1"/>
          <w:sz w:val="24"/>
          <w:szCs w:val="24"/>
          <w:u w:val="single" w:color="0000FF"/>
        </w:rPr>
        <w:t>ura</w:t>
      </w:r>
      <w:r>
        <w:rPr>
          <w:rFonts w:ascii="Times New Roman" w:eastAsia="Times New Roman" w:hAnsi="Times New Roman" w:cs="Times New Roman"/>
          <w:color w:val="0000FF"/>
          <w:spacing w:val="1"/>
          <w:position w:val="-1"/>
          <w:sz w:val="24"/>
          <w:szCs w:val="24"/>
          <w:u w:val="single" w:color="0000FF"/>
        </w:rPr>
        <w:t xml:space="preserve"> </w:t>
      </w:r>
      <w:r>
        <w:rPr>
          <w:rFonts w:ascii="Times New Roman" w:eastAsia="Times New Roman" w:hAnsi="Times New Roman" w:cs="Times New Roman"/>
          <w:color w:val="0000FF"/>
          <w:position w:val="-1"/>
          <w:sz w:val="24"/>
          <w:szCs w:val="24"/>
          <w:u w:val="single" w:color="0000FF"/>
        </w:rPr>
        <w:t xml:space="preserve">1. </w:t>
      </w:r>
      <w:r>
        <w:rPr>
          <w:rFonts w:ascii="Times New Roman" w:eastAsia="Times New Roman" w:hAnsi="Times New Roman" w:cs="Times New Roman"/>
          <w:color w:val="0000FF"/>
          <w:spacing w:val="-1"/>
          <w:position w:val="-1"/>
          <w:sz w:val="24"/>
          <w:szCs w:val="24"/>
          <w:u w:val="single" w:color="0000FF"/>
        </w:rPr>
        <w:t>V</w:t>
      </w:r>
      <w:r>
        <w:rPr>
          <w:rFonts w:ascii="Times New Roman" w:eastAsia="Times New Roman" w:hAnsi="Times New Roman" w:cs="Times New Roman"/>
          <w:color w:val="0000FF"/>
          <w:spacing w:val="1"/>
          <w:position w:val="-1"/>
          <w:sz w:val="24"/>
          <w:szCs w:val="24"/>
          <w:u w:val="single" w:color="0000FF"/>
        </w:rPr>
        <w:t>i</w:t>
      </w:r>
      <w:r>
        <w:rPr>
          <w:rFonts w:ascii="Times New Roman" w:eastAsia="Times New Roman" w:hAnsi="Times New Roman" w:cs="Times New Roman"/>
          <w:color w:val="0000FF"/>
          <w:spacing w:val="-1"/>
          <w:position w:val="-1"/>
          <w:sz w:val="24"/>
          <w:szCs w:val="24"/>
          <w:u w:val="single" w:color="0000FF"/>
        </w:rPr>
        <w:t>s</w:t>
      </w:r>
      <w:r>
        <w:rPr>
          <w:rFonts w:ascii="Times New Roman" w:eastAsia="Times New Roman" w:hAnsi="Times New Roman" w:cs="Times New Roman"/>
          <w:color w:val="0000FF"/>
          <w:spacing w:val="1"/>
          <w:position w:val="-1"/>
          <w:sz w:val="24"/>
          <w:szCs w:val="24"/>
          <w:u w:val="single" w:color="0000FF"/>
        </w:rPr>
        <w:t>ta</w:t>
      </w:r>
      <w:r>
        <w:rPr>
          <w:rFonts w:ascii="Times New Roman" w:eastAsia="Times New Roman" w:hAnsi="Times New Roman" w:cs="Times New Roman"/>
          <w:color w:val="0000FF"/>
          <w:position w:val="-1"/>
          <w:sz w:val="24"/>
          <w:szCs w:val="24"/>
          <w:u w:val="single" w:color="0000FF"/>
        </w:rPr>
        <w:t>s</w:t>
      </w:r>
      <w:r>
        <w:rPr>
          <w:rFonts w:ascii="Times New Roman" w:eastAsia="Times New Roman" w:hAnsi="Times New Roman" w:cs="Times New Roman"/>
          <w:color w:val="0000FF"/>
          <w:spacing w:val="-1"/>
          <w:position w:val="-1"/>
          <w:sz w:val="24"/>
          <w:szCs w:val="24"/>
          <w:u w:val="single" w:color="0000FF"/>
        </w:rPr>
        <w:t xml:space="preserve"> </w:t>
      </w:r>
      <w:r>
        <w:rPr>
          <w:rFonts w:ascii="Times New Roman" w:eastAsia="Times New Roman" w:hAnsi="Times New Roman" w:cs="Times New Roman"/>
          <w:color w:val="0000FF"/>
          <w:spacing w:val="1"/>
          <w:position w:val="-1"/>
          <w:sz w:val="24"/>
          <w:szCs w:val="24"/>
          <w:u w:val="single" w:color="0000FF"/>
        </w:rPr>
        <w:t>a</w:t>
      </w:r>
      <w:r>
        <w:rPr>
          <w:rFonts w:ascii="Times New Roman" w:eastAsia="Times New Roman" w:hAnsi="Times New Roman" w:cs="Times New Roman"/>
          <w:color w:val="0000FF"/>
          <w:position w:val="-1"/>
          <w:sz w:val="24"/>
          <w:szCs w:val="24"/>
          <w:u w:val="single" w:color="0000FF"/>
        </w:rPr>
        <w:t>pp un</w:t>
      </w:r>
      <w:r>
        <w:rPr>
          <w:rFonts w:ascii="Times New Roman" w:eastAsia="Times New Roman" w:hAnsi="Times New Roman" w:cs="Times New Roman"/>
          <w:color w:val="0000FF"/>
          <w:spacing w:val="1"/>
          <w:position w:val="-1"/>
          <w:sz w:val="24"/>
          <w:szCs w:val="24"/>
          <w:u w:val="single" w:color="0000FF"/>
        </w:rPr>
        <w:t>i</w:t>
      </w:r>
      <w:r>
        <w:rPr>
          <w:rFonts w:ascii="Times New Roman" w:eastAsia="Times New Roman" w:hAnsi="Times New Roman" w:cs="Times New Roman"/>
          <w:color w:val="0000FF"/>
          <w:spacing w:val="-4"/>
          <w:position w:val="-1"/>
          <w:sz w:val="24"/>
          <w:szCs w:val="24"/>
          <w:u w:val="single" w:color="0000FF"/>
        </w:rPr>
        <w:t>v</w:t>
      </w:r>
      <w:r>
        <w:rPr>
          <w:rFonts w:ascii="Times New Roman" w:eastAsia="Times New Roman" w:hAnsi="Times New Roman" w:cs="Times New Roman"/>
          <w:color w:val="0000FF"/>
          <w:spacing w:val="1"/>
          <w:position w:val="-1"/>
          <w:sz w:val="24"/>
          <w:szCs w:val="24"/>
          <w:u w:val="single" w:color="0000FF"/>
        </w:rPr>
        <w:t>e</w:t>
      </w:r>
      <w:r>
        <w:rPr>
          <w:rFonts w:ascii="Times New Roman" w:eastAsia="Times New Roman" w:hAnsi="Times New Roman" w:cs="Times New Roman"/>
          <w:color w:val="0000FF"/>
          <w:position w:val="-1"/>
          <w:sz w:val="24"/>
          <w:szCs w:val="24"/>
          <w:u w:val="single" w:color="0000FF"/>
        </w:rPr>
        <w:t>r</w:t>
      </w:r>
      <w:r>
        <w:rPr>
          <w:rFonts w:ascii="Times New Roman" w:eastAsia="Times New Roman" w:hAnsi="Times New Roman" w:cs="Times New Roman"/>
          <w:color w:val="0000FF"/>
          <w:spacing w:val="-1"/>
          <w:position w:val="-1"/>
          <w:sz w:val="24"/>
          <w:szCs w:val="24"/>
          <w:u w:val="single" w:color="0000FF"/>
        </w:rPr>
        <w:t>s</w:t>
      </w:r>
      <w:r>
        <w:rPr>
          <w:rFonts w:ascii="Times New Roman" w:eastAsia="Times New Roman" w:hAnsi="Times New Roman" w:cs="Times New Roman"/>
          <w:color w:val="0000FF"/>
          <w:spacing w:val="1"/>
          <w:position w:val="-1"/>
          <w:sz w:val="24"/>
          <w:szCs w:val="24"/>
          <w:u w:val="single" w:color="0000FF"/>
        </w:rPr>
        <w:t>i</w:t>
      </w:r>
      <w:r>
        <w:rPr>
          <w:rFonts w:ascii="Times New Roman" w:eastAsia="Times New Roman" w:hAnsi="Times New Roman" w:cs="Times New Roman"/>
          <w:color w:val="0000FF"/>
          <w:position w:val="-1"/>
          <w:sz w:val="24"/>
          <w:szCs w:val="24"/>
          <w:u w:val="single" w:color="0000FF"/>
        </w:rPr>
        <w:t>d</w:t>
      </w:r>
      <w:r>
        <w:rPr>
          <w:rFonts w:ascii="Times New Roman" w:eastAsia="Times New Roman" w:hAnsi="Times New Roman" w:cs="Times New Roman"/>
          <w:color w:val="0000FF"/>
          <w:spacing w:val="1"/>
          <w:position w:val="-1"/>
          <w:sz w:val="24"/>
          <w:szCs w:val="24"/>
          <w:u w:val="single" w:color="0000FF"/>
        </w:rPr>
        <w:t>a</w:t>
      </w:r>
      <w:r>
        <w:rPr>
          <w:rFonts w:ascii="Times New Roman" w:eastAsia="Times New Roman" w:hAnsi="Times New Roman" w:cs="Times New Roman"/>
          <w:color w:val="0000FF"/>
          <w:position w:val="-1"/>
          <w:sz w:val="24"/>
          <w:szCs w:val="24"/>
          <w:u w:val="single" w:color="0000FF"/>
        </w:rPr>
        <w:t>d de</w:t>
      </w:r>
      <w:r>
        <w:rPr>
          <w:rFonts w:ascii="Times New Roman" w:eastAsia="Times New Roman" w:hAnsi="Times New Roman" w:cs="Times New Roman"/>
          <w:color w:val="0000FF"/>
          <w:spacing w:val="1"/>
          <w:position w:val="-1"/>
          <w:sz w:val="24"/>
          <w:szCs w:val="24"/>
          <w:u w:val="single" w:color="0000FF"/>
        </w:rPr>
        <w:t xml:space="preserve"> l</w:t>
      </w:r>
      <w:r>
        <w:rPr>
          <w:rFonts w:ascii="Times New Roman" w:eastAsia="Times New Roman" w:hAnsi="Times New Roman" w:cs="Times New Roman"/>
          <w:color w:val="0000FF"/>
          <w:position w:val="-1"/>
          <w:sz w:val="24"/>
          <w:szCs w:val="24"/>
          <w:u w:val="single" w:color="0000FF"/>
        </w:rPr>
        <w:t>a</w:t>
      </w:r>
      <w:r>
        <w:rPr>
          <w:rFonts w:ascii="Times New Roman" w:eastAsia="Times New Roman" w:hAnsi="Times New Roman" w:cs="Times New Roman"/>
          <w:color w:val="0000FF"/>
          <w:spacing w:val="1"/>
          <w:position w:val="-1"/>
          <w:sz w:val="24"/>
          <w:szCs w:val="24"/>
          <w:u w:val="single" w:color="0000FF"/>
        </w:rPr>
        <w:t xml:space="preserve"> </w:t>
      </w:r>
      <w:r>
        <w:rPr>
          <w:rFonts w:ascii="Times New Roman" w:eastAsia="Times New Roman" w:hAnsi="Times New Roman" w:cs="Times New Roman"/>
          <w:color w:val="0000FF"/>
          <w:spacing w:val="-1"/>
          <w:position w:val="-1"/>
          <w:sz w:val="24"/>
          <w:szCs w:val="24"/>
          <w:u w:val="single" w:color="0000FF"/>
        </w:rPr>
        <w:t>s</w:t>
      </w:r>
      <w:r>
        <w:rPr>
          <w:rFonts w:ascii="Times New Roman" w:eastAsia="Times New Roman" w:hAnsi="Times New Roman" w:cs="Times New Roman"/>
          <w:color w:val="0000FF"/>
          <w:spacing w:val="1"/>
          <w:position w:val="-1"/>
          <w:sz w:val="24"/>
          <w:szCs w:val="24"/>
          <w:u w:val="single" w:color="0000FF"/>
        </w:rPr>
        <w:t>a</w:t>
      </w:r>
      <w:r>
        <w:rPr>
          <w:rFonts w:ascii="Times New Roman" w:eastAsia="Times New Roman" w:hAnsi="Times New Roman" w:cs="Times New Roman"/>
          <w:color w:val="0000FF"/>
          <w:spacing w:val="-4"/>
          <w:position w:val="-1"/>
          <w:sz w:val="24"/>
          <w:szCs w:val="24"/>
          <w:u w:val="single" w:color="0000FF"/>
        </w:rPr>
        <w:t>b</w:t>
      </w:r>
      <w:r>
        <w:rPr>
          <w:rFonts w:ascii="Times New Roman" w:eastAsia="Times New Roman" w:hAnsi="Times New Roman" w:cs="Times New Roman"/>
          <w:color w:val="0000FF"/>
          <w:spacing w:val="1"/>
          <w:position w:val="-1"/>
          <w:sz w:val="24"/>
          <w:szCs w:val="24"/>
          <w:u w:val="single" w:color="0000FF"/>
        </w:rPr>
        <w:t>a</w:t>
      </w:r>
      <w:r>
        <w:rPr>
          <w:rFonts w:ascii="Times New Roman" w:eastAsia="Times New Roman" w:hAnsi="Times New Roman" w:cs="Times New Roman"/>
          <w:color w:val="0000FF"/>
          <w:position w:val="-1"/>
          <w:sz w:val="24"/>
          <w:szCs w:val="24"/>
          <w:u w:val="single" w:color="0000FF"/>
        </w:rPr>
        <w:t>na</w:t>
      </w:r>
    </w:p>
    <w:p w14:paraId="72C9A571" w14:textId="77777777" w:rsidR="00BE5A93" w:rsidRDefault="00BE5A93">
      <w:pPr>
        <w:spacing w:before="12" w:after="0" w:line="240" w:lineRule="exact"/>
        <w:rPr>
          <w:sz w:val="24"/>
          <w:szCs w:val="24"/>
        </w:rPr>
      </w:pPr>
    </w:p>
    <w:p w14:paraId="3CDCC282" w14:textId="77777777" w:rsidR="00BE5A93" w:rsidRDefault="00F700C7">
      <w:pPr>
        <w:spacing w:before="29" w:after="0" w:line="271" w:lineRule="exact"/>
        <w:ind w:left="117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FF"/>
          <w:position w:val="-1"/>
          <w:sz w:val="24"/>
          <w:szCs w:val="24"/>
          <w:u w:val="single" w:color="0000FF"/>
        </w:rPr>
        <w:t>f</w:t>
      </w:r>
      <w:r>
        <w:rPr>
          <w:rFonts w:ascii="Times New Roman" w:eastAsia="Times New Roman" w:hAnsi="Times New Roman" w:cs="Times New Roman"/>
          <w:color w:val="0000FF"/>
          <w:spacing w:val="1"/>
          <w:position w:val="-1"/>
          <w:sz w:val="24"/>
          <w:szCs w:val="24"/>
          <w:u w:val="single" w:color="0000FF"/>
        </w:rPr>
        <w:t>i</w:t>
      </w:r>
      <w:r>
        <w:rPr>
          <w:rFonts w:ascii="Times New Roman" w:eastAsia="Times New Roman" w:hAnsi="Times New Roman" w:cs="Times New Roman"/>
          <w:color w:val="0000FF"/>
          <w:spacing w:val="-4"/>
          <w:position w:val="-1"/>
          <w:sz w:val="24"/>
          <w:szCs w:val="24"/>
          <w:u w:val="single" w:color="0000FF"/>
        </w:rPr>
        <w:t>g</w:t>
      </w:r>
      <w:r>
        <w:rPr>
          <w:rFonts w:ascii="Times New Roman" w:eastAsia="Times New Roman" w:hAnsi="Times New Roman" w:cs="Times New Roman"/>
          <w:color w:val="0000FF"/>
          <w:position w:val="-1"/>
          <w:sz w:val="24"/>
          <w:szCs w:val="24"/>
          <w:u w:val="single" w:color="0000FF"/>
        </w:rPr>
        <w:t>ura</w:t>
      </w:r>
      <w:r>
        <w:rPr>
          <w:rFonts w:ascii="Times New Roman" w:eastAsia="Times New Roman" w:hAnsi="Times New Roman" w:cs="Times New Roman"/>
          <w:color w:val="0000FF"/>
          <w:spacing w:val="1"/>
          <w:position w:val="-1"/>
          <w:sz w:val="24"/>
          <w:szCs w:val="24"/>
          <w:u w:val="single" w:color="0000FF"/>
        </w:rPr>
        <w:t xml:space="preserve"> </w:t>
      </w:r>
      <w:r>
        <w:rPr>
          <w:rFonts w:ascii="Times New Roman" w:eastAsia="Times New Roman" w:hAnsi="Times New Roman" w:cs="Times New Roman"/>
          <w:color w:val="0000FF"/>
          <w:position w:val="-1"/>
          <w:sz w:val="24"/>
          <w:szCs w:val="24"/>
          <w:u w:val="single" w:color="0000FF"/>
        </w:rPr>
        <w:t xml:space="preserve">2. </w:t>
      </w:r>
      <w:r>
        <w:rPr>
          <w:rFonts w:ascii="Times New Roman" w:eastAsia="Times New Roman" w:hAnsi="Times New Roman" w:cs="Times New Roman"/>
          <w:color w:val="0000FF"/>
          <w:spacing w:val="-1"/>
          <w:position w:val="-1"/>
          <w:sz w:val="24"/>
          <w:szCs w:val="24"/>
          <w:u w:val="single" w:color="0000FF"/>
        </w:rPr>
        <w:t>V</w:t>
      </w:r>
      <w:r>
        <w:rPr>
          <w:rFonts w:ascii="Times New Roman" w:eastAsia="Times New Roman" w:hAnsi="Times New Roman" w:cs="Times New Roman"/>
          <w:color w:val="0000FF"/>
          <w:spacing w:val="1"/>
          <w:position w:val="-1"/>
          <w:sz w:val="24"/>
          <w:szCs w:val="24"/>
          <w:u w:val="single" w:color="0000FF"/>
        </w:rPr>
        <w:t>i</w:t>
      </w:r>
      <w:r>
        <w:rPr>
          <w:rFonts w:ascii="Times New Roman" w:eastAsia="Times New Roman" w:hAnsi="Times New Roman" w:cs="Times New Roman"/>
          <w:color w:val="0000FF"/>
          <w:spacing w:val="-1"/>
          <w:position w:val="-1"/>
          <w:sz w:val="24"/>
          <w:szCs w:val="24"/>
          <w:u w:val="single" w:color="0000FF"/>
        </w:rPr>
        <w:t>s</w:t>
      </w:r>
      <w:r>
        <w:rPr>
          <w:rFonts w:ascii="Times New Roman" w:eastAsia="Times New Roman" w:hAnsi="Times New Roman" w:cs="Times New Roman"/>
          <w:color w:val="0000FF"/>
          <w:spacing w:val="1"/>
          <w:position w:val="-1"/>
          <w:sz w:val="24"/>
          <w:szCs w:val="24"/>
          <w:u w:val="single" w:color="0000FF"/>
        </w:rPr>
        <w:t>t</w:t>
      </w:r>
      <w:r>
        <w:rPr>
          <w:rFonts w:ascii="Times New Roman" w:eastAsia="Times New Roman" w:hAnsi="Times New Roman" w:cs="Times New Roman"/>
          <w:color w:val="0000FF"/>
          <w:position w:val="-1"/>
          <w:sz w:val="24"/>
          <w:szCs w:val="24"/>
          <w:u w:val="single" w:color="0000FF"/>
        </w:rPr>
        <w:t>a</w:t>
      </w:r>
      <w:r>
        <w:rPr>
          <w:rFonts w:ascii="Times New Roman" w:eastAsia="Times New Roman" w:hAnsi="Times New Roman" w:cs="Times New Roman"/>
          <w:color w:val="0000FF"/>
          <w:spacing w:val="1"/>
          <w:position w:val="-1"/>
          <w:sz w:val="24"/>
          <w:szCs w:val="24"/>
          <w:u w:val="single" w:color="0000FF"/>
        </w:rPr>
        <w:t xml:space="preserve"> m</w:t>
      </w:r>
      <w:r>
        <w:rPr>
          <w:rFonts w:ascii="Times New Roman" w:eastAsia="Times New Roman" w:hAnsi="Times New Roman" w:cs="Times New Roman"/>
          <w:color w:val="0000FF"/>
          <w:position w:val="-1"/>
          <w:sz w:val="24"/>
          <w:szCs w:val="24"/>
          <w:u w:val="single" w:color="0000FF"/>
        </w:rPr>
        <w:t>ó</w:t>
      </w:r>
      <w:r>
        <w:rPr>
          <w:rFonts w:ascii="Times New Roman" w:eastAsia="Times New Roman" w:hAnsi="Times New Roman" w:cs="Times New Roman"/>
          <w:color w:val="0000FF"/>
          <w:spacing w:val="-4"/>
          <w:position w:val="-1"/>
          <w:sz w:val="24"/>
          <w:szCs w:val="24"/>
          <w:u w:val="single" w:color="0000FF"/>
        </w:rPr>
        <w:t>v</w:t>
      </w:r>
      <w:r>
        <w:rPr>
          <w:rFonts w:ascii="Times New Roman" w:eastAsia="Times New Roman" w:hAnsi="Times New Roman" w:cs="Times New Roman"/>
          <w:color w:val="0000FF"/>
          <w:spacing w:val="1"/>
          <w:position w:val="-1"/>
          <w:sz w:val="24"/>
          <w:szCs w:val="24"/>
          <w:u w:val="single" w:color="0000FF"/>
        </w:rPr>
        <w:t>ile</w:t>
      </w:r>
      <w:r>
        <w:rPr>
          <w:rFonts w:ascii="Times New Roman" w:eastAsia="Times New Roman" w:hAnsi="Times New Roman" w:cs="Times New Roman"/>
          <w:color w:val="0000FF"/>
          <w:position w:val="-1"/>
          <w:sz w:val="24"/>
          <w:szCs w:val="24"/>
          <w:u w:val="single" w:color="0000FF"/>
        </w:rPr>
        <w:t>s</w:t>
      </w:r>
      <w:r>
        <w:rPr>
          <w:rFonts w:ascii="Times New Roman" w:eastAsia="Times New Roman" w:hAnsi="Times New Roman" w:cs="Times New Roman"/>
          <w:color w:val="0000FF"/>
          <w:spacing w:val="-1"/>
          <w:position w:val="-1"/>
          <w:sz w:val="24"/>
          <w:szCs w:val="24"/>
          <w:u w:val="single" w:color="0000FF"/>
        </w:rPr>
        <w:t xml:space="preserve"> </w:t>
      </w:r>
      <w:r>
        <w:rPr>
          <w:rFonts w:ascii="Times New Roman" w:eastAsia="Times New Roman" w:hAnsi="Times New Roman" w:cs="Times New Roman"/>
          <w:color w:val="0000FF"/>
          <w:position w:val="-1"/>
          <w:sz w:val="24"/>
          <w:szCs w:val="24"/>
          <w:u w:val="single" w:color="0000FF"/>
        </w:rPr>
        <w:t>un</w:t>
      </w:r>
      <w:r>
        <w:rPr>
          <w:rFonts w:ascii="Times New Roman" w:eastAsia="Times New Roman" w:hAnsi="Times New Roman" w:cs="Times New Roman"/>
          <w:color w:val="0000FF"/>
          <w:spacing w:val="1"/>
          <w:position w:val="-1"/>
          <w:sz w:val="24"/>
          <w:szCs w:val="24"/>
          <w:u w:val="single" w:color="0000FF"/>
        </w:rPr>
        <w:t>i</w:t>
      </w:r>
      <w:r>
        <w:rPr>
          <w:rFonts w:ascii="Times New Roman" w:eastAsia="Times New Roman" w:hAnsi="Times New Roman" w:cs="Times New Roman"/>
          <w:color w:val="0000FF"/>
          <w:spacing w:val="-4"/>
          <w:position w:val="-1"/>
          <w:sz w:val="24"/>
          <w:szCs w:val="24"/>
          <w:u w:val="single" w:color="0000FF"/>
        </w:rPr>
        <w:t>v</w:t>
      </w:r>
      <w:r>
        <w:rPr>
          <w:rFonts w:ascii="Times New Roman" w:eastAsia="Times New Roman" w:hAnsi="Times New Roman" w:cs="Times New Roman"/>
          <w:color w:val="0000FF"/>
          <w:spacing w:val="1"/>
          <w:position w:val="-1"/>
          <w:sz w:val="24"/>
          <w:szCs w:val="24"/>
          <w:u w:val="single" w:color="0000FF"/>
        </w:rPr>
        <w:t>e</w:t>
      </w:r>
      <w:r>
        <w:rPr>
          <w:rFonts w:ascii="Times New Roman" w:eastAsia="Times New Roman" w:hAnsi="Times New Roman" w:cs="Times New Roman"/>
          <w:color w:val="0000FF"/>
          <w:position w:val="-1"/>
          <w:sz w:val="24"/>
          <w:szCs w:val="24"/>
          <w:u w:val="single" w:color="0000FF"/>
        </w:rPr>
        <w:t>r</w:t>
      </w:r>
      <w:r>
        <w:rPr>
          <w:rFonts w:ascii="Times New Roman" w:eastAsia="Times New Roman" w:hAnsi="Times New Roman" w:cs="Times New Roman"/>
          <w:color w:val="0000FF"/>
          <w:spacing w:val="-1"/>
          <w:position w:val="-1"/>
          <w:sz w:val="24"/>
          <w:szCs w:val="24"/>
          <w:u w:val="single" w:color="0000FF"/>
        </w:rPr>
        <w:t>s</w:t>
      </w:r>
      <w:r>
        <w:rPr>
          <w:rFonts w:ascii="Times New Roman" w:eastAsia="Times New Roman" w:hAnsi="Times New Roman" w:cs="Times New Roman"/>
          <w:color w:val="0000FF"/>
          <w:spacing w:val="1"/>
          <w:position w:val="-1"/>
          <w:sz w:val="24"/>
          <w:szCs w:val="24"/>
          <w:u w:val="single" w:color="0000FF"/>
        </w:rPr>
        <w:t>i</w:t>
      </w:r>
      <w:r>
        <w:rPr>
          <w:rFonts w:ascii="Times New Roman" w:eastAsia="Times New Roman" w:hAnsi="Times New Roman" w:cs="Times New Roman"/>
          <w:color w:val="0000FF"/>
          <w:position w:val="-1"/>
          <w:sz w:val="24"/>
          <w:szCs w:val="24"/>
          <w:u w:val="single" w:color="0000FF"/>
        </w:rPr>
        <w:t>d</w:t>
      </w:r>
      <w:r>
        <w:rPr>
          <w:rFonts w:ascii="Times New Roman" w:eastAsia="Times New Roman" w:hAnsi="Times New Roman" w:cs="Times New Roman"/>
          <w:color w:val="0000FF"/>
          <w:spacing w:val="1"/>
          <w:position w:val="-1"/>
          <w:sz w:val="24"/>
          <w:szCs w:val="24"/>
          <w:u w:val="single" w:color="0000FF"/>
        </w:rPr>
        <w:t>a</w:t>
      </w:r>
      <w:r>
        <w:rPr>
          <w:rFonts w:ascii="Times New Roman" w:eastAsia="Times New Roman" w:hAnsi="Times New Roman" w:cs="Times New Roman"/>
          <w:color w:val="0000FF"/>
          <w:position w:val="-1"/>
          <w:sz w:val="24"/>
          <w:szCs w:val="24"/>
          <w:u w:val="single" w:color="0000FF"/>
        </w:rPr>
        <w:t>d d</w:t>
      </w:r>
      <w:r>
        <w:rPr>
          <w:rFonts w:ascii="Times New Roman" w:eastAsia="Times New Roman" w:hAnsi="Times New Roman" w:cs="Times New Roman"/>
          <w:color w:val="0000FF"/>
          <w:spacing w:val="1"/>
          <w:position w:val="-1"/>
          <w:sz w:val="24"/>
          <w:szCs w:val="24"/>
          <w:u w:val="single" w:color="0000FF"/>
        </w:rPr>
        <w:t>e</w:t>
      </w:r>
      <w:r>
        <w:rPr>
          <w:rFonts w:ascii="Times New Roman" w:eastAsia="Times New Roman" w:hAnsi="Times New Roman" w:cs="Times New Roman"/>
          <w:color w:val="0000FF"/>
          <w:position w:val="-1"/>
          <w:sz w:val="24"/>
          <w:szCs w:val="24"/>
          <w:u w:val="single" w:color="0000FF"/>
        </w:rPr>
        <w:t>l</w:t>
      </w:r>
      <w:r>
        <w:rPr>
          <w:rFonts w:ascii="Times New Roman" w:eastAsia="Times New Roman" w:hAnsi="Times New Roman" w:cs="Times New Roman"/>
          <w:color w:val="0000FF"/>
          <w:spacing w:val="1"/>
          <w:position w:val="-1"/>
          <w:sz w:val="24"/>
          <w:szCs w:val="24"/>
          <w:u w:val="single" w:color="0000FF"/>
        </w:rPr>
        <w:t xml:space="preserve"> </w:t>
      </w:r>
      <w:r>
        <w:rPr>
          <w:rFonts w:ascii="Times New Roman" w:eastAsia="Times New Roman" w:hAnsi="Times New Roman" w:cs="Times New Roman"/>
          <w:color w:val="0000FF"/>
          <w:position w:val="-1"/>
          <w:sz w:val="24"/>
          <w:szCs w:val="24"/>
          <w:u w:val="single" w:color="0000FF"/>
        </w:rPr>
        <w:t>n</w:t>
      </w:r>
      <w:r>
        <w:rPr>
          <w:rFonts w:ascii="Times New Roman" w:eastAsia="Times New Roman" w:hAnsi="Times New Roman" w:cs="Times New Roman"/>
          <w:color w:val="0000FF"/>
          <w:spacing w:val="-4"/>
          <w:position w:val="-1"/>
          <w:sz w:val="24"/>
          <w:szCs w:val="24"/>
          <w:u w:val="single" w:color="0000FF"/>
        </w:rPr>
        <w:t>o</w:t>
      </w:r>
      <w:r>
        <w:rPr>
          <w:rFonts w:ascii="Times New Roman" w:eastAsia="Times New Roman" w:hAnsi="Times New Roman" w:cs="Times New Roman"/>
          <w:color w:val="0000FF"/>
          <w:position w:val="-1"/>
          <w:sz w:val="24"/>
          <w:szCs w:val="24"/>
          <w:u w:val="single" w:color="0000FF"/>
        </w:rPr>
        <w:t>r</w:t>
      </w:r>
      <w:r>
        <w:rPr>
          <w:rFonts w:ascii="Times New Roman" w:eastAsia="Times New Roman" w:hAnsi="Times New Roman" w:cs="Times New Roman"/>
          <w:color w:val="0000FF"/>
          <w:spacing w:val="1"/>
          <w:position w:val="-1"/>
          <w:sz w:val="24"/>
          <w:szCs w:val="24"/>
          <w:u w:val="single" w:color="0000FF"/>
        </w:rPr>
        <w:t>t</w:t>
      </w:r>
      <w:r>
        <w:rPr>
          <w:rFonts w:ascii="Times New Roman" w:eastAsia="Times New Roman" w:hAnsi="Times New Roman" w:cs="Times New Roman"/>
          <w:color w:val="0000FF"/>
          <w:position w:val="-1"/>
          <w:sz w:val="24"/>
          <w:szCs w:val="24"/>
          <w:u w:val="single" w:color="0000FF"/>
        </w:rPr>
        <w:t>e</w:t>
      </w:r>
    </w:p>
    <w:p w14:paraId="7C1EC2C6" w14:textId="77777777" w:rsidR="00BE5A93" w:rsidRDefault="00BE5A93">
      <w:pPr>
        <w:spacing w:before="12" w:after="0" w:line="240" w:lineRule="exact"/>
        <w:rPr>
          <w:sz w:val="24"/>
          <w:szCs w:val="24"/>
        </w:rPr>
      </w:pPr>
    </w:p>
    <w:p w14:paraId="4323260F" w14:textId="77777777" w:rsidR="00BE5A93" w:rsidRDefault="00F700C7">
      <w:pPr>
        <w:spacing w:before="29" w:after="0" w:line="271" w:lineRule="exact"/>
        <w:ind w:left="117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FF"/>
          <w:position w:val="-1"/>
          <w:sz w:val="24"/>
          <w:szCs w:val="24"/>
          <w:u w:val="single" w:color="0000FF"/>
        </w:rPr>
        <w:t>f</w:t>
      </w:r>
      <w:r>
        <w:rPr>
          <w:rFonts w:ascii="Times New Roman" w:eastAsia="Times New Roman" w:hAnsi="Times New Roman" w:cs="Times New Roman"/>
          <w:color w:val="0000FF"/>
          <w:spacing w:val="1"/>
          <w:position w:val="-1"/>
          <w:sz w:val="24"/>
          <w:szCs w:val="24"/>
          <w:u w:val="single" w:color="0000FF"/>
        </w:rPr>
        <w:t>i</w:t>
      </w:r>
      <w:r>
        <w:rPr>
          <w:rFonts w:ascii="Times New Roman" w:eastAsia="Times New Roman" w:hAnsi="Times New Roman" w:cs="Times New Roman"/>
          <w:color w:val="0000FF"/>
          <w:spacing w:val="-4"/>
          <w:position w:val="-1"/>
          <w:sz w:val="24"/>
          <w:szCs w:val="24"/>
          <w:u w:val="single" w:color="0000FF"/>
        </w:rPr>
        <w:t>g</w:t>
      </w:r>
      <w:r>
        <w:rPr>
          <w:rFonts w:ascii="Times New Roman" w:eastAsia="Times New Roman" w:hAnsi="Times New Roman" w:cs="Times New Roman"/>
          <w:color w:val="0000FF"/>
          <w:position w:val="-1"/>
          <w:sz w:val="24"/>
          <w:szCs w:val="24"/>
          <w:u w:val="single" w:color="0000FF"/>
        </w:rPr>
        <w:t>ura</w:t>
      </w:r>
      <w:r>
        <w:rPr>
          <w:rFonts w:ascii="Times New Roman" w:eastAsia="Times New Roman" w:hAnsi="Times New Roman" w:cs="Times New Roman"/>
          <w:color w:val="0000FF"/>
          <w:spacing w:val="1"/>
          <w:position w:val="-1"/>
          <w:sz w:val="24"/>
          <w:szCs w:val="24"/>
          <w:u w:val="single" w:color="0000FF"/>
        </w:rPr>
        <w:t xml:space="preserve"> </w:t>
      </w:r>
      <w:r>
        <w:rPr>
          <w:rFonts w:ascii="Times New Roman" w:eastAsia="Times New Roman" w:hAnsi="Times New Roman" w:cs="Times New Roman"/>
          <w:color w:val="0000FF"/>
          <w:position w:val="-1"/>
          <w:sz w:val="24"/>
          <w:szCs w:val="24"/>
          <w:u w:val="single" w:color="0000FF"/>
        </w:rPr>
        <w:t xml:space="preserve">3. </w:t>
      </w:r>
      <w:r>
        <w:rPr>
          <w:rFonts w:ascii="Times New Roman" w:eastAsia="Times New Roman" w:hAnsi="Times New Roman" w:cs="Times New Roman"/>
          <w:color w:val="0000FF"/>
          <w:spacing w:val="-1"/>
          <w:position w:val="-1"/>
          <w:sz w:val="24"/>
          <w:szCs w:val="24"/>
          <w:u w:val="single" w:color="0000FF"/>
        </w:rPr>
        <w:t>V</w:t>
      </w:r>
      <w:r>
        <w:rPr>
          <w:rFonts w:ascii="Times New Roman" w:eastAsia="Times New Roman" w:hAnsi="Times New Roman" w:cs="Times New Roman"/>
          <w:color w:val="0000FF"/>
          <w:spacing w:val="1"/>
          <w:position w:val="-1"/>
          <w:sz w:val="24"/>
          <w:szCs w:val="24"/>
          <w:u w:val="single" w:color="0000FF"/>
        </w:rPr>
        <w:t>i</w:t>
      </w:r>
      <w:r>
        <w:rPr>
          <w:rFonts w:ascii="Times New Roman" w:eastAsia="Times New Roman" w:hAnsi="Times New Roman" w:cs="Times New Roman"/>
          <w:color w:val="0000FF"/>
          <w:spacing w:val="-1"/>
          <w:position w:val="-1"/>
          <w:sz w:val="24"/>
          <w:szCs w:val="24"/>
          <w:u w:val="single" w:color="0000FF"/>
        </w:rPr>
        <w:t>s</w:t>
      </w:r>
      <w:r>
        <w:rPr>
          <w:rFonts w:ascii="Times New Roman" w:eastAsia="Times New Roman" w:hAnsi="Times New Roman" w:cs="Times New Roman"/>
          <w:color w:val="0000FF"/>
          <w:spacing w:val="1"/>
          <w:position w:val="-1"/>
          <w:sz w:val="24"/>
          <w:szCs w:val="24"/>
          <w:u w:val="single" w:color="0000FF"/>
        </w:rPr>
        <w:t>t</w:t>
      </w:r>
      <w:r>
        <w:rPr>
          <w:rFonts w:ascii="Times New Roman" w:eastAsia="Times New Roman" w:hAnsi="Times New Roman" w:cs="Times New Roman"/>
          <w:color w:val="0000FF"/>
          <w:position w:val="-1"/>
          <w:sz w:val="24"/>
          <w:szCs w:val="24"/>
          <w:u w:val="single" w:color="0000FF"/>
        </w:rPr>
        <w:t>a</w:t>
      </w:r>
      <w:r>
        <w:rPr>
          <w:rFonts w:ascii="Times New Roman" w:eastAsia="Times New Roman" w:hAnsi="Times New Roman" w:cs="Times New Roman"/>
          <w:color w:val="0000FF"/>
          <w:spacing w:val="1"/>
          <w:position w:val="-1"/>
          <w:sz w:val="24"/>
          <w:szCs w:val="24"/>
          <w:u w:val="single" w:color="0000FF"/>
        </w:rPr>
        <w:t xml:space="preserve"> m</w:t>
      </w:r>
      <w:r>
        <w:rPr>
          <w:rFonts w:ascii="Times New Roman" w:eastAsia="Times New Roman" w:hAnsi="Times New Roman" w:cs="Times New Roman"/>
          <w:color w:val="0000FF"/>
          <w:position w:val="-1"/>
          <w:sz w:val="24"/>
          <w:szCs w:val="24"/>
          <w:u w:val="single" w:color="0000FF"/>
        </w:rPr>
        <w:t>ó</w:t>
      </w:r>
      <w:r>
        <w:rPr>
          <w:rFonts w:ascii="Times New Roman" w:eastAsia="Times New Roman" w:hAnsi="Times New Roman" w:cs="Times New Roman"/>
          <w:color w:val="0000FF"/>
          <w:spacing w:val="-4"/>
          <w:position w:val="-1"/>
          <w:sz w:val="24"/>
          <w:szCs w:val="24"/>
          <w:u w:val="single" w:color="0000FF"/>
        </w:rPr>
        <w:t>v</w:t>
      </w:r>
      <w:r>
        <w:rPr>
          <w:rFonts w:ascii="Times New Roman" w:eastAsia="Times New Roman" w:hAnsi="Times New Roman" w:cs="Times New Roman"/>
          <w:color w:val="0000FF"/>
          <w:spacing w:val="1"/>
          <w:position w:val="-1"/>
          <w:sz w:val="24"/>
          <w:szCs w:val="24"/>
          <w:u w:val="single" w:color="0000FF"/>
        </w:rPr>
        <w:t>ile</w:t>
      </w:r>
      <w:r>
        <w:rPr>
          <w:rFonts w:ascii="Times New Roman" w:eastAsia="Times New Roman" w:hAnsi="Times New Roman" w:cs="Times New Roman"/>
          <w:color w:val="0000FF"/>
          <w:position w:val="-1"/>
          <w:sz w:val="24"/>
          <w:szCs w:val="24"/>
          <w:u w:val="single" w:color="0000FF"/>
        </w:rPr>
        <w:t>s</w:t>
      </w:r>
      <w:r>
        <w:rPr>
          <w:rFonts w:ascii="Times New Roman" w:eastAsia="Times New Roman" w:hAnsi="Times New Roman" w:cs="Times New Roman"/>
          <w:color w:val="0000FF"/>
          <w:spacing w:val="-1"/>
          <w:position w:val="-1"/>
          <w:sz w:val="24"/>
          <w:szCs w:val="24"/>
          <w:u w:val="single" w:color="0000FF"/>
        </w:rPr>
        <w:t xml:space="preserve"> </w:t>
      </w:r>
      <w:r>
        <w:rPr>
          <w:rFonts w:ascii="Times New Roman" w:eastAsia="Times New Roman" w:hAnsi="Times New Roman" w:cs="Times New Roman"/>
          <w:color w:val="0000FF"/>
          <w:position w:val="-1"/>
          <w:sz w:val="24"/>
          <w:szCs w:val="24"/>
          <w:u w:val="single" w:color="0000FF"/>
        </w:rPr>
        <w:t>un</w:t>
      </w:r>
      <w:r>
        <w:rPr>
          <w:rFonts w:ascii="Times New Roman" w:eastAsia="Times New Roman" w:hAnsi="Times New Roman" w:cs="Times New Roman"/>
          <w:color w:val="0000FF"/>
          <w:spacing w:val="1"/>
          <w:position w:val="-1"/>
          <w:sz w:val="24"/>
          <w:szCs w:val="24"/>
          <w:u w:val="single" w:color="0000FF"/>
        </w:rPr>
        <w:t>i</w:t>
      </w:r>
      <w:r>
        <w:rPr>
          <w:rFonts w:ascii="Times New Roman" w:eastAsia="Times New Roman" w:hAnsi="Times New Roman" w:cs="Times New Roman"/>
          <w:color w:val="0000FF"/>
          <w:spacing w:val="-4"/>
          <w:position w:val="-1"/>
          <w:sz w:val="24"/>
          <w:szCs w:val="24"/>
          <w:u w:val="single" w:color="0000FF"/>
        </w:rPr>
        <w:t>v</w:t>
      </w:r>
      <w:r>
        <w:rPr>
          <w:rFonts w:ascii="Times New Roman" w:eastAsia="Times New Roman" w:hAnsi="Times New Roman" w:cs="Times New Roman"/>
          <w:color w:val="0000FF"/>
          <w:spacing w:val="1"/>
          <w:position w:val="-1"/>
          <w:sz w:val="24"/>
          <w:szCs w:val="24"/>
          <w:u w:val="single" w:color="0000FF"/>
        </w:rPr>
        <w:t>e</w:t>
      </w:r>
      <w:r>
        <w:rPr>
          <w:rFonts w:ascii="Times New Roman" w:eastAsia="Times New Roman" w:hAnsi="Times New Roman" w:cs="Times New Roman"/>
          <w:color w:val="0000FF"/>
          <w:position w:val="-1"/>
          <w:sz w:val="24"/>
          <w:szCs w:val="24"/>
          <w:u w:val="single" w:color="0000FF"/>
        </w:rPr>
        <w:t>r</w:t>
      </w:r>
      <w:r>
        <w:rPr>
          <w:rFonts w:ascii="Times New Roman" w:eastAsia="Times New Roman" w:hAnsi="Times New Roman" w:cs="Times New Roman"/>
          <w:color w:val="0000FF"/>
          <w:spacing w:val="-1"/>
          <w:position w:val="-1"/>
          <w:sz w:val="24"/>
          <w:szCs w:val="24"/>
          <w:u w:val="single" w:color="0000FF"/>
        </w:rPr>
        <w:t>s</w:t>
      </w:r>
      <w:r>
        <w:rPr>
          <w:rFonts w:ascii="Times New Roman" w:eastAsia="Times New Roman" w:hAnsi="Times New Roman" w:cs="Times New Roman"/>
          <w:color w:val="0000FF"/>
          <w:spacing w:val="1"/>
          <w:position w:val="-1"/>
          <w:sz w:val="24"/>
          <w:szCs w:val="24"/>
          <w:u w:val="single" w:color="0000FF"/>
        </w:rPr>
        <w:t>i</w:t>
      </w:r>
      <w:r>
        <w:rPr>
          <w:rFonts w:ascii="Times New Roman" w:eastAsia="Times New Roman" w:hAnsi="Times New Roman" w:cs="Times New Roman"/>
          <w:color w:val="0000FF"/>
          <w:position w:val="-1"/>
          <w:sz w:val="24"/>
          <w:szCs w:val="24"/>
          <w:u w:val="single" w:color="0000FF"/>
        </w:rPr>
        <w:t>d</w:t>
      </w:r>
      <w:r>
        <w:rPr>
          <w:rFonts w:ascii="Times New Roman" w:eastAsia="Times New Roman" w:hAnsi="Times New Roman" w:cs="Times New Roman"/>
          <w:color w:val="0000FF"/>
          <w:spacing w:val="1"/>
          <w:position w:val="-1"/>
          <w:sz w:val="24"/>
          <w:szCs w:val="24"/>
          <w:u w:val="single" w:color="0000FF"/>
        </w:rPr>
        <w:t>a</w:t>
      </w:r>
      <w:r>
        <w:rPr>
          <w:rFonts w:ascii="Times New Roman" w:eastAsia="Times New Roman" w:hAnsi="Times New Roman" w:cs="Times New Roman"/>
          <w:color w:val="0000FF"/>
          <w:position w:val="-1"/>
          <w:sz w:val="24"/>
          <w:szCs w:val="24"/>
          <w:u w:val="single" w:color="0000FF"/>
        </w:rPr>
        <w:t>d de</w:t>
      </w:r>
      <w:r>
        <w:rPr>
          <w:rFonts w:ascii="Times New Roman" w:eastAsia="Times New Roman" w:hAnsi="Times New Roman" w:cs="Times New Roman"/>
          <w:color w:val="0000FF"/>
          <w:spacing w:val="1"/>
          <w:position w:val="-1"/>
          <w:sz w:val="24"/>
          <w:szCs w:val="24"/>
          <w:u w:val="single" w:color="0000FF"/>
        </w:rPr>
        <w:t xml:space="preserve"> </w:t>
      </w:r>
      <w:r>
        <w:rPr>
          <w:rFonts w:ascii="Times New Roman" w:eastAsia="Times New Roman" w:hAnsi="Times New Roman" w:cs="Times New Roman"/>
          <w:color w:val="0000FF"/>
          <w:position w:val="-1"/>
          <w:sz w:val="24"/>
          <w:szCs w:val="24"/>
          <w:u w:val="single" w:color="0000FF"/>
        </w:rPr>
        <w:t>p</w:t>
      </w:r>
      <w:r>
        <w:rPr>
          <w:rFonts w:ascii="Times New Roman" w:eastAsia="Times New Roman" w:hAnsi="Times New Roman" w:cs="Times New Roman"/>
          <w:color w:val="0000FF"/>
          <w:spacing w:val="-3"/>
          <w:position w:val="-1"/>
          <w:sz w:val="24"/>
          <w:szCs w:val="24"/>
          <w:u w:val="single" w:color="0000FF"/>
        </w:rPr>
        <w:t>a</w:t>
      </w:r>
      <w:r>
        <w:rPr>
          <w:rFonts w:ascii="Times New Roman" w:eastAsia="Times New Roman" w:hAnsi="Times New Roman" w:cs="Times New Roman"/>
          <w:color w:val="0000FF"/>
          <w:spacing w:val="1"/>
          <w:position w:val="-1"/>
          <w:sz w:val="24"/>
          <w:szCs w:val="24"/>
          <w:u w:val="single" w:color="0000FF"/>
        </w:rPr>
        <w:t>m</w:t>
      </w:r>
      <w:r>
        <w:rPr>
          <w:rFonts w:ascii="Times New Roman" w:eastAsia="Times New Roman" w:hAnsi="Times New Roman" w:cs="Times New Roman"/>
          <w:color w:val="0000FF"/>
          <w:position w:val="-1"/>
          <w:sz w:val="24"/>
          <w:szCs w:val="24"/>
          <w:u w:val="single" w:color="0000FF"/>
        </w:rPr>
        <w:t>p</w:t>
      </w:r>
      <w:r>
        <w:rPr>
          <w:rFonts w:ascii="Times New Roman" w:eastAsia="Times New Roman" w:hAnsi="Times New Roman" w:cs="Times New Roman"/>
          <w:color w:val="0000FF"/>
          <w:spacing w:val="1"/>
          <w:position w:val="-1"/>
          <w:sz w:val="24"/>
          <w:szCs w:val="24"/>
          <w:u w:val="single" w:color="0000FF"/>
        </w:rPr>
        <w:t>l</w:t>
      </w:r>
      <w:r>
        <w:rPr>
          <w:rFonts w:ascii="Times New Roman" w:eastAsia="Times New Roman" w:hAnsi="Times New Roman" w:cs="Times New Roman"/>
          <w:color w:val="0000FF"/>
          <w:position w:val="-1"/>
          <w:sz w:val="24"/>
          <w:szCs w:val="24"/>
          <w:u w:val="single" w:color="0000FF"/>
        </w:rPr>
        <w:t>on</w:t>
      </w:r>
      <w:r>
        <w:rPr>
          <w:rFonts w:ascii="Times New Roman" w:eastAsia="Times New Roman" w:hAnsi="Times New Roman" w:cs="Times New Roman"/>
          <w:color w:val="0000FF"/>
          <w:spacing w:val="1"/>
          <w:position w:val="-1"/>
          <w:sz w:val="24"/>
          <w:szCs w:val="24"/>
          <w:u w:val="single" w:color="0000FF"/>
        </w:rPr>
        <w:t>a</w:t>
      </w:r>
      <w:r>
        <w:rPr>
          <w:rFonts w:ascii="Times New Roman" w:eastAsia="Times New Roman" w:hAnsi="Times New Roman" w:cs="Times New Roman"/>
          <w:color w:val="0000FF"/>
          <w:position w:val="-1"/>
          <w:sz w:val="24"/>
          <w:szCs w:val="24"/>
          <w:u w:val="single" w:color="0000FF"/>
        </w:rPr>
        <w:t>.</w:t>
      </w:r>
    </w:p>
    <w:p w14:paraId="3677D84E" w14:textId="77777777" w:rsidR="00BE5A93" w:rsidRDefault="00BE5A93">
      <w:pPr>
        <w:spacing w:before="12" w:after="0" w:line="240" w:lineRule="exact"/>
        <w:rPr>
          <w:sz w:val="24"/>
          <w:szCs w:val="24"/>
        </w:rPr>
      </w:pPr>
    </w:p>
    <w:p w14:paraId="2EB1ED6C" w14:textId="77777777" w:rsidR="00BE5A93" w:rsidRDefault="00F700C7">
      <w:pPr>
        <w:spacing w:before="29" w:after="0" w:line="271" w:lineRule="exact"/>
        <w:ind w:left="117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FF"/>
          <w:position w:val="-1"/>
          <w:sz w:val="24"/>
          <w:szCs w:val="24"/>
          <w:u w:val="single" w:color="0000FF"/>
        </w:rPr>
        <w:t>f</w:t>
      </w:r>
      <w:r>
        <w:rPr>
          <w:rFonts w:ascii="Times New Roman" w:eastAsia="Times New Roman" w:hAnsi="Times New Roman" w:cs="Times New Roman"/>
          <w:color w:val="0000FF"/>
          <w:spacing w:val="1"/>
          <w:position w:val="-1"/>
          <w:sz w:val="24"/>
          <w:szCs w:val="24"/>
          <w:u w:val="single" w:color="0000FF"/>
        </w:rPr>
        <w:t>i</w:t>
      </w:r>
      <w:r>
        <w:rPr>
          <w:rFonts w:ascii="Times New Roman" w:eastAsia="Times New Roman" w:hAnsi="Times New Roman" w:cs="Times New Roman"/>
          <w:color w:val="0000FF"/>
          <w:spacing w:val="-4"/>
          <w:position w:val="-1"/>
          <w:sz w:val="24"/>
          <w:szCs w:val="24"/>
          <w:u w:val="single" w:color="0000FF"/>
        </w:rPr>
        <w:t>g</w:t>
      </w:r>
      <w:r>
        <w:rPr>
          <w:rFonts w:ascii="Times New Roman" w:eastAsia="Times New Roman" w:hAnsi="Times New Roman" w:cs="Times New Roman"/>
          <w:color w:val="0000FF"/>
          <w:position w:val="-1"/>
          <w:sz w:val="24"/>
          <w:szCs w:val="24"/>
          <w:u w:val="single" w:color="0000FF"/>
        </w:rPr>
        <w:t>ura</w:t>
      </w:r>
      <w:r>
        <w:rPr>
          <w:rFonts w:ascii="Times New Roman" w:eastAsia="Times New Roman" w:hAnsi="Times New Roman" w:cs="Times New Roman"/>
          <w:color w:val="0000FF"/>
          <w:spacing w:val="1"/>
          <w:position w:val="-1"/>
          <w:sz w:val="24"/>
          <w:szCs w:val="24"/>
          <w:u w:val="single" w:color="0000FF"/>
        </w:rPr>
        <w:t xml:space="preserve"> </w:t>
      </w:r>
      <w:r>
        <w:rPr>
          <w:rFonts w:ascii="Times New Roman" w:eastAsia="Times New Roman" w:hAnsi="Times New Roman" w:cs="Times New Roman"/>
          <w:color w:val="0000FF"/>
          <w:position w:val="-1"/>
          <w:sz w:val="24"/>
          <w:szCs w:val="24"/>
          <w:u w:val="single" w:color="0000FF"/>
        </w:rPr>
        <w:t xml:space="preserve">4. </w:t>
      </w:r>
      <w:r>
        <w:rPr>
          <w:rFonts w:ascii="Times New Roman" w:eastAsia="Times New Roman" w:hAnsi="Times New Roman" w:cs="Times New Roman"/>
          <w:color w:val="0000FF"/>
          <w:spacing w:val="-1"/>
          <w:position w:val="-1"/>
          <w:sz w:val="24"/>
          <w:szCs w:val="24"/>
          <w:u w:val="single" w:color="0000FF"/>
        </w:rPr>
        <w:t>V</w:t>
      </w:r>
      <w:r>
        <w:rPr>
          <w:rFonts w:ascii="Times New Roman" w:eastAsia="Times New Roman" w:hAnsi="Times New Roman" w:cs="Times New Roman"/>
          <w:color w:val="0000FF"/>
          <w:spacing w:val="1"/>
          <w:position w:val="-1"/>
          <w:sz w:val="24"/>
          <w:szCs w:val="24"/>
          <w:u w:val="single" w:color="0000FF"/>
        </w:rPr>
        <w:t>i</w:t>
      </w:r>
      <w:r>
        <w:rPr>
          <w:rFonts w:ascii="Times New Roman" w:eastAsia="Times New Roman" w:hAnsi="Times New Roman" w:cs="Times New Roman"/>
          <w:color w:val="0000FF"/>
          <w:spacing w:val="-1"/>
          <w:position w:val="-1"/>
          <w:sz w:val="24"/>
          <w:szCs w:val="24"/>
          <w:u w:val="single" w:color="0000FF"/>
        </w:rPr>
        <w:t>s</w:t>
      </w:r>
      <w:r>
        <w:rPr>
          <w:rFonts w:ascii="Times New Roman" w:eastAsia="Times New Roman" w:hAnsi="Times New Roman" w:cs="Times New Roman"/>
          <w:color w:val="0000FF"/>
          <w:spacing w:val="1"/>
          <w:position w:val="-1"/>
          <w:sz w:val="24"/>
          <w:szCs w:val="24"/>
          <w:u w:val="single" w:color="0000FF"/>
        </w:rPr>
        <w:t>t</w:t>
      </w:r>
      <w:r>
        <w:rPr>
          <w:rFonts w:ascii="Times New Roman" w:eastAsia="Times New Roman" w:hAnsi="Times New Roman" w:cs="Times New Roman"/>
          <w:color w:val="0000FF"/>
          <w:position w:val="-1"/>
          <w:sz w:val="24"/>
          <w:szCs w:val="24"/>
          <w:u w:val="single" w:color="0000FF"/>
        </w:rPr>
        <w:t>a</w:t>
      </w:r>
      <w:r>
        <w:rPr>
          <w:rFonts w:ascii="Times New Roman" w:eastAsia="Times New Roman" w:hAnsi="Times New Roman" w:cs="Times New Roman"/>
          <w:color w:val="0000FF"/>
          <w:spacing w:val="1"/>
          <w:position w:val="-1"/>
          <w:sz w:val="24"/>
          <w:szCs w:val="24"/>
          <w:u w:val="single" w:color="0000FF"/>
        </w:rPr>
        <w:t xml:space="preserve"> m</w:t>
      </w:r>
      <w:r>
        <w:rPr>
          <w:rFonts w:ascii="Times New Roman" w:eastAsia="Times New Roman" w:hAnsi="Times New Roman" w:cs="Times New Roman"/>
          <w:color w:val="0000FF"/>
          <w:position w:val="-1"/>
          <w:sz w:val="24"/>
          <w:szCs w:val="24"/>
          <w:u w:val="single" w:color="0000FF"/>
        </w:rPr>
        <w:t>ó</w:t>
      </w:r>
      <w:r>
        <w:rPr>
          <w:rFonts w:ascii="Times New Roman" w:eastAsia="Times New Roman" w:hAnsi="Times New Roman" w:cs="Times New Roman"/>
          <w:color w:val="0000FF"/>
          <w:spacing w:val="-4"/>
          <w:position w:val="-1"/>
          <w:sz w:val="24"/>
          <w:szCs w:val="24"/>
          <w:u w:val="single" w:color="0000FF"/>
        </w:rPr>
        <w:t>v</w:t>
      </w:r>
      <w:r>
        <w:rPr>
          <w:rFonts w:ascii="Times New Roman" w:eastAsia="Times New Roman" w:hAnsi="Times New Roman" w:cs="Times New Roman"/>
          <w:color w:val="0000FF"/>
          <w:spacing w:val="1"/>
          <w:position w:val="-1"/>
          <w:sz w:val="24"/>
          <w:szCs w:val="24"/>
          <w:u w:val="single" w:color="0000FF"/>
        </w:rPr>
        <w:t>ile</w:t>
      </w:r>
      <w:r>
        <w:rPr>
          <w:rFonts w:ascii="Times New Roman" w:eastAsia="Times New Roman" w:hAnsi="Times New Roman" w:cs="Times New Roman"/>
          <w:color w:val="0000FF"/>
          <w:position w:val="-1"/>
          <w:sz w:val="24"/>
          <w:szCs w:val="24"/>
          <w:u w:val="single" w:color="0000FF"/>
        </w:rPr>
        <w:t>s</w:t>
      </w:r>
      <w:r>
        <w:rPr>
          <w:rFonts w:ascii="Times New Roman" w:eastAsia="Times New Roman" w:hAnsi="Times New Roman" w:cs="Times New Roman"/>
          <w:color w:val="0000FF"/>
          <w:spacing w:val="-1"/>
          <w:position w:val="-1"/>
          <w:sz w:val="24"/>
          <w:szCs w:val="24"/>
          <w:u w:val="single" w:color="0000FF"/>
        </w:rPr>
        <w:t xml:space="preserve"> </w:t>
      </w:r>
      <w:r>
        <w:rPr>
          <w:rFonts w:ascii="Times New Roman" w:eastAsia="Times New Roman" w:hAnsi="Times New Roman" w:cs="Times New Roman"/>
          <w:color w:val="0000FF"/>
          <w:position w:val="-1"/>
          <w:sz w:val="24"/>
          <w:szCs w:val="24"/>
          <w:u w:val="single" w:color="0000FF"/>
        </w:rPr>
        <w:t>un</w:t>
      </w:r>
      <w:r>
        <w:rPr>
          <w:rFonts w:ascii="Times New Roman" w:eastAsia="Times New Roman" w:hAnsi="Times New Roman" w:cs="Times New Roman"/>
          <w:color w:val="0000FF"/>
          <w:spacing w:val="1"/>
          <w:position w:val="-1"/>
          <w:sz w:val="24"/>
          <w:szCs w:val="24"/>
          <w:u w:val="single" w:color="0000FF"/>
        </w:rPr>
        <w:t>i</w:t>
      </w:r>
      <w:r>
        <w:rPr>
          <w:rFonts w:ascii="Times New Roman" w:eastAsia="Times New Roman" w:hAnsi="Times New Roman" w:cs="Times New Roman"/>
          <w:color w:val="0000FF"/>
          <w:spacing w:val="-4"/>
          <w:position w:val="-1"/>
          <w:sz w:val="24"/>
          <w:szCs w:val="24"/>
          <w:u w:val="single" w:color="0000FF"/>
        </w:rPr>
        <w:t>v</w:t>
      </w:r>
      <w:r>
        <w:rPr>
          <w:rFonts w:ascii="Times New Roman" w:eastAsia="Times New Roman" w:hAnsi="Times New Roman" w:cs="Times New Roman"/>
          <w:color w:val="0000FF"/>
          <w:spacing w:val="1"/>
          <w:position w:val="-1"/>
          <w:sz w:val="24"/>
          <w:szCs w:val="24"/>
          <w:u w:val="single" w:color="0000FF"/>
        </w:rPr>
        <w:t>e</w:t>
      </w:r>
      <w:r>
        <w:rPr>
          <w:rFonts w:ascii="Times New Roman" w:eastAsia="Times New Roman" w:hAnsi="Times New Roman" w:cs="Times New Roman"/>
          <w:color w:val="0000FF"/>
          <w:position w:val="-1"/>
          <w:sz w:val="24"/>
          <w:szCs w:val="24"/>
          <w:u w:val="single" w:color="0000FF"/>
        </w:rPr>
        <w:t>r</w:t>
      </w:r>
      <w:r>
        <w:rPr>
          <w:rFonts w:ascii="Times New Roman" w:eastAsia="Times New Roman" w:hAnsi="Times New Roman" w:cs="Times New Roman"/>
          <w:color w:val="0000FF"/>
          <w:spacing w:val="-1"/>
          <w:position w:val="-1"/>
          <w:sz w:val="24"/>
          <w:szCs w:val="24"/>
          <w:u w:val="single" w:color="0000FF"/>
        </w:rPr>
        <w:t>s</w:t>
      </w:r>
      <w:r>
        <w:rPr>
          <w:rFonts w:ascii="Times New Roman" w:eastAsia="Times New Roman" w:hAnsi="Times New Roman" w:cs="Times New Roman"/>
          <w:color w:val="0000FF"/>
          <w:spacing w:val="1"/>
          <w:position w:val="-1"/>
          <w:sz w:val="24"/>
          <w:szCs w:val="24"/>
          <w:u w:val="single" w:color="0000FF"/>
        </w:rPr>
        <w:t>i</w:t>
      </w:r>
      <w:r>
        <w:rPr>
          <w:rFonts w:ascii="Times New Roman" w:eastAsia="Times New Roman" w:hAnsi="Times New Roman" w:cs="Times New Roman"/>
          <w:color w:val="0000FF"/>
          <w:position w:val="-1"/>
          <w:sz w:val="24"/>
          <w:szCs w:val="24"/>
          <w:u w:val="single" w:color="0000FF"/>
        </w:rPr>
        <w:t>d</w:t>
      </w:r>
      <w:r>
        <w:rPr>
          <w:rFonts w:ascii="Times New Roman" w:eastAsia="Times New Roman" w:hAnsi="Times New Roman" w:cs="Times New Roman"/>
          <w:color w:val="0000FF"/>
          <w:spacing w:val="1"/>
          <w:position w:val="-1"/>
          <w:sz w:val="24"/>
          <w:szCs w:val="24"/>
          <w:u w:val="single" w:color="0000FF"/>
        </w:rPr>
        <w:t>a</w:t>
      </w:r>
      <w:r>
        <w:rPr>
          <w:rFonts w:ascii="Times New Roman" w:eastAsia="Times New Roman" w:hAnsi="Times New Roman" w:cs="Times New Roman"/>
          <w:color w:val="0000FF"/>
          <w:position w:val="-1"/>
          <w:sz w:val="24"/>
          <w:szCs w:val="24"/>
          <w:u w:val="single" w:color="0000FF"/>
        </w:rPr>
        <w:t>d de</w:t>
      </w:r>
      <w:r>
        <w:rPr>
          <w:rFonts w:ascii="Times New Roman" w:eastAsia="Times New Roman" w:hAnsi="Times New Roman" w:cs="Times New Roman"/>
          <w:color w:val="0000FF"/>
          <w:spacing w:val="1"/>
          <w:position w:val="-1"/>
          <w:sz w:val="24"/>
          <w:szCs w:val="24"/>
          <w:u w:val="single" w:color="0000FF"/>
        </w:rPr>
        <w:t xml:space="preserve"> </w:t>
      </w:r>
      <w:r>
        <w:rPr>
          <w:rFonts w:ascii="Times New Roman" w:eastAsia="Times New Roman" w:hAnsi="Times New Roman" w:cs="Times New Roman"/>
          <w:color w:val="0000FF"/>
          <w:position w:val="-1"/>
          <w:sz w:val="24"/>
          <w:szCs w:val="24"/>
          <w:u w:val="single" w:color="0000FF"/>
        </w:rPr>
        <w:t>h</w:t>
      </w:r>
      <w:r>
        <w:rPr>
          <w:rFonts w:ascii="Times New Roman" w:eastAsia="Times New Roman" w:hAnsi="Times New Roman" w:cs="Times New Roman"/>
          <w:color w:val="0000FF"/>
          <w:spacing w:val="1"/>
          <w:position w:val="-1"/>
          <w:sz w:val="24"/>
          <w:szCs w:val="24"/>
          <w:u w:val="single" w:color="0000FF"/>
        </w:rPr>
        <w:t>a</w:t>
      </w:r>
      <w:r>
        <w:rPr>
          <w:rFonts w:ascii="Times New Roman" w:eastAsia="Times New Roman" w:hAnsi="Times New Roman" w:cs="Times New Roman"/>
          <w:color w:val="0000FF"/>
          <w:spacing w:val="-4"/>
          <w:position w:val="-1"/>
          <w:sz w:val="24"/>
          <w:szCs w:val="24"/>
          <w:u w:val="single" w:color="0000FF"/>
        </w:rPr>
        <w:t>rv</w:t>
      </w:r>
      <w:r>
        <w:rPr>
          <w:rFonts w:ascii="Times New Roman" w:eastAsia="Times New Roman" w:hAnsi="Times New Roman" w:cs="Times New Roman"/>
          <w:color w:val="0000FF"/>
          <w:spacing w:val="1"/>
          <w:position w:val="-1"/>
          <w:sz w:val="24"/>
          <w:szCs w:val="24"/>
          <w:u w:val="single" w:color="0000FF"/>
        </w:rPr>
        <w:t>a</w:t>
      </w:r>
      <w:r>
        <w:rPr>
          <w:rFonts w:ascii="Times New Roman" w:eastAsia="Times New Roman" w:hAnsi="Times New Roman" w:cs="Times New Roman"/>
          <w:color w:val="0000FF"/>
          <w:position w:val="-1"/>
          <w:sz w:val="24"/>
          <w:szCs w:val="24"/>
          <w:u w:val="single" w:color="0000FF"/>
        </w:rPr>
        <w:t>rd</w:t>
      </w:r>
    </w:p>
    <w:p w14:paraId="7AEE0DD7" w14:textId="77777777" w:rsidR="00BE5A93" w:rsidRDefault="00BE5A93">
      <w:pPr>
        <w:spacing w:before="12" w:after="0" w:line="240" w:lineRule="exact"/>
        <w:rPr>
          <w:sz w:val="24"/>
          <w:szCs w:val="24"/>
        </w:rPr>
      </w:pPr>
    </w:p>
    <w:p w14:paraId="1995E77F" w14:textId="77777777" w:rsidR="00BE5A93" w:rsidRDefault="00F700C7">
      <w:pPr>
        <w:spacing w:before="29" w:after="0" w:line="271" w:lineRule="exact"/>
        <w:ind w:left="117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FF"/>
          <w:position w:val="-1"/>
          <w:sz w:val="24"/>
          <w:szCs w:val="24"/>
          <w:u w:val="single" w:color="0000FF"/>
        </w:rPr>
        <w:t>f</w:t>
      </w:r>
      <w:r>
        <w:rPr>
          <w:rFonts w:ascii="Times New Roman" w:eastAsia="Times New Roman" w:hAnsi="Times New Roman" w:cs="Times New Roman"/>
          <w:color w:val="0000FF"/>
          <w:spacing w:val="1"/>
          <w:position w:val="-1"/>
          <w:sz w:val="24"/>
          <w:szCs w:val="24"/>
          <w:u w:val="single" w:color="0000FF"/>
        </w:rPr>
        <w:t>i</w:t>
      </w:r>
      <w:r>
        <w:rPr>
          <w:rFonts w:ascii="Times New Roman" w:eastAsia="Times New Roman" w:hAnsi="Times New Roman" w:cs="Times New Roman"/>
          <w:color w:val="0000FF"/>
          <w:spacing w:val="-4"/>
          <w:position w:val="-1"/>
          <w:sz w:val="24"/>
          <w:szCs w:val="24"/>
          <w:u w:val="single" w:color="0000FF"/>
        </w:rPr>
        <w:t>g</w:t>
      </w:r>
      <w:r>
        <w:rPr>
          <w:rFonts w:ascii="Times New Roman" w:eastAsia="Times New Roman" w:hAnsi="Times New Roman" w:cs="Times New Roman"/>
          <w:color w:val="0000FF"/>
          <w:position w:val="-1"/>
          <w:sz w:val="24"/>
          <w:szCs w:val="24"/>
          <w:u w:val="single" w:color="0000FF"/>
        </w:rPr>
        <w:t>ura</w:t>
      </w:r>
      <w:r>
        <w:rPr>
          <w:rFonts w:ascii="Times New Roman" w:eastAsia="Times New Roman" w:hAnsi="Times New Roman" w:cs="Times New Roman"/>
          <w:color w:val="0000FF"/>
          <w:spacing w:val="1"/>
          <w:position w:val="-1"/>
          <w:sz w:val="24"/>
          <w:szCs w:val="24"/>
          <w:u w:val="single" w:color="0000FF"/>
        </w:rPr>
        <w:t xml:space="preserve"> </w:t>
      </w:r>
      <w:r>
        <w:rPr>
          <w:rFonts w:ascii="Times New Roman" w:eastAsia="Times New Roman" w:hAnsi="Times New Roman" w:cs="Times New Roman"/>
          <w:color w:val="0000FF"/>
          <w:position w:val="-1"/>
          <w:sz w:val="24"/>
          <w:szCs w:val="24"/>
          <w:u w:val="single" w:color="0000FF"/>
        </w:rPr>
        <w:t xml:space="preserve">5. </w:t>
      </w:r>
      <w:r>
        <w:rPr>
          <w:rFonts w:ascii="Times New Roman" w:eastAsia="Times New Roman" w:hAnsi="Times New Roman" w:cs="Times New Roman"/>
          <w:color w:val="0000FF"/>
          <w:spacing w:val="-1"/>
          <w:position w:val="-1"/>
          <w:sz w:val="24"/>
          <w:szCs w:val="24"/>
          <w:u w:val="single" w:color="0000FF"/>
        </w:rPr>
        <w:t>V</w:t>
      </w:r>
      <w:r>
        <w:rPr>
          <w:rFonts w:ascii="Times New Roman" w:eastAsia="Times New Roman" w:hAnsi="Times New Roman" w:cs="Times New Roman"/>
          <w:color w:val="0000FF"/>
          <w:spacing w:val="1"/>
          <w:position w:val="-1"/>
          <w:sz w:val="24"/>
          <w:szCs w:val="24"/>
          <w:u w:val="single" w:color="0000FF"/>
        </w:rPr>
        <w:t>i</w:t>
      </w:r>
      <w:r>
        <w:rPr>
          <w:rFonts w:ascii="Times New Roman" w:eastAsia="Times New Roman" w:hAnsi="Times New Roman" w:cs="Times New Roman"/>
          <w:color w:val="0000FF"/>
          <w:spacing w:val="-1"/>
          <w:position w:val="-1"/>
          <w:sz w:val="24"/>
          <w:szCs w:val="24"/>
          <w:u w:val="single" w:color="0000FF"/>
        </w:rPr>
        <w:t>s</w:t>
      </w:r>
      <w:r>
        <w:rPr>
          <w:rFonts w:ascii="Times New Roman" w:eastAsia="Times New Roman" w:hAnsi="Times New Roman" w:cs="Times New Roman"/>
          <w:color w:val="0000FF"/>
          <w:spacing w:val="1"/>
          <w:position w:val="-1"/>
          <w:sz w:val="24"/>
          <w:szCs w:val="24"/>
          <w:u w:val="single" w:color="0000FF"/>
        </w:rPr>
        <w:t>t</w:t>
      </w:r>
      <w:r>
        <w:rPr>
          <w:rFonts w:ascii="Times New Roman" w:eastAsia="Times New Roman" w:hAnsi="Times New Roman" w:cs="Times New Roman"/>
          <w:color w:val="0000FF"/>
          <w:position w:val="-1"/>
          <w:sz w:val="24"/>
          <w:szCs w:val="24"/>
          <w:u w:val="single" w:color="0000FF"/>
        </w:rPr>
        <w:t>a</w:t>
      </w:r>
      <w:r>
        <w:rPr>
          <w:rFonts w:ascii="Times New Roman" w:eastAsia="Times New Roman" w:hAnsi="Times New Roman" w:cs="Times New Roman"/>
          <w:color w:val="0000FF"/>
          <w:spacing w:val="1"/>
          <w:position w:val="-1"/>
          <w:sz w:val="24"/>
          <w:szCs w:val="24"/>
          <w:u w:val="single" w:color="0000FF"/>
        </w:rPr>
        <w:t xml:space="preserve"> m</w:t>
      </w:r>
      <w:r>
        <w:rPr>
          <w:rFonts w:ascii="Times New Roman" w:eastAsia="Times New Roman" w:hAnsi="Times New Roman" w:cs="Times New Roman"/>
          <w:color w:val="0000FF"/>
          <w:position w:val="-1"/>
          <w:sz w:val="24"/>
          <w:szCs w:val="24"/>
          <w:u w:val="single" w:color="0000FF"/>
        </w:rPr>
        <w:t>ó</w:t>
      </w:r>
      <w:r>
        <w:rPr>
          <w:rFonts w:ascii="Times New Roman" w:eastAsia="Times New Roman" w:hAnsi="Times New Roman" w:cs="Times New Roman"/>
          <w:color w:val="0000FF"/>
          <w:spacing w:val="-4"/>
          <w:position w:val="-1"/>
          <w:sz w:val="24"/>
          <w:szCs w:val="24"/>
          <w:u w:val="single" w:color="0000FF"/>
        </w:rPr>
        <w:t>v</w:t>
      </w:r>
      <w:r>
        <w:rPr>
          <w:rFonts w:ascii="Times New Roman" w:eastAsia="Times New Roman" w:hAnsi="Times New Roman" w:cs="Times New Roman"/>
          <w:color w:val="0000FF"/>
          <w:spacing w:val="1"/>
          <w:position w:val="-1"/>
          <w:sz w:val="24"/>
          <w:szCs w:val="24"/>
          <w:u w:val="single" w:color="0000FF"/>
        </w:rPr>
        <w:t>ile</w:t>
      </w:r>
      <w:r>
        <w:rPr>
          <w:rFonts w:ascii="Times New Roman" w:eastAsia="Times New Roman" w:hAnsi="Times New Roman" w:cs="Times New Roman"/>
          <w:color w:val="0000FF"/>
          <w:position w:val="-1"/>
          <w:sz w:val="24"/>
          <w:szCs w:val="24"/>
          <w:u w:val="single" w:color="0000FF"/>
        </w:rPr>
        <w:t>s</w:t>
      </w:r>
      <w:r>
        <w:rPr>
          <w:rFonts w:ascii="Times New Roman" w:eastAsia="Times New Roman" w:hAnsi="Times New Roman" w:cs="Times New Roman"/>
          <w:color w:val="0000FF"/>
          <w:spacing w:val="-1"/>
          <w:position w:val="-1"/>
          <w:sz w:val="24"/>
          <w:szCs w:val="24"/>
          <w:u w:val="single" w:color="0000FF"/>
        </w:rPr>
        <w:t xml:space="preserve"> </w:t>
      </w:r>
      <w:r>
        <w:rPr>
          <w:rFonts w:ascii="Times New Roman" w:eastAsia="Times New Roman" w:hAnsi="Times New Roman" w:cs="Times New Roman"/>
          <w:color w:val="0000FF"/>
          <w:position w:val="-1"/>
          <w:sz w:val="24"/>
          <w:szCs w:val="24"/>
          <w:u w:val="single" w:color="0000FF"/>
        </w:rPr>
        <w:t>un</w:t>
      </w:r>
      <w:r>
        <w:rPr>
          <w:rFonts w:ascii="Times New Roman" w:eastAsia="Times New Roman" w:hAnsi="Times New Roman" w:cs="Times New Roman"/>
          <w:color w:val="0000FF"/>
          <w:spacing w:val="1"/>
          <w:position w:val="-1"/>
          <w:sz w:val="24"/>
          <w:szCs w:val="24"/>
          <w:u w:val="single" w:color="0000FF"/>
        </w:rPr>
        <w:t>i</w:t>
      </w:r>
      <w:r>
        <w:rPr>
          <w:rFonts w:ascii="Times New Roman" w:eastAsia="Times New Roman" w:hAnsi="Times New Roman" w:cs="Times New Roman"/>
          <w:color w:val="0000FF"/>
          <w:spacing w:val="-4"/>
          <w:position w:val="-1"/>
          <w:sz w:val="24"/>
          <w:szCs w:val="24"/>
          <w:u w:val="single" w:color="0000FF"/>
        </w:rPr>
        <w:t>v</w:t>
      </w:r>
      <w:r>
        <w:rPr>
          <w:rFonts w:ascii="Times New Roman" w:eastAsia="Times New Roman" w:hAnsi="Times New Roman" w:cs="Times New Roman"/>
          <w:color w:val="0000FF"/>
          <w:spacing w:val="1"/>
          <w:position w:val="-1"/>
          <w:sz w:val="24"/>
          <w:szCs w:val="24"/>
          <w:u w:val="single" w:color="0000FF"/>
        </w:rPr>
        <w:t>e</w:t>
      </w:r>
      <w:r>
        <w:rPr>
          <w:rFonts w:ascii="Times New Roman" w:eastAsia="Times New Roman" w:hAnsi="Times New Roman" w:cs="Times New Roman"/>
          <w:color w:val="0000FF"/>
          <w:position w:val="-1"/>
          <w:sz w:val="24"/>
          <w:szCs w:val="24"/>
          <w:u w:val="single" w:color="0000FF"/>
        </w:rPr>
        <w:t>r</w:t>
      </w:r>
      <w:r>
        <w:rPr>
          <w:rFonts w:ascii="Times New Roman" w:eastAsia="Times New Roman" w:hAnsi="Times New Roman" w:cs="Times New Roman"/>
          <w:color w:val="0000FF"/>
          <w:spacing w:val="-1"/>
          <w:position w:val="-1"/>
          <w:sz w:val="24"/>
          <w:szCs w:val="24"/>
          <w:u w:val="single" w:color="0000FF"/>
        </w:rPr>
        <w:t>s</w:t>
      </w:r>
      <w:r>
        <w:rPr>
          <w:rFonts w:ascii="Times New Roman" w:eastAsia="Times New Roman" w:hAnsi="Times New Roman" w:cs="Times New Roman"/>
          <w:color w:val="0000FF"/>
          <w:spacing w:val="1"/>
          <w:position w:val="-1"/>
          <w:sz w:val="24"/>
          <w:szCs w:val="24"/>
          <w:u w:val="single" w:color="0000FF"/>
        </w:rPr>
        <w:t>i</w:t>
      </w:r>
      <w:r>
        <w:rPr>
          <w:rFonts w:ascii="Times New Roman" w:eastAsia="Times New Roman" w:hAnsi="Times New Roman" w:cs="Times New Roman"/>
          <w:color w:val="0000FF"/>
          <w:position w:val="-1"/>
          <w:sz w:val="24"/>
          <w:szCs w:val="24"/>
          <w:u w:val="single" w:color="0000FF"/>
        </w:rPr>
        <w:t>d</w:t>
      </w:r>
      <w:r>
        <w:rPr>
          <w:rFonts w:ascii="Times New Roman" w:eastAsia="Times New Roman" w:hAnsi="Times New Roman" w:cs="Times New Roman"/>
          <w:color w:val="0000FF"/>
          <w:spacing w:val="1"/>
          <w:position w:val="-1"/>
          <w:sz w:val="24"/>
          <w:szCs w:val="24"/>
          <w:u w:val="single" w:color="0000FF"/>
        </w:rPr>
        <w:t>a</w:t>
      </w:r>
      <w:r>
        <w:rPr>
          <w:rFonts w:ascii="Times New Roman" w:eastAsia="Times New Roman" w:hAnsi="Times New Roman" w:cs="Times New Roman"/>
          <w:color w:val="0000FF"/>
          <w:position w:val="-1"/>
          <w:sz w:val="24"/>
          <w:szCs w:val="24"/>
          <w:u w:val="single" w:color="0000FF"/>
        </w:rPr>
        <w:t>d de</w:t>
      </w:r>
      <w:r>
        <w:rPr>
          <w:rFonts w:ascii="Times New Roman" w:eastAsia="Times New Roman" w:hAnsi="Times New Roman" w:cs="Times New Roman"/>
          <w:color w:val="0000FF"/>
          <w:spacing w:val="6"/>
          <w:position w:val="-1"/>
          <w:sz w:val="24"/>
          <w:szCs w:val="24"/>
          <w:u w:val="single" w:color="0000FF"/>
        </w:rPr>
        <w:t xml:space="preserve"> </w:t>
      </w:r>
      <w:r>
        <w:rPr>
          <w:rFonts w:ascii="Times New Roman" w:eastAsia="Times New Roman" w:hAnsi="Times New Roman" w:cs="Times New Roman"/>
          <w:color w:val="0000FF"/>
          <w:position w:val="-1"/>
          <w:sz w:val="24"/>
          <w:szCs w:val="24"/>
          <w:u w:val="single" w:color="0000FF"/>
        </w:rPr>
        <w:t>ph</w:t>
      </w:r>
      <w:r>
        <w:rPr>
          <w:rFonts w:ascii="Times New Roman" w:eastAsia="Times New Roman" w:hAnsi="Times New Roman" w:cs="Times New Roman"/>
          <w:color w:val="0000FF"/>
          <w:spacing w:val="-4"/>
          <w:position w:val="-1"/>
          <w:sz w:val="24"/>
          <w:szCs w:val="24"/>
          <w:u w:val="single" w:color="0000FF"/>
        </w:rPr>
        <w:t>o</w:t>
      </w:r>
      <w:r>
        <w:rPr>
          <w:rFonts w:ascii="Times New Roman" w:eastAsia="Times New Roman" w:hAnsi="Times New Roman" w:cs="Times New Roman"/>
          <w:color w:val="0000FF"/>
          <w:spacing w:val="1"/>
          <w:position w:val="-1"/>
          <w:sz w:val="24"/>
          <w:szCs w:val="24"/>
          <w:u w:val="single" w:color="0000FF"/>
        </w:rPr>
        <w:t>e</w:t>
      </w:r>
      <w:r>
        <w:rPr>
          <w:rFonts w:ascii="Times New Roman" w:eastAsia="Times New Roman" w:hAnsi="Times New Roman" w:cs="Times New Roman"/>
          <w:color w:val="0000FF"/>
          <w:position w:val="-1"/>
          <w:sz w:val="24"/>
          <w:szCs w:val="24"/>
          <w:u w:val="single" w:color="0000FF"/>
        </w:rPr>
        <w:t>n</w:t>
      </w:r>
      <w:r>
        <w:rPr>
          <w:rFonts w:ascii="Times New Roman" w:eastAsia="Times New Roman" w:hAnsi="Times New Roman" w:cs="Times New Roman"/>
          <w:color w:val="0000FF"/>
          <w:spacing w:val="1"/>
          <w:position w:val="-1"/>
          <w:sz w:val="24"/>
          <w:szCs w:val="24"/>
          <w:u w:val="single" w:color="0000FF"/>
        </w:rPr>
        <w:t>i</w:t>
      </w:r>
      <w:r>
        <w:rPr>
          <w:rFonts w:ascii="Times New Roman" w:eastAsia="Times New Roman" w:hAnsi="Times New Roman" w:cs="Times New Roman"/>
          <w:color w:val="0000FF"/>
          <w:position w:val="-1"/>
          <w:sz w:val="24"/>
          <w:szCs w:val="24"/>
          <w:u w:val="single" w:color="0000FF"/>
        </w:rPr>
        <w:t>x</w:t>
      </w:r>
    </w:p>
    <w:p w14:paraId="26DEA651" w14:textId="77777777" w:rsidR="00BE5A93" w:rsidRDefault="00BE5A93">
      <w:pPr>
        <w:spacing w:before="12" w:after="0" w:line="240" w:lineRule="exact"/>
        <w:rPr>
          <w:sz w:val="24"/>
          <w:szCs w:val="24"/>
        </w:rPr>
      </w:pPr>
    </w:p>
    <w:p w14:paraId="469F2739" w14:textId="77777777" w:rsidR="00BE5A93" w:rsidRDefault="00F700C7">
      <w:pPr>
        <w:spacing w:before="29" w:after="0" w:line="271" w:lineRule="exact"/>
        <w:ind w:left="117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FF"/>
          <w:position w:val="-1"/>
          <w:sz w:val="24"/>
          <w:szCs w:val="24"/>
          <w:u w:val="single" w:color="0000FF"/>
        </w:rPr>
        <w:t>f</w:t>
      </w:r>
      <w:r>
        <w:rPr>
          <w:rFonts w:ascii="Times New Roman" w:eastAsia="Times New Roman" w:hAnsi="Times New Roman" w:cs="Times New Roman"/>
          <w:color w:val="0000FF"/>
          <w:spacing w:val="1"/>
          <w:position w:val="-1"/>
          <w:sz w:val="24"/>
          <w:szCs w:val="24"/>
          <w:u w:val="single" w:color="0000FF"/>
        </w:rPr>
        <w:t>i</w:t>
      </w:r>
      <w:r>
        <w:rPr>
          <w:rFonts w:ascii="Times New Roman" w:eastAsia="Times New Roman" w:hAnsi="Times New Roman" w:cs="Times New Roman"/>
          <w:color w:val="0000FF"/>
          <w:spacing w:val="-4"/>
          <w:position w:val="-1"/>
          <w:sz w:val="24"/>
          <w:szCs w:val="24"/>
          <w:u w:val="single" w:color="0000FF"/>
        </w:rPr>
        <w:t>g</w:t>
      </w:r>
      <w:r>
        <w:rPr>
          <w:rFonts w:ascii="Times New Roman" w:eastAsia="Times New Roman" w:hAnsi="Times New Roman" w:cs="Times New Roman"/>
          <w:color w:val="0000FF"/>
          <w:position w:val="-1"/>
          <w:sz w:val="24"/>
          <w:szCs w:val="24"/>
          <w:u w:val="single" w:color="0000FF"/>
        </w:rPr>
        <w:t>ura</w:t>
      </w:r>
      <w:r>
        <w:rPr>
          <w:rFonts w:ascii="Times New Roman" w:eastAsia="Times New Roman" w:hAnsi="Times New Roman" w:cs="Times New Roman"/>
          <w:color w:val="0000FF"/>
          <w:spacing w:val="1"/>
          <w:position w:val="-1"/>
          <w:sz w:val="24"/>
          <w:szCs w:val="24"/>
          <w:u w:val="single" w:color="0000FF"/>
        </w:rPr>
        <w:t xml:space="preserve"> </w:t>
      </w:r>
      <w:r>
        <w:rPr>
          <w:rFonts w:ascii="Times New Roman" w:eastAsia="Times New Roman" w:hAnsi="Times New Roman" w:cs="Times New Roman"/>
          <w:color w:val="0000FF"/>
          <w:position w:val="-1"/>
          <w:sz w:val="24"/>
          <w:szCs w:val="24"/>
          <w:u w:val="single" w:color="0000FF"/>
        </w:rPr>
        <w:t xml:space="preserve">6. </w:t>
      </w:r>
      <w:r>
        <w:rPr>
          <w:rFonts w:ascii="Times New Roman" w:eastAsia="Times New Roman" w:hAnsi="Times New Roman" w:cs="Times New Roman"/>
          <w:color w:val="0000FF"/>
          <w:spacing w:val="-1"/>
          <w:position w:val="-1"/>
          <w:sz w:val="24"/>
          <w:szCs w:val="24"/>
          <w:u w:val="single" w:color="0000FF"/>
        </w:rPr>
        <w:t>V</w:t>
      </w:r>
      <w:r>
        <w:rPr>
          <w:rFonts w:ascii="Times New Roman" w:eastAsia="Times New Roman" w:hAnsi="Times New Roman" w:cs="Times New Roman"/>
          <w:color w:val="0000FF"/>
          <w:spacing w:val="1"/>
          <w:position w:val="-1"/>
          <w:sz w:val="24"/>
          <w:szCs w:val="24"/>
          <w:u w:val="single" w:color="0000FF"/>
        </w:rPr>
        <w:t>e</w:t>
      </w:r>
      <w:r>
        <w:rPr>
          <w:rFonts w:ascii="Times New Roman" w:eastAsia="Times New Roman" w:hAnsi="Times New Roman" w:cs="Times New Roman"/>
          <w:color w:val="0000FF"/>
          <w:position w:val="-1"/>
          <w:sz w:val="24"/>
          <w:szCs w:val="24"/>
          <w:u w:val="single" w:color="0000FF"/>
        </w:rPr>
        <w:t>n</w:t>
      </w:r>
      <w:r>
        <w:rPr>
          <w:rFonts w:ascii="Times New Roman" w:eastAsia="Times New Roman" w:hAnsi="Times New Roman" w:cs="Times New Roman"/>
          <w:color w:val="0000FF"/>
          <w:spacing w:val="1"/>
          <w:position w:val="-1"/>
          <w:sz w:val="24"/>
          <w:szCs w:val="24"/>
          <w:u w:val="single" w:color="0000FF"/>
        </w:rPr>
        <w:t>t</w:t>
      </w:r>
      <w:r>
        <w:rPr>
          <w:rFonts w:ascii="Times New Roman" w:eastAsia="Times New Roman" w:hAnsi="Times New Roman" w:cs="Times New Roman"/>
          <w:color w:val="0000FF"/>
          <w:position w:val="-1"/>
          <w:sz w:val="24"/>
          <w:szCs w:val="24"/>
          <w:u w:val="single" w:color="0000FF"/>
        </w:rPr>
        <w:t>a</w:t>
      </w:r>
      <w:r>
        <w:rPr>
          <w:rFonts w:ascii="Times New Roman" w:eastAsia="Times New Roman" w:hAnsi="Times New Roman" w:cs="Times New Roman"/>
          <w:color w:val="0000FF"/>
          <w:spacing w:val="1"/>
          <w:position w:val="-1"/>
          <w:sz w:val="24"/>
          <w:szCs w:val="24"/>
          <w:u w:val="single" w:color="0000FF"/>
        </w:rPr>
        <w:t xml:space="preserve"> </w:t>
      </w:r>
      <w:r>
        <w:rPr>
          <w:rFonts w:ascii="Times New Roman" w:eastAsia="Times New Roman" w:hAnsi="Times New Roman" w:cs="Times New Roman"/>
          <w:color w:val="0000FF"/>
          <w:position w:val="-1"/>
          <w:sz w:val="24"/>
          <w:szCs w:val="24"/>
          <w:u w:val="single" w:color="0000FF"/>
        </w:rPr>
        <w:t>de</w:t>
      </w:r>
      <w:r>
        <w:rPr>
          <w:rFonts w:ascii="Times New Roman" w:eastAsia="Times New Roman" w:hAnsi="Times New Roman" w:cs="Times New Roman"/>
          <w:color w:val="0000FF"/>
          <w:spacing w:val="1"/>
          <w:position w:val="-1"/>
          <w:sz w:val="24"/>
          <w:szCs w:val="24"/>
          <w:u w:val="single" w:color="0000FF"/>
        </w:rPr>
        <w:t xml:space="preserve"> </w:t>
      </w:r>
      <w:r>
        <w:rPr>
          <w:rFonts w:ascii="Times New Roman" w:eastAsia="Times New Roman" w:hAnsi="Times New Roman" w:cs="Times New Roman"/>
          <w:color w:val="0000FF"/>
          <w:spacing w:val="-1"/>
          <w:position w:val="-1"/>
          <w:sz w:val="24"/>
          <w:szCs w:val="24"/>
          <w:u w:val="single" w:color="0000FF"/>
        </w:rPr>
        <w:t>s</w:t>
      </w:r>
      <w:r>
        <w:rPr>
          <w:rFonts w:ascii="Times New Roman" w:eastAsia="Times New Roman" w:hAnsi="Times New Roman" w:cs="Times New Roman"/>
          <w:color w:val="0000FF"/>
          <w:spacing w:val="1"/>
          <w:position w:val="-1"/>
          <w:sz w:val="24"/>
          <w:szCs w:val="24"/>
          <w:u w:val="single" w:color="0000FF"/>
        </w:rPr>
        <w:t>ma</w:t>
      </w:r>
      <w:r>
        <w:rPr>
          <w:rFonts w:ascii="Times New Roman" w:eastAsia="Times New Roman" w:hAnsi="Times New Roman" w:cs="Times New Roman"/>
          <w:color w:val="0000FF"/>
          <w:spacing w:val="-4"/>
          <w:position w:val="-1"/>
          <w:sz w:val="24"/>
          <w:szCs w:val="24"/>
          <w:u w:val="single" w:color="0000FF"/>
        </w:rPr>
        <w:t>r</w:t>
      </w:r>
      <w:r>
        <w:rPr>
          <w:rFonts w:ascii="Times New Roman" w:eastAsia="Times New Roman" w:hAnsi="Times New Roman" w:cs="Times New Roman"/>
          <w:color w:val="0000FF"/>
          <w:spacing w:val="1"/>
          <w:position w:val="-1"/>
          <w:sz w:val="24"/>
          <w:szCs w:val="24"/>
          <w:u w:val="single" w:color="0000FF"/>
        </w:rPr>
        <w:t>t</w:t>
      </w:r>
      <w:r>
        <w:rPr>
          <w:rFonts w:ascii="Times New Roman" w:eastAsia="Times New Roman" w:hAnsi="Times New Roman" w:cs="Times New Roman"/>
          <w:color w:val="0000FF"/>
          <w:position w:val="-1"/>
          <w:sz w:val="24"/>
          <w:szCs w:val="24"/>
          <w:u w:val="single" w:color="0000FF"/>
        </w:rPr>
        <w:t>phone</w:t>
      </w:r>
      <w:r>
        <w:rPr>
          <w:rFonts w:ascii="Times New Roman" w:eastAsia="Times New Roman" w:hAnsi="Times New Roman" w:cs="Times New Roman"/>
          <w:color w:val="0000FF"/>
          <w:spacing w:val="1"/>
          <w:position w:val="-1"/>
          <w:sz w:val="24"/>
          <w:szCs w:val="24"/>
          <w:u w:val="single" w:color="0000FF"/>
        </w:rPr>
        <w:t xml:space="preserve"> e</w:t>
      </w:r>
      <w:r>
        <w:rPr>
          <w:rFonts w:ascii="Times New Roman" w:eastAsia="Times New Roman" w:hAnsi="Times New Roman" w:cs="Times New Roman"/>
          <w:color w:val="0000FF"/>
          <w:position w:val="-1"/>
          <w:sz w:val="24"/>
          <w:szCs w:val="24"/>
          <w:u w:val="single" w:color="0000FF"/>
        </w:rPr>
        <w:t>n</w:t>
      </w:r>
      <w:r>
        <w:rPr>
          <w:rFonts w:ascii="Times New Roman" w:eastAsia="Times New Roman" w:hAnsi="Times New Roman" w:cs="Times New Roman"/>
          <w:color w:val="0000FF"/>
          <w:spacing w:val="-4"/>
          <w:position w:val="-1"/>
          <w:sz w:val="24"/>
          <w:szCs w:val="24"/>
          <w:u w:val="single" w:color="0000FF"/>
        </w:rPr>
        <w:t xml:space="preserve"> </w:t>
      </w:r>
      <w:r>
        <w:rPr>
          <w:rFonts w:ascii="Times New Roman" w:eastAsia="Times New Roman" w:hAnsi="Times New Roman" w:cs="Times New Roman"/>
          <w:color w:val="0000FF"/>
          <w:spacing w:val="1"/>
          <w:position w:val="-1"/>
          <w:sz w:val="24"/>
          <w:szCs w:val="24"/>
          <w:u w:val="single" w:color="0000FF"/>
        </w:rPr>
        <w:t>e</w:t>
      </w:r>
      <w:r>
        <w:rPr>
          <w:rFonts w:ascii="Times New Roman" w:eastAsia="Times New Roman" w:hAnsi="Times New Roman" w:cs="Times New Roman"/>
          <w:color w:val="0000FF"/>
          <w:position w:val="-1"/>
          <w:sz w:val="24"/>
          <w:szCs w:val="24"/>
          <w:u w:val="single" w:color="0000FF"/>
        </w:rPr>
        <w:t>l</w:t>
      </w:r>
      <w:r>
        <w:rPr>
          <w:rFonts w:ascii="Times New Roman" w:eastAsia="Times New Roman" w:hAnsi="Times New Roman" w:cs="Times New Roman"/>
          <w:color w:val="0000FF"/>
          <w:spacing w:val="1"/>
          <w:position w:val="-1"/>
          <w:sz w:val="24"/>
          <w:szCs w:val="24"/>
          <w:u w:val="single" w:color="0000FF"/>
        </w:rPr>
        <w:t xml:space="preserve"> m</w:t>
      </w:r>
      <w:r>
        <w:rPr>
          <w:rFonts w:ascii="Times New Roman" w:eastAsia="Times New Roman" w:hAnsi="Times New Roman" w:cs="Times New Roman"/>
          <w:color w:val="0000FF"/>
          <w:position w:val="-1"/>
          <w:sz w:val="24"/>
          <w:szCs w:val="24"/>
          <w:u w:val="single" w:color="0000FF"/>
        </w:rPr>
        <w:t>un</w:t>
      </w:r>
      <w:r>
        <w:rPr>
          <w:rFonts w:ascii="Times New Roman" w:eastAsia="Times New Roman" w:hAnsi="Times New Roman" w:cs="Times New Roman"/>
          <w:color w:val="0000FF"/>
          <w:spacing w:val="-4"/>
          <w:position w:val="-1"/>
          <w:sz w:val="24"/>
          <w:szCs w:val="24"/>
          <w:u w:val="single" w:color="0000FF"/>
        </w:rPr>
        <w:t>d</w:t>
      </w:r>
      <w:r>
        <w:rPr>
          <w:rFonts w:ascii="Times New Roman" w:eastAsia="Times New Roman" w:hAnsi="Times New Roman" w:cs="Times New Roman"/>
          <w:color w:val="0000FF"/>
          <w:position w:val="-1"/>
          <w:sz w:val="24"/>
          <w:szCs w:val="24"/>
          <w:u w:val="single" w:color="0000FF"/>
        </w:rPr>
        <w:t>o (</w:t>
      </w:r>
      <w:r>
        <w:rPr>
          <w:rFonts w:ascii="Times New Roman" w:eastAsia="Times New Roman" w:hAnsi="Times New Roman" w:cs="Times New Roman"/>
          <w:color w:val="0000FF"/>
          <w:spacing w:val="1"/>
          <w:position w:val="-1"/>
          <w:sz w:val="24"/>
          <w:szCs w:val="24"/>
          <w:u w:val="single" w:color="0000FF"/>
        </w:rPr>
        <w:t>mile</w:t>
      </w:r>
      <w:r>
        <w:rPr>
          <w:rFonts w:ascii="Times New Roman" w:eastAsia="Times New Roman" w:hAnsi="Times New Roman" w:cs="Times New Roman"/>
          <w:color w:val="0000FF"/>
          <w:position w:val="-1"/>
          <w:sz w:val="24"/>
          <w:szCs w:val="24"/>
          <w:u w:val="single" w:color="0000FF"/>
        </w:rPr>
        <w:t>s</w:t>
      </w:r>
      <w:r>
        <w:rPr>
          <w:rFonts w:ascii="Times New Roman" w:eastAsia="Times New Roman" w:hAnsi="Times New Roman" w:cs="Times New Roman"/>
          <w:color w:val="0000FF"/>
          <w:spacing w:val="-1"/>
          <w:position w:val="-1"/>
          <w:sz w:val="24"/>
          <w:szCs w:val="24"/>
          <w:u w:val="single" w:color="0000FF"/>
        </w:rPr>
        <w:t xml:space="preserve"> </w:t>
      </w:r>
      <w:r>
        <w:rPr>
          <w:rFonts w:ascii="Times New Roman" w:eastAsia="Times New Roman" w:hAnsi="Times New Roman" w:cs="Times New Roman"/>
          <w:color w:val="0000FF"/>
          <w:position w:val="-1"/>
          <w:sz w:val="24"/>
          <w:szCs w:val="24"/>
          <w:u w:val="single" w:color="0000FF"/>
        </w:rPr>
        <w:t>de</w:t>
      </w:r>
      <w:r>
        <w:rPr>
          <w:rFonts w:ascii="Times New Roman" w:eastAsia="Times New Roman" w:hAnsi="Times New Roman" w:cs="Times New Roman"/>
          <w:color w:val="0000FF"/>
          <w:spacing w:val="1"/>
          <w:position w:val="-1"/>
          <w:sz w:val="24"/>
          <w:szCs w:val="24"/>
          <w:u w:val="single" w:color="0000FF"/>
        </w:rPr>
        <w:t xml:space="preserve"> </w:t>
      </w:r>
      <w:r>
        <w:rPr>
          <w:rFonts w:ascii="Times New Roman" w:eastAsia="Times New Roman" w:hAnsi="Times New Roman" w:cs="Times New Roman"/>
          <w:color w:val="0000FF"/>
          <w:position w:val="-1"/>
          <w:sz w:val="24"/>
          <w:szCs w:val="24"/>
          <w:u w:val="single" w:color="0000FF"/>
        </w:rPr>
        <w:t>u</w:t>
      </w:r>
      <w:r>
        <w:rPr>
          <w:rFonts w:ascii="Times New Roman" w:eastAsia="Times New Roman" w:hAnsi="Times New Roman" w:cs="Times New Roman"/>
          <w:color w:val="0000FF"/>
          <w:spacing w:val="-4"/>
          <w:position w:val="-1"/>
          <w:sz w:val="24"/>
          <w:szCs w:val="24"/>
          <w:u w:val="single" w:color="0000FF"/>
        </w:rPr>
        <w:t>n</w:t>
      </w:r>
      <w:r>
        <w:rPr>
          <w:rFonts w:ascii="Times New Roman" w:eastAsia="Times New Roman" w:hAnsi="Times New Roman" w:cs="Times New Roman"/>
          <w:color w:val="0000FF"/>
          <w:spacing w:val="1"/>
          <w:position w:val="-1"/>
          <w:sz w:val="24"/>
          <w:szCs w:val="24"/>
          <w:u w:val="single" w:color="0000FF"/>
        </w:rPr>
        <w:t>i</w:t>
      </w:r>
      <w:r>
        <w:rPr>
          <w:rFonts w:ascii="Times New Roman" w:eastAsia="Times New Roman" w:hAnsi="Times New Roman" w:cs="Times New Roman"/>
          <w:color w:val="0000FF"/>
          <w:position w:val="-1"/>
          <w:sz w:val="24"/>
          <w:szCs w:val="24"/>
          <w:u w:val="single" w:color="0000FF"/>
        </w:rPr>
        <w:t>d</w:t>
      </w:r>
      <w:r>
        <w:rPr>
          <w:rFonts w:ascii="Times New Roman" w:eastAsia="Times New Roman" w:hAnsi="Times New Roman" w:cs="Times New Roman"/>
          <w:color w:val="0000FF"/>
          <w:spacing w:val="1"/>
          <w:position w:val="-1"/>
          <w:sz w:val="24"/>
          <w:szCs w:val="24"/>
          <w:u w:val="single" w:color="0000FF"/>
        </w:rPr>
        <w:t>a</w:t>
      </w:r>
      <w:r>
        <w:rPr>
          <w:rFonts w:ascii="Times New Roman" w:eastAsia="Times New Roman" w:hAnsi="Times New Roman" w:cs="Times New Roman"/>
          <w:color w:val="0000FF"/>
          <w:position w:val="-1"/>
          <w:sz w:val="24"/>
          <w:szCs w:val="24"/>
          <w:u w:val="single" w:color="0000FF"/>
        </w:rPr>
        <w:t>d</w:t>
      </w:r>
      <w:r>
        <w:rPr>
          <w:rFonts w:ascii="Times New Roman" w:eastAsia="Times New Roman" w:hAnsi="Times New Roman" w:cs="Times New Roman"/>
          <w:color w:val="0000FF"/>
          <w:spacing w:val="1"/>
          <w:position w:val="-1"/>
          <w:sz w:val="24"/>
          <w:szCs w:val="24"/>
          <w:u w:val="single" w:color="0000FF"/>
        </w:rPr>
        <w:t>e</w:t>
      </w:r>
      <w:r>
        <w:rPr>
          <w:rFonts w:ascii="Times New Roman" w:eastAsia="Times New Roman" w:hAnsi="Times New Roman" w:cs="Times New Roman"/>
          <w:color w:val="0000FF"/>
          <w:spacing w:val="-1"/>
          <w:position w:val="-1"/>
          <w:sz w:val="24"/>
          <w:szCs w:val="24"/>
          <w:u w:val="single" w:color="0000FF"/>
        </w:rPr>
        <w:t>s</w:t>
      </w:r>
      <w:r>
        <w:rPr>
          <w:rFonts w:ascii="Times New Roman" w:eastAsia="Times New Roman" w:hAnsi="Times New Roman" w:cs="Times New Roman"/>
          <w:color w:val="0000FF"/>
          <w:position w:val="-1"/>
          <w:sz w:val="24"/>
          <w:szCs w:val="24"/>
          <w:u w:val="single" w:color="0000FF"/>
        </w:rPr>
        <w:t>).</w:t>
      </w:r>
    </w:p>
    <w:p w14:paraId="62B09F94" w14:textId="77777777" w:rsidR="00BE5A93" w:rsidRDefault="00BE5A93">
      <w:pPr>
        <w:spacing w:before="12" w:after="0" w:line="240" w:lineRule="exact"/>
        <w:rPr>
          <w:sz w:val="24"/>
          <w:szCs w:val="24"/>
        </w:rPr>
      </w:pPr>
    </w:p>
    <w:p w14:paraId="2CE6E3DB" w14:textId="77777777" w:rsidR="00BE5A93" w:rsidRDefault="00F700C7">
      <w:pPr>
        <w:spacing w:before="29" w:after="0" w:line="271" w:lineRule="exact"/>
        <w:ind w:left="117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FF"/>
          <w:position w:val="-1"/>
          <w:sz w:val="24"/>
          <w:szCs w:val="24"/>
          <w:u w:val="single" w:color="0000FF"/>
        </w:rPr>
        <w:t>f</w:t>
      </w:r>
      <w:r>
        <w:rPr>
          <w:rFonts w:ascii="Times New Roman" w:eastAsia="Times New Roman" w:hAnsi="Times New Roman" w:cs="Times New Roman"/>
          <w:color w:val="0000FF"/>
          <w:spacing w:val="1"/>
          <w:position w:val="-1"/>
          <w:sz w:val="24"/>
          <w:szCs w:val="24"/>
          <w:u w:val="single" w:color="0000FF"/>
        </w:rPr>
        <w:t>i</w:t>
      </w:r>
      <w:r>
        <w:rPr>
          <w:rFonts w:ascii="Times New Roman" w:eastAsia="Times New Roman" w:hAnsi="Times New Roman" w:cs="Times New Roman"/>
          <w:color w:val="0000FF"/>
          <w:spacing w:val="-4"/>
          <w:position w:val="-1"/>
          <w:sz w:val="24"/>
          <w:szCs w:val="24"/>
          <w:u w:val="single" w:color="0000FF"/>
        </w:rPr>
        <w:t>g</w:t>
      </w:r>
      <w:r>
        <w:rPr>
          <w:rFonts w:ascii="Times New Roman" w:eastAsia="Times New Roman" w:hAnsi="Times New Roman" w:cs="Times New Roman"/>
          <w:color w:val="0000FF"/>
          <w:position w:val="-1"/>
          <w:sz w:val="24"/>
          <w:szCs w:val="24"/>
          <w:u w:val="single" w:color="0000FF"/>
        </w:rPr>
        <w:t>ura</w:t>
      </w:r>
      <w:r>
        <w:rPr>
          <w:rFonts w:ascii="Times New Roman" w:eastAsia="Times New Roman" w:hAnsi="Times New Roman" w:cs="Times New Roman"/>
          <w:color w:val="0000FF"/>
          <w:spacing w:val="1"/>
          <w:position w:val="-1"/>
          <w:sz w:val="24"/>
          <w:szCs w:val="24"/>
          <w:u w:val="single" w:color="0000FF"/>
        </w:rPr>
        <w:t xml:space="preserve"> </w:t>
      </w:r>
      <w:r>
        <w:rPr>
          <w:rFonts w:ascii="Times New Roman" w:eastAsia="Times New Roman" w:hAnsi="Times New Roman" w:cs="Times New Roman"/>
          <w:color w:val="0000FF"/>
          <w:position w:val="-1"/>
          <w:sz w:val="24"/>
          <w:szCs w:val="24"/>
          <w:u w:val="single" w:color="0000FF"/>
        </w:rPr>
        <w:t xml:space="preserve">7. </w:t>
      </w:r>
      <w:r>
        <w:rPr>
          <w:rFonts w:ascii="Times New Roman" w:eastAsia="Times New Roman" w:hAnsi="Times New Roman" w:cs="Times New Roman"/>
          <w:color w:val="0000FF"/>
          <w:spacing w:val="-1"/>
          <w:position w:val="-1"/>
          <w:sz w:val="24"/>
          <w:szCs w:val="24"/>
          <w:u w:val="single" w:color="0000FF"/>
        </w:rPr>
        <w:t>N</w:t>
      </w:r>
      <w:r>
        <w:rPr>
          <w:rFonts w:ascii="Times New Roman" w:eastAsia="Times New Roman" w:hAnsi="Times New Roman" w:cs="Times New Roman"/>
          <w:color w:val="0000FF"/>
          <w:position w:val="-1"/>
          <w:sz w:val="24"/>
          <w:szCs w:val="24"/>
          <w:u w:val="single" w:color="0000FF"/>
        </w:rPr>
        <w:t>ú</w:t>
      </w:r>
      <w:r>
        <w:rPr>
          <w:rFonts w:ascii="Times New Roman" w:eastAsia="Times New Roman" w:hAnsi="Times New Roman" w:cs="Times New Roman"/>
          <w:color w:val="0000FF"/>
          <w:spacing w:val="1"/>
          <w:position w:val="-1"/>
          <w:sz w:val="24"/>
          <w:szCs w:val="24"/>
          <w:u w:val="single" w:color="0000FF"/>
        </w:rPr>
        <w:t>me</w:t>
      </w:r>
      <w:r>
        <w:rPr>
          <w:rFonts w:ascii="Times New Roman" w:eastAsia="Times New Roman" w:hAnsi="Times New Roman" w:cs="Times New Roman"/>
          <w:color w:val="0000FF"/>
          <w:position w:val="-1"/>
          <w:sz w:val="24"/>
          <w:szCs w:val="24"/>
          <w:u w:val="single" w:color="0000FF"/>
        </w:rPr>
        <w:t>ro de</w:t>
      </w:r>
      <w:r>
        <w:rPr>
          <w:rFonts w:ascii="Times New Roman" w:eastAsia="Times New Roman" w:hAnsi="Times New Roman" w:cs="Times New Roman"/>
          <w:color w:val="0000FF"/>
          <w:spacing w:val="1"/>
          <w:position w:val="-1"/>
          <w:sz w:val="24"/>
          <w:szCs w:val="24"/>
          <w:u w:val="single" w:color="0000FF"/>
        </w:rPr>
        <w:t xml:space="preserve"> </w:t>
      </w:r>
      <w:r>
        <w:rPr>
          <w:rFonts w:ascii="Times New Roman" w:eastAsia="Times New Roman" w:hAnsi="Times New Roman" w:cs="Times New Roman"/>
          <w:color w:val="0000FF"/>
          <w:position w:val="-1"/>
          <w:sz w:val="24"/>
          <w:szCs w:val="24"/>
          <w:u w:val="single" w:color="0000FF"/>
        </w:rPr>
        <w:t>d</w:t>
      </w:r>
      <w:r>
        <w:rPr>
          <w:rFonts w:ascii="Times New Roman" w:eastAsia="Times New Roman" w:hAnsi="Times New Roman" w:cs="Times New Roman"/>
          <w:color w:val="0000FF"/>
          <w:spacing w:val="1"/>
          <w:position w:val="-1"/>
          <w:sz w:val="24"/>
          <w:szCs w:val="24"/>
          <w:u w:val="single" w:color="0000FF"/>
        </w:rPr>
        <w:t>i</w:t>
      </w:r>
      <w:r>
        <w:rPr>
          <w:rFonts w:ascii="Times New Roman" w:eastAsia="Times New Roman" w:hAnsi="Times New Roman" w:cs="Times New Roman"/>
          <w:color w:val="0000FF"/>
          <w:spacing w:val="-1"/>
          <w:position w:val="-1"/>
          <w:sz w:val="24"/>
          <w:szCs w:val="24"/>
          <w:u w:val="single" w:color="0000FF"/>
        </w:rPr>
        <w:t>s</w:t>
      </w:r>
      <w:r>
        <w:rPr>
          <w:rFonts w:ascii="Times New Roman" w:eastAsia="Times New Roman" w:hAnsi="Times New Roman" w:cs="Times New Roman"/>
          <w:color w:val="0000FF"/>
          <w:position w:val="-1"/>
          <w:sz w:val="24"/>
          <w:szCs w:val="24"/>
          <w:u w:val="single" w:color="0000FF"/>
        </w:rPr>
        <w:t>po</w:t>
      </w:r>
      <w:r>
        <w:rPr>
          <w:rFonts w:ascii="Times New Roman" w:eastAsia="Times New Roman" w:hAnsi="Times New Roman" w:cs="Times New Roman"/>
          <w:color w:val="0000FF"/>
          <w:spacing w:val="-1"/>
          <w:position w:val="-1"/>
          <w:sz w:val="24"/>
          <w:szCs w:val="24"/>
          <w:u w:val="single" w:color="0000FF"/>
        </w:rPr>
        <w:t>s</w:t>
      </w:r>
      <w:r>
        <w:rPr>
          <w:rFonts w:ascii="Times New Roman" w:eastAsia="Times New Roman" w:hAnsi="Times New Roman" w:cs="Times New Roman"/>
          <w:color w:val="0000FF"/>
          <w:spacing w:val="1"/>
          <w:position w:val="-1"/>
          <w:sz w:val="24"/>
          <w:szCs w:val="24"/>
          <w:u w:val="single" w:color="0000FF"/>
        </w:rPr>
        <w:t>iti</w:t>
      </w:r>
      <w:r>
        <w:rPr>
          <w:rFonts w:ascii="Times New Roman" w:eastAsia="Times New Roman" w:hAnsi="Times New Roman" w:cs="Times New Roman"/>
          <w:color w:val="0000FF"/>
          <w:spacing w:val="-4"/>
          <w:position w:val="-1"/>
          <w:sz w:val="24"/>
          <w:szCs w:val="24"/>
          <w:u w:val="single" w:color="0000FF"/>
        </w:rPr>
        <w:t>v</w:t>
      </w:r>
      <w:r>
        <w:rPr>
          <w:rFonts w:ascii="Times New Roman" w:eastAsia="Times New Roman" w:hAnsi="Times New Roman" w:cs="Times New Roman"/>
          <w:color w:val="0000FF"/>
          <w:position w:val="-1"/>
          <w:sz w:val="24"/>
          <w:szCs w:val="24"/>
          <w:u w:val="single" w:color="0000FF"/>
        </w:rPr>
        <w:t>os</w:t>
      </w:r>
      <w:r>
        <w:rPr>
          <w:rFonts w:ascii="Times New Roman" w:eastAsia="Times New Roman" w:hAnsi="Times New Roman" w:cs="Times New Roman"/>
          <w:color w:val="0000FF"/>
          <w:spacing w:val="-1"/>
          <w:position w:val="-1"/>
          <w:sz w:val="24"/>
          <w:szCs w:val="24"/>
          <w:u w:val="single" w:color="0000FF"/>
        </w:rPr>
        <w:t xml:space="preserve"> </w:t>
      </w:r>
      <w:r>
        <w:rPr>
          <w:rFonts w:ascii="Times New Roman" w:eastAsia="Times New Roman" w:hAnsi="Times New Roman" w:cs="Times New Roman"/>
          <w:color w:val="0000FF"/>
          <w:spacing w:val="1"/>
          <w:position w:val="-1"/>
          <w:sz w:val="24"/>
          <w:szCs w:val="24"/>
          <w:u w:val="single" w:color="0000FF"/>
        </w:rPr>
        <w:t>e</w:t>
      </w:r>
      <w:r>
        <w:rPr>
          <w:rFonts w:ascii="Times New Roman" w:eastAsia="Times New Roman" w:hAnsi="Times New Roman" w:cs="Times New Roman"/>
          <w:color w:val="0000FF"/>
          <w:position w:val="-1"/>
          <w:sz w:val="24"/>
          <w:szCs w:val="24"/>
          <w:u w:val="single" w:color="0000FF"/>
        </w:rPr>
        <w:t xml:space="preserve">n </w:t>
      </w:r>
      <w:r>
        <w:rPr>
          <w:rFonts w:ascii="Times New Roman" w:eastAsia="Times New Roman" w:hAnsi="Times New Roman" w:cs="Times New Roman"/>
          <w:color w:val="0000FF"/>
          <w:spacing w:val="1"/>
          <w:position w:val="-1"/>
          <w:sz w:val="24"/>
          <w:szCs w:val="24"/>
          <w:u w:val="single" w:color="0000FF"/>
        </w:rPr>
        <w:t>ej</w:t>
      </w:r>
      <w:r>
        <w:rPr>
          <w:rFonts w:ascii="Times New Roman" w:eastAsia="Times New Roman" w:hAnsi="Times New Roman" w:cs="Times New Roman"/>
          <w:color w:val="0000FF"/>
          <w:spacing w:val="-3"/>
          <w:position w:val="-1"/>
          <w:sz w:val="24"/>
          <w:szCs w:val="24"/>
          <w:u w:val="single" w:color="0000FF"/>
        </w:rPr>
        <w:t>e</w:t>
      </w:r>
      <w:r>
        <w:rPr>
          <w:rFonts w:ascii="Times New Roman" w:eastAsia="Times New Roman" w:hAnsi="Times New Roman" w:cs="Times New Roman"/>
          <w:color w:val="0000FF"/>
          <w:spacing w:val="1"/>
          <w:position w:val="-1"/>
          <w:sz w:val="24"/>
          <w:szCs w:val="24"/>
          <w:u w:val="single" w:color="0000FF"/>
        </w:rPr>
        <w:t>c</w:t>
      </w:r>
      <w:r>
        <w:rPr>
          <w:rFonts w:ascii="Times New Roman" w:eastAsia="Times New Roman" w:hAnsi="Times New Roman" w:cs="Times New Roman"/>
          <w:color w:val="0000FF"/>
          <w:spacing w:val="-4"/>
          <w:position w:val="-1"/>
          <w:sz w:val="24"/>
          <w:szCs w:val="24"/>
          <w:u w:val="single" w:color="0000FF"/>
        </w:rPr>
        <w:t>u</w:t>
      </w:r>
      <w:r>
        <w:rPr>
          <w:rFonts w:ascii="Times New Roman" w:eastAsia="Times New Roman" w:hAnsi="Times New Roman" w:cs="Times New Roman"/>
          <w:color w:val="0000FF"/>
          <w:spacing w:val="1"/>
          <w:position w:val="-1"/>
          <w:sz w:val="24"/>
          <w:szCs w:val="24"/>
          <w:u w:val="single" w:color="0000FF"/>
        </w:rPr>
        <w:t>ci</w:t>
      </w:r>
      <w:r>
        <w:rPr>
          <w:rFonts w:ascii="Times New Roman" w:eastAsia="Times New Roman" w:hAnsi="Times New Roman" w:cs="Times New Roman"/>
          <w:color w:val="0000FF"/>
          <w:position w:val="-1"/>
          <w:sz w:val="24"/>
          <w:szCs w:val="24"/>
          <w:u w:val="single" w:color="0000FF"/>
        </w:rPr>
        <w:t xml:space="preserve">ón por </w:t>
      </w:r>
      <w:r>
        <w:rPr>
          <w:rFonts w:ascii="Times New Roman" w:eastAsia="Times New Roman" w:hAnsi="Times New Roman" w:cs="Times New Roman"/>
          <w:color w:val="0000FF"/>
          <w:spacing w:val="-4"/>
          <w:position w:val="-1"/>
          <w:sz w:val="24"/>
          <w:szCs w:val="24"/>
          <w:u w:val="single" w:color="0000FF"/>
        </w:rPr>
        <w:t>v</w:t>
      </w:r>
      <w:r>
        <w:rPr>
          <w:rFonts w:ascii="Times New Roman" w:eastAsia="Times New Roman" w:hAnsi="Times New Roman" w:cs="Times New Roman"/>
          <w:color w:val="0000FF"/>
          <w:spacing w:val="1"/>
          <w:position w:val="-1"/>
          <w:sz w:val="24"/>
          <w:szCs w:val="24"/>
          <w:u w:val="single" w:color="0000FF"/>
        </w:rPr>
        <w:t>e</w:t>
      </w:r>
      <w:r>
        <w:rPr>
          <w:rFonts w:ascii="Times New Roman" w:eastAsia="Times New Roman" w:hAnsi="Times New Roman" w:cs="Times New Roman"/>
          <w:color w:val="0000FF"/>
          <w:position w:val="-1"/>
          <w:sz w:val="24"/>
          <w:szCs w:val="24"/>
          <w:u w:val="single" w:color="0000FF"/>
        </w:rPr>
        <w:t>r</w:t>
      </w:r>
      <w:r>
        <w:rPr>
          <w:rFonts w:ascii="Times New Roman" w:eastAsia="Times New Roman" w:hAnsi="Times New Roman" w:cs="Times New Roman"/>
          <w:color w:val="0000FF"/>
          <w:spacing w:val="-1"/>
          <w:position w:val="-1"/>
          <w:sz w:val="24"/>
          <w:szCs w:val="24"/>
          <w:u w:val="single" w:color="0000FF"/>
        </w:rPr>
        <w:t>s</w:t>
      </w:r>
      <w:r>
        <w:rPr>
          <w:rFonts w:ascii="Times New Roman" w:eastAsia="Times New Roman" w:hAnsi="Times New Roman" w:cs="Times New Roman"/>
          <w:color w:val="0000FF"/>
          <w:spacing w:val="1"/>
          <w:position w:val="-1"/>
          <w:sz w:val="24"/>
          <w:szCs w:val="24"/>
          <w:u w:val="single" w:color="0000FF"/>
        </w:rPr>
        <w:t>i</w:t>
      </w:r>
      <w:r>
        <w:rPr>
          <w:rFonts w:ascii="Times New Roman" w:eastAsia="Times New Roman" w:hAnsi="Times New Roman" w:cs="Times New Roman"/>
          <w:color w:val="0000FF"/>
          <w:position w:val="-1"/>
          <w:sz w:val="24"/>
          <w:szCs w:val="24"/>
          <w:u w:val="single" w:color="0000FF"/>
        </w:rPr>
        <w:t>on</w:t>
      </w:r>
      <w:r>
        <w:rPr>
          <w:rFonts w:ascii="Times New Roman" w:eastAsia="Times New Roman" w:hAnsi="Times New Roman" w:cs="Times New Roman"/>
          <w:color w:val="0000FF"/>
          <w:spacing w:val="1"/>
          <w:position w:val="-1"/>
          <w:sz w:val="24"/>
          <w:szCs w:val="24"/>
          <w:u w:val="single" w:color="0000FF"/>
        </w:rPr>
        <w:t>e</w:t>
      </w:r>
      <w:r>
        <w:rPr>
          <w:rFonts w:ascii="Times New Roman" w:eastAsia="Times New Roman" w:hAnsi="Times New Roman" w:cs="Times New Roman"/>
          <w:color w:val="0000FF"/>
          <w:position w:val="-1"/>
          <w:sz w:val="24"/>
          <w:szCs w:val="24"/>
          <w:u w:val="single" w:color="0000FF"/>
        </w:rPr>
        <w:t>s</w:t>
      </w:r>
      <w:r>
        <w:rPr>
          <w:rFonts w:ascii="Times New Roman" w:eastAsia="Times New Roman" w:hAnsi="Times New Roman" w:cs="Times New Roman"/>
          <w:color w:val="0000FF"/>
          <w:spacing w:val="-1"/>
          <w:position w:val="-1"/>
          <w:sz w:val="24"/>
          <w:szCs w:val="24"/>
          <w:u w:val="single" w:color="0000FF"/>
        </w:rPr>
        <w:t xml:space="preserve"> </w:t>
      </w:r>
      <w:r>
        <w:rPr>
          <w:rFonts w:ascii="Times New Roman" w:eastAsia="Times New Roman" w:hAnsi="Times New Roman" w:cs="Times New Roman"/>
          <w:color w:val="0000FF"/>
          <w:position w:val="-1"/>
          <w:sz w:val="24"/>
          <w:szCs w:val="24"/>
          <w:u w:val="single" w:color="0000FF"/>
        </w:rPr>
        <w:t>(f</w:t>
      </w:r>
      <w:r>
        <w:rPr>
          <w:rFonts w:ascii="Times New Roman" w:eastAsia="Times New Roman" w:hAnsi="Times New Roman" w:cs="Times New Roman"/>
          <w:color w:val="0000FF"/>
          <w:spacing w:val="1"/>
          <w:position w:val="-1"/>
          <w:sz w:val="24"/>
          <w:szCs w:val="24"/>
          <w:u w:val="single" w:color="0000FF"/>
        </w:rPr>
        <w:t>e</w:t>
      </w:r>
      <w:r>
        <w:rPr>
          <w:rFonts w:ascii="Times New Roman" w:eastAsia="Times New Roman" w:hAnsi="Times New Roman" w:cs="Times New Roman"/>
          <w:color w:val="0000FF"/>
          <w:position w:val="-1"/>
          <w:sz w:val="24"/>
          <w:szCs w:val="24"/>
          <w:u w:val="single" w:color="0000FF"/>
        </w:rPr>
        <w:t>br</w:t>
      </w:r>
      <w:r>
        <w:rPr>
          <w:rFonts w:ascii="Times New Roman" w:eastAsia="Times New Roman" w:hAnsi="Times New Roman" w:cs="Times New Roman"/>
          <w:color w:val="0000FF"/>
          <w:spacing w:val="1"/>
          <w:position w:val="-1"/>
          <w:sz w:val="24"/>
          <w:szCs w:val="24"/>
          <w:u w:val="single" w:color="0000FF"/>
        </w:rPr>
        <w:t>e</w:t>
      </w:r>
      <w:r>
        <w:rPr>
          <w:rFonts w:ascii="Times New Roman" w:eastAsia="Times New Roman" w:hAnsi="Times New Roman" w:cs="Times New Roman"/>
          <w:color w:val="0000FF"/>
          <w:position w:val="-1"/>
          <w:sz w:val="24"/>
          <w:szCs w:val="24"/>
          <w:u w:val="single" w:color="0000FF"/>
        </w:rPr>
        <w:t>ro 2016).</w:t>
      </w:r>
    </w:p>
    <w:p w14:paraId="30C02266" w14:textId="77777777" w:rsidR="00BE5A93" w:rsidRDefault="00BE5A93">
      <w:pPr>
        <w:spacing w:before="12" w:after="0" w:line="240" w:lineRule="exact"/>
        <w:rPr>
          <w:sz w:val="24"/>
          <w:szCs w:val="24"/>
        </w:rPr>
      </w:pPr>
    </w:p>
    <w:p w14:paraId="55F474BA" w14:textId="77777777" w:rsidR="00BE5A93" w:rsidRDefault="00F700C7">
      <w:pPr>
        <w:spacing w:before="29" w:after="0" w:line="271" w:lineRule="exact"/>
        <w:ind w:left="117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FF"/>
          <w:position w:val="-1"/>
          <w:sz w:val="24"/>
          <w:szCs w:val="24"/>
          <w:u w:val="single" w:color="0000FF"/>
        </w:rPr>
        <w:t>f</w:t>
      </w:r>
      <w:r>
        <w:rPr>
          <w:rFonts w:ascii="Times New Roman" w:eastAsia="Times New Roman" w:hAnsi="Times New Roman" w:cs="Times New Roman"/>
          <w:color w:val="0000FF"/>
          <w:spacing w:val="1"/>
          <w:position w:val="-1"/>
          <w:sz w:val="24"/>
          <w:szCs w:val="24"/>
          <w:u w:val="single" w:color="0000FF"/>
        </w:rPr>
        <w:t>i</w:t>
      </w:r>
      <w:r>
        <w:rPr>
          <w:rFonts w:ascii="Times New Roman" w:eastAsia="Times New Roman" w:hAnsi="Times New Roman" w:cs="Times New Roman"/>
          <w:color w:val="0000FF"/>
          <w:spacing w:val="-4"/>
          <w:position w:val="-1"/>
          <w:sz w:val="24"/>
          <w:szCs w:val="24"/>
          <w:u w:val="single" w:color="0000FF"/>
        </w:rPr>
        <w:t>g</w:t>
      </w:r>
      <w:r>
        <w:rPr>
          <w:rFonts w:ascii="Times New Roman" w:eastAsia="Times New Roman" w:hAnsi="Times New Roman" w:cs="Times New Roman"/>
          <w:color w:val="0000FF"/>
          <w:position w:val="-1"/>
          <w:sz w:val="24"/>
          <w:szCs w:val="24"/>
          <w:u w:val="single" w:color="0000FF"/>
        </w:rPr>
        <w:t>ura</w:t>
      </w:r>
      <w:r>
        <w:rPr>
          <w:rFonts w:ascii="Times New Roman" w:eastAsia="Times New Roman" w:hAnsi="Times New Roman" w:cs="Times New Roman"/>
          <w:color w:val="0000FF"/>
          <w:spacing w:val="1"/>
          <w:position w:val="-1"/>
          <w:sz w:val="24"/>
          <w:szCs w:val="24"/>
          <w:u w:val="single" w:color="0000FF"/>
        </w:rPr>
        <w:t xml:space="preserve"> </w:t>
      </w:r>
      <w:r>
        <w:rPr>
          <w:rFonts w:ascii="Times New Roman" w:eastAsia="Times New Roman" w:hAnsi="Times New Roman" w:cs="Times New Roman"/>
          <w:color w:val="0000FF"/>
          <w:position w:val="-1"/>
          <w:sz w:val="24"/>
          <w:szCs w:val="24"/>
          <w:u w:val="single" w:color="0000FF"/>
        </w:rPr>
        <w:t>8. Co</w:t>
      </w:r>
      <w:r>
        <w:rPr>
          <w:rFonts w:ascii="Times New Roman" w:eastAsia="Times New Roman" w:hAnsi="Times New Roman" w:cs="Times New Roman"/>
          <w:color w:val="0000FF"/>
          <w:spacing w:val="1"/>
          <w:position w:val="-1"/>
          <w:sz w:val="24"/>
          <w:szCs w:val="24"/>
          <w:u w:val="single" w:color="0000FF"/>
        </w:rPr>
        <w:t>m</w:t>
      </w:r>
      <w:r>
        <w:rPr>
          <w:rFonts w:ascii="Times New Roman" w:eastAsia="Times New Roman" w:hAnsi="Times New Roman" w:cs="Times New Roman"/>
          <w:color w:val="0000FF"/>
          <w:position w:val="-1"/>
          <w:sz w:val="24"/>
          <w:szCs w:val="24"/>
          <w:u w:val="single" w:color="0000FF"/>
        </w:rPr>
        <w:t>p</w:t>
      </w:r>
      <w:r>
        <w:rPr>
          <w:rFonts w:ascii="Times New Roman" w:eastAsia="Times New Roman" w:hAnsi="Times New Roman" w:cs="Times New Roman"/>
          <w:color w:val="0000FF"/>
          <w:spacing w:val="1"/>
          <w:position w:val="-1"/>
          <w:sz w:val="24"/>
          <w:szCs w:val="24"/>
          <w:u w:val="single" w:color="0000FF"/>
        </w:rPr>
        <w:t>a</w:t>
      </w:r>
      <w:r>
        <w:rPr>
          <w:rFonts w:ascii="Times New Roman" w:eastAsia="Times New Roman" w:hAnsi="Times New Roman" w:cs="Times New Roman"/>
          <w:color w:val="0000FF"/>
          <w:position w:val="-1"/>
          <w:sz w:val="24"/>
          <w:szCs w:val="24"/>
          <w:u w:val="single" w:color="0000FF"/>
        </w:rPr>
        <w:t>r</w:t>
      </w:r>
      <w:r>
        <w:rPr>
          <w:rFonts w:ascii="Times New Roman" w:eastAsia="Times New Roman" w:hAnsi="Times New Roman" w:cs="Times New Roman"/>
          <w:color w:val="0000FF"/>
          <w:spacing w:val="1"/>
          <w:position w:val="-1"/>
          <w:sz w:val="24"/>
          <w:szCs w:val="24"/>
          <w:u w:val="single" w:color="0000FF"/>
        </w:rPr>
        <w:t>ati</w:t>
      </w:r>
      <w:r>
        <w:rPr>
          <w:rFonts w:ascii="Times New Roman" w:eastAsia="Times New Roman" w:hAnsi="Times New Roman" w:cs="Times New Roman"/>
          <w:color w:val="0000FF"/>
          <w:spacing w:val="-4"/>
          <w:position w:val="-1"/>
          <w:sz w:val="24"/>
          <w:szCs w:val="24"/>
          <w:u w:val="single" w:color="0000FF"/>
        </w:rPr>
        <w:t>v</w:t>
      </w:r>
      <w:r>
        <w:rPr>
          <w:rFonts w:ascii="Times New Roman" w:eastAsia="Times New Roman" w:hAnsi="Times New Roman" w:cs="Times New Roman"/>
          <w:color w:val="0000FF"/>
          <w:position w:val="-1"/>
          <w:sz w:val="24"/>
          <w:szCs w:val="24"/>
          <w:u w:val="single" w:color="0000FF"/>
        </w:rPr>
        <w:t>a</w:t>
      </w:r>
      <w:r>
        <w:rPr>
          <w:rFonts w:ascii="Times New Roman" w:eastAsia="Times New Roman" w:hAnsi="Times New Roman" w:cs="Times New Roman"/>
          <w:color w:val="0000FF"/>
          <w:spacing w:val="1"/>
          <w:position w:val="-1"/>
          <w:sz w:val="24"/>
          <w:szCs w:val="24"/>
          <w:u w:val="single" w:color="0000FF"/>
        </w:rPr>
        <w:t xml:space="preserve"> </w:t>
      </w:r>
      <w:r>
        <w:rPr>
          <w:rFonts w:ascii="Times New Roman" w:eastAsia="Times New Roman" w:hAnsi="Times New Roman" w:cs="Times New Roman"/>
          <w:color w:val="0000FF"/>
          <w:position w:val="-1"/>
          <w:sz w:val="24"/>
          <w:szCs w:val="24"/>
          <w:u w:val="single" w:color="0000FF"/>
        </w:rPr>
        <w:t>fr</w:t>
      </w:r>
      <w:r>
        <w:rPr>
          <w:rFonts w:ascii="Times New Roman" w:eastAsia="Times New Roman" w:hAnsi="Times New Roman" w:cs="Times New Roman"/>
          <w:color w:val="0000FF"/>
          <w:spacing w:val="-2"/>
          <w:position w:val="-1"/>
          <w:sz w:val="24"/>
          <w:szCs w:val="24"/>
          <w:u w:val="single" w:color="0000FF"/>
        </w:rPr>
        <w:t>a</w:t>
      </w:r>
      <w:r>
        <w:rPr>
          <w:rFonts w:ascii="Times New Roman" w:eastAsia="Times New Roman" w:hAnsi="Times New Roman" w:cs="Times New Roman"/>
          <w:color w:val="0000FF"/>
          <w:spacing w:val="1"/>
          <w:position w:val="-1"/>
          <w:sz w:val="24"/>
          <w:szCs w:val="24"/>
          <w:u w:val="single" w:color="0000FF"/>
        </w:rPr>
        <w:t>me</w:t>
      </w:r>
      <w:r>
        <w:rPr>
          <w:rFonts w:ascii="Times New Roman" w:eastAsia="Times New Roman" w:hAnsi="Times New Roman" w:cs="Times New Roman"/>
          <w:color w:val="0000FF"/>
          <w:spacing w:val="-1"/>
          <w:position w:val="-1"/>
          <w:sz w:val="24"/>
          <w:szCs w:val="24"/>
          <w:u w:val="single" w:color="0000FF"/>
        </w:rPr>
        <w:t>w</w:t>
      </w:r>
      <w:r>
        <w:rPr>
          <w:rFonts w:ascii="Times New Roman" w:eastAsia="Times New Roman" w:hAnsi="Times New Roman" w:cs="Times New Roman"/>
          <w:color w:val="0000FF"/>
          <w:position w:val="-1"/>
          <w:sz w:val="24"/>
          <w:szCs w:val="24"/>
          <w:u w:val="single" w:color="0000FF"/>
        </w:rPr>
        <w:t>orks</w:t>
      </w:r>
      <w:r>
        <w:rPr>
          <w:rFonts w:ascii="Times New Roman" w:eastAsia="Times New Roman" w:hAnsi="Times New Roman" w:cs="Times New Roman"/>
          <w:color w:val="0000FF"/>
          <w:spacing w:val="-1"/>
          <w:position w:val="-1"/>
          <w:sz w:val="24"/>
          <w:szCs w:val="24"/>
          <w:u w:val="single" w:color="0000FF"/>
        </w:rPr>
        <w:t xml:space="preserve"> </w:t>
      </w:r>
      <w:r>
        <w:rPr>
          <w:rFonts w:ascii="Times New Roman" w:eastAsia="Times New Roman" w:hAnsi="Times New Roman" w:cs="Times New Roman"/>
          <w:color w:val="0000FF"/>
          <w:position w:val="-1"/>
          <w:sz w:val="24"/>
          <w:szCs w:val="24"/>
          <w:u w:val="single" w:color="0000FF"/>
        </w:rPr>
        <w:t>h</w:t>
      </w:r>
      <w:r>
        <w:rPr>
          <w:rFonts w:ascii="Times New Roman" w:eastAsia="Times New Roman" w:hAnsi="Times New Roman" w:cs="Times New Roman"/>
          <w:color w:val="0000FF"/>
          <w:spacing w:val="1"/>
          <w:position w:val="-1"/>
          <w:sz w:val="24"/>
          <w:szCs w:val="24"/>
          <w:u w:val="single" w:color="0000FF"/>
        </w:rPr>
        <w:t>í</w:t>
      </w:r>
      <w:r>
        <w:rPr>
          <w:rFonts w:ascii="Times New Roman" w:eastAsia="Times New Roman" w:hAnsi="Times New Roman" w:cs="Times New Roman"/>
          <w:color w:val="0000FF"/>
          <w:position w:val="-1"/>
          <w:sz w:val="24"/>
          <w:szCs w:val="24"/>
          <w:u w:val="single" w:color="0000FF"/>
        </w:rPr>
        <w:t>br</w:t>
      </w:r>
      <w:r>
        <w:rPr>
          <w:rFonts w:ascii="Times New Roman" w:eastAsia="Times New Roman" w:hAnsi="Times New Roman" w:cs="Times New Roman"/>
          <w:color w:val="0000FF"/>
          <w:spacing w:val="1"/>
          <w:position w:val="-1"/>
          <w:sz w:val="24"/>
          <w:szCs w:val="24"/>
          <w:u w:val="single" w:color="0000FF"/>
        </w:rPr>
        <w:t>i</w:t>
      </w:r>
      <w:r>
        <w:rPr>
          <w:rFonts w:ascii="Times New Roman" w:eastAsia="Times New Roman" w:hAnsi="Times New Roman" w:cs="Times New Roman"/>
          <w:color w:val="0000FF"/>
          <w:position w:val="-1"/>
          <w:sz w:val="24"/>
          <w:szCs w:val="24"/>
          <w:u w:val="single" w:color="0000FF"/>
        </w:rPr>
        <w:t>d</w:t>
      </w:r>
      <w:r>
        <w:rPr>
          <w:rFonts w:ascii="Times New Roman" w:eastAsia="Times New Roman" w:hAnsi="Times New Roman" w:cs="Times New Roman"/>
          <w:color w:val="0000FF"/>
          <w:spacing w:val="-4"/>
          <w:position w:val="-1"/>
          <w:sz w:val="24"/>
          <w:szCs w:val="24"/>
          <w:u w:val="single" w:color="0000FF"/>
        </w:rPr>
        <w:t>o</w:t>
      </w:r>
      <w:r>
        <w:rPr>
          <w:rFonts w:ascii="Times New Roman" w:eastAsia="Times New Roman" w:hAnsi="Times New Roman" w:cs="Times New Roman"/>
          <w:color w:val="0000FF"/>
          <w:spacing w:val="-1"/>
          <w:position w:val="-1"/>
          <w:sz w:val="24"/>
          <w:szCs w:val="24"/>
          <w:u w:val="single" w:color="0000FF"/>
        </w:rPr>
        <w:t>s</w:t>
      </w:r>
      <w:r>
        <w:rPr>
          <w:rFonts w:ascii="Times New Roman" w:eastAsia="Times New Roman" w:hAnsi="Times New Roman" w:cs="Times New Roman"/>
          <w:color w:val="0000FF"/>
          <w:position w:val="-1"/>
          <w:sz w:val="24"/>
          <w:szCs w:val="24"/>
          <w:u w:val="single" w:color="0000FF"/>
        </w:rPr>
        <w:t>.</w:t>
      </w:r>
    </w:p>
    <w:p w14:paraId="1E2EDCF6" w14:textId="77777777" w:rsidR="00BE5A93" w:rsidRDefault="00BE5A93">
      <w:pPr>
        <w:spacing w:before="12" w:after="0" w:line="240" w:lineRule="exact"/>
        <w:rPr>
          <w:sz w:val="24"/>
          <w:szCs w:val="24"/>
        </w:rPr>
      </w:pPr>
    </w:p>
    <w:p w14:paraId="06DF9799" w14:textId="77777777" w:rsidR="00BE5A93" w:rsidRDefault="00F700C7">
      <w:pPr>
        <w:spacing w:before="29" w:after="0" w:line="240" w:lineRule="auto"/>
        <w:ind w:left="117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FF"/>
          <w:sz w:val="24"/>
          <w:szCs w:val="24"/>
          <w:u w:val="single" w:color="0000FF"/>
        </w:rPr>
        <w:t>f</w:t>
      </w:r>
      <w:r>
        <w:rPr>
          <w:rFonts w:ascii="Times New Roman" w:eastAsia="Times New Roman" w:hAnsi="Times New Roman" w:cs="Times New Roman"/>
          <w:color w:val="0000FF"/>
          <w:spacing w:val="1"/>
          <w:sz w:val="24"/>
          <w:szCs w:val="24"/>
          <w:u w:val="single" w:color="0000FF"/>
        </w:rPr>
        <w:t>i</w:t>
      </w:r>
      <w:r>
        <w:rPr>
          <w:rFonts w:ascii="Times New Roman" w:eastAsia="Times New Roman" w:hAnsi="Times New Roman" w:cs="Times New Roman"/>
          <w:color w:val="0000FF"/>
          <w:spacing w:val="-4"/>
          <w:sz w:val="24"/>
          <w:szCs w:val="24"/>
          <w:u w:val="single" w:color="0000FF"/>
        </w:rPr>
        <w:t>g</w:t>
      </w:r>
      <w:r>
        <w:rPr>
          <w:rFonts w:ascii="Times New Roman" w:eastAsia="Times New Roman" w:hAnsi="Times New Roman" w:cs="Times New Roman"/>
          <w:color w:val="0000FF"/>
          <w:sz w:val="24"/>
          <w:szCs w:val="24"/>
          <w:u w:val="single" w:color="0000FF"/>
        </w:rPr>
        <w:t>ura</w:t>
      </w:r>
      <w:r>
        <w:rPr>
          <w:rFonts w:ascii="Times New Roman" w:eastAsia="Times New Roman" w:hAnsi="Times New Roman" w:cs="Times New Roman"/>
          <w:color w:val="0000FF"/>
          <w:spacing w:val="1"/>
          <w:sz w:val="24"/>
          <w:szCs w:val="24"/>
          <w:u w:val="single" w:color="0000FF"/>
        </w:rPr>
        <w:t xml:space="preserve"> </w:t>
      </w:r>
      <w:r>
        <w:rPr>
          <w:rFonts w:ascii="Times New Roman" w:eastAsia="Times New Roman" w:hAnsi="Times New Roman" w:cs="Times New Roman"/>
          <w:color w:val="0000FF"/>
          <w:sz w:val="24"/>
          <w:szCs w:val="24"/>
          <w:u w:val="single" w:color="0000FF"/>
        </w:rPr>
        <w:t>9.</w:t>
      </w:r>
      <w:r>
        <w:rPr>
          <w:rFonts w:ascii="Times New Roman" w:eastAsia="Times New Roman" w:hAnsi="Times New Roman" w:cs="Times New Roman"/>
          <w:color w:val="0000FF"/>
          <w:spacing w:val="4"/>
          <w:sz w:val="24"/>
          <w:szCs w:val="24"/>
          <w:u w:val="single" w:color="0000FF"/>
        </w:rPr>
        <w:t xml:space="preserve"> </w:t>
      </w:r>
      <w:r>
        <w:rPr>
          <w:rFonts w:ascii="Times New Roman" w:eastAsia="Times New Roman" w:hAnsi="Times New Roman" w:cs="Times New Roman"/>
          <w:color w:val="0000FF"/>
          <w:spacing w:val="-9"/>
          <w:sz w:val="24"/>
          <w:szCs w:val="24"/>
          <w:u w:val="single" w:color="0000FF"/>
        </w:rPr>
        <w:t>F</w:t>
      </w:r>
      <w:r>
        <w:rPr>
          <w:rFonts w:ascii="Times New Roman" w:eastAsia="Times New Roman" w:hAnsi="Times New Roman" w:cs="Times New Roman"/>
          <w:color w:val="0000FF"/>
          <w:spacing w:val="5"/>
          <w:sz w:val="24"/>
          <w:szCs w:val="24"/>
          <w:u w:val="single" w:color="0000FF"/>
        </w:rPr>
        <w:t>a</w:t>
      </w:r>
      <w:r>
        <w:rPr>
          <w:rFonts w:ascii="Times New Roman" w:eastAsia="Times New Roman" w:hAnsi="Times New Roman" w:cs="Times New Roman"/>
          <w:color w:val="0000FF"/>
          <w:spacing w:val="-1"/>
          <w:sz w:val="24"/>
          <w:szCs w:val="24"/>
          <w:u w:val="single" w:color="0000FF"/>
        </w:rPr>
        <w:t>s</w:t>
      </w:r>
      <w:r>
        <w:rPr>
          <w:rFonts w:ascii="Times New Roman" w:eastAsia="Times New Roman" w:hAnsi="Times New Roman" w:cs="Times New Roman"/>
          <w:color w:val="0000FF"/>
          <w:spacing w:val="1"/>
          <w:sz w:val="24"/>
          <w:szCs w:val="24"/>
          <w:u w:val="single" w:color="0000FF"/>
        </w:rPr>
        <w:t>e</w:t>
      </w:r>
      <w:r>
        <w:rPr>
          <w:rFonts w:ascii="Times New Roman" w:eastAsia="Times New Roman" w:hAnsi="Times New Roman" w:cs="Times New Roman"/>
          <w:color w:val="0000FF"/>
          <w:sz w:val="24"/>
          <w:szCs w:val="24"/>
          <w:u w:val="single" w:color="0000FF"/>
        </w:rPr>
        <w:t>s</w:t>
      </w:r>
      <w:r>
        <w:rPr>
          <w:rFonts w:ascii="Times New Roman" w:eastAsia="Times New Roman" w:hAnsi="Times New Roman" w:cs="Times New Roman"/>
          <w:color w:val="0000FF"/>
          <w:spacing w:val="-1"/>
          <w:sz w:val="24"/>
          <w:szCs w:val="24"/>
          <w:u w:val="single" w:color="0000FF"/>
        </w:rPr>
        <w:t xml:space="preserve"> </w:t>
      </w:r>
      <w:r>
        <w:rPr>
          <w:rFonts w:ascii="Times New Roman" w:eastAsia="Times New Roman" w:hAnsi="Times New Roman" w:cs="Times New Roman"/>
          <w:color w:val="0000FF"/>
          <w:spacing w:val="1"/>
          <w:sz w:val="24"/>
          <w:szCs w:val="24"/>
          <w:u w:val="single" w:color="0000FF"/>
        </w:rPr>
        <w:t>met</w:t>
      </w:r>
      <w:r>
        <w:rPr>
          <w:rFonts w:ascii="Times New Roman" w:eastAsia="Times New Roman" w:hAnsi="Times New Roman" w:cs="Times New Roman"/>
          <w:color w:val="0000FF"/>
          <w:sz w:val="24"/>
          <w:szCs w:val="24"/>
          <w:u w:val="single" w:color="0000FF"/>
        </w:rPr>
        <w:t>odo</w:t>
      </w:r>
      <w:r>
        <w:rPr>
          <w:rFonts w:ascii="Times New Roman" w:eastAsia="Times New Roman" w:hAnsi="Times New Roman" w:cs="Times New Roman"/>
          <w:color w:val="0000FF"/>
          <w:spacing w:val="1"/>
          <w:sz w:val="24"/>
          <w:szCs w:val="24"/>
          <w:u w:val="single" w:color="0000FF"/>
        </w:rPr>
        <w:t>l</w:t>
      </w:r>
      <w:r>
        <w:rPr>
          <w:rFonts w:ascii="Times New Roman" w:eastAsia="Times New Roman" w:hAnsi="Times New Roman" w:cs="Times New Roman"/>
          <w:color w:val="0000FF"/>
          <w:sz w:val="24"/>
          <w:szCs w:val="24"/>
          <w:u w:val="single" w:color="0000FF"/>
        </w:rPr>
        <w:t>o</w:t>
      </w:r>
      <w:r>
        <w:rPr>
          <w:rFonts w:ascii="Times New Roman" w:eastAsia="Times New Roman" w:hAnsi="Times New Roman" w:cs="Times New Roman"/>
          <w:color w:val="0000FF"/>
          <w:spacing w:val="-4"/>
          <w:sz w:val="24"/>
          <w:szCs w:val="24"/>
          <w:u w:val="single" w:color="0000FF"/>
        </w:rPr>
        <w:t>g</w:t>
      </w:r>
      <w:r>
        <w:rPr>
          <w:rFonts w:ascii="Times New Roman" w:eastAsia="Times New Roman" w:hAnsi="Times New Roman" w:cs="Times New Roman"/>
          <w:color w:val="0000FF"/>
          <w:spacing w:val="1"/>
          <w:sz w:val="24"/>
          <w:szCs w:val="24"/>
          <w:u w:val="single" w:color="0000FF"/>
        </w:rPr>
        <w:t>í</w:t>
      </w:r>
      <w:r>
        <w:rPr>
          <w:rFonts w:ascii="Times New Roman" w:eastAsia="Times New Roman" w:hAnsi="Times New Roman" w:cs="Times New Roman"/>
          <w:color w:val="0000FF"/>
          <w:sz w:val="24"/>
          <w:szCs w:val="24"/>
          <w:u w:val="single" w:color="0000FF"/>
        </w:rPr>
        <w:t>a</w:t>
      </w:r>
      <w:r>
        <w:rPr>
          <w:rFonts w:ascii="Times New Roman" w:eastAsia="Times New Roman" w:hAnsi="Times New Roman" w:cs="Times New Roman"/>
          <w:color w:val="0000FF"/>
          <w:spacing w:val="1"/>
          <w:sz w:val="24"/>
          <w:szCs w:val="24"/>
          <w:u w:val="single" w:color="0000FF"/>
        </w:rPr>
        <w:t xml:space="preserve"> </w:t>
      </w:r>
      <w:r>
        <w:rPr>
          <w:rFonts w:ascii="Times New Roman" w:eastAsia="Times New Roman" w:hAnsi="Times New Roman" w:cs="Times New Roman"/>
          <w:color w:val="0000FF"/>
          <w:sz w:val="24"/>
          <w:szCs w:val="24"/>
          <w:u w:val="single" w:color="0000FF"/>
        </w:rPr>
        <w:t>de</w:t>
      </w:r>
      <w:r>
        <w:rPr>
          <w:rFonts w:ascii="Times New Roman" w:eastAsia="Times New Roman" w:hAnsi="Times New Roman" w:cs="Times New Roman"/>
          <w:color w:val="0000FF"/>
          <w:spacing w:val="1"/>
          <w:sz w:val="24"/>
          <w:szCs w:val="24"/>
          <w:u w:val="single" w:color="0000FF"/>
        </w:rPr>
        <w:t xml:space="preserve"> </w:t>
      </w:r>
      <w:r>
        <w:rPr>
          <w:rFonts w:ascii="Times New Roman" w:eastAsia="Times New Roman" w:hAnsi="Times New Roman" w:cs="Times New Roman"/>
          <w:color w:val="0000FF"/>
          <w:sz w:val="24"/>
          <w:szCs w:val="24"/>
          <w:u w:val="single" w:color="0000FF"/>
        </w:rPr>
        <w:t>d</w:t>
      </w:r>
      <w:r>
        <w:rPr>
          <w:rFonts w:ascii="Times New Roman" w:eastAsia="Times New Roman" w:hAnsi="Times New Roman" w:cs="Times New Roman"/>
          <w:color w:val="0000FF"/>
          <w:spacing w:val="1"/>
          <w:sz w:val="24"/>
          <w:szCs w:val="24"/>
          <w:u w:val="single" w:color="0000FF"/>
        </w:rPr>
        <w:t>e</w:t>
      </w:r>
      <w:r>
        <w:rPr>
          <w:rFonts w:ascii="Times New Roman" w:eastAsia="Times New Roman" w:hAnsi="Times New Roman" w:cs="Times New Roman"/>
          <w:color w:val="0000FF"/>
          <w:spacing w:val="-1"/>
          <w:sz w:val="24"/>
          <w:szCs w:val="24"/>
          <w:u w:val="single" w:color="0000FF"/>
        </w:rPr>
        <w:t>s</w:t>
      </w:r>
      <w:r>
        <w:rPr>
          <w:rFonts w:ascii="Times New Roman" w:eastAsia="Times New Roman" w:hAnsi="Times New Roman" w:cs="Times New Roman"/>
          <w:color w:val="0000FF"/>
          <w:spacing w:val="1"/>
          <w:sz w:val="24"/>
          <w:szCs w:val="24"/>
          <w:u w:val="single" w:color="0000FF"/>
        </w:rPr>
        <w:t>a</w:t>
      </w:r>
      <w:r>
        <w:rPr>
          <w:rFonts w:ascii="Times New Roman" w:eastAsia="Times New Roman" w:hAnsi="Times New Roman" w:cs="Times New Roman"/>
          <w:color w:val="0000FF"/>
          <w:sz w:val="24"/>
          <w:szCs w:val="24"/>
          <w:u w:val="single" w:color="0000FF"/>
        </w:rPr>
        <w:t>rr</w:t>
      </w:r>
      <w:r>
        <w:rPr>
          <w:rFonts w:ascii="Times New Roman" w:eastAsia="Times New Roman" w:hAnsi="Times New Roman" w:cs="Times New Roman"/>
          <w:color w:val="0000FF"/>
          <w:spacing w:val="-4"/>
          <w:sz w:val="24"/>
          <w:szCs w:val="24"/>
          <w:u w:val="single" w:color="0000FF"/>
        </w:rPr>
        <w:t>o</w:t>
      </w:r>
      <w:r>
        <w:rPr>
          <w:rFonts w:ascii="Times New Roman" w:eastAsia="Times New Roman" w:hAnsi="Times New Roman" w:cs="Times New Roman"/>
          <w:color w:val="0000FF"/>
          <w:spacing w:val="1"/>
          <w:sz w:val="24"/>
          <w:szCs w:val="24"/>
          <w:u w:val="single" w:color="0000FF"/>
        </w:rPr>
        <w:t>ll</w:t>
      </w:r>
      <w:r>
        <w:rPr>
          <w:rFonts w:ascii="Times New Roman" w:eastAsia="Times New Roman" w:hAnsi="Times New Roman" w:cs="Times New Roman"/>
          <w:color w:val="0000FF"/>
          <w:sz w:val="24"/>
          <w:szCs w:val="24"/>
          <w:u w:val="single" w:color="0000FF"/>
        </w:rPr>
        <w:t>o</w:t>
      </w:r>
      <w:r>
        <w:rPr>
          <w:rFonts w:ascii="Times New Roman" w:eastAsia="Times New Roman" w:hAnsi="Times New Roman" w:cs="Times New Roman"/>
          <w:color w:val="0000FF"/>
          <w:spacing w:val="-4"/>
          <w:sz w:val="24"/>
          <w:szCs w:val="24"/>
          <w:u w:val="single" w:color="0000FF"/>
        </w:rPr>
        <w:t xml:space="preserve"> </w:t>
      </w:r>
      <w:r>
        <w:rPr>
          <w:rFonts w:ascii="Times New Roman" w:eastAsia="Times New Roman" w:hAnsi="Times New Roman" w:cs="Times New Roman"/>
          <w:color w:val="0000FF"/>
          <w:spacing w:val="1"/>
          <w:sz w:val="24"/>
          <w:szCs w:val="24"/>
          <w:u w:val="single" w:color="0000FF"/>
        </w:rPr>
        <w:t>m</w:t>
      </w:r>
      <w:r>
        <w:rPr>
          <w:rFonts w:ascii="Times New Roman" w:eastAsia="Times New Roman" w:hAnsi="Times New Roman" w:cs="Times New Roman"/>
          <w:color w:val="0000FF"/>
          <w:sz w:val="24"/>
          <w:szCs w:val="24"/>
          <w:u w:val="single" w:color="0000FF"/>
        </w:rPr>
        <w:t>ob</w:t>
      </w:r>
      <w:r>
        <w:rPr>
          <w:rFonts w:ascii="Times New Roman" w:eastAsia="Times New Roman" w:hAnsi="Times New Roman" w:cs="Times New Roman"/>
          <w:color w:val="0000FF"/>
          <w:spacing w:val="1"/>
          <w:sz w:val="24"/>
          <w:szCs w:val="24"/>
          <w:u w:val="single" w:color="0000FF"/>
        </w:rPr>
        <w:t>il</w:t>
      </w:r>
      <w:r>
        <w:rPr>
          <w:rFonts w:ascii="Times New Roman" w:eastAsia="Times New Roman" w:hAnsi="Times New Roman" w:cs="Times New Roman"/>
          <w:color w:val="0000FF"/>
          <w:spacing w:val="8"/>
          <w:sz w:val="24"/>
          <w:szCs w:val="24"/>
          <w:u w:val="single" w:color="0000FF"/>
        </w:rPr>
        <w:t>e</w:t>
      </w:r>
      <w:r>
        <w:rPr>
          <w:rFonts w:ascii="Times New Roman" w:eastAsia="Times New Roman" w:hAnsi="Times New Roman" w:cs="Times New Roman"/>
          <w:color w:val="0000FF"/>
          <w:spacing w:val="-4"/>
          <w:sz w:val="24"/>
          <w:szCs w:val="24"/>
          <w:u w:val="single" w:color="0000FF"/>
        </w:rPr>
        <w:t>-</w:t>
      </w:r>
      <w:r>
        <w:rPr>
          <w:rFonts w:ascii="Times New Roman" w:eastAsia="Times New Roman" w:hAnsi="Times New Roman" w:cs="Times New Roman"/>
          <w:color w:val="0000FF"/>
          <w:sz w:val="24"/>
          <w:szCs w:val="24"/>
          <w:u w:val="single" w:color="0000FF"/>
        </w:rPr>
        <w:t>d</w:t>
      </w:r>
    </w:p>
    <w:p w14:paraId="4AC76DF9" w14:textId="77777777" w:rsidR="00BE5A93" w:rsidRDefault="00BE5A93">
      <w:pPr>
        <w:spacing w:after="0"/>
        <w:sectPr w:rsidR="00BE5A93">
          <w:pgSz w:w="12240" w:h="15840"/>
          <w:pgMar w:top="1700" w:right="1300" w:bottom="280" w:left="1300" w:header="1483" w:footer="0" w:gutter="0"/>
          <w:cols w:space="720"/>
        </w:sectPr>
      </w:pPr>
    </w:p>
    <w:p w14:paraId="5FD2B56F" w14:textId="77777777" w:rsidR="00BE5A93" w:rsidRDefault="00BE5A93">
      <w:pPr>
        <w:spacing w:after="0" w:line="120" w:lineRule="exact"/>
        <w:rPr>
          <w:sz w:val="12"/>
          <w:szCs w:val="12"/>
        </w:rPr>
      </w:pPr>
    </w:p>
    <w:p w14:paraId="31874435" w14:textId="77777777" w:rsidR="00BE5A93" w:rsidRDefault="00BE5A93">
      <w:pPr>
        <w:spacing w:after="0" w:line="200" w:lineRule="exact"/>
        <w:rPr>
          <w:sz w:val="20"/>
          <w:szCs w:val="20"/>
        </w:rPr>
      </w:pPr>
    </w:p>
    <w:p w14:paraId="2D5079C6" w14:textId="77777777" w:rsidR="00BE5A93" w:rsidRDefault="00BE5A93">
      <w:pPr>
        <w:spacing w:after="0" w:line="200" w:lineRule="exact"/>
        <w:rPr>
          <w:sz w:val="20"/>
          <w:szCs w:val="20"/>
        </w:rPr>
      </w:pPr>
    </w:p>
    <w:p w14:paraId="035C7694" w14:textId="77777777" w:rsidR="00BE5A93" w:rsidRDefault="00BE5A93">
      <w:pPr>
        <w:spacing w:after="0" w:line="200" w:lineRule="exact"/>
        <w:rPr>
          <w:sz w:val="20"/>
          <w:szCs w:val="20"/>
        </w:rPr>
      </w:pPr>
    </w:p>
    <w:p w14:paraId="0D3DB07C" w14:textId="77777777" w:rsidR="00BE5A93" w:rsidRDefault="00BE5A93">
      <w:pPr>
        <w:spacing w:after="0" w:line="200" w:lineRule="exact"/>
        <w:rPr>
          <w:sz w:val="20"/>
          <w:szCs w:val="20"/>
        </w:rPr>
      </w:pPr>
    </w:p>
    <w:p w14:paraId="12A838AD" w14:textId="77777777" w:rsidR="00BE5A93" w:rsidRDefault="00BE5A93">
      <w:pPr>
        <w:spacing w:after="0" w:line="200" w:lineRule="exact"/>
        <w:rPr>
          <w:sz w:val="20"/>
          <w:szCs w:val="20"/>
        </w:rPr>
      </w:pPr>
    </w:p>
    <w:p w14:paraId="5A92FE17" w14:textId="77777777" w:rsidR="00BE5A93" w:rsidRDefault="00BE5A93">
      <w:pPr>
        <w:spacing w:after="0" w:line="200" w:lineRule="exact"/>
        <w:rPr>
          <w:sz w:val="20"/>
          <w:szCs w:val="20"/>
        </w:rPr>
      </w:pPr>
    </w:p>
    <w:p w14:paraId="542AAFDD" w14:textId="77777777" w:rsidR="00BE5A93" w:rsidRDefault="00BE5A93">
      <w:pPr>
        <w:spacing w:after="0" w:line="200" w:lineRule="exact"/>
        <w:rPr>
          <w:sz w:val="20"/>
          <w:szCs w:val="20"/>
        </w:rPr>
      </w:pPr>
    </w:p>
    <w:p w14:paraId="04A9A6A0" w14:textId="77777777" w:rsidR="00BE5A93" w:rsidRDefault="00BE5A93">
      <w:pPr>
        <w:spacing w:after="0" w:line="200" w:lineRule="exact"/>
        <w:rPr>
          <w:sz w:val="20"/>
          <w:szCs w:val="20"/>
        </w:rPr>
      </w:pPr>
    </w:p>
    <w:p w14:paraId="7B6A0CD5" w14:textId="77777777" w:rsidR="00BE5A93" w:rsidRDefault="00F700C7">
      <w:pPr>
        <w:spacing w:before="29" w:after="0" w:line="240" w:lineRule="auto"/>
        <w:ind w:left="3692" w:right="4244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b/>
          <w:bCs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ta 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Ta</w:t>
      </w:r>
      <w:r>
        <w:rPr>
          <w:rFonts w:ascii="Times New Roman" w:eastAsia="Times New Roman" w:hAnsi="Times New Roman" w:cs="Times New Roman"/>
          <w:b/>
          <w:bCs/>
          <w:spacing w:val="-6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b/>
          <w:bCs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as</w:t>
      </w:r>
    </w:p>
    <w:p w14:paraId="2E7B36E0" w14:textId="77777777" w:rsidR="00BE5A93" w:rsidRDefault="00BE5A93">
      <w:pPr>
        <w:spacing w:after="0" w:line="140" w:lineRule="exact"/>
        <w:rPr>
          <w:sz w:val="14"/>
          <w:szCs w:val="14"/>
        </w:rPr>
      </w:pPr>
    </w:p>
    <w:p w14:paraId="47F4EDA4" w14:textId="77777777" w:rsidR="00BE5A93" w:rsidRDefault="00BE5A93">
      <w:pPr>
        <w:spacing w:after="0" w:line="200" w:lineRule="exact"/>
        <w:rPr>
          <w:sz w:val="20"/>
          <w:szCs w:val="20"/>
        </w:rPr>
      </w:pPr>
    </w:p>
    <w:p w14:paraId="1A4D843F" w14:textId="77777777" w:rsidR="00BE5A93" w:rsidRDefault="00BE5A93">
      <w:pPr>
        <w:spacing w:after="0" w:line="200" w:lineRule="exact"/>
        <w:rPr>
          <w:sz w:val="20"/>
          <w:szCs w:val="20"/>
        </w:rPr>
      </w:pPr>
    </w:p>
    <w:p w14:paraId="2AD72C4C" w14:textId="77777777" w:rsidR="00BE5A93" w:rsidRDefault="00F700C7">
      <w:pPr>
        <w:spacing w:after="0" w:line="271" w:lineRule="exact"/>
        <w:ind w:left="117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FF"/>
          <w:spacing w:val="1"/>
          <w:position w:val="-1"/>
          <w:sz w:val="24"/>
          <w:szCs w:val="24"/>
          <w:u w:val="single" w:color="0000FF"/>
        </w:rPr>
        <w:t>Ta</w:t>
      </w:r>
      <w:r>
        <w:rPr>
          <w:rFonts w:ascii="Times New Roman" w:eastAsia="Times New Roman" w:hAnsi="Times New Roman" w:cs="Times New Roman"/>
          <w:color w:val="0000FF"/>
          <w:position w:val="-1"/>
          <w:sz w:val="24"/>
          <w:szCs w:val="24"/>
          <w:u w:val="single" w:color="0000FF"/>
        </w:rPr>
        <w:t>b</w:t>
      </w:r>
      <w:r>
        <w:rPr>
          <w:rFonts w:ascii="Times New Roman" w:eastAsia="Times New Roman" w:hAnsi="Times New Roman" w:cs="Times New Roman"/>
          <w:color w:val="0000FF"/>
          <w:spacing w:val="1"/>
          <w:position w:val="-1"/>
          <w:sz w:val="24"/>
          <w:szCs w:val="24"/>
          <w:u w:val="single" w:color="0000FF"/>
        </w:rPr>
        <w:t>l</w:t>
      </w:r>
      <w:r>
        <w:rPr>
          <w:rFonts w:ascii="Times New Roman" w:eastAsia="Times New Roman" w:hAnsi="Times New Roman" w:cs="Times New Roman"/>
          <w:color w:val="0000FF"/>
          <w:position w:val="-1"/>
          <w:sz w:val="24"/>
          <w:szCs w:val="24"/>
          <w:u w:val="single" w:color="0000FF"/>
        </w:rPr>
        <w:t>a</w:t>
      </w:r>
      <w:r>
        <w:rPr>
          <w:rFonts w:ascii="Times New Roman" w:eastAsia="Times New Roman" w:hAnsi="Times New Roman" w:cs="Times New Roman"/>
          <w:color w:val="0000FF"/>
          <w:spacing w:val="1"/>
          <w:position w:val="-1"/>
          <w:sz w:val="24"/>
          <w:szCs w:val="24"/>
          <w:u w:val="single" w:color="0000FF"/>
        </w:rPr>
        <w:t xml:space="preserve"> </w:t>
      </w:r>
      <w:r>
        <w:rPr>
          <w:rFonts w:ascii="Times New Roman" w:eastAsia="Times New Roman" w:hAnsi="Times New Roman" w:cs="Times New Roman"/>
          <w:color w:val="0000FF"/>
          <w:position w:val="-1"/>
          <w:sz w:val="24"/>
          <w:szCs w:val="24"/>
          <w:u w:val="single" w:color="0000FF"/>
        </w:rPr>
        <w:t xml:space="preserve">1. </w:t>
      </w:r>
      <w:r>
        <w:rPr>
          <w:rFonts w:ascii="Times New Roman" w:eastAsia="Times New Roman" w:hAnsi="Times New Roman" w:cs="Times New Roman"/>
          <w:color w:val="0000FF"/>
          <w:spacing w:val="-1"/>
          <w:position w:val="-1"/>
          <w:sz w:val="24"/>
          <w:szCs w:val="24"/>
          <w:u w:val="single" w:color="0000FF"/>
        </w:rPr>
        <w:t>D</w:t>
      </w:r>
      <w:r>
        <w:rPr>
          <w:rFonts w:ascii="Times New Roman" w:eastAsia="Times New Roman" w:hAnsi="Times New Roman" w:cs="Times New Roman"/>
          <w:color w:val="0000FF"/>
          <w:spacing w:val="-3"/>
          <w:position w:val="-1"/>
          <w:sz w:val="24"/>
          <w:szCs w:val="24"/>
          <w:u w:val="single" w:color="0000FF"/>
        </w:rPr>
        <w:t>e</w:t>
      </w:r>
      <w:r>
        <w:rPr>
          <w:rFonts w:ascii="Times New Roman" w:eastAsia="Times New Roman" w:hAnsi="Times New Roman" w:cs="Times New Roman"/>
          <w:color w:val="0000FF"/>
          <w:spacing w:val="1"/>
          <w:position w:val="-1"/>
          <w:sz w:val="24"/>
          <w:szCs w:val="24"/>
          <w:u w:val="single" w:color="0000FF"/>
        </w:rPr>
        <w:t>ta</w:t>
      </w:r>
      <w:r>
        <w:rPr>
          <w:rFonts w:ascii="Times New Roman" w:eastAsia="Times New Roman" w:hAnsi="Times New Roman" w:cs="Times New Roman"/>
          <w:color w:val="0000FF"/>
          <w:spacing w:val="-3"/>
          <w:position w:val="-1"/>
          <w:sz w:val="24"/>
          <w:szCs w:val="24"/>
          <w:u w:val="single" w:color="0000FF"/>
        </w:rPr>
        <w:t>l</w:t>
      </w:r>
      <w:r>
        <w:rPr>
          <w:rFonts w:ascii="Times New Roman" w:eastAsia="Times New Roman" w:hAnsi="Times New Roman" w:cs="Times New Roman"/>
          <w:color w:val="0000FF"/>
          <w:spacing w:val="1"/>
          <w:position w:val="-1"/>
          <w:sz w:val="24"/>
          <w:szCs w:val="24"/>
          <w:u w:val="single" w:color="0000FF"/>
        </w:rPr>
        <w:t>l</w:t>
      </w:r>
      <w:r>
        <w:rPr>
          <w:rFonts w:ascii="Times New Roman" w:eastAsia="Times New Roman" w:hAnsi="Times New Roman" w:cs="Times New Roman"/>
          <w:color w:val="0000FF"/>
          <w:position w:val="-1"/>
          <w:sz w:val="24"/>
          <w:szCs w:val="24"/>
          <w:u w:val="single" w:color="0000FF"/>
        </w:rPr>
        <w:t>e</w:t>
      </w:r>
      <w:r>
        <w:rPr>
          <w:rFonts w:ascii="Times New Roman" w:eastAsia="Times New Roman" w:hAnsi="Times New Roman" w:cs="Times New Roman"/>
          <w:color w:val="0000FF"/>
          <w:spacing w:val="1"/>
          <w:position w:val="-1"/>
          <w:sz w:val="24"/>
          <w:szCs w:val="24"/>
          <w:u w:val="single" w:color="0000FF"/>
        </w:rPr>
        <w:t xml:space="preserve"> </w:t>
      </w:r>
      <w:r>
        <w:rPr>
          <w:rFonts w:ascii="Times New Roman" w:eastAsia="Times New Roman" w:hAnsi="Times New Roman" w:cs="Times New Roman"/>
          <w:color w:val="0000FF"/>
          <w:spacing w:val="-4"/>
          <w:position w:val="-1"/>
          <w:sz w:val="24"/>
          <w:szCs w:val="24"/>
          <w:u w:val="single" w:color="0000FF"/>
        </w:rPr>
        <w:t>d</w:t>
      </w:r>
      <w:r>
        <w:rPr>
          <w:rFonts w:ascii="Times New Roman" w:eastAsia="Times New Roman" w:hAnsi="Times New Roman" w:cs="Times New Roman"/>
          <w:color w:val="0000FF"/>
          <w:position w:val="-1"/>
          <w:sz w:val="24"/>
          <w:szCs w:val="24"/>
          <w:u w:val="single" w:color="0000FF"/>
        </w:rPr>
        <w:t>e</w:t>
      </w:r>
      <w:r>
        <w:rPr>
          <w:rFonts w:ascii="Times New Roman" w:eastAsia="Times New Roman" w:hAnsi="Times New Roman" w:cs="Times New Roman"/>
          <w:color w:val="0000FF"/>
          <w:spacing w:val="1"/>
          <w:position w:val="-1"/>
          <w:sz w:val="24"/>
          <w:szCs w:val="24"/>
          <w:u w:val="single" w:color="0000FF"/>
        </w:rPr>
        <w:t xml:space="preserve"> </w:t>
      </w:r>
      <w:r>
        <w:rPr>
          <w:rFonts w:ascii="Times New Roman" w:eastAsia="Times New Roman" w:hAnsi="Times New Roman" w:cs="Times New Roman"/>
          <w:color w:val="0000FF"/>
          <w:position w:val="-1"/>
          <w:sz w:val="24"/>
          <w:szCs w:val="24"/>
          <w:u w:val="single" w:color="0000FF"/>
        </w:rPr>
        <w:t>f</w:t>
      </w:r>
      <w:r>
        <w:rPr>
          <w:rFonts w:ascii="Times New Roman" w:eastAsia="Times New Roman" w:hAnsi="Times New Roman" w:cs="Times New Roman"/>
          <w:color w:val="0000FF"/>
          <w:spacing w:val="1"/>
          <w:position w:val="-1"/>
          <w:sz w:val="24"/>
          <w:szCs w:val="24"/>
          <w:u w:val="single" w:color="0000FF"/>
        </w:rPr>
        <w:t>a</w:t>
      </w:r>
      <w:r>
        <w:rPr>
          <w:rFonts w:ascii="Times New Roman" w:eastAsia="Times New Roman" w:hAnsi="Times New Roman" w:cs="Times New Roman"/>
          <w:color w:val="0000FF"/>
          <w:spacing w:val="-3"/>
          <w:position w:val="-1"/>
          <w:sz w:val="24"/>
          <w:szCs w:val="24"/>
          <w:u w:val="single" w:color="0000FF"/>
        </w:rPr>
        <w:t>c</w:t>
      </w:r>
      <w:r>
        <w:rPr>
          <w:rFonts w:ascii="Times New Roman" w:eastAsia="Times New Roman" w:hAnsi="Times New Roman" w:cs="Times New Roman"/>
          <w:color w:val="0000FF"/>
          <w:spacing w:val="1"/>
          <w:position w:val="-1"/>
          <w:sz w:val="24"/>
          <w:szCs w:val="24"/>
          <w:u w:val="single" w:color="0000FF"/>
        </w:rPr>
        <w:t>e</w:t>
      </w:r>
      <w:r>
        <w:rPr>
          <w:rFonts w:ascii="Times New Roman" w:eastAsia="Times New Roman" w:hAnsi="Times New Roman" w:cs="Times New Roman"/>
          <w:color w:val="0000FF"/>
          <w:position w:val="-1"/>
          <w:sz w:val="24"/>
          <w:szCs w:val="24"/>
          <w:u w:val="single" w:color="0000FF"/>
        </w:rPr>
        <w:t>s</w:t>
      </w:r>
      <w:r>
        <w:rPr>
          <w:rFonts w:ascii="Times New Roman" w:eastAsia="Times New Roman" w:hAnsi="Times New Roman" w:cs="Times New Roman"/>
          <w:color w:val="0000FF"/>
          <w:spacing w:val="-1"/>
          <w:position w:val="-1"/>
          <w:sz w:val="24"/>
          <w:szCs w:val="24"/>
          <w:u w:val="single" w:color="0000FF"/>
        </w:rPr>
        <w:t xml:space="preserve"> </w:t>
      </w:r>
      <w:r>
        <w:rPr>
          <w:rFonts w:ascii="Times New Roman" w:eastAsia="Times New Roman" w:hAnsi="Times New Roman" w:cs="Times New Roman"/>
          <w:color w:val="0000FF"/>
          <w:spacing w:val="1"/>
          <w:position w:val="-1"/>
          <w:sz w:val="24"/>
          <w:szCs w:val="24"/>
          <w:u w:val="single" w:color="0000FF"/>
        </w:rPr>
        <w:t>met</w:t>
      </w:r>
      <w:r>
        <w:rPr>
          <w:rFonts w:ascii="Times New Roman" w:eastAsia="Times New Roman" w:hAnsi="Times New Roman" w:cs="Times New Roman"/>
          <w:color w:val="0000FF"/>
          <w:position w:val="-1"/>
          <w:sz w:val="24"/>
          <w:szCs w:val="24"/>
          <w:u w:val="single" w:color="0000FF"/>
        </w:rPr>
        <w:t>od</w:t>
      </w:r>
      <w:r>
        <w:rPr>
          <w:rFonts w:ascii="Times New Roman" w:eastAsia="Times New Roman" w:hAnsi="Times New Roman" w:cs="Times New Roman"/>
          <w:color w:val="0000FF"/>
          <w:spacing w:val="-4"/>
          <w:position w:val="-1"/>
          <w:sz w:val="24"/>
          <w:szCs w:val="24"/>
          <w:u w:val="single" w:color="0000FF"/>
        </w:rPr>
        <w:t>o</w:t>
      </w:r>
      <w:r>
        <w:rPr>
          <w:rFonts w:ascii="Times New Roman" w:eastAsia="Times New Roman" w:hAnsi="Times New Roman" w:cs="Times New Roman"/>
          <w:color w:val="0000FF"/>
          <w:spacing w:val="1"/>
          <w:position w:val="-1"/>
          <w:sz w:val="24"/>
          <w:szCs w:val="24"/>
          <w:u w:val="single" w:color="0000FF"/>
        </w:rPr>
        <w:t>l</w:t>
      </w:r>
      <w:r>
        <w:rPr>
          <w:rFonts w:ascii="Times New Roman" w:eastAsia="Times New Roman" w:hAnsi="Times New Roman" w:cs="Times New Roman"/>
          <w:color w:val="0000FF"/>
          <w:position w:val="-1"/>
          <w:sz w:val="24"/>
          <w:szCs w:val="24"/>
          <w:u w:val="single" w:color="0000FF"/>
        </w:rPr>
        <w:t>o</w:t>
      </w:r>
      <w:r>
        <w:rPr>
          <w:rFonts w:ascii="Times New Roman" w:eastAsia="Times New Roman" w:hAnsi="Times New Roman" w:cs="Times New Roman"/>
          <w:color w:val="0000FF"/>
          <w:spacing w:val="-4"/>
          <w:position w:val="-1"/>
          <w:sz w:val="24"/>
          <w:szCs w:val="24"/>
          <w:u w:val="single" w:color="0000FF"/>
        </w:rPr>
        <w:t>g</w:t>
      </w:r>
      <w:r>
        <w:rPr>
          <w:rFonts w:ascii="Times New Roman" w:eastAsia="Times New Roman" w:hAnsi="Times New Roman" w:cs="Times New Roman"/>
          <w:color w:val="0000FF"/>
          <w:spacing w:val="1"/>
          <w:position w:val="-1"/>
          <w:sz w:val="24"/>
          <w:szCs w:val="24"/>
          <w:u w:val="single" w:color="0000FF"/>
        </w:rPr>
        <w:t>í</w:t>
      </w:r>
      <w:r>
        <w:rPr>
          <w:rFonts w:ascii="Times New Roman" w:eastAsia="Times New Roman" w:hAnsi="Times New Roman" w:cs="Times New Roman"/>
          <w:color w:val="0000FF"/>
          <w:position w:val="-1"/>
          <w:sz w:val="24"/>
          <w:szCs w:val="24"/>
          <w:u w:val="single" w:color="0000FF"/>
        </w:rPr>
        <w:t>a</w:t>
      </w:r>
      <w:r>
        <w:rPr>
          <w:rFonts w:ascii="Times New Roman" w:eastAsia="Times New Roman" w:hAnsi="Times New Roman" w:cs="Times New Roman"/>
          <w:color w:val="0000FF"/>
          <w:spacing w:val="1"/>
          <w:position w:val="-1"/>
          <w:sz w:val="24"/>
          <w:szCs w:val="24"/>
          <w:u w:val="single" w:color="0000FF"/>
        </w:rPr>
        <w:t xml:space="preserve"> m</w:t>
      </w:r>
      <w:r>
        <w:rPr>
          <w:rFonts w:ascii="Times New Roman" w:eastAsia="Times New Roman" w:hAnsi="Times New Roman" w:cs="Times New Roman"/>
          <w:color w:val="0000FF"/>
          <w:spacing w:val="-4"/>
          <w:position w:val="-1"/>
          <w:sz w:val="24"/>
          <w:szCs w:val="24"/>
          <w:u w:val="single" w:color="0000FF"/>
        </w:rPr>
        <w:t>o</w:t>
      </w:r>
      <w:r>
        <w:rPr>
          <w:rFonts w:ascii="Times New Roman" w:eastAsia="Times New Roman" w:hAnsi="Times New Roman" w:cs="Times New Roman"/>
          <w:color w:val="0000FF"/>
          <w:position w:val="-1"/>
          <w:sz w:val="24"/>
          <w:szCs w:val="24"/>
          <w:u w:val="single" w:color="0000FF"/>
        </w:rPr>
        <w:t>b</w:t>
      </w:r>
      <w:r>
        <w:rPr>
          <w:rFonts w:ascii="Times New Roman" w:eastAsia="Times New Roman" w:hAnsi="Times New Roman" w:cs="Times New Roman"/>
          <w:color w:val="0000FF"/>
          <w:spacing w:val="1"/>
          <w:position w:val="-1"/>
          <w:sz w:val="24"/>
          <w:szCs w:val="24"/>
          <w:u w:val="single" w:color="0000FF"/>
        </w:rPr>
        <w:t>il</w:t>
      </w:r>
      <w:r>
        <w:rPr>
          <w:rFonts w:ascii="Times New Roman" w:eastAsia="Times New Roman" w:hAnsi="Times New Roman" w:cs="Times New Roman"/>
          <w:color w:val="0000FF"/>
          <w:spacing w:val="9"/>
          <w:position w:val="-1"/>
          <w:sz w:val="24"/>
          <w:szCs w:val="24"/>
          <w:u w:val="single" w:color="0000FF"/>
        </w:rPr>
        <w:t>e</w:t>
      </w:r>
      <w:r>
        <w:rPr>
          <w:rFonts w:ascii="Times New Roman" w:eastAsia="Times New Roman" w:hAnsi="Times New Roman" w:cs="Times New Roman"/>
          <w:color w:val="0000FF"/>
          <w:spacing w:val="-4"/>
          <w:position w:val="-1"/>
          <w:sz w:val="24"/>
          <w:szCs w:val="24"/>
          <w:u w:val="single" w:color="0000FF"/>
        </w:rPr>
        <w:t>-</w:t>
      </w:r>
      <w:r>
        <w:rPr>
          <w:rFonts w:ascii="Times New Roman" w:eastAsia="Times New Roman" w:hAnsi="Times New Roman" w:cs="Times New Roman"/>
          <w:color w:val="0000FF"/>
          <w:position w:val="-1"/>
          <w:sz w:val="24"/>
          <w:szCs w:val="24"/>
          <w:u w:val="single" w:color="0000FF"/>
        </w:rPr>
        <w:t>d</w:t>
      </w:r>
    </w:p>
    <w:p w14:paraId="1BCB170F" w14:textId="77777777" w:rsidR="00BE5A93" w:rsidRDefault="00BE5A93">
      <w:pPr>
        <w:spacing w:before="12" w:after="0" w:line="240" w:lineRule="exact"/>
        <w:rPr>
          <w:sz w:val="24"/>
          <w:szCs w:val="24"/>
        </w:rPr>
      </w:pPr>
    </w:p>
    <w:p w14:paraId="59405DCF" w14:textId="77777777" w:rsidR="00BE5A93" w:rsidRDefault="00F700C7">
      <w:pPr>
        <w:spacing w:before="29" w:after="0" w:line="271" w:lineRule="exact"/>
        <w:ind w:left="117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FF"/>
          <w:spacing w:val="1"/>
          <w:position w:val="-1"/>
          <w:sz w:val="24"/>
          <w:szCs w:val="24"/>
          <w:u w:val="single" w:color="0000FF"/>
        </w:rPr>
        <w:t>ta</w:t>
      </w:r>
      <w:r>
        <w:rPr>
          <w:rFonts w:ascii="Times New Roman" w:eastAsia="Times New Roman" w:hAnsi="Times New Roman" w:cs="Times New Roman"/>
          <w:color w:val="0000FF"/>
          <w:position w:val="-1"/>
          <w:sz w:val="24"/>
          <w:szCs w:val="24"/>
          <w:u w:val="single" w:color="0000FF"/>
        </w:rPr>
        <w:t>b</w:t>
      </w:r>
      <w:r>
        <w:rPr>
          <w:rFonts w:ascii="Times New Roman" w:eastAsia="Times New Roman" w:hAnsi="Times New Roman" w:cs="Times New Roman"/>
          <w:color w:val="0000FF"/>
          <w:spacing w:val="1"/>
          <w:position w:val="-1"/>
          <w:sz w:val="24"/>
          <w:szCs w:val="24"/>
          <w:u w:val="single" w:color="0000FF"/>
        </w:rPr>
        <w:t>l</w:t>
      </w:r>
      <w:r>
        <w:rPr>
          <w:rFonts w:ascii="Times New Roman" w:eastAsia="Times New Roman" w:hAnsi="Times New Roman" w:cs="Times New Roman"/>
          <w:color w:val="0000FF"/>
          <w:position w:val="-1"/>
          <w:sz w:val="24"/>
          <w:szCs w:val="24"/>
          <w:u w:val="single" w:color="0000FF"/>
        </w:rPr>
        <w:t>a</w:t>
      </w:r>
      <w:r>
        <w:rPr>
          <w:rFonts w:ascii="Times New Roman" w:eastAsia="Times New Roman" w:hAnsi="Times New Roman" w:cs="Times New Roman"/>
          <w:color w:val="0000FF"/>
          <w:spacing w:val="1"/>
          <w:position w:val="-1"/>
          <w:sz w:val="24"/>
          <w:szCs w:val="24"/>
          <w:u w:val="single" w:color="0000FF"/>
        </w:rPr>
        <w:t xml:space="preserve"> </w:t>
      </w:r>
      <w:r>
        <w:rPr>
          <w:rFonts w:ascii="Times New Roman" w:eastAsia="Times New Roman" w:hAnsi="Times New Roman" w:cs="Times New Roman"/>
          <w:color w:val="0000FF"/>
          <w:position w:val="-1"/>
          <w:sz w:val="24"/>
          <w:szCs w:val="24"/>
          <w:u w:val="single" w:color="0000FF"/>
        </w:rPr>
        <w:t xml:space="preserve">2. </w:t>
      </w:r>
      <w:r>
        <w:rPr>
          <w:rFonts w:ascii="Times New Roman" w:eastAsia="Times New Roman" w:hAnsi="Times New Roman" w:cs="Times New Roman"/>
          <w:color w:val="0000FF"/>
          <w:spacing w:val="-1"/>
          <w:position w:val="-1"/>
          <w:sz w:val="24"/>
          <w:szCs w:val="24"/>
          <w:u w:val="single" w:color="0000FF"/>
        </w:rPr>
        <w:t>D</w:t>
      </w:r>
      <w:r>
        <w:rPr>
          <w:rFonts w:ascii="Times New Roman" w:eastAsia="Times New Roman" w:hAnsi="Times New Roman" w:cs="Times New Roman"/>
          <w:color w:val="0000FF"/>
          <w:spacing w:val="-3"/>
          <w:position w:val="-1"/>
          <w:sz w:val="24"/>
          <w:szCs w:val="24"/>
          <w:u w:val="single" w:color="0000FF"/>
        </w:rPr>
        <w:t>e</w:t>
      </w:r>
      <w:r>
        <w:rPr>
          <w:rFonts w:ascii="Times New Roman" w:eastAsia="Times New Roman" w:hAnsi="Times New Roman" w:cs="Times New Roman"/>
          <w:color w:val="0000FF"/>
          <w:spacing w:val="1"/>
          <w:position w:val="-1"/>
          <w:sz w:val="24"/>
          <w:szCs w:val="24"/>
          <w:u w:val="single" w:color="0000FF"/>
        </w:rPr>
        <w:t>ta</w:t>
      </w:r>
      <w:r>
        <w:rPr>
          <w:rFonts w:ascii="Times New Roman" w:eastAsia="Times New Roman" w:hAnsi="Times New Roman" w:cs="Times New Roman"/>
          <w:color w:val="0000FF"/>
          <w:spacing w:val="-3"/>
          <w:position w:val="-1"/>
          <w:sz w:val="24"/>
          <w:szCs w:val="24"/>
          <w:u w:val="single" w:color="0000FF"/>
        </w:rPr>
        <w:t>l</w:t>
      </w:r>
      <w:r>
        <w:rPr>
          <w:rFonts w:ascii="Times New Roman" w:eastAsia="Times New Roman" w:hAnsi="Times New Roman" w:cs="Times New Roman"/>
          <w:color w:val="0000FF"/>
          <w:spacing w:val="1"/>
          <w:position w:val="-1"/>
          <w:sz w:val="24"/>
          <w:szCs w:val="24"/>
          <w:u w:val="single" w:color="0000FF"/>
        </w:rPr>
        <w:t>l</w:t>
      </w:r>
      <w:r>
        <w:rPr>
          <w:rFonts w:ascii="Times New Roman" w:eastAsia="Times New Roman" w:hAnsi="Times New Roman" w:cs="Times New Roman"/>
          <w:color w:val="0000FF"/>
          <w:position w:val="-1"/>
          <w:sz w:val="24"/>
          <w:szCs w:val="24"/>
          <w:u w:val="single" w:color="0000FF"/>
        </w:rPr>
        <w:t>e</w:t>
      </w:r>
      <w:r>
        <w:rPr>
          <w:rFonts w:ascii="Times New Roman" w:eastAsia="Times New Roman" w:hAnsi="Times New Roman" w:cs="Times New Roman"/>
          <w:color w:val="0000FF"/>
          <w:spacing w:val="1"/>
          <w:position w:val="-1"/>
          <w:sz w:val="24"/>
          <w:szCs w:val="24"/>
          <w:u w:val="single" w:color="0000FF"/>
        </w:rPr>
        <w:t xml:space="preserve"> </w:t>
      </w:r>
      <w:r>
        <w:rPr>
          <w:rFonts w:ascii="Times New Roman" w:eastAsia="Times New Roman" w:hAnsi="Times New Roman" w:cs="Times New Roman"/>
          <w:color w:val="0000FF"/>
          <w:spacing w:val="-4"/>
          <w:position w:val="-1"/>
          <w:sz w:val="24"/>
          <w:szCs w:val="24"/>
          <w:u w:val="single" w:color="0000FF"/>
        </w:rPr>
        <w:t>d</w:t>
      </w:r>
      <w:r>
        <w:rPr>
          <w:rFonts w:ascii="Times New Roman" w:eastAsia="Times New Roman" w:hAnsi="Times New Roman" w:cs="Times New Roman"/>
          <w:color w:val="0000FF"/>
          <w:position w:val="-1"/>
          <w:sz w:val="24"/>
          <w:szCs w:val="24"/>
          <w:u w:val="single" w:color="0000FF"/>
        </w:rPr>
        <w:t>e</w:t>
      </w:r>
      <w:r>
        <w:rPr>
          <w:rFonts w:ascii="Times New Roman" w:eastAsia="Times New Roman" w:hAnsi="Times New Roman" w:cs="Times New Roman"/>
          <w:color w:val="0000FF"/>
          <w:spacing w:val="1"/>
          <w:position w:val="-1"/>
          <w:sz w:val="24"/>
          <w:szCs w:val="24"/>
          <w:u w:val="single" w:color="0000FF"/>
        </w:rPr>
        <w:t xml:space="preserve"> </w:t>
      </w:r>
      <w:r>
        <w:rPr>
          <w:rFonts w:ascii="Times New Roman" w:eastAsia="Times New Roman" w:hAnsi="Times New Roman" w:cs="Times New Roman"/>
          <w:color w:val="0000FF"/>
          <w:position w:val="-1"/>
          <w:sz w:val="24"/>
          <w:szCs w:val="24"/>
          <w:u w:val="single" w:color="0000FF"/>
        </w:rPr>
        <w:t>f</w:t>
      </w:r>
      <w:r>
        <w:rPr>
          <w:rFonts w:ascii="Times New Roman" w:eastAsia="Times New Roman" w:hAnsi="Times New Roman" w:cs="Times New Roman"/>
          <w:color w:val="0000FF"/>
          <w:spacing w:val="1"/>
          <w:position w:val="-1"/>
          <w:sz w:val="24"/>
          <w:szCs w:val="24"/>
          <w:u w:val="single" w:color="0000FF"/>
        </w:rPr>
        <w:t>a</w:t>
      </w:r>
      <w:r>
        <w:rPr>
          <w:rFonts w:ascii="Times New Roman" w:eastAsia="Times New Roman" w:hAnsi="Times New Roman" w:cs="Times New Roman"/>
          <w:color w:val="0000FF"/>
          <w:spacing w:val="-3"/>
          <w:position w:val="-1"/>
          <w:sz w:val="24"/>
          <w:szCs w:val="24"/>
          <w:u w:val="single" w:color="0000FF"/>
        </w:rPr>
        <w:t>c</w:t>
      </w:r>
      <w:r>
        <w:rPr>
          <w:rFonts w:ascii="Times New Roman" w:eastAsia="Times New Roman" w:hAnsi="Times New Roman" w:cs="Times New Roman"/>
          <w:color w:val="0000FF"/>
          <w:spacing w:val="1"/>
          <w:position w:val="-1"/>
          <w:sz w:val="24"/>
          <w:szCs w:val="24"/>
          <w:u w:val="single" w:color="0000FF"/>
        </w:rPr>
        <w:t>e</w:t>
      </w:r>
      <w:r>
        <w:rPr>
          <w:rFonts w:ascii="Times New Roman" w:eastAsia="Times New Roman" w:hAnsi="Times New Roman" w:cs="Times New Roman"/>
          <w:color w:val="0000FF"/>
          <w:position w:val="-1"/>
          <w:sz w:val="24"/>
          <w:szCs w:val="24"/>
          <w:u w:val="single" w:color="0000FF"/>
        </w:rPr>
        <w:t>s</w:t>
      </w:r>
      <w:r>
        <w:rPr>
          <w:rFonts w:ascii="Times New Roman" w:eastAsia="Times New Roman" w:hAnsi="Times New Roman" w:cs="Times New Roman"/>
          <w:color w:val="0000FF"/>
          <w:spacing w:val="-1"/>
          <w:position w:val="-1"/>
          <w:sz w:val="24"/>
          <w:szCs w:val="24"/>
          <w:u w:val="single" w:color="0000FF"/>
        </w:rPr>
        <w:t xml:space="preserve"> </w:t>
      </w:r>
      <w:r>
        <w:rPr>
          <w:rFonts w:ascii="Times New Roman" w:eastAsia="Times New Roman" w:hAnsi="Times New Roman" w:cs="Times New Roman"/>
          <w:color w:val="0000FF"/>
          <w:spacing w:val="1"/>
          <w:position w:val="-1"/>
          <w:sz w:val="24"/>
          <w:szCs w:val="24"/>
          <w:u w:val="single" w:color="0000FF"/>
        </w:rPr>
        <w:t>met</w:t>
      </w:r>
      <w:r>
        <w:rPr>
          <w:rFonts w:ascii="Times New Roman" w:eastAsia="Times New Roman" w:hAnsi="Times New Roman" w:cs="Times New Roman"/>
          <w:color w:val="0000FF"/>
          <w:position w:val="-1"/>
          <w:sz w:val="24"/>
          <w:szCs w:val="24"/>
          <w:u w:val="single" w:color="0000FF"/>
        </w:rPr>
        <w:t>od</w:t>
      </w:r>
      <w:r>
        <w:rPr>
          <w:rFonts w:ascii="Times New Roman" w:eastAsia="Times New Roman" w:hAnsi="Times New Roman" w:cs="Times New Roman"/>
          <w:color w:val="0000FF"/>
          <w:spacing w:val="-4"/>
          <w:position w:val="-1"/>
          <w:sz w:val="24"/>
          <w:szCs w:val="24"/>
          <w:u w:val="single" w:color="0000FF"/>
        </w:rPr>
        <w:t>o</w:t>
      </w:r>
      <w:r>
        <w:rPr>
          <w:rFonts w:ascii="Times New Roman" w:eastAsia="Times New Roman" w:hAnsi="Times New Roman" w:cs="Times New Roman"/>
          <w:color w:val="0000FF"/>
          <w:spacing w:val="1"/>
          <w:position w:val="-1"/>
          <w:sz w:val="24"/>
          <w:szCs w:val="24"/>
          <w:u w:val="single" w:color="0000FF"/>
        </w:rPr>
        <w:t>l</w:t>
      </w:r>
      <w:r>
        <w:rPr>
          <w:rFonts w:ascii="Times New Roman" w:eastAsia="Times New Roman" w:hAnsi="Times New Roman" w:cs="Times New Roman"/>
          <w:color w:val="0000FF"/>
          <w:position w:val="-1"/>
          <w:sz w:val="24"/>
          <w:szCs w:val="24"/>
          <w:u w:val="single" w:color="0000FF"/>
        </w:rPr>
        <w:t>o</w:t>
      </w:r>
      <w:r>
        <w:rPr>
          <w:rFonts w:ascii="Times New Roman" w:eastAsia="Times New Roman" w:hAnsi="Times New Roman" w:cs="Times New Roman"/>
          <w:color w:val="0000FF"/>
          <w:spacing w:val="-4"/>
          <w:position w:val="-1"/>
          <w:sz w:val="24"/>
          <w:szCs w:val="24"/>
          <w:u w:val="single" w:color="0000FF"/>
        </w:rPr>
        <w:t>g</w:t>
      </w:r>
      <w:r>
        <w:rPr>
          <w:rFonts w:ascii="Times New Roman" w:eastAsia="Times New Roman" w:hAnsi="Times New Roman" w:cs="Times New Roman"/>
          <w:color w:val="0000FF"/>
          <w:spacing w:val="1"/>
          <w:position w:val="-1"/>
          <w:sz w:val="24"/>
          <w:szCs w:val="24"/>
          <w:u w:val="single" w:color="0000FF"/>
        </w:rPr>
        <w:t>í</w:t>
      </w:r>
      <w:r>
        <w:rPr>
          <w:rFonts w:ascii="Times New Roman" w:eastAsia="Times New Roman" w:hAnsi="Times New Roman" w:cs="Times New Roman"/>
          <w:color w:val="0000FF"/>
          <w:position w:val="-1"/>
          <w:sz w:val="24"/>
          <w:szCs w:val="24"/>
          <w:u w:val="single" w:color="0000FF"/>
        </w:rPr>
        <w:t>a</w:t>
      </w:r>
      <w:r>
        <w:rPr>
          <w:rFonts w:ascii="Times New Roman" w:eastAsia="Times New Roman" w:hAnsi="Times New Roman" w:cs="Times New Roman"/>
          <w:color w:val="0000FF"/>
          <w:spacing w:val="1"/>
          <w:position w:val="-1"/>
          <w:sz w:val="24"/>
          <w:szCs w:val="24"/>
          <w:u w:val="single" w:color="0000FF"/>
        </w:rPr>
        <w:t xml:space="preserve"> m</w:t>
      </w:r>
      <w:r>
        <w:rPr>
          <w:rFonts w:ascii="Times New Roman" w:eastAsia="Times New Roman" w:hAnsi="Times New Roman" w:cs="Times New Roman"/>
          <w:color w:val="0000FF"/>
          <w:position w:val="-1"/>
          <w:sz w:val="24"/>
          <w:szCs w:val="24"/>
          <w:u w:val="single" w:color="0000FF"/>
        </w:rPr>
        <w:t>o</w:t>
      </w:r>
      <w:r>
        <w:rPr>
          <w:rFonts w:ascii="Times New Roman" w:eastAsia="Times New Roman" w:hAnsi="Times New Roman" w:cs="Times New Roman"/>
          <w:color w:val="0000FF"/>
          <w:spacing w:val="-4"/>
          <w:position w:val="-1"/>
          <w:sz w:val="24"/>
          <w:szCs w:val="24"/>
          <w:u w:val="single" w:color="0000FF"/>
        </w:rPr>
        <w:t>b</w:t>
      </w:r>
      <w:r>
        <w:rPr>
          <w:rFonts w:ascii="Times New Roman" w:eastAsia="Times New Roman" w:hAnsi="Times New Roman" w:cs="Times New Roman"/>
          <w:color w:val="0000FF"/>
          <w:spacing w:val="1"/>
          <w:position w:val="-1"/>
          <w:sz w:val="24"/>
          <w:szCs w:val="24"/>
          <w:u w:val="single" w:color="0000FF"/>
        </w:rPr>
        <w:t>il</w:t>
      </w:r>
      <w:r>
        <w:rPr>
          <w:rFonts w:ascii="Times New Roman" w:eastAsia="Times New Roman" w:hAnsi="Times New Roman" w:cs="Times New Roman"/>
          <w:color w:val="0000FF"/>
          <w:spacing w:val="9"/>
          <w:position w:val="-1"/>
          <w:sz w:val="24"/>
          <w:szCs w:val="24"/>
          <w:u w:val="single" w:color="0000FF"/>
        </w:rPr>
        <w:t>e</w:t>
      </w:r>
      <w:r>
        <w:rPr>
          <w:rFonts w:ascii="Times New Roman" w:eastAsia="Times New Roman" w:hAnsi="Times New Roman" w:cs="Times New Roman"/>
          <w:color w:val="0000FF"/>
          <w:spacing w:val="-4"/>
          <w:position w:val="-1"/>
          <w:sz w:val="24"/>
          <w:szCs w:val="24"/>
          <w:u w:val="single" w:color="0000FF"/>
        </w:rPr>
        <w:t>-</w:t>
      </w:r>
      <w:r>
        <w:rPr>
          <w:rFonts w:ascii="Times New Roman" w:eastAsia="Times New Roman" w:hAnsi="Times New Roman" w:cs="Times New Roman"/>
          <w:color w:val="0000FF"/>
          <w:position w:val="-1"/>
          <w:sz w:val="24"/>
          <w:szCs w:val="24"/>
          <w:u w:val="single" w:color="0000FF"/>
        </w:rPr>
        <w:t>d</w:t>
      </w:r>
    </w:p>
    <w:p w14:paraId="155BB35B" w14:textId="77777777" w:rsidR="00BE5A93" w:rsidRDefault="00BE5A93">
      <w:pPr>
        <w:spacing w:before="12" w:after="0" w:line="240" w:lineRule="exact"/>
        <w:rPr>
          <w:sz w:val="24"/>
          <w:szCs w:val="24"/>
        </w:rPr>
      </w:pPr>
    </w:p>
    <w:p w14:paraId="79FC65C6" w14:textId="77777777" w:rsidR="00BE5A93" w:rsidRDefault="00F700C7">
      <w:pPr>
        <w:spacing w:before="29" w:after="0" w:line="271" w:lineRule="exact"/>
        <w:ind w:left="117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FF"/>
          <w:spacing w:val="1"/>
          <w:position w:val="-1"/>
          <w:sz w:val="24"/>
          <w:szCs w:val="24"/>
          <w:u w:val="single" w:color="0000FF"/>
        </w:rPr>
        <w:t>ta</w:t>
      </w:r>
      <w:r>
        <w:rPr>
          <w:rFonts w:ascii="Times New Roman" w:eastAsia="Times New Roman" w:hAnsi="Times New Roman" w:cs="Times New Roman"/>
          <w:color w:val="0000FF"/>
          <w:position w:val="-1"/>
          <w:sz w:val="24"/>
          <w:szCs w:val="24"/>
          <w:u w:val="single" w:color="0000FF"/>
        </w:rPr>
        <w:t>b</w:t>
      </w:r>
      <w:r>
        <w:rPr>
          <w:rFonts w:ascii="Times New Roman" w:eastAsia="Times New Roman" w:hAnsi="Times New Roman" w:cs="Times New Roman"/>
          <w:color w:val="0000FF"/>
          <w:spacing w:val="1"/>
          <w:position w:val="-1"/>
          <w:sz w:val="24"/>
          <w:szCs w:val="24"/>
          <w:u w:val="single" w:color="0000FF"/>
        </w:rPr>
        <w:t>l</w:t>
      </w:r>
      <w:r>
        <w:rPr>
          <w:rFonts w:ascii="Times New Roman" w:eastAsia="Times New Roman" w:hAnsi="Times New Roman" w:cs="Times New Roman"/>
          <w:color w:val="0000FF"/>
          <w:position w:val="-1"/>
          <w:sz w:val="24"/>
          <w:szCs w:val="24"/>
          <w:u w:val="single" w:color="0000FF"/>
        </w:rPr>
        <w:t>a</w:t>
      </w:r>
      <w:r>
        <w:rPr>
          <w:rFonts w:ascii="Times New Roman" w:eastAsia="Times New Roman" w:hAnsi="Times New Roman" w:cs="Times New Roman"/>
          <w:color w:val="0000FF"/>
          <w:spacing w:val="1"/>
          <w:position w:val="-1"/>
          <w:sz w:val="24"/>
          <w:szCs w:val="24"/>
          <w:u w:val="single" w:color="0000FF"/>
        </w:rPr>
        <w:t xml:space="preserve"> </w:t>
      </w:r>
      <w:r>
        <w:rPr>
          <w:rFonts w:ascii="Times New Roman" w:eastAsia="Times New Roman" w:hAnsi="Times New Roman" w:cs="Times New Roman"/>
          <w:color w:val="0000FF"/>
          <w:position w:val="-1"/>
          <w:sz w:val="24"/>
          <w:szCs w:val="24"/>
          <w:u w:val="single" w:color="0000FF"/>
        </w:rPr>
        <w:t xml:space="preserve">3. </w:t>
      </w:r>
      <w:r>
        <w:rPr>
          <w:rFonts w:ascii="Times New Roman" w:eastAsia="Times New Roman" w:hAnsi="Times New Roman" w:cs="Times New Roman"/>
          <w:color w:val="0000FF"/>
          <w:spacing w:val="-1"/>
          <w:position w:val="-1"/>
          <w:sz w:val="24"/>
          <w:szCs w:val="24"/>
          <w:u w:val="single" w:color="0000FF"/>
        </w:rPr>
        <w:t>D</w:t>
      </w:r>
      <w:r>
        <w:rPr>
          <w:rFonts w:ascii="Times New Roman" w:eastAsia="Times New Roman" w:hAnsi="Times New Roman" w:cs="Times New Roman"/>
          <w:color w:val="0000FF"/>
          <w:position w:val="-1"/>
          <w:sz w:val="24"/>
          <w:szCs w:val="24"/>
          <w:u w:val="single" w:color="0000FF"/>
        </w:rPr>
        <w:t>ur</w:t>
      </w:r>
      <w:r>
        <w:rPr>
          <w:rFonts w:ascii="Times New Roman" w:eastAsia="Times New Roman" w:hAnsi="Times New Roman" w:cs="Times New Roman"/>
          <w:color w:val="0000FF"/>
          <w:spacing w:val="-2"/>
          <w:position w:val="-1"/>
          <w:sz w:val="24"/>
          <w:szCs w:val="24"/>
          <w:u w:val="single" w:color="0000FF"/>
        </w:rPr>
        <w:t>a</w:t>
      </w:r>
      <w:r>
        <w:rPr>
          <w:rFonts w:ascii="Times New Roman" w:eastAsia="Times New Roman" w:hAnsi="Times New Roman" w:cs="Times New Roman"/>
          <w:color w:val="0000FF"/>
          <w:spacing w:val="1"/>
          <w:position w:val="-1"/>
          <w:sz w:val="24"/>
          <w:szCs w:val="24"/>
          <w:u w:val="single" w:color="0000FF"/>
        </w:rPr>
        <w:t>ci</w:t>
      </w:r>
      <w:r>
        <w:rPr>
          <w:rFonts w:ascii="Times New Roman" w:eastAsia="Times New Roman" w:hAnsi="Times New Roman" w:cs="Times New Roman"/>
          <w:color w:val="0000FF"/>
          <w:position w:val="-1"/>
          <w:sz w:val="24"/>
          <w:szCs w:val="24"/>
          <w:u w:val="single" w:color="0000FF"/>
        </w:rPr>
        <w:t xml:space="preserve">ón </w:t>
      </w:r>
      <w:r>
        <w:rPr>
          <w:rFonts w:ascii="Times New Roman" w:eastAsia="Times New Roman" w:hAnsi="Times New Roman" w:cs="Times New Roman"/>
          <w:color w:val="0000FF"/>
          <w:spacing w:val="-4"/>
          <w:position w:val="-1"/>
          <w:sz w:val="24"/>
          <w:szCs w:val="24"/>
          <w:u w:val="single" w:color="0000FF"/>
        </w:rPr>
        <w:t>f</w:t>
      </w:r>
      <w:r>
        <w:rPr>
          <w:rFonts w:ascii="Times New Roman" w:eastAsia="Times New Roman" w:hAnsi="Times New Roman" w:cs="Times New Roman"/>
          <w:color w:val="0000FF"/>
          <w:spacing w:val="1"/>
          <w:position w:val="-1"/>
          <w:sz w:val="24"/>
          <w:szCs w:val="24"/>
          <w:u w:val="single" w:color="0000FF"/>
        </w:rPr>
        <w:t>a</w:t>
      </w:r>
      <w:r>
        <w:rPr>
          <w:rFonts w:ascii="Times New Roman" w:eastAsia="Times New Roman" w:hAnsi="Times New Roman" w:cs="Times New Roman"/>
          <w:color w:val="0000FF"/>
          <w:spacing w:val="-1"/>
          <w:position w:val="-1"/>
          <w:sz w:val="24"/>
          <w:szCs w:val="24"/>
          <w:u w:val="single" w:color="0000FF"/>
        </w:rPr>
        <w:t>s</w:t>
      </w:r>
      <w:r>
        <w:rPr>
          <w:rFonts w:ascii="Times New Roman" w:eastAsia="Times New Roman" w:hAnsi="Times New Roman" w:cs="Times New Roman"/>
          <w:color w:val="0000FF"/>
          <w:spacing w:val="1"/>
          <w:position w:val="-1"/>
          <w:sz w:val="24"/>
          <w:szCs w:val="24"/>
          <w:u w:val="single" w:color="0000FF"/>
        </w:rPr>
        <w:t>e</w:t>
      </w:r>
      <w:r>
        <w:rPr>
          <w:rFonts w:ascii="Times New Roman" w:eastAsia="Times New Roman" w:hAnsi="Times New Roman" w:cs="Times New Roman"/>
          <w:color w:val="0000FF"/>
          <w:position w:val="-1"/>
          <w:sz w:val="24"/>
          <w:szCs w:val="24"/>
          <w:u w:val="single" w:color="0000FF"/>
        </w:rPr>
        <w:t>s</w:t>
      </w:r>
      <w:r>
        <w:rPr>
          <w:rFonts w:ascii="Times New Roman" w:eastAsia="Times New Roman" w:hAnsi="Times New Roman" w:cs="Times New Roman"/>
          <w:color w:val="0000FF"/>
          <w:spacing w:val="-1"/>
          <w:position w:val="-1"/>
          <w:sz w:val="24"/>
          <w:szCs w:val="24"/>
          <w:u w:val="single" w:color="0000FF"/>
        </w:rPr>
        <w:t xml:space="preserve"> </w:t>
      </w:r>
      <w:r>
        <w:rPr>
          <w:rFonts w:ascii="Times New Roman" w:eastAsia="Times New Roman" w:hAnsi="Times New Roman" w:cs="Times New Roman"/>
          <w:color w:val="0000FF"/>
          <w:position w:val="-1"/>
          <w:sz w:val="24"/>
          <w:szCs w:val="24"/>
          <w:u w:val="single" w:color="0000FF"/>
        </w:rPr>
        <w:t>de</w:t>
      </w:r>
      <w:r>
        <w:rPr>
          <w:rFonts w:ascii="Times New Roman" w:eastAsia="Times New Roman" w:hAnsi="Times New Roman" w:cs="Times New Roman"/>
          <w:color w:val="0000FF"/>
          <w:spacing w:val="1"/>
          <w:position w:val="-1"/>
          <w:sz w:val="24"/>
          <w:szCs w:val="24"/>
          <w:u w:val="single" w:color="0000FF"/>
        </w:rPr>
        <w:t xml:space="preserve"> </w:t>
      </w:r>
      <w:r>
        <w:rPr>
          <w:rFonts w:ascii="Times New Roman" w:eastAsia="Times New Roman" w:hAnsi="Times New Roman" w:cs="Times New Roman"/>
          <w:color w:val="0000FF"/>
          <w:position w:val="-1"/>
          <w:sz w:val="24"/>
          <w:szCs w:val="24"/>
          <w:u w:val="single" w:color="0000FF"/>
        </w:rPr>
        <w:t>d</w:t>
      </w:r>
      <w:r>
        <w:rPr>
          <w:rFonts w:ascii="Times New Roman" w:eastAsia="Times New Roman" w:hAnsi="Times New Roman" w:cs="Times New Roman"/>
          <w:color w:val="0000FF"/>
          <w:spacing w:val="1"/>
          <w:position w:val="-1"/>
          <w:sz w:val="24"/>
          <w:szCs w:val="24"/>
          <w:u w:val="single" w:color="0000FF"/>
        </w:rPr>
        <w:t>e</w:t>
      </w:r>
      <w:r>
        <w:rPr>
          <w:rFonts w:ascii="Times New Roman" w:eastAsia="Times New Roman" w:hAnsi="Times New Roman" w:cs="Times New Roman"/>
          <w:color w:val="0000FF"/>
          <w:spacing w:val="-1"/>
          <w:position w:val="-1"/>
          <w:sz w:val="24"/>
          <w:szCs w:val="24"/>
          <w:u w:val="single" w:color="0000FF"/>
        </w:rPr>
        <w:t>s</w:t>
      </w:r>
      <w:r>
        <w:rPr>
          <w:rFonts w:ascii="Times New Roman" w:eastAsia="Times New Roman" w:hAnsi="Times New Roman" w:cs="Times New Roman"/>
          <w:color w:val="0000FF"/>
          <w:spacing w:val="1"/>
          <w:position w:val="-1"/>
          <w:sz w:val="24"/>
          <w:szCs w:val="24"/>
          <w:u w:val="single" w:color="0000FF"/>
        </w:rPr>
        <w:t>a</w:t>
      </w:r>
      <w:r>
        <w:rPr>
          <w:rFonts w:ascii="Times New Roman" w:eastAsia="Times New Roman" w:hAnsi="Times New Roman" w:cs="Times New Roman"/>
          <w:color w:val="0000FF"/>
          <w:position w:val="-1"/>
          <w:sz w:val="24"/>
          <w:szCs w:val="24"/>
          <w:u w:val="single" w:color="0000FF"/>
        </w:rPr>
        <w:t>rro</w:t>
      </w:r>
      <w:r>
        <w:rPr>
          <w:rFonts w:ascii="Times New Roman" w:eastAsia="Times New Roman" w:hAnsi="Times New Roman" w:cs="Times New Roman"/>
          <w:color w:val="0000FF"/>
          <w:spacing w:val="-3"/>
          <w:position w:val="-1"/>
          <w:sz w:val="24"/>
          <w:szCs w:val="24"/>
          <w:u w:val="single" w:color="0000FF"/>
        </w:rPr>
        <w:t>l</w:t>
      </w:r>
      <w:r>
        <w:rPr>
          <w:rFonts w:ascii="Times New Roman" w:eastAsia="Times New Roman" w:hAnsi="Times New Roman" w:cs="Times New Roman"/>
          <w:color w:val="0000FF"/>
          <w:spacing w:val="1"/>
          <w:position w:val="-1"/>
          <w:sz w:val="24"/>
          <w:szCs w:val="24"/>
          <w:u w:val="single" w:color="0000FF"/>
        </w:rPr>
        <w:t>l</w:t>
      </w:r>
      <w:r>
        <w:rPr>
          <w:rFonts w:ascii="Times New Roman" w:eastAsia="Times New Roman" w:hAnsi="Times New Roman" w:cs="Times New Roman"/>
          <w:color w:val="0000FF"/>
          <w:position w:val="-1"/>
          <w:sz w:val="24"/>
          <w:szCs w:val="24"/>
          <w:u w:val="single" w:color="0000FF"/>
        </w:rPr>
        <w:t xml:space="preserve">o </w:t>
      </w:r>
      <w:r>
        <w:rPr>
          <w:rFonts w:ascii="Times New Roman" w:eastAsia="Times New Roman" w:hAnsi="Times New Roman" w:cs="Times New Roman"/>
          <w:color w:val="0000FF"/>
          <w:spacing w:val="1"/>
          <w:position w:val="-1"/>
          <w:sz w:val="24"/>
          <w:szCs w:val="24"/>
          <w:u w:val="single" w:color="0000FF"/>
        </w:rPr>
        <w:t>m</w:t>
      </w:r>
      <w:r>
        <w:rPr>
          <w:rFonts w:ascii="Times New Roman" w:eastAsia="Times New Roman" w:hAnsi="Times New Roman" w:cs="Times New Roman"/>
          <w:color w:val="0000FF"/>
          <w:position w:val="-1"/>
          <w:sz w:val="24"/>
          <w:szCs w:val="24"/>
          <w:u w:val="single" w:color="0000FF"/>
        </w:rPr>
        <w:t>ob</w:t>
      </w:r>
      <w:r>
        <w:rPr>
          <w:rFonts w:ascii="Times New Roman" w:eastAsia="Times New Roman" w:hAnsi="Times New Roman" w:cs="Times New Roman"/>
          <w:color w:val="0000FF"/>
          <w:spacing w:val="-3"/>
          <w:position w:val="-1"/>
          <w:sz w:val="24"/>
          <w:szCs w:val="24"/>
          <w:u w:val="single" w:color="0000FF"/>
        </w:rPr>
        <w:t>i</w:t>
      </w:r>
      <w:r>
        <w:rPr>
          <w:rFonts w:ascii="Times New Roman" w:eastAsia="Times New Roman" w:hAnsi="Times New Roman" w:cs="Times New Roman"/>
          <w:color w:val="0000FF"/>
          <w:spacing w:val="1"/>
          <w:position w:val="-1"/>
          <w:sz w:val="24"/>
          <w:szCs w:val="24"/>
          <w:u w:val="single" w:color="0000FF"/>
        </w:rPr>
        <w:t>l</w:t>
      </w:r>
      <w:r>
        <w:rPr>
          <w:rFonts w:ascii="Times New Roman" w:eastAsia="Times New Roman" w:hAnsi="Times New Roman" w:cs="Times New Roman"/>
          <w:color w:val="0000FF"/>
          <w:spacing w:val="7"/>
          <w:position w:val="-1"/>
          <w:sz w:val="24"/>
          <w:szCs w:val="24"/>
          <w:u w:val="single" w:color="0000FF"/>
        </w:rPr>
        <w:t>e</w:t>
      </w:r>
      <w:r>
        <w:rPr>
          <w:rFonts w:ascii="Times New Roman" w:eastAsia="Times New Roman" w:hAnsi="Times New Roman" w:cs="Times New Roman"/>
          <w:color w:val="0000FF"/>
          <w:spacing w:val="-4"/>
          <w:position w:val="-1"/>
          <w:sz w:val="24"/>
          <w:szCs w:val="24"/>
          <w:u w:val="single" w:color="0000FF"/>
        </w:rPr>
        <w:t>-</w:t>
      </w:r>
      <w:r>
        <w:rPr>
          <w:rFonts w:ascii="Times New Roman" w:eastAsia="Times New Roman" w:hAnsi="Times New Roman" w:cs="Times New Roman"/>
          <w:color w:val="0000FF"/>
          <w:position w:val="-1"/>
          <w:sz w:val="24"/>
          <w:szCs w:val="24"/>
          <w:u w:val="single" w:color="0000FF"/>
        </w:rPr>
        <w:t>d.</w:t>
      </w:r>
    </w:p>
    <w:p w14:paraId="62D95437" w14:textId="77777777" w:rsidR="00BE5A93" w:rsidRDefault="00BE5A93">
      <w:pPr>
        <w:spacing w:before="12" w:after="0" w:line="240" w:lineRule="exact"/>
        <w:rPr>
          <w:sz w:val="24"/>
          <w:szCs w:val="24"/>
        </w:rPr>
      </w:pPr>
    </w:p>
    <w:p w14:paraId="4680A26A" w14:textId="77777777" w:rsidR="00BE5A93" w:rsidRDefault="00F700C7">
      <w:pPr>
        <w:spacing w:before="29" w:after="0" w:line="271" w:lineRule="exact"/>
        <w:ind w:left="117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FF"/>
          <w:spacing w:val="1"/>
          <w:position w:val="-1"/>
          <w:sz w:val="24"/>
          <w:szCs w:val="24"/>
          <w:u w:val="single" w:color="0000FF"/>
        </w:rPr>
        <w:t>ta</w:t>
      </w:r>
      <w:r>
        <w:rPr>
          <w:rFonts w:ascii="Times New Roman" w:eastAsia="Times New Roman" w:hAnsi="Times New Roman" w:cs="Times New Roman"/>
          <w:color w:val="0000FF"/>
          <w:position w:val="-1"/>
          <w:sz w:val="24"/>
          <w:szCs w:val="24"/>
          <w:u w:val="single" w:color="0000FF"/>
        </w:rPr>
        <w:t>b</w:t>
      </w:r>
      <w:r>
        <w:rPr>
          <w:rFonts w:ascii="Times New Roman" w:eastAsia="Times New Roman" w:hAnsi="Times New Roman" w:cs="Times New Roman"/>
          <w:color w:val="0000FF"/>
          <w:spacing w:val="1"/>
          <w:position w:val="-1"/>
          <w:sz w:val="24"/>
          <w:szCs w:val="24"/>
          <w:u w:val="single" w:color="0000FF"/>
        </w:rPr>
        <w:t>l</w:t>
      </w:r>
      <w:r>
        <w:rPr>
          <w:rFonts w:ascii="Times New Roman" w:eastAsia="Times New Roman" w:hAnsi="Times New Roman" w:cs="Times New Roman"/>
          <w:color w:val="0000FF"/>
          <w:position w:val="-1"/>
          <w:sz w:val="24"/>
          <w:szCs w:val="24"/>
          <w:u w:val="single" w:color="0000FF"/>
        </w:rPr>
        <w:t>a</w:t>
      </w:r>
      <w:r>
        <w:rPr>
          <w:rFonts w:ascii="Times New Roman" w:eastAsia="Times New Roman" w:hAnsi="Times New Roman" w:cs="Times New Roman"/>
          <w:color w:val="0000FF"/>
          <w:spacing w:val="1"/>
          <w:position w:val="-1"/>
          <w:sz w:val="24"/>
          <w:szCs w:val="24"/>
          <w:u w:val="single" w:color="0000FF"/>
        </w:rPr>
        <w:t xml:space="preserve"> </w:t>
      </w:r>
      <w:r>
        <w:rPr>
          <w:rFonts w:ascii="Times New Roman" w:eastAsia="Times New Roman" w:hAnsi="Times New Roman" w:cs="Times New Roman"/>
          <w:color w:val="0000FF"/>
          <w:position w:val="-1"/>
          <w:sz w:val="24"/>
          <w:szCs w:val="24"/>
          <w:u w:val="single" w:color="0000FF"/>
        </w:rPr>
        <w:t xml:space="preserve">4. </w:t>
      </w:r>
      <w:r>
        <w:rPr>
          <w:rFonts w:ascii="Times New Roman" w:eastAsia="Times New Roman" w:hAnsi="Times New Roman" w:cs="Times New Roman"/>
          <w:color w:val="0000FF"/>
          <w:spacing w:val="-1"/>
          <w:position w:val="-1"/>
          <w:sz w:val="24"/>
          <w:szCs w:val="24"/>
          <w:u w:val="single" w:color="0000FF"/>
        </w:rPr>
        <w:t>D</w:t>
      </w:r>
      <w:r>
        <w:rPr>
          <w:rFonts w:ascii="Times New Roman" w:eastAsia="Times New Roman" w:hAnsi="Times New Roman" w:cs="Times New Roman"/>
          <w:color w:val="0000FF"/>
          <w:spacing w:val="-3"/>
          <w:position w:val="-1"/>
          <w:sz w:val="24"/>
          <w:szCs w:val="24"/>
          <w:u w:val="single" w:color="0000FF"/>
        </w:rPr>
        <w:t>e</w:t>
      </w:r>
      <w:r>
        <w:rPr>
          <w:rFonts w:ascii="Times New Roman" w:eastAsia="Times New Roman" w:hAnsi="Times New Roman" w:cs="Times New Roman"/>
          <w:color w:val="0000FF"/>
          <w:spacing w:val="1"/>
          <w:position w:val="-1"/>
          <w:sz w:val="24"/>
          <w:szCs w:val="24"/>
          <w:u w:val="single" w:color="0000FF"/>
        </w:rPr>
        <w:t>ta</w:t>
      </w:r>
      <w:r>
        <w:rPr>
          <w:rFonts w:ascii="Times New Roman" w:eastAsia="Times New Roman" w:hAnsi="Times New Roman" w:cs="Times New Roman"/>
          <w:color w:val="0000FF"/>
          <w:spacing w:val="-3"/>
          <w:position w:val="-1"/>
          <w:sz w:val="24"/>
          <w:szCs w:val="24"/>
          <w:u w:val="single" w:color="0000FF"/>
        </w:rPr>
        <w:t>l</w:t>
      </w:r>
      <w:r>
        <w:rPr>
          <w:rFonts w:ascii="Times New Roman" w:eastAsia="Times New Roman" w:hAnsi="Times New Roman" w:cs="Times New Roman"/>
          <w:color w:val="0000FF"/>
          <w:spacing w:val="1"/>
          <w:position w:val="-1"/>
          <w:sz w:val="24"/>
          <w:szCs w:val="24"/>
          <w:u w:val="single" w:color="0000FF"/>
        </w:rPr>
        <w:t>l</w:t>
      </w:r>
      <w:r>
        <w:rPr>
          <w:rFonts w:ascii="Times New Roman" w:eastAsia="Times New Roman" w:hAnsi="Times New Roman" w:cs="Times New Roman"/>
          <w:color w:val="0000FF"/>
          <w:position w:val="-1"/>
          <w:sz w:val="24"/>
          <w:szCs w:val="24"/>
          <w:u w:val="single" w:color="0000FF"/>
        </w:rPr>
        <w:t>e</w:t>
      </w:r>
      <w:r>
        <w:rPr>
          <w:rFonts w:ascii="Times New Roman" w:eastAsia="Times New Roman" w:hAnsi="Times New Roman" w:cs="Times New Roman"/>
          <w:color w:val="0000FF"/>
          <w:spacing w:val="-3"/>
          <w:position w:val="-1"/>
          <w:sz w:val="24"/>
          <w:szCs w:val="24"/>
          <w:u w:val="single" w:color="0000FF"/>
        </w:rPr>
        <w:t xml:space="preserve"> </w:t>
      </w:r>
      <w:r>
        <w:rPr>
          <w:rFonts w:ascii="Times New Roman" w:eastAsia="Times New Roman" w:hAnsi="Times New Roman" w:cs="Times New Roman"/>
          <w:color w:val="0000FF"/>
          <w:spacing w:val="1"/>
          <w:position w:val="-1"/>
          <w:sz w:val="24"/>
          <w:szCs w:val="24"/>
          <w:u w:val="single" w:color="0000FF"/>
        </w:rPr>
        <w:t>c</w:t>
      </w:r>
      <w:r>
        <w:rPr>
          <w:rFonts w:ascii="Times New Roman" w:eastAsia="Times New Roman" w:hAnsi="Times New Roman" w:cs="Times New Roman"/>
          <w:color w:val="0000FF"/>
          <w:position w:val="-1"/>
          <w:sz w:val="24"/>
          <w:szCs w:val="24"/>
          <w:u w:val="single" w:color="0000FF"/>
        </w:rPr>
        <w:t>rono</w:t>
      </w:r>
      <w:r>
        <w:rPr>
          <w:rFonts w:ascii="Times New Roman" w:eastAsia="Times New Roman" w:hAnsi="Times New Roman" w:cs="Times New Roman"/>
          <w:color w:val="0000FF"/>
          <w:spacing w:val="-4"/>
          <w:position w:val="-1"/>
          <w:sz w:val="24"/>
          <w:szCs w:val="24"/>
          <w:u w:val="single" w:color="0000FF"/>
        </w:rPr>
        <w:t>g</w:t>
      </w:r>
      <w:r>
        <w:rPr>
          <w:rFonts w:ascii="Times New Roman" w:eastAsia="Times New Roman" w:hAnsi="Times New Roman" w:cs="Times New Roman"/>
          <w:color w:val="0000FF"/>
          <w:position w:val="-1"/>
          <w:sz w:val="24"/>
          <w:szCs w:val="24"/>
          <w:u w:val="single" w:color="0000FF"/>
        </w:rPr>
        <w:t>r</w:t>
      </w:r>
      <w:r>
        <w:rPr>
          <w:rFonts w:ascii="Times New Roman" w:eastAsia="Times New Roman" w:hAnsi="Times New Roman" w:cs="Times New Roman"/>
          <w:color w:val="0000FF"/>
          <w:spacing w:val="1"/>
          <w:position w:val="-1"/>
          <w:sz w:val="24"/>
          <w:szCs w:val="24"/>
          <w:u w:val="single" w:color="0000FF"/>
        </w:rPr>
        <w:t>am</w:t>
      </w:r>
      <w:r>
        <w:rPr>
          <w:rFonts w:ascii="Times New Roman" w:eastAsia="Times New Roman" w:hAnsi="Times New Roman" w:cs="Times New Roman"/>
          <w:color w:val="0000FF"/>
          <w:position w:val="-1"/>
          <w:sz w:val="24"/>
          <w:szCs w:val="24"/>
          <w:u w:val="single" w:color="0000FF"/>
        </w:rPr>
        <w:t>a</w:t>
      </w:r>
      <w:r>
        <w:rPr>
          <w:rFonts w:ascii="Times New Roman" w:eastAsia="Times New Roman" w:hAnsi="Times New Roman" w:cs="Times New Roman"/>
          <w:color w:val="0000FF"/>
          <w:spacing w:val="1"/>
          <w:position w:val="-1"/>
          <w:sz w:val="24"/>
          <w:szCs w:val="24"/>
          <w:u w:val="single" w:color="0000FF"/>
        </w:rPr>
        <w:t xml:space="preserve"> </w:t>
      </w:r>
      <w:r>
        <w:rPr>
          <w:rFonts w:ascii="Times New Roman" w:eastAsia="Times New Roman" w:hAnsi="Times New Roman" w:cs="Times New Roman"/>
          <w:color w:val="0000FF"/>
          <w:position w:val="-1"/>
          <w:sz w:val="24"/>
          <w:szCs w:val="24"/>
          <w:u w:val="single" w:color="0000FF"/>
        </w:rPr>
        <w:t>de</w:t>
      </w:r>
      <w:r>
        <w:rPr>
          <w:rFonts w:ascii="Times New Roman" w:eastAsia="Times New Roman" w:hAnsi="Times New Roman" w:cs="Times New Roman"/>
          <w:color w:val="0000FF"/>
          <w:spacing w:val="1"/>
          <w:position w:val="-1"/>
          <w:sz w:val="24"/>
          <w:szCs w:val="24"/>
          <w:u w:val="single" w:color="0000FF"/>
        </w:rPr>
        <w:t xml:space="preserve"> </w:t>
      </w:r>
      <w:r>
        <w:rPr>
          <w:rFonts w:ascii="Times New Roman" w:eastAsia="Times New Roman" w:hAnsi="Times New Roman" w:cs="Times New Roman"/>
          <w:color w:val="0000FF"/>
          <w:spacing w:val="-3"/>
          <w:position w:val="-1"/>
          <w:sz w:val="24"/>
          <w:szCs w:val="24"/>
          <w:u w:val="single" w:color="0000FF"/>
        </w:rPr>
        <w:t>a</w:t>
      </w:r>
      <w:r>
        <w:rPr>
          <w:rFonts w:ascii="Times New Roman" w:eastAsia="Times New Roman" w:hAnsi="Times New Roman" w:cs="Times New Roman"/>
          <w:color w:val="0000FF"/>
          <w:spacing w:val="1"/>
          <w:position w:val="-1"/>
          <w:sz w:val="24"/>
          <w:szCs w:val="24"/>
          <w:u w:val="single" w:color="0000FF"/>
        </w:rPr>
        <w:t>cti</w:t>
      </w:r>
      <w:r>
        <w:rPr>
          <w:rFonts w:ascii="Times New Roman" w:eastAsia="Times New Roman" w:hAnsi="Times New Roman" w:cs="Times New Roman"/>
          <w:color w:val="0000FF"/>
          <w:spacing w:val="-4"/>
          <w:position w:val="-1"/>
          <w:sz w:val="24"/>
          <w:szCs w:val="24"/>
          <w:u w:val="single" w:color="0000FF"/>
        </w:rPr>
        <w:t>v</w:t>
      </w:r>
      <w:r>
        <w:rPr>
          <w:rFonts w:ascii="Times New Roman" w:eastAsia="Times New Roman" w:hAnsi="Times New Roman" w:cs="Times New Roman"/>
          <w:color w:val="0000FF"/>
          <w:spacing w:val="1"/>
          <w:position w:val="-1"/>
          <w:sz w:val="24"/>
          <w:szCs w:val="24"/>
          <w:u w:val="single" w:color="0000FF"/>
        </w:rPr>
        <w:t>i</w:t>
      </w:r>
      <w:r>
        <w:rPr>
          <w:rFonts w:ascii="Times New Roman" w:eastAsia="Times New Roman" w:hAnsi="Times New Roman" w:cs="Times New Roman"/>
          <w:color w:val="0000FF"/>
          <w:position w:val="-1"/>
          <w:sz w:val="24"/>
          <w:szCs w:val="24"/>
          <w:u w:val="single" w:color="0000FF"/>
        </w:rPr>
        <w:t>d</w:t>
      </w:r>
      <w:r>
        <w:rPr>
          <w:rFonts w:ascii="Times New Roman" w:eastAsia="Times New Roman" w:hAnsi="Times New Roman" w:cs="Times New Roman"/>
          <w:color w:val="0000FF"/>
          <w:spacing w:val="1"/>
          <w:position w:val="-1"/>
          <w:sz w:val="24"/>
          <w:szCs w:val="24"/>
          <w:u w:val="single" w:color="0000FF"/>
        </w:rPr>
        <w:t>a</w:t>
      </w:r>
      <w:r>
        <w:rPr>
          <w:rFonts w:ascii="Times New Roman" w:eastAsia="Times New Roman" w:hAnsi="Times New Roman" w:cs="Times New Roman"/>
          <w:color w:val="0000FF"/>
          <w:position w:val="-1"/>
          <w:sz w:val="24"/>
          <w:szCs w:val="24"/>
          <w:u w:val="single" w:color="0000FF"/>
        </w:rPr>
        <w:t>d</w:t>
      </w:r>
      <w:r>
        <w:rPr>
          <w:rFonts w:ascii="Times New Roman" w:eastAsia="Times New Roman" w:hAnsi="Times New Roman" w:cs="Times New Roman"/>
          <w:color w:val="0000FF"/>
          <w:spacing w:val="1"/>
          <w:position w:val="-1"/>
          <w:sz w:val="24"/>
          <w:szCs w:val="24"/>
          <w:u w:val="single" w:color="0000FF"/>
        </w:rPr>
        <w:t>e</w:t>
      </w:r>
      <w:r>
        <w:rPr>
          <w:rFonts w:ascii="Times New Roman" w:eastAsia="Times New Roman" w:hAnsi="Times New Roman" w:cs="Times New Roman"/>
          <w:color w:val="0000FF"/>
          <w:position w:val="-1"/>
          <w:sz w:val="24"/>
          <w:szCs w:val="24"/>
          <w:u w:val="single" w:color="0000FF"/>
        </w:rPr>
        <w:t>s</w:t>
      </w:r>
      <w:r>
        <w:rPr>
          <w:rFonts w:ascii="Times New Roman" w:eastAsia="Times New Roman" w:hAnsi="Times New Roman" w:cs="Times New Roman"/>
          <w:color w:val="0000FF"/>
          <w:spacing w:val="-5"/>
          <w:position w:val="-1"/>
          <w:sz w:val="24"/>
          <w:szCs w:val="24"/>
          <w:u w:val="single" w:color="0000FF"/>
        </w:rPr>
        <w:t xml:space="preserve"> </w:t>
      </w:r>
      <w:r>
        <w:rPr>
          <w:rFonts w:ascii="Times New Roman" w:eastAsia="Times New Roman" w:hAnsi="Times New Roman" w:cs="Times New Roman"/>
          <w:color w:val="0000FF"/>
          <w:position w:val="-1"/>
          <w:sz w:val="24"/>
          <w:szCs w:val="24"/>
          <w:u w:val="single" w:color="0000FF"/>
        </w:rPr>
        <w:t>por f</w:t>
      </w:r>
      <w:r>
        <w:rPr>
          <w:rFonts w:ascii="Times New Roman" w:eastAsia="Times New Roman" w:hAnsi="Times New Roman" w:cs="Times New Roman"/>
          <w:color w:val="0000FF"/>
          <w:spacing w:val="1"/>
          <w:position w:val="-1"/>
          <w:sz w:val="24"/>
          <w:szCs w:val="24"/>
          <w:u w:val="single" w:color="0000FF"/>
        </w:rPr>
        <w:t>a</w:t>
      </w:r>
      <w:r>
        <w:rPr>
          <w:rFonts w:ascii="Times New Roman" w:eastAsia="Times New Roman" w:hAnsi="Times New Roman" w:cs="Times New Roman"/>
          <w:color w:val="0000FF"/>
          <w:spacing w:val="-1"/>
          <w:position w:val="-1"/>
          <w:sz w:val="24"/>
          <w:szCs w:val="24"/>
          <w:u w:val="single" w:color="0000FF"/>
        </w:rPr>
        <w:t>s</w:t>
      </w:r>
      <w:r>
        <w:rPr>
          <w:rFonts w:ascii="Times New Roman" w:eastAsia="Times New Roman" w:hAnsi="Times New Roman" w:cs="Times New Roman"/>
          <w:color w:val="0000FF"/>
          <w:spacing w:val="1"/>
          <w:position w:val="-1"/>
          <w:sz w:val="24"/>
          <w:szCs w:val="24"/>
          <w:u w:val="single" w:color="0000FF"/>
        </w:rPr>
        <w:t>e</w:t>
      </w:r>
      <w:r>
        <w:rPr>
          <w:rFonts w:ascii="Times New Roman" w:eastAsia="Times New Roman" w:hAnsi="Times New Roman" w:cs="Times New Roman"/>
          <w:color w:val="0000FF"/>
          <w:spacing w:val="-1"/>
          <w:position w:val="-1"/>
          <w:sz w:val="24"/>
          <w:szCs w:val="24"/>
          <w:u w:val="single" w:color="0000FF"/>
        </w:rPr>
        <w:t>s</w:t>
      </w:r>
      <w:r>
        <w:rPr>
          <w:rFonts w:ascii="Times New Roman" w:eastAsia="Times New Roman" w:hAnsi="Times New Roman" w:cs="Times New Roman"/>
          <w:color w:val="0000FF"/>
          <w:position w:val="-1"/>
          <w:sz w:val="24"/>
          <w:szCs w:val="24"/>
          <w:u w:val="single" w:color="0000FF"/>
        </w:rPr>
        <w:t>.</w:t>
      </w:r>
    </w:p>
    <w:p w14:paraId="4FE38D94" w14:textId="77777777" w:rsidR="00BE5A93" w:rsidRDefault="00BE5A93">
      <w:pPr>
        <w:spacing w:before="12" w:after="0" w:line="240" w:lineRule="exact"/>
        <w:rPr>
          <w:sz w:val="24"/>
          <w:szCs w:val="24"/>
        </w:rPr>
      </w:pPr>
    </w:p>
    <w:p w14:paraId="67BB5522" w14:textId="77777777" w:rsidR="00BE5A93" w:rsidRDefault="00F700C7">
      <w:pPr>
        <w:spacing w:before="29" w:after="0" w:line="271" w:lineRule="exact"/>
        <w:ind w:left="117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FF"/>
          <w:spacing w:val="1"/>
          <w:position w:val="-1"/>
          <w:sz w:val="24"/>
          <w:szCs w:val="24"/>
          <w:u w:val="single" w:color="0000FF"/>
        </w:rPr>
        <w:t>ta</w:t>
      </w:r>
      <w:r>
        <w:rPr>
          <w:rFonts w:ascii="Times New Roman" w:eastAsia="Times New Roman" w:hAnsi="Times New Roman" w:cs="Times New Roman"/>
          <w:color w:val="0000FF"/>
          <w:position w:val="-1"/>
          <w:sz w:val="24"/>
          <w:szCs w:val="24"/>
          <w:u w:val="single" w:color="0000FF"/>
        </w:rPr>
        <w:t>b</w:t>
      </w:r>
      <w:r>
        <w:rPr>
          <w:rFonts w:ascii="Times New Roman" w:eastAsia="Times New Roman" w:hAnsi="Times New Roman" w:cs="Times New Roman"/>
          <w:color w:val="0000FF"/>
          <w:spacing w:val="1"/>
          <w:position w:val="-1"/>
          <w:sz w:val="24"/>
          <w:szCs w:val="24"/>
          <w:u w:val="single" w:color="0000FF"/>
        </w:rPr>
        <w:t>l</w:t>
      </w:r>
      <w:r>
        <w:rPr>
          <w:rFonts w:ascii="Times New Roman" w:eastAsia="Times New Roman" w:hAnsi="Times New Roman" w:cs="Times New Roman"/>
          <w:color w:val="0000FF"/>
          <w:position w:val="-1"/>
          <w:sz w:val="24"/>
          <w:szCs w:val="24"/>
          <w:u w:val="single" w:color="0000FF"/>
        </w:rPr>
        <w:t>a</w:t>
      </w:r>
      <w:r>
        <w:rPr>
          <w:rFonts w:ascii="Times New Roman" w:eastAsia="Times New Roman" w:hAnsi="Times New Roman" w:cs="Times New Roman"/>
          <w:color w:val="0000FF"/>
          <w:spacing w:val="1"/>
          <w:position w:val="-1"/>
          <w:sz w:val="24"/>
          <w:szCs w:val="24"/>
          <w:u w:val="single" w:color="0000FF"/>
        </w:rPr>
        <w:t xml:space="preserve"> 5</w:t>
      </w:r>
      <w:r>
        <w:rPr>
          <w:rFonts w:ascii="Times New Roman" w:eastAsia="Times New Roman" w:hAnsi="Times New Roman" w:cs="Times New Roman"/>
          <w:color w:val="0000FF"/>
          <w:position w:val="-1"/>
          <w:sz w:val="24"/>
          <w:szCs w:val="24"/>
          <w:u w:val="single" w:color="0000FF"/>
        </w:rPr>
        <w:t xml:space="preserve">. </w:t>
      </w:r>
      <w:r>
        <w:rPr>
          <w:rFonts w:ascii="Times New Roman" w:eastAsia="Times New Roman" w:hAnsi="Times New Roman" w:cs="Times New Roman"/>
          <w:color w:val="0000FF"/>
          <w:spacing w:val="-1"/>
          <w:position w:val="-1"/>
          <w:sz w:val="24"/>
          <w:szCs w:val="24"/>
          <w:u w:val="single" w:color="0000FF"/>
        </w:rPr>
        <w:t>P</w:t>
      </w:r>
      <w:r>
        <w:rPr>
          <w:rFonts w:ascii="Times New Roman" w:eastAsia="Times New Roman" w:hAnsi="Times New Roman" w:cs="Times New Roman"/>
          <w:color w:val="0000FF"/>
          <w:position w:val="-1"/>
          <w:sz w:val="24"/>
          <w:szCs w:val="24"/>
          <w:u w:val="single" w:color="0000FF"/>
        </w:rPr>
        <w:t>r</w:t>
      </w:r>
      <w:r>
        <w:rPr>
          <w:rFonts w:ascii="Times New Roman" w:eastAsia="Times New Roman" w:hAnsi="Times New Roman" w:cs="Times New Roman"/>
          <w:color w:val="0000FF"/>
          <w:spacing w:val="1"/>
          <w:position w:val="-1"/>
          <w:sz w:val="24"/>
          <w:szCs w:val="24"/>
          <w:u w:val="single" w:color="0000FF"/>
        </w:rPr>
        <w:t>e</w:t>
      </w:r>
      <w:r>
        <w:rPr>
          <w:rFonts w:ascii="Times New Roman" w:eastAsia="Times New Roman" w:hAnsi="Times New Roman" w:cs="Times New Roman"/>
          <w:color w:val="0000FF"/>
          <w:spacing w:val="-1"/>
          <w:position w:val="-1"/>
          <w:sz w:val="24"/>
          <w:szCs w:val="24"/>
          <w:u w:val="single" w:color="0000FF"/>
        </w:rPr>
        <w:t>s</w:t>
      </w:r>
      <w:r>
        <w:rPr>
          <w:rFonts w:ascii="Times New Roman" w:eastAsia="Times New Roman" w:hAnsi="Times New Roman" w:cs="Times New Roman"/>
          <w:color w:val="0000FF"/>
          <w:position w:val="-1"/>
          <w:sz w:val="24"/>
          <w:szCs w:val="24"/>
          <w:u w:val="single" w:color="0000FF"/>
        </w:rPr>
        <w:t>upu</w:t>
      </w:r>
      <w:r>
        <w:rPr>
          <w:rFonts w:ascii="Times New Roman" w:eastAsia="Times New Roman" w:hAnsi="Times New Roman" w:cs="Times New Roman"/>
          <w:color w:val="0000FF"/>
          <w:spacing w:val="1"/>
          <w:position w:val="-1"/>
          <w:sz w:val="24"/>
          <w:szCs w:val="24"/>
          <w:u w:val="single" w:color="0000FF"/>
        </w:rPr>
        <w:t>e</w:t>
      </w:r>
      <w:r>
        <w:rPr>
          <w:rFonts w:ascii="Times New Roman" w:eastAsia="Times New Roman" w:hAnsi="Times New Roman" w:cs="Times New Roman"/>
          <w:color w:val="0000FF"/>
          <w:spacing w:val="-1"/>
          <w:position w:val="-1"/>
          <w:sz w:val="24"/>
          <w:szCs w:val="24"/>
          <w:u w:val="single" w:color="0000FF"/>
        </w:rPr>
        <w:t>s</w:t>
      </w:r>
      <w:r>
        <w:rPr>
          <w:rFonts w:ascii="Times New Roman" w:eastAsia="Times New Roman" w:hAnsi="Times New Roman" w:cs="Times New Roman"/>
          <w:color w:val="0000FF"/>
          <w:spacing w:val="1"/>
          <w:position w:val="-1"/>
          <w:sz w:val="24"/>
          <w:szCs w:val="24"/>
          <w:u w:val="single" w:color="0000FF"/>
        </w:rPr>
        <w:t>t</w:t>
      </w:r>
      <w:r>
        <w:rPr>
          <w:rFonts w:ascii="Times New Roman" w:eastAsia="Times New Roman" w:hAnsi="Times New Roman" w:cs="Times New Roman"/>
          <w:color w:val="0000FF"/>
          <w:position w:val="-1"/>
          <w:sz w:val="24"/>
          <w:szCs w:val="24"/>
          <w:u w:val="single" w:color="0000FF"/>
        </w:rPr>
        <w:t xml:space="preserve">o </w:t>
      </w:r>
      <w:r>
        <w:rPr>
          <w:rFonts w:ascii="Times New Roman" w:eastAsia="Times New Roman" w:hAnsi="Times New Roman" w:cs="Times New Roman"/>
          <w:color w:val="0000FF"/>
          <w:spacing w:val="-4"/>
          <w:position w:val="-1"/>
          <w:sz w:val="24"/>
          <w:szCs w:val="24"/>
          <w:u w:val="single" w:color="0000FF"/>
        </w:rPr>
        <w:t>g</w:t>
      </w:r>
      <w:r>
        <w:rPr>
          <w:rFonts w:ascii="Times New Roman" w:eastAsia="Times New Roman" w:hAnsi="Times New Roman" w:cs="Times New Roman"/>
          <w:color w:val="0000FF"/>
          <w:spacing w:val="1"/>
          <w:position w:val="-1"/>
          <w:sz w:val="24"/>
          <w:szCs w:val="24"/>
          <w:u w:val="single" w:color="0000FF"/>
        </w:rPr>
        <w:t>l</w:t>
      </w:r>
      <w:r>
        <w:rPr>
          <w:rFonts w:ascii="Times New Roman" w:eastAsia="Times New Roman" w:hAnsi="Times New Roman" w:cs="Times New Roman"/>
          <w:color w:val="0000FF"/>
          <w:position w:val="-1"/>
          <w:sz w:val="24"/>
          <w:szCs w:val="24"/>
          <w:u w:val="single" w:color="0000FF"/>
        </w:rPr>
        <w:t>ob</w:t>
      </w:r>
      <w:r>
        <w:rPr>
          <w:rFonts w:ascii="Times New Roman" w:eastAsia="Times New Roman" w:hAnsi="Times New Roman" w:cs="Times New Roman"/>
          <w:color w:val="0000FF"/>
          <w:spacing w:val="1"/>
          <w:position w:val="-1"/>
          <w:sz w:val="24"/>
          <w:szCs w:val="24"/>
          <w:u w:val="single" w:color="0000FF"/>
        </w:rPr>
        <w:t>a</w:t>
      </w:r>
      <w:r>
        <w:rPr>
          <w:rFonts w:ascii="Times New Roman" w:eastAsia="Times New Roman" w:hAnsi="Times New Roman" w:cs="Times New Roman"/>
          <w:color w:val="0000FF"/>
          <w:position w:val="-1"/>
          <w:sz w:val="24"/>
          <w:szCs w:val="24"/>
          <w:u w:val="single" w:color="0000FF"/>
        </w:rPr>
        <w:t>l</w:t>
      </w:r>
      <w:r>
        <w:rPr>
          <w:rFonts w:ascii="Times New Roman" w:eastAsia="Times New Roman" w:hAnsi="Times New Roman" w:cs="Times New Roman"/>
          <w:color w:val="0000FF"/>
          <w:spacing w:val="1"/>
          <w:position w:val="-1"/>
          <w:sz w:val="24"/>
          <w:szCs w:val="24"/>
          <w:u w:val="single" w:color="0000FF"/>
        </w:rPr>
        <w:t xml:space="preserve"> </w:t>
      </w:r>
      <w:r>
        <w:rPr>
          <w:rFonts w:ascii="Times New Roman" w:eastAsia="Times New Roman" w:hAnsi="Times New Roman" w:cs="Times New Roman"/>
          <w:color w:val="0000FF"/>
          <w:spacing w:val="-4"/>
          <w:position w:val="-1"/>
          <w:sz w:val="24"/>
          <w:szCs w:val="24"/>
          <w:u w:val="single" w:color="0000FF"/>
        </w:rPr>
        <w:t>d</w:t>
      </w:r>
      <w:r>
        <w:rPr>
          <w:rFonts w:ascii="Times New Roman" w:eastAsia="Times New Roman" w:hAnsi="Times New Roman" w:cs="Times New Roman"/>
          <w:color w:val="0000FF"/>
          <w:position w:val="-1"/>
          <w:sz w:val="24"/>
          <w:szCs w:val="24"/>
          <w:u w:val="single" w:color="0000FF"/>
        </w:rPr>
        <w:t>e</w:t>
      </w:r>
      <w:r>
        <w:rPr>
          <w:rFonts w:ascii="Times New Roman" w:eastAsia="Times New Roman" w:hAnsi="Times New Roman" w:cs="Times New Roman"/>
          <w:color w:val="0000FF"/>
          <w:spacing w:val="1"/>
          <w:position w:val="-1"/>
          <w:sz w:val="24"/>
          <w:szCs w:val="24"/>
          <w:u w:val="single" w:color="0000FF"/>
        </w:rPr>
        <w:t xml:space="preserve"> </w:t>
      </w:r>
      <w:r>
        <w:rPr>
          <w:rFonts w:ascii="Times New Roman" w:eastAsia="Times New Roman" w:hAnsi="Times New Roman" w:cs="Times New Roman"/>
          <w:color w:val="0000FF"/>
          <w:spacing w:val="-3"/>
          <w:position w:val="-1"/>
          <w:sz w:val="24"/>
          <w:szCs w:val="24"/>
          <w:u w:val="single" w:color="0000FF"/>
        </w:rPr>
        <w:t>l</w:t>
      </w:r>
      <w:r>
        <w:rPr>
          <w:rFonts w:ascii="Times New Roman" w:eastAsia="Times New Roman" w:hAnsi="Times New Roman" w:cs="Times New Roman"/>
          <w:color w:val="0000FF"/>
          <w:position w:val="-1"/>
          <w:sz w:val="24"/>
          <w:szCs w:val="24"/>
          <w:u w:val="single" w:color="0000FF"/>
        </w:rPr>
        <w:t>a</w:t>
      </w:r>
      <w:r>
        <w:rPr>
          <w:rFonts w:ascii="Times New Roman" w:eastAsia="Times New Roman" w:hAnsi="Times New Roman" w:cs="Times New Roman"/>
          <w:color w:val="0000FF"/>
          <w:spacing w:val="1"/>
          <w:position w:val="-1"/>
          <w:sz w:val="24"/>
          <w:szCs w:val="24"/>
          <w:u w:val="single" w:color="0000FF"/>
        </w:rPr>
        <w:t xml:space="preserve"> </w:t>
      </w:r>
      <w:r>
        <w:rPr>
          <w:rFonts w:ascii="Times New Roman" w:eastAsia="Times New Roman" w:hAnsi="Times New Roman" w:cs="Times New Roman"/>
          <w:color w:val="0000FF"/>
          <w:position w:val="-1"/>
          <w:sz w:val="24"/>
          <w:szCs w:val="24"/>
          <w:u w:val="single" w:color="0000FF"/>
        </w:rPr>
        <w:t>propu</w:t>
      </w:r>
      <w:r>
        <w:rPr>
          <w:rFonts w:ascii="Times New Roman" w:eastAsia="Times New Roman" w:hAnsi="Times New Roman" w:cs="Times New Roman"/>
          <w:color w:val="0000FF"/>
          <w:spacing w:val="1"/>
          <w:position w:val="-1"/>
          <w:sz w:val="24"/>
          <w:szCs w:val="24"/>
          <w:u w:val="single" w:color="0000FF"/>
        </w:rPr>
        <w:t>e</w:t>
      </w:r>
      <w:r>
        <w:rPr>
          <w:rFonts w:ascii="Times New Roman" w:eastAsia="Times New Roman" w:hAnsi="Times New Roman" w:cs="Times New Roman"/>
          <w:color w:val="0000FF"/>
          <w:spacing w:val="-1"/>
          <w:position w:val="-1"/>
          <w:sz w:val="24"/>
          <w:szCs w:val="24"/>
          <w:u w:val="single" w:color="0000FF"/>
        </w:rPr>
        <w:t>s</w:t>
      </w:r>
      <w:r>
        <w:rPr>
          <w:rFonts w:ascii="Times New Roman" w:eastAsia="Times New Roman" w:hAnsi="Times New Roman" w:cs="Times New Roman"/>
          <w:color w:val="0000FF"/>
          <w:spacing w:val="-3"/>
          <w:position w:val="-1"/>
          <w:sz w:val="24"/>
          <w:szCs w:val="24"/>
          <w:u w:val="single" w:color="0000FF"/>
        </w:rPr>
        <w:t>t</w:t>
      </w:r>
      <w:r>
        <w:rPr>
          <w:rFonts w:ascii="Times New Roman" w:eastAsia="Times New Roman" w:hAnsi="Times New Roman" w:cs="Times New Roman"/>
          <w:color w:val="0000FF"/>
          <w:position w:val="-1"/>
          <w:sz w:val="24"/>
          <w:szCs w:val="24"/>
          <w:u w:val="single" w:color="0000FF"/>
        </w:rPr>
        <w:t>a</w:t>
      </w:r>
      <w:r>
        <w:rPr>
          <w:rFonts w:ascii="Times New Roman" w:eastAsia="Times New Roman" w:hAnsi="Times New Roman" w:cs="Times New Roman"/>
          <w:color w:val="0000FF"/>
          <w:spacing w:val="1"/>
          <w:position w:val="-1"/>
          <w:sz w:val="24"/>
          <w:szCs w:val="24"/>
          <w:u w:val="single" w:color="0000FF"/>
        </w:rPr>
        <w:t xml:space="preserve"> </w:t>
      </w:r>
      <w:r>
        <w:rPr>
          <w:rFonts w:ascii="Times New Roman" w:eastAsia="Times New Roman" w:hAnsi="Times New Roman" w:cs="Times New Roman"/>
          <w:color w:val="0000FF"/>
          <w:position w:val="-1"/>
          <w:sz w:val="24"/>
          <w:szCs w:val="24"/>
          <w:u w:val="single" w:color="0000FF"/>
        </w:rPr>
        <w:t>por fu</w:t>
      </w:r>
      <w:r>
        <w:rPr>
          <w:rFonts w:ascii="Times New Roman" w:eastAsia="Times New Roman" w:hAnsi="Times New Roman" w:cs="Times New Roman"/>
          <w:color w:val="0000FF"/>
          <w:spacing w:val="1"/>
          <w:position w:val="-1"/>
          <w:sz w:val="24"/>
          <w:szCs w:val="24"/>
          <w:u w:val="single" w:color="0000FF"/>
        </w:rPr>
        <w:t>e</w:t>
      </w:r>
      <w:r>
        <w:rPr>
          <w:rFonts w:ascii="Times New Roman" w:eastAsia="Times New Roman" w:hAnsi="Times New Roman" w:cs="Times New Roman"/>
          <w:color w:val="0000FF"/>
          <w:position w:val="-1"/>
          <w:sz w:val="24"/>
          <w:szCs w:val="24"/>
          <w:u w:val="single" w:color="0000FF"/>
        </w:rPr>
        <w:t>n</w:t>
      </w:r>
      <w:r>
        <w:rPr>
          <w:rFonts w:ascii="Times New Roman" w:eastAsia="Times New Roman" w:hAnsi="Times New Roman" w:cs="Times New Roman"/>
          <w:color w:val="0000FF"/>
          <w:spacing w:val="1"/>
          <w:position w:val="-1"/>
          <w:sz w:val="24"/>
          <w:szCs w:val="24"/>
          <w:u w:val="single" w:color="0000FF"/>
        </w:rPr>
        <w:t>te</w:t>
      </w:r>
      <w:r>
        <w:rPr>
          <w:rFonts w:ascii="Times New Roman" w:eastAsia="Times New Roman" w:hAnsi="Times New Roman" w:cs="Times New Roman"/>
          <w:color w:val="0000FF"/>
          <w:position w:val="-1"/>
          <w:sz w:val="24"/>
          <w:szCs w:val="24"/>
          <w:u w:val="single" w:color="0000FF"/>
        </w:rPr>
        <w:t>s</w:t>
      </w:r>
      <w:r>
        <w:rPr>
          <w:rFonts w:ascii="Times New Roman" w:eastAsia="Times New Roman" w:hAnsi="Times New Roman" w:cs="Times New Roman"/>
          <w:color w:val="0000FF"/>
          <w:spacing w:val="-1"/>
          <w:position w:val="-1"/>
          <w:sz w:val="24"/>
          <w:szCs w:val="24"/>
          <w:u w:val="single" w:color="0000FF"/>
        </w:rPr>
        <w:t xml:space="preserve"> </w:t>
      </w:r>
      <w:r>
        <w:rPr>
          <w:rFonts w:ascii="Times New Roman" w:eastAsia="Times New Roman" w:hAnsi="Times New Roman" w:cs="Times New Roman"/>
          <w:color w:val="0000FF"/>
          <w:position w:val="-1"/>
          <w:sz w:val="24"/>
          <w:szCs w:val="24"/>
          <w:u w:val="single" w:color="0000FF"/>
        </w:rPr>
        <w:t>de</w:t>
      </w:r>
      <w:r>
        <w:rPr>
          <w:rFonts w:ascii="Times New Roman" w:eastAsia="Times New Roman" w:hAnsi="Times New Roman" w:cs="Times New Roman"/>
          <w:color w:val="0000FF"/>
          <w:spacing w:val="-3"/>
          <w:position w:val="-1"/>
          <w:sz w:val="24"/>
          <w:szCs w:val="24"/>
          <w:u w:val="single" w:color="0000FF"/>
        </w:rPr>
        <w:t xml:space="preserve"> </w:t>
      </w:r>
      <w:r>
        <w:rPr>
          <w:rFonts w:ascii="Times New Roman" w:eastAsia="Times New Roman" w:hAnsi="Times New Roman" w:cs="Times New Roman"/>
          <w:color w:val="0000FF"/>
          <w:position w:val="-1"/>
          <w:sz w:val="24"/>
          <w:szCs w:val="24"/>
          <w:u w:val="single" w:color="0000FF"/>
        </w:rPr>
        <w:t>f</w:t>
      </w:r>
      <w:r>
        <w:rPr>
          <w:rFonts w:ascii="Times New Roman" w:eastAsia="Times New Roman" w:hAnsi="Times New Roman" w:cs="Times New Roman"/>
          <w:color w:val="0000FF"/>
          <w:spacing w:val="1"/>
          <w:position w:val="-1"/>
          <w:sz w:val="24"/>
          <w:szCs w:val="24"/>
          <w:u w:val="single" w:color="0000FF"/>
        </w:rPr>
        <w:t>i</w:t>
      </w:r>
      <w:r>
        <w:rPr>
          <w:rFonts w:ascii="Times New Roman" w:eastAsia="Times New Roman" w:hAnsi="Times New Roman" w:cs="Times New Roman"/>
          <w:color w:val="0000FF"/>
          <w:position w:val="-1"/>
          <w:sz w:val="24"/>
          <w:szCs w:val="24"/>
          <w:u w:val="single" w:color="0000FF"/>
        </w:rPr>
        <w:t>n</w:t>
      </w:r>
      <w:r>
        <w:rPr>
          <w:rFonts w:ascii="Times New Roman" w:eastAsia="Times New Roman" w:hAnsi="Times New Roman" w:cs="Times New Roman"/>
          <w:color w:val="0000FF"/>
          <w:spacing w:val="1"/>
          <w:position w:val="-1"/>
          <w:sz w:val="24"/>
          <w:szCs w:val="24"/>
          <w:u w:val="single" w:color="0000FF"/>
        </w:rPr>
        <w:t>a</w:t>
      </w:r>
      <w:r>
        <w:rPr>
          <w:rFonts w:ascii="Times New Roman" w:eastAsia="Times New Roman" w:hAnsi="Times New Roman" w:cs="Times New Roman"/>
          <w:color w:val="0000FF"/>
          <w:spacing w:val="-4"/>
          <w:position w:val="-1"/>
          <w:sz w:val="24"/>
          <w:szCs w:val="24"/>
          <w:u w:val="single" w:color="0000FF"/>
        </w:rPr>
        <w:t>n</w:t>
      </w:r>
      <w:r>
        <w:rPr>
          <w:rFonts w:ascii="Times New Roman" w:eastAsia="Times New Roman" w:hAnsi="Times New Roman" w:cs="Times New Roman"/>
          <w:color w:val="0000FF"/>
          <w:spacing w:val="1"/>
          <w:position w:val="-1"/>
          <w:sz w:val="24"/>
          <w:szCs w:val="24"/>
          <w:u w:val="single" w:color="0000FF"/>
        </w:rPr>
        <w:t>ci</w:t>
      </w:r>
      <w:r>
        <w:rPr>
          <w:rFonts w:ascii="Times New Roman" w:eastAsia="Times New Roman" w:hAnsi="Times New Roman" w:cs="Times New Roman"/>
          <w:color w:val="0000FF"/>
          <w:spacing w:val="-3"/>
          <w:position w:val="-1"/>
          <w:sz w:val="24"/>
          <w:szCs w:val="24"/>
          <w:u w:val="single" w:color="0000FF"/>
        </w:rPr>
        <w:t>a</w:t>
      </w:r>
      <w:r>
        <w:rPr>
          <w:rFonts w:ascii="Times New Roman" w:eastAsia="Times New Roman" w:hAnsi="Times New Roman" w:cs="Times New Roman"/>
          <w:color w:val="0000FF"/>
          <w:spacing w:val="1"/>
          <w:position w:val="-1"/>
          <w:sz w:val="24"/>
          <w:szCs w:val="24"/>
          <w:u w:val="single" w:color="0000FF"/>
        </w:rPr>
        <w:t>ci</w:t>
      </w:r>
      <w:r>
        <w:rPr>
          <w:rFonts w:ascii="Times New Roman" w:eastAsia="Times New Roman" w:hAnsi="Times New Roman" w:cs="Times New Roman"/>
          <w:color w:val="0000FF"/>
          <w:position w:val="-1"/>
          <w:sz w:val="24"/>
          <w:szCs w:val="24"/>
          <w:u w:val="single" w:color="0000FF"/>
        </w:rPr>
        <w:t>ón.</w:t>
      </w:r>
    </w:p>
    <w:p w14:paraId="18BDE88C" w14:textId="77777777" w:rsidR="00BE5A93" w:rsidRDefault="00BE5A93">
      <w:pPr>
        <w:spacing w:before="12" w:after="0" w:line="240" w:lineRule="exact"/>
        <w:rPr>
          <w:sz w:val="24"/>
          <w:szCs w:val="24"/>
        </w:rPr>
      </w:pPr>
    </w:p>
    <w:p w14:paraId="488F0B9D" w14:textId="77777777" w:rsidR="00BE5A93" w:rsidRDefault="00F700C7">
      <w:pPr>
        <w:spacing w:before="29" w:after="0" w:line="271" w:lineRule="exact"/>
        <w:ind w:left="117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FF"/>
          <w:spacing w:val="1"/>
          <w:position w:val="-1"/>
          <w:sz w:val="24"/>
          <w:szCs w:val="24"/>
          <w:u w:val="single" w:color="0000FF"/>
        </w:rPr>
        <w:t>ta</w:t>
      </w:r>
      <w:r>
        <w:rPr>
          <w:rFonts w:ascii="Times New Roman" w:eastAsia="Times New Roman" w:hAnsi="Times New Roman" w:cs="Times New Roman"/>
          <w:color w:val="0000FF"/>
          <w:position w:val="-1"/>
          <w:sz w:val="24"/>
          <w:szCs w:val="24"/>
          <w:u w:val="single" w:color="0000FF"/>
        </w:rPr>
        <w:t>b</w:t>
      </w:r>
      <w:r>
        <w:rPr>
          <w:rFonts w:ascii="Times New Roman" w:eastAsia="Times New Roman" w:hAnsi="Times New Roman" w:cs="Times New Roman"/>
          <w:color w:val="0000FF"/>
          <w:spacing w:val="1"/>
          <w:position w:val="-1"/>
          <w:sz w:val="24"/>
          <w:szCs w:val="24"/>
          <w:u w:val="single" w:color="0000FF"/>
        </w:rPr>
        <w:t>l</w:t>
      </w:r>
      <w:r>
        <w:rPr>
          <w:rFonts w:ascii="Times New Roman" w:eastAsia="Times New Roman" w:hAnsi="Times New Roman" w:cs="Times New Roman"/>
          <w:color w:val="0000FF"/>
          <w:position w:val="-1"/>
          <w:sz w:val="24"/>
          <w:szCs w:val="24"/>
          <w:u w:val="single" w:color="0000FF"/>
        </w:rPr>
        <w:t>a</w:t>
      </w:r>
      <w:r>
        <w:rPr>
          <w:rFonts w:ascii="Times New Roman" w:eastAsia="Times New Roman" w:hAnsi="Times New Roman" w:cs="Times New Roman"/>
          <w:color w:val="0000FF"/>
          <w:spacing w:val="1"/>
          <w:position w:val="-1"/>
          <w:sz w:val="24"/>
          <w:szCs w:val="24"/>
          <w:u w:val="single" w:color="0000FF"/>
        </w:rPr>
        <w:t xml:space="preserve"> </w:t>
      </w:r>
      <w:r>
        <w:rPr>
          <w:rFonts w:ascii="Times New Roman" w:eastAsia="Times New Roman" w:hAnsi="Times New Roman" w:cs="Times New Roman"/>
          <w:color w:val="0000FF"/>
          <w:position w:val="-1"/>
          <w:sz w:val="24"/>
          <w:szCs w:val="24"/>
          <w:u w:val="single" w:color="0000FF"/>
        </w:rPr>
        <w:t xml:space="preserve">6. </w:t>
      </w:r>
      <w:r>
        <w:rPr>
          <w:rFonts w:ascii="Times New Roman" w:eastAsia="Times New Roman" w:hAnsi="Times New Roman" w:cs="Times New Roman"/>
          <w:color w:val="0000FF"/>
          <w:spacing w:val="-1"/>
          <w:position w:val="-1"/>
          <w:sz w:val="24"/>
          <w:szCs w:val="24"/>
          <w:u w:val="single" w:color="0000FF"/>
        </w:rPr>
        <w:t>D</w:t>
      </w:r>
      <w:r>
        <w:rPr>
          <w:rFonts w:ascii="Times New Roman" w:eastAsia="Times New Roman" w:hAnsi="Times New Roman" w:cs="Times New Roman"/>
          <w:color w:val="0000FF"/>
          <w:spacing w:val="1"/>
          <w:position w:val="-1"/>
          <w:sz w:val="24"/>
          <w:szCs w:val="24"/>
          <w:u w:val="single" w:color="0000FF"/>
        </w:rPr>
        <w:t>e</w:t>
      </w:r>
      <w:r>
        <w:rPr>
          <w:rFonts w:ascii="Times New Roman" w:eastAsia="Times New Roman" w:hAnsi="Times New Roman" w:cs="Times New Roman"/>
          <w:color w:val="0000FF"/>
          <w:spacing w:val="-1"/>
          <w:position w:val="-1"/>
          <w:sz w:val="24"/>
          <w:szCs w:val="24"/>
          <w:u w:val="single" w:color="0000FF"/>
        </w:rPr>
        <w:t>s</w:t>
      </w:r>
      <w:r>
        <w:rPr>
          <w:rFonts w:ascii="Times New Roman" w:eastAsia="Times New Roman" w:hAnsi="Times New Roman" w:cs="Times New Roman"/>
          <w:color w:val="0000FF"/>
          <w:spacing w:val="1"/>
          <w:position w:val="-1"/>
          <w:sz w:val="24"/>
          <w:szCs w:val="24"/>
          <w:u w:val="single" w:color="0000FF"/>
        </w:rPr>
        <w:t>c</w:t>
      </w:r>
      <w:r>
        <w:rPr>
          <w:rFonts w:ascii="Times New Roman" w:eastAsia="Times New Roman" w:hAnsi="Times New Roman" w:cs="Times New Roman"/>
          <w:color w:val="0000FF"/>
          <w:spacing w:val="-4"/>
          <w:position w:val="-1"/>
          <w:sz w:val="24"/>
          <w:szCs w:val="24"/>
          <w:u w:val="single" w:color="0000FF"/>
        </w:rPr>
        <w:t>r</w:t>
      </w:r>
      <w:r>
        <w:rPr>
          <w:rFonts w:ascii="Times New Roman" w:eastAsia="Times New Roman" w:hAnsi="Times New Roman" w:cs="Times New Roman"/>
          <w:color w:val="0000FF"/>
          <w:spacing w:val="1"/>
          <w:position w:val="-1"/>
          <w:sz w:val="24"/>
          <w:szCs w:val="24"/>
          <w:u w:val="single" w:color="0000FF"/>
        </w:rPr>
        <w:t>i</w:t>
      </w:r>
      <w:r>
        <w:rPr>
          <w:rFonts w:ascii="Times New Roman" w:eastAsia="Times New Roman" w:hAnsi="Times New Roman" w:cs="Times New Roman"/>
          <w:color w:val="0000FF"/>
          <w:position w:val="-1"/>
          <w:sz w:val="24"/>
          <w:szCs w:val="24"/>
          <w:u w:val="single" w:color="0000FF"/>
        </w:rPr>
        <w:t>p</w:t>
      </w:r>
      <w:r>
        <w:rPr>
          <w:rFonts w:ascii="Times New Roman" w:eastAsia="Times New Roman" w:hAnsi="Times New Roman" w:cs="Times New Roman"/>
          <w:color w:val="0000FF"/>
          <w:spacing w:val="-3"/>
          <w:position w:val="-1"/>
          <w:sz w:val="24"/>
          <w:szCs w:val="24"/>
          <w:u w:val="single" w:color="0000FF"/>
        </w:rPr>
        <w:t>c</w:t>
      </w:r>
      <w:r>
        <w:rPr>
          <w:rFonts w:ascii="Times New Roman" w:eastAsia="Times New Roman" w:hAnsi="Times New Roman" w:cs="Times New Roman"/>
          <w:color w:val="0000FF"/>
          <w:spacing w:val="1"/>
          <w:position w:val="-1"/>
          <w:sz w:val="24"/>
          <w:szCs w:val="24"/>
          <w:u w:val="single" w:color="0000FF"/>
        </w:rPr>
        <w:t>i</w:t>
      </w:r>
      <w:r>
        <w:rPr>
          <w:rFonts w:ascii="Times New Roman" w:eastAsia="Times New Roman" w:hAnsi="Times New Roman" w:cs="Times New Roman"/>
          <w:color w:val="0000FF"/>
          <w:position w:val="-1"/>
          <w:sz w:val="24"/>
          <w:szCs w:val="24"/>
          <w:u w:val="single" w:color="0000FF"/>
        </w:rPr>
        <w:t>ón de</w:t>
      </w:r>
      <w:r>
        <w:rPr>
          <w:rFonts w:ascii="Times New Roman" w:eastAsia="Times New Roman" w:hAnsi="Times New Roman" w:cs="Times New Roman"/>
          <w:color w:val="0000FF"/>
          <w:spacing w:val="1"/>
          <w:position w:val="-1"/>
          <w:sz w:val="24"/>
          <w:szCs w:val="24"/>
          <w:u w:val="single" w:color="0000FF"/>
        </w:rPr>
        <w:t xml:space="preserve"> l</w:t>
      </w:r>
      <w:r>
        <w:rPr>
          <w:rFonts w:ascii="Times New Roman" w:eastAsia="Times New Roman" w:hAnsi="Times New Roman" w:cs="Times New Roman"/>
          <w:color w:val="0000FF"/>
          <w:position w:val="-1"/>
          <w:sz w:val="24"/>
          <w:szCs w:val="24"/>
          <w:u w:val="single" w:color="0000FF"/>
        </w:rPr>
        <w:t>os</w:t>
      </w:r>
      <w:r>
        <w:rPr>
          <w:rFonts w:ascii="Times New Roman" w:eastAsia="Times New Roman" w:hAnsi="Times New Roman" w:cs="Times New Roman"/>
          <w:color w:val="0000FF"/>
          <w:spacing w:val="-1"/>
          <w:position w:val="-1"/>
          <w:sz w:val="24"/>
          <w:szCs w:val="24"/>
          <w:u w:val="single" w:color="0000FF"/>
        </w:rPr>
        <w:t xml:space="preserve"> </w:t>
      </w:r>
      <w:r>
        <w:rPr>
          <w:rFonts w:ascii="Times New Roman" w:eastAsia="Times New Roman" w:hAnsi="Times New Roman" w:cs="Times New Roman"/>
          <w:color w:val="0000FF"/>
          <w:spacing w:val="-4"/>
          <w:position w:val="-1"/>
          <w:sz w:val="24"/>
          <w:szCs w:val="24"/>
          <w:u w:val="single" w:color="0000FF"/>
        </w:rPr>
        <w:t>g</w:t>
      </w:r>
      <w:r>
        <w:rPr>
          <w:rFonts w:ascii="Times New Roman" w:eastAsia="Times New Roman" w:hAnsi="Times New Roman" w:cs="Times New Roman"/>
          <w:color w:val="0000FF"/>
          <w:spacing w:val="1"/>
          <w:position w:val="-1"/>
          <w:sz w:val="24"/>
          <w:szCs w:val="24"/>
          <w:u w:val="single" w:color="0000FF"/>
        </w:rPr>
        <w:t>a</w:t>
      </w:r>
      <w:r>
        <w:rPr>
          <w:rFonts w:ascii="Times New Roman" w:eastAsia="Times New Roman" w:hAnsi="Times New Roman" w:cs="Times New Roman"/>
          <w:color w:val="0000FF"/>
          <w:spacing w:val="-1"/>
          <w:position w:val="-1"/>
          <w:sz w:val="24"/>
          <w:szCs w:val="24"/>
          <w:u w:val="single" w:color="0000FF"/>
        </w:rPr>
        <w:t>s</w:t>
      </w:r>
      <w:r>
        <w:rPr>
          <w:rFonts w:ascii="Times New Roman" w:eastAsia="Times New Roman" w:hAnsi="Times New Roman" w:cs="Times New Roman"/>
          <w:color w:val="0000FF"/>
          <w:spacing w:val="1"/>
          <w:position w:val="-1"/>
          <w:sz w:val="24"/>
          <w:szCs w:val="24"/>
          <w:u w:val="single" w:color="0000FF"/>
        </w:rPr>
        <w:t>t</w:t>
      </w:r>
      <w:r>
        <w:rPr>
          <w:rFonts w:ascii="Times New Roman" w:eastAsia="Times New Roman" w:hAnsi="Times New Roman" w:cs="Times New Roman"/>
          <w:color w:val="0000FF"/>
          <w:position w:val="-1"/>
          <w:sz w:val="24"/>
          <w:szCs w:val="24"/>
          <w:u w:val="single" w:color="0000FF"/>
        </w:rPr>
        <w:t>os</w:t>
      </w:r>
      <w:r>
        <w:rPr>
          <w:rFonts w:ascii="Times New Roman" w:eastAsia="Times New Roman" w:hAnsi="Times New Roman" w:cs="Times New Roman"/>
          <w:color w:val="0000FF"/>
          <w:spacing w:val="-1"/>
          <w:position w:val="-1"/>
          <w:sz w:val="24"/>
          <w:szCs w:val="24"/>
          <w:u w:val="single" w:color="0000FF"/>
        </w:rPr>
        <w:t xml:space="preserve"> </w:t>
      </w:r>
      <w:r>
        <w:rPr>
          <w:rFonts w:ascii="Times New Roman" w:eastAsia="Times New Roman" w:hAnsi="Times New Roman" w:cs="Times New Roman"/>
          <w:color w:val="0000FF"/>
          <w:position w:val="-1"/>
          <w:sz w:val="24"/>
          <w:szCs w:val="24"/>
          <w:u w:val="single" w:color="0000FF"/>
        </w:rPr>
        <w:t>de</w:t>
      </w:r>
      <w:r>
        <w:rPr>
          <w:rFonts w:ascii="Times New Roman" w:eastAsia="Times New Roman" w:hAnsi="Times New Roman" w:cs="Times New Roman"/>
          <w:color w:val="0000FF"/>
          <w:spacing w:val="1"/>
          <w:position w:val="-1"/>
          <w:sz w:val="24"/>
          <w:szCs w:val="24"/>
          <w:u w:val="single" w:color="0000FF"/>
        </w:rPr>
        <w:t xml:space="preserve"> </w:t>
      </w:r>
      <w:r>
        <w:rPr>
          <w:rFonts w:ascii="Times New Roman" w:eastAsia="Times New Roman" w:hAnsi="Times New Roman" w:cs="Times New Roman"/>
          <w:color w:val="0000FF"/>
          <w:position w:val="-1"/>
          <w:sz w:val="24"/>
          <w:szCs w:val="24"/>
          <w:u w:val="single" w:color="0000FF"/>
        </w:rPr>
        <w:t>p</w:t>
      </w:r>
      <w:r>
        <w:rPr>
          <w:rFonts w:ascii="Times New Roman" w:eastAsia="Times New Roman" w:hAnsi="Times New Roman" w:cs="Times New Roman"/>
          <w:color w:val="0000FF"/>
          <w:spacing w:val="1"/>
          <w:position w:val="-1"/>
          <w:sz w:val="24"/>
          <w:szCs w:val="24"/>
          <w:u w:val="single" w:color="0000FF"/>
        </w:rPr>
        <w:t>e</w:t>
      </w:r>
      <w:r>
        <w:rPr>
          <w:rFonts w:ascii="Times New Roman" w:eastAsia="Times New Roman" w:hAnsi="Times New Roman" w:cs="Times New Roman"/>
          <w:color w:val="0000FF"/>
          <w:position w:val="-1"/>
          <w:sz w:val="24"/>
          <w:szCs w:val="24"/>
          <w:u w:val="single" w:color="0000FF"/>
        </w:rPr>
        <w:t>r</w:t>
      </w:r>
      <w:r>
        <w:rPr>
          <w:rFonts w:ascii="Times New Roman" w:eastAsia="Times New Roman" w:hAnsi="Times New Roman" w:cs="Times New Roman"/>
          <w:color w:val="0000FF"/>
          <w:spacing w:val="-1"/>
          <w:position w:val="-1"/>
          <w:sz w:val="24"/>
          <w:szCs w:val="24"/>
          <w:u w:val="single" w:color="0000FF"/>
        </w:rPr>
        <w:t>s</w:t>
      </w:r>
      <w:r>
        <w:rPr>
          <w:rFonts w:ascii="Times New Roman" w:eastAsia="Times New Roman" w:hAnsi="Times New Roman" w:cs="Times New Roman"/>
          <w:color w:val="0000FF"/>
          <w:position w:val="-1"/>
          <w:sz w:val="24"/>
          <w:szCs w:val="24"/>
          <w:u w:val="single" w:color="0000FF"/>
        </w:rPr>
        <w:t>on</w:t>
      </w:r>
      <w:r>
        <w:rPr>
          <w:rFonts w:ascii="Times New Roman" w:eastAsia="Times New Roman" w:hAnsi="Times New Roman" w:cs="Times New Roman"/>
          <w:color w:val="0000FF"/>
          <w:spacing w:val="1"/>
          <w:position w:val="-1"/>
          <w:sz w:val="24"/>
          <w:szCs w:val="24"/>
          <w:u w:val="single" w:color="0000FF"/>
        </w:rPr>
        <w:t>a</w:t>
      </w:r>
      <w:r>
        <w:rPr>
          <w:rFonts w:ascii="Times New Roman" w:eastAsia="Times New Roman" w:hAnsi="Times New Roman" w:cs="Times New Roman"/>
          <w:color w:val="0000FF"/>
          <w:position w:val="-1"/>
          <w:sz w:val="24"/>
          <w:szCs w:val="24"/>
          <w:u w:val="single" w:color="0000FF"/>
        </w:rPr>
        <w:t>l</w:t>
      </w:r>
      <w:r>
        <w:rPr>
          <w:rFonts w:ascii="Times New Roman" w:eastAsia="Times New Roman" w:hAnsi="Times New Roman" w:cs="Times New Roman"/>
          <w:color w:val="0000FF"/>
          <w:spacing w:val="1"/>
          <w:position w:val="-1"/>
          <w:sz w:val="24"/>
          <w:szCs w:val="24"/>
          <w:u w:val="single" w:color="0000FF"/>
        </w:rPr>
        <w:t xml:space="preserve"> </w:t>
      </w:r>
      <w:r>
        <w:rPr>
          <w:rFonts w:ascii="Times New Roman" w:eastAsia="Times New Roman" w:hAnsi="Times New Roman" w:cs="Times New Roman"/>
          <w:color w:val="0000FF"/>
          <w:position w:val="-1"/>
          <w:sz w:val="24"/>
          <w:szCs w:val="24"/>
          <w:u w:val="single" w:color="0000FF"/>
        </w:rPr>
        <w:t>(</w:t>
      </w:r>
      <w:r>
        <w:rPr>
          <w:rFonts w:ascii="Times New Roman" w:eastAsia="Times New Roman" w:hAnsi="Times New Roman" w:cs="Times New Roman"/>
          <w:color w:val="0000FF"/>
          <w:spacing w:val="1"/>
          <w:position w:val="-1"/>
          <w:sz w:val="24"/>
          <w:szCs w:val="24"/>
          <w:u w:val="single" w:color="0000FF"/>
        </w:rPr>
        <w:t>e</w:t>
      </w:r>
      <w:r>
        <w:rPr>
          <w:rFonts w:ascii="Times New Roman" w:eastAsia="Times New Roman" w:hAnsi="Times New Roman" w:cs="Times New Roman"/>
          <w:color w:val="0000FF"/>
          <w:position w:val="-1"/>
          <w:sz w:val="24"/>
          <w:szCs w:val="24"/>
          <w:u w:val="single" w:color="0000FF"/>
        </w:rPr>
        <w:t>n p</w:t>
      </w:r>
      <w:r>
        <w:rPr>
          <w:rFonts w:ascii="Times New Roman" w:eastAsia="Times New Roman" w:hAnsi="Times New Roman" w:cs="Times New Roman"/>
          <w:color w:val="0000FF"/>
          <w:spacing w:val="1"/>
          <w:position w:val="-1"/>
          <w:sz w:val="24"/>
          <w:szCs w:val="24"/>
          <w:u w:val="single" w:color="0000FF"/>
        </w:rPr>
        <w:t>e</w:t>
      </w:r>
      <w:r>
        <w:rPr>
          <w:rFonts w:ascii="Times New Roman" w:eastAsia="Times New Roman" w:hAnsi="Times New Roman" w:cs="Times New Roman"/>
          <w:color w:val="0000FF"/>
          <w:spacing w:val="-1"/>
          <w:position w:val="-1"/>
          <w:sz w:val="24"/>
          <w:szCs w:val="24"/>
          <w:u w:val="single" w:color="0000FF"/>
        </w:rPr>
        <w:t>s</w:t>
      </w:r>
      <w:r>
        <w:rPr>
          <w:rFonts w:ascii="Times New Roman" w:eastAsia="Times New Roman" w:hAnsi="Times New Roman" w:cs="Times New Roman"/>
          <w:color w:val="0000FF"/>
          <w:position w:val="-1"/>
          <w:sz w:val="24"/>
          <w:szCs w:val="24"/>
          <w:u w:val="single" w:color="0000FF"/>
        </w:rPr>
        <w:t>os</w:t>
      </w:r>
      <w:r>
        <w:rPr>
          <w:rFonts w:ascii="Times New Roman" w:eastAsia="Times New Roman" w:hAnsi="Times New Roman" w:cs="Times New Roman"/>
          <w:color w:val="0000FF"/>
          <w:spacing w:val="-1"/>
          <w:position w:val="-1"/>
          <w:sz w:val="24"/>
          <w:szCs w:val="24"/>
          <w:u w:val="single" w:color="0000FF"/>
        </w:rPr>
        <w:t xml:space="preserve"> </w:t>
      </w:r>
      <w:r>
        <w:rPr>
          <w:rFonts w:ascii="Times New Roman" w:eastAsia="Times New Roman" w:hAnsi="Times New Roman" w:cs="Times New Roman"/>
          <w:color w:val="0000FF"/>
          <w:spacing w:val="1"/>
          <w:position w:val="-1"/>
          <w:sz w:val="24"/>
          <w:szCs w:val="24"/>
          <w:u w:val="single" w:color="0000FF"/>
        </w:rPr>
        <w:t>c</w:t>
      </w:r>
      <w:r>
        <w:rPr>
          <w:rFonts w:ascii="Times New Roman" w:eastAsia="Times New Roman" w:hAnsi="Times New Roman" w:cs="Times New Roman"/>
          <w:color w:val="0000FF"/>
          <w:position w:val="-1"/>
          <w:sz w:val="24"/>
          <w:szCs w:val="24"/>
          <w:u w:val="single" w:color="0000FF"/>
        </w:rPr>
        <w:t>o</w:t>
      </w:r>
      <w:r>
        <w:rPr>
          <w:rFonts w:ascii="Times New Roman" w:eastAsia="Times New Roman" w:hAnsi="Times New Roman" w:cs="Times New Roman"/>
          <w:color w:val="0000FF"/>
          <w:spacing w:val="1"/>
          <w:position w:val="-1"/>
          <w:sz w:val="24"/>
          <w:szCs w:val="24"/>
          <w:u w:val="single" w:color="0000FF"/>
        </w:rPr>
        <w:t>l</w:t>
      </w:r>
      <w:r>
        <w:rPr>
          <w:rFonts w:ascii="Times New Roman" w:eastAsia="Times New Roman" w:hAnsi="Times New Roman" w:cs="Times New Roman"/>
          <w:color w:val="0000FF"/>
          <w:spacing w:val="-4"/>
          <w:position w:val="-1"/>
          <w:sz w:val="24"/>
          <w:szCs w:val="24"/>
          <w:u w:val="single" w:color="0000FF"/>
        </w:rPr>
        <w:t>o</w:t>
      </w:r>
      <w:r>
        <w:rPr>
          <w:rFonts w:ascii="Times New Roman" w:eastAsia="Times New Roman" w:hAnsi="Times New Roman" w:cs="Times New Roman"/>
          <w:color w:val="0000FF"/>
          <w:spacing w:val="1"/>
          <w:position w:val="-1"/>
          <w:sz w:val="24"/>
          <w:szCs w:val="24"/>
          <w:u w:val="single" w:color="0000FF"/>
        </w:rPr>
        <w:t>m</w:t>
      </w:r>
      <w:r>
        <w:rPr>
          <w:rFonts w:ascii="Times New Roman" w:eastAsia="Times New Roman" w:hAnsi="Times New Roman" w:cs="Times New Roman"/>
          <w:color w:val="0000FF"/>
          <w:position w:val="-1"/>
          <w:sz w:val="24"/>
          <w:szCs w:val="24"/>
          <w:u w:val="single" w:color="0000FF"/>
        </w:rPr>
        <w:t>b</w:t>
      </w:r>
      <w:r>
        <w:rPr>
          <w:rFonts w:ascii="Times New Roman" w:eastAsia="Times New Roman" w:hAnsi="Times New Roman" w:cs="Times New Roman"/>
          <w:color w:val="0000FF"/>
          <w:spacing w:val="1"/>
          <w:position w:val="-1"/>
          <w:sz w:val="24"/>
          <w:szCs w:val="24"/>
          <w:u w:val="single" w:color="0000FF"/>
        </w:rPr>
        <w:t>ia</w:t>
      </w:r>
      <w:r>
        <w:rPr>
          <w:rFonts w:ascii="Times New Roman" w:eastAsia="Times New Roman" w:hAnsi="Times New Roman" w:cs="Times New Roman"/>
          <w:color w:val="0000FF"/>
          <w:position w:val="-1"/>
          <w:sz w:val="24"/>
          <w:szCs w:val="24"/>
          <w:u w:val="single" w:color="0000FF"/>
        </w:rPr>
        <w:t>no</w:t>
      </w:r>
      <w:r>
        <w:rPr>
          <w:rFonts w:ascii="Times New Roman" w:eastAsia="Times New Roman" w:hAnsi="Times New Roman" w:cs="Times New Roman"/>
          <w:color w:val="0000FF"/>
          <w:spacing w:val="-1"/>
          <w:position w:val="-1"/>
          <w:sz w:val="24"/>
          <w:szCs w:val="24"/>
          <w:u w:val="single" w:color="0000FF"/>
        </w:rPr>
        <w:t>s</w:t>
      </w:r>
      <w:r>
        <w:rPr>
          <w:rFonts w:ascii="Times New Roman" w:eastAsia="Times New Roman" w:hAnsi="Times New Roman" w:cs="Times New Roman"/>
          <w:color w:val="0000FF"/>
          <w:position w:val="-1"/>
          <w:sz w:val="24"/>
          <w:szCs w:val="24"/>
          <w:u w:val="single" w:color="0000FF"/>
        </w:rPr>
        <w:t>)</w:t>
      </w:r>
    </w:p>
    <w:p w14:paraId="32BD6E30" w14:textId="77777777" w:rsidR="00BE5A93" w:rsidRDefault="00BE5A93">
      <w:pPr>
        <w:spacing w:before="13" w:after="0" w:line="240" w:lineRule="exact"/>
        <w:rPr>
          <w:sz w:val="24"/>
          <w:szCs w:val="24"/>
        </w:rPr>
      </w:pPr>
    </w:p>
    <w:p w14:paraId="2838ED59" w14:textId="77777777" w:rsidR="00BE5A93" w:rsidRDefault="00F700C7">
      <w:pPr>
        <w:spacing w:before="29" w:after="0" w:line="271" w:lineRule="exact"/>
        <w:ind w:left="117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FF"/>
          <w:spacing w:val="1"/>
          <w:position w:val="-1"/>
          <w:sz w:val="24"/>
          <w:szCs w:val="24"/>
          <w:u w:val="single" w:color="0000FF"/>
        </w:rPr>
        <w:t>ta</w:t>
      </w:r>
      <w:r>
        <w:rPr>
          <w:rFonts w:ascii="Times New Roman" w:eastAsia="Times New Roman" w:hAnsi="Times New Roman" w:cs="Times New Roman"/>
          <w:color w:val="0000FF"/>
          <w:position w:val="-1"/>
          <w:sz w:val="24"/>
          <w:szCs w:val="24"/>
          <w:u w:val="single" w:color="0000FF"/>
        </w:rPr>
        <w:t>b</w:t>
      </w:r>
      <w:r>
        <w:rPr>
          <w:rFonts w:ascii="Times New Roman" w:eastAsia="Times New Roman" w:hAnsi="Times New Roman" w:cs="Times New Roman"/>
          <w:color w:val="0000FF"/>
          <w:spacing w:val="1"/>
          <w:position w:val="-1"/>
          <w:sz w:val="24"/>
          <w:szCs w:val="24"/>
          <w:u w:val="single" w:color="0000FF"/>
        </w:rPr>
        <w:t>l</w:t>
      </w:r>
      <w:r>
        <w:rPr>
          <w:rFonts w:ascii="Times New Roman" w:eastAsia="Times New Roman" w:hAnsi="Times New Roman" w:cs="Times New Roman"/>
          <w:color w:val="0000FF"/>
          <w:position w:val="-1"/>
          <w:sz w:val="24"/>
          <w:szCs w:val="24"/>
          <w:u w:val="single" w:color="0000FF"/>
        </w:rPr>
        <w:t>a</w:t>
      </w:r>
      <w:r>
        <w:rPr>
          <w:rFonts w:ascii="Times New Roman" w:eastAsia="Times New Roman" w:hAnsi="Times New Roman" w:cs="Times New Roman"/>
          <w:color w:val="0000FF"/>
          <w:spacing w:val="1"/>
          <w:position w:val="-1"/>
          <w:sz w:val="24"/>
          <w:szCs w:val="24"/>
          <w:u w:val="single" w:color="0000FF"/>
        </w:rPr>
        <w:t xml:space="preserve"> </w:t>
      </w:r>
      <w:r>
        <w:rPr>
          <w:rFonts w:ascii="Times New Roman" w:eastAsia="Times New Roman" w:hAnsi="Times New Roman" w:cs="Times New Roman"/>
          <w:color w:val="0000FF"/>
          <w:position w:val="-1"/>
          <w:sz w:val="24"/>
          <w:szCs w:val="24"/>
          <w:u w:val="single" w:color="0000FF"/>
        </w:rPr>
        <w:t xml:space="preserve">7. </w:t>
      </w:r>
      <w:r>
        <w:rPr>
          <w:rFonts w:ascii="Times New Roman" w:eastAsia="Times New Roman" w:hAnsi="Times New Roman" w:cs="Times New Roman"/>
          <w:color w:val="0000FF"/>
          <w:spacing w:val="-1"/>
          <w:position w:val="-1"/>
          <w:sz w:val="24"/>
          <w:szCs w:val="24"/>
          <w:u w:val="single" w:color="0000FF"/>
        </w:rPr>
        <w:t>D</w:t>
      </w:r>
      <w:r>
        <w:rPr>
          <w:rFonts w:ascii="Times New Roman" w:eastAsia="Times New Roman" w:hAnsi="Times New Roman" w:cs="Times New Roman"/>
          <w:color w:val="0000FF"/>
          <w:spacing w:val="1"/>
          <w:position w:val="-1"/>
          <w:sz w:val="24"/>
          <w:szCs w:val="24"/>
          <w:u w:val="single" w:color="0000FF"/>
        </w:rPr>
        <w:t>e</w:t>
      </w:r>
      <w:r>
        <w:rPr>
          <w:rFonts w:ascii="Times New Roman" w:eastAsia="Times New Roman" w:hAnsi="Times New Roman" w:cs="Times New Roman"/>
          <w:color w:val="0000FF"/>
          <w:spacing w:val="-1"/>
          <w:position w:val="-1"/>
          <w:sz w:val="24"/>
          <w:szCs w:val="24"/>
          <w:u w:val="single" w:color="0000FF"/>
        </w:rPr>
        <w:t>s</w:t>
      </w:r>
      <w:r>
        <w:rPr>
          <w:rFonts w:ascii="Times New Roman" w:eastAsia="Times New Roman" w:hAnsi="Times New Roman" w:cs="Times New Roman"/>
          <w:color w:val="0000FF"/>
          <w:spacing w:val="1"/>
          <w:position w:val="-1"/>
          <w:sz w:val="24"/>
          <w:szCs w:val="24"/>
          <w:u w:val="single" w:color="0000FF"/>
        </w:rPr>
        <w:t>c</w:t>
      </w:r>
      <w:r>
        <w:rPr>
          <w:rFonts w:ascii="Times New Roman" w:eastAsia="Times New Roman" w:hAnsi="Times New Roman" w:cs="Times New Roman"/>
          <w:color w:val="0000FF"/>
          <w:spacing w:val="-4"/>
          <w:position w:val="-1"/>
          <w:sz w:val="24"/>
          <w:szCs w:val="24"/>
          <w:u w:val="single" w:color="0000FF"/>
        </w:rPr>
        <w:t>r</w:t>
      </w:r>
      <w:r>
        <w:rPr>
          <w:rFonts w:ascii="Times New Roman" w:eastAsia="Times New Roman" w:hAnsi="Times New Roman" w:cs="Times New Roman"/>
          <w:color w:val="0000FF"/>
          <w:spacing w:val="1"/>
          <w:position w:val="-1"/>
          <w:sz w:val="24"/>
          <w:szCs w:val="24"/>
          <w:u w:val="single" w:color="0000FF"/>
        </w:rPr>
        <w:t>i</w:t>
      </w:r>
      <w:r>
        <w:rPr>
          <w:rFonts w:ascii="Times New Roman" w:eastAsia="Times New Roman" w:hAnsi="Times New Roman" w:cs="Times New Roman"/>
          <w:color w:val="0000FF"/>
          <w:position w:val="-1"/>
          <w:sz w:val="24"/>
          <w:szCs w:val="24"/>
          <w:u w:val="single" w:color="0000FF"/>
        </w:rPr>
        <w:t>p</w:t>
      </w:r>
      <w:r>
        <w:rPr>
          <w:rFonts w:ascii="Times New Roman" w:eastAsia="Times New Roman" w:hAnsi="Times New Roman" w:cs="Times New Roman"/>
          <w:color w:val="0000FF"/>
          <w:spacing w:val="-3"/>
          <w:position w:val="-1"/>
          <w:sz w:val="24"/>
          <w:szCs w:val="24"/>
          <w:u w:val="single" w:color="0000FF"/>
        </w:rPr>
        <w:t>c</w:t>
      </w:r>
      <w:r>
        <w:rPr>
          <w:rFonts w:ascii="Times New Roman" w:eastAsia="Times New Roman" w:hAnsi="Times New Roman" w:cs="Times New Roman"/>
          <w:color w:val="0000FF"/>
          <w:spacing w:val="1"/>
          <w:position w:val="-1"/>
          <w:sz w:val="24"/>
          <w:szCs w:val="24"/>
          <w:u w:val="single" w:color="0000FF"/>
        </w:rPr>
        <w:t>i</w:t>
      </w:r>
      <w:r>
        <w:rPr>
          <w:rFonts w:ascii="Times New Roman" w:eastAsia="Times New Roman" w:hAnsi="Times New Roman" w:cs="Times New Roman"/>
          <w:color w:val="0000FF"/>
          <w:position w:val="-1"/>
          <w:sz w:val="24"/>
          <w:szCs w:val="24"/>
          <w:u w:val="single" w:color="0000FF"/>
        </w:rPr>
        <w:t>ón de</w:t>
      </w:r>
      <w:r>
        <w:rPr>
          <w:rFonts w:ascii="Times New Roman" w:eastAsia="Times New Roman" w:hAnsi="Times New Roman" w:cs="Times New Roman"/>
          <w:color w:val="0000FF"/>
          <w:spacing w:val="1"/>
          <w:position w:val="-1"/>
          <w:sz w:val="24"/>
          <w:szCs w:val="24"/>
          <w:u w:val="single" w:color="0000FF"/>
        </w:rPr>
        <w:t xml:space="preserve"> l</w:t>
      </w:r>
      <w:r>
        <w:rPr>
          <w:rFonts w:ascii="Times New Roman" w:eastAsia="Times New Roman" w:hAnsi="Times New Roman" w:cs="Times New Roman"/>
          <w:color w:val="0000FF"/>
          <w:position w:val="-1"/>
          <w:sz w:val="24"/>
          <w:szCs w:val="24"/>
          <w:u w:val="single" w:color="0000FF"/>
        </w:rPr>
        <w:t>os</w:t>
      </w:r>
      <w:r>
        <w:rPr>
          <w:rFonts w:ascii="Times New Roman" w:eastAsia="Times New Roman" w:hAnsi="Times New Roman" w:cs="Times New Roman"/>
          <w:color w:val="0000FF"/>
          <w:spacing w:val="-1"/>
          <w:position w:val="-1"/>
          <w:sz w:val="24"/>
          <w:szCs w:val="24"/>
          <w:u w:val="single" w:color="0000FF"/>
        </w:rPr>
        <w:t xml:space="preserve"> </w:t>
      </w:r>
      <w:r>
        <w:rPr>
          <w:rFonts w:ascii="Times New Roman" w:eastAsia="Times New Roman" w:hAnsi="Times New Roman" w:cs="Times New Roman"/>
          <w:color w:val="0000FF"/>
          <w:spacing w:val="1"/>
          <w:position w:val="-1"/>
          <w:sz w:val="24"/>
          <w:szCs w:val="24"/>
          <w:u w:val="single" w:color="0000FF"/>
        </w:rPr>
        <w:t>e</w:t>
      </w:r>
      <w:r>
        <w:rPr>
          <w:rFonts w:ascii="Times New Roman" w:eastAsia="Times New Roman" w:hAnsi="Times New Roman" w:cs="Times New Roman"/>
          <w:color w:val="0000FF"/>
          <w:position w:val="-1"/>
          <w:sz w:val="24"/>
          <w:szCs w:val="24"/>
          <w:u w:val="single" w:color="0000FF"/>
        </w:rPr>
        <w:t>q</w:t>
      </w:r>
      <w:r>
        <w:rPr>
          <w:rFonts w:ascii="Times New Roman" w:eastAsia="Times New Roman" w:hAnsi="Times New Roman" w:cs="Times New Roman"/>
          <w:color w:val="0000FF"/>
          <w:spacing w:val="-4"/>
          <w:position w:val="-1"/>
          <w:sz w:val="24"/>
          <w:szCs w:val="24"/>
          <w:u w:val="single" w:color="0000FF"/>
        </w:rPr>
        <w:t>u</w:t>
      </w:r>
      <w:r>
        <w:rPr>
          <w:rFonts w:ascii="Times New Roman" w:eastAsia="Times New Roman" w:hAnsi="Times New Roman" w:cs="Times New Roman"/>
          <w:color w:val="0000FF"/>
          <w:spacing w:val="1"/>
          <w:position w:val="-1"/>
          <w:sz w:val="24"/>
          <w:szCs w:val="24"/>
          <w:u w:val="single" w:color="0000FF"/>
        </w:rPr>
        <w:t>i</w:t>
      </w:r>
      <w:r>
        <w:rPr>
          <w:rFonts w:ascii="Times New Roman" w:eastAsia="Times New Roman" w:hAnsi="Times New Roman" w:cs="Times New Roman"/>
          <w:color w:val="0000FF"/>
          <w:position w:val="-1"/>
          <w:sz w:val="24"/>
          <w:szCs w:val="24"/>
          <w:u w:val="single" w:color="0000FF"/>
        </w:rPr>
        <w:t>pos</w:t>
      </w:r>
      <w:r>
        <w:rPr>
          <w:rFonts w:ascii="Times New Roman" w:eastAsia="Times New Roman" w:hAnsi="Times New Roman" w:cs="Times New Roman"/>
          <w:color w:val="0000FF"/>
          <w:spacing w:val="2"/>
          <w:position w:val="-1"/>
          <w:sz w:val="24"/>
          <w:szCs w:val="24"/>
          <w:u w:val="single" w:color="0000FF"/>
        </w:rPr>
        <w:t xml:space="preserve"> </w:t>
      </w:r>
      <w:r>
        <w:rPr>
          <w:rFonts w:ascii="Times New Roman" w:eastAsia="Times New Roman" w:hAnsi="Times New Roman" w:cs="Times New Roman"/>
          <w:color w:val="0000FF"/>
          <w:position w:val="-1"/>
          <w:sz w:val="24"/>
          <w:szCs w:val="24"/>
          <w:u w:val="single" w:color="0000FF"/>
        </w:rPr>
        <w:t>y</w:t>
      </w:r>
      <w:r>
        <w:rPr>
          <w:rFonts w:ascii="Times New Roman" w:eastAsia="Times New Roman" w:hAnsi="Times New Roman" w:cs="Times New Roman"/>
          <w:color w:val="0000FF"/>
          <w:spacing w:val="-8"/>
          <w:position w:val="-1"/>
          <w:sz w:val="24"/>
          <w:szCs w:val="24"/>
          <w:u w:val="single" w:color="0000FF"/>
        </w:rPr>
        <w:t xml:space="preserve"> </w:t>
      </w:r>
      <w:r>
        <w:rPr>
          <w:rFonts w:ascii="Times New Roman" w:eastAsia="Times New Roman" w:hAnsi="Times New Roman" w:cs="Times New Roman"/>
          <w:color w:val="0000FF"/>
          <w:spacing w:val="1"/>
          <w:position w:val="-1"/>
          <w:sz w:val="24"/>
          <w:szCs w:val="24"/>
          <w:u w:val="single" w:color="0000FF"/>
        </w:rPr>
        <w:t>mat</w:t>
      </w:r>
      <w:r>
        <w:rPr>
          <w:rFonts w:ascii="Times New Roman" w:eastAsia="Times New Roman" w:hAnsi="Times New Roman" w:cs="Times New Roman"/>
          <w:color w:val="0000FF"/>
          <w:spacing w:val="-3"/>
          <w:position w:val="-1"/>
          <w:sz w:val="24"/>
          <w:szCs w:val="24"/>
          <w:u w:val="single" w:color="0000FF"/>
        </w:rPr>
        <w:t>e</w:t>
      </w:r>
      <w:r>
        <w:rPr>
          <w:rFonts w:ascii="Times New Roman" w:eastAsia="Times New Roman" w:hAnsi="Times New Roman" w:cs="Times New Roman"/>
          <w:color w:val="0000FF"/>
          <w:position w:val="-1"/>
          <w:sz w:val="24"/>
          <w:szCs w:val="24"/>
          <w:u w:val="single" w:color="0000FF"/>
        </w:rPr>
        <w:t>r</w:t>
      </w:r>
      <w:r>
        <w:rPr>
          <w:rFonts w:ascii="Times New Roman" w:eastAsia="Times New Roman" w:hAnsi="Times New Roman" w:cs="Times New Roman"/>
          <w:color w:val="0000FF"/>
          <w:spacing w:val="1"/>
          <w:position w:val="-1"/>
          <w:sz w:val="24"/>
          <w:szCs w:val="24"/>
          <w:u w:val="single" w:color="0000FF"/>
        </w:rPr>
        <w:t>iale</w:t>
      </w:r>
      <w:r>
        <w:rPr>
          <w:rFonts w:ascii="Times New Roman" w:eastAsia="Times New Roman" w:hAnsi="Times New Roman" w:cs="Times New Roman"/>
          <w:color w:val="0000FF"/>
          <w:position w:val="-1"/>
          <w:sz w:val="24"/>
          <w:szCs w:val="24"/>
          <w:u w:val="single" w:color="0000FF"/>
        </w:rPr>
        <w:t>s</w:t>
      </w:r>
      <w:r>
        <w:rPr>
          <w:rFonts w:ascii="Times New Roman" w:eastAsia="Times New Roman" w:hAnsi="Times New Roman" w:cs="Times New Roman"/>
          <w:color w:val="0000FF"/>
          <w:spacing w:val="-1"/>
          <w:position w:val="-1"/>
          <w:sz w:val="24"/>
          <w:szCs w:val="24"/>
          <w:u w:val="single" w:color="0000FF"/>
        </w:rPr>
        <w:t xml:space="preserve"> </w:t>
      </w:r>
      <w:r>
        <w:rPr>
          <w:rFonts w:ascii="Times New Roman" w:eastAsia="Times New Roman" w:hAnsi="Times New Roman" w:cs="Times New Roman"/>
          <w:color w:val="0000FF"/>
          <w:position w:val="-1"/>
          <w:sz w:val="24"/>
          <w:szCs w:val="24"/>
          <w:u w:val="single" w:color="0000FF"/>
        </w:rPr>
        <w:t>que</w:t>
      </w:r>
      <w:r>
        <w:rPr>
          <w:rFonts w:ascii="Times New Roman" w:eastAsia="Times New Roman" w:hAnsi="Times New Roman" w:cs="Times New Roman"/>
          <w:color w:val="0000FF"/>
          <w:spacing w:val="1"/>
          <w:position w:val="-1"/>
          <w:sz w:val="24"/>
          <w:szCs w:val="24"/>
          <w:u w:val="single" w:color="0000FF"/>
        </w:rPr>
        <w:t xml:space="preserve"> </w:t>
      </w:r>
      <w:r>
        <w:rPr>
          <w:rFonts w:ascii="Times New Roman" w:eastAsia="Times New Roman" w:hAnsi="Times New Roman" w:cs="Times New Roman"/>
          <w:color w:val="0000FF"/>
          <w:spacing w:val="-1"/>
          <w:position w:val="-1"/>
          <w:sz w:val="24"/>
          <w:szCs w:val="24"/>
          <w:u w:val="single" w:color="0000FF"/>
        </w:rPr>
        <w:t>s</w:t>
      </w:r>
      <w:r>
        <w:rPr>
          <w:rFonts w:ascii="Times New Roman" w:eastAsia="Times New Roman" w:hAnsi="Times New Roman" w:cs="Times New Roman"/>
          <w:color w:val="0000FF"/>
          <w:position w:val="-1"/>
          <w:sz w:val="24"/>
          <w:szCs w:val="24"/>
          <w:u w:val="single" w:color="0000FF"/>
        </w:rPr>
        <w:t>e</w:t>
      </w:r>
      <w:r>
        <w:rPr>
          <w:rFonts w:ascii="Times New Roman" w:eastAsia="Times New Roman" w:hAnsi="Times New Roman" w:cs="Times New Roman"/>
          <w:color w:val="0000FF"/>
          <w:spacing w:val="1"/>
          <w:position w:val="-1"/>
          <w:sz w:val="24"/>
          <w:szCs w:val="24"/>
          <w:u w:val="single" w:color="0000FF"/>
        </w:rPr>
        <w:t xml:space="preserve"> </w:t>
      </w:r>
      <w:r>
        <w:rPr>
          <w:rFonts w:ascii="Times New Roman" w:eastAsia="Times New Roman" w:hAnsi="Times New Roman" w:cs="Times New Roman"/>
          <w:color w:val="0000FF"/>
          <w:spacing w:val="-4"/>
          <w:position w:val="-1"/>
          <w:sz w:val="24"/>
          <w:szCs w:val="24"/>
          <w:u w:val="single" w:color="0000FF"/>
        </w:rPr>
        <w:t>p</w:t>
      </w:r>
      <w:r>
        <w:rPr>
          <w:rFonts w:ascii="Times New Roman" w:eastAsia="Times New Roman" w:hAnsi="Times New Roman" w:cs="Times New Roman"/>
          <w:color w:val="0000FF"/>
          <w:spacing w:val="1"/>
          <w:position w:val="-1"/>
          <w:sz w:val="24"/>
          <w:szCs w:val="24"/>
          <w:u w:val="single" w:color="0000FF"/>
        </w:rPr>
        <w:t>la</w:t>
      </w:r>
      <w:r>
        <w:rPr>
          <w:rFonts w:ascii="Times New Roman" w:eastAsia="Times New Roman" w:hAnsi="Times New Roman" w:cs="Times New Roman"/>
          <w:color w:val="0000FF"/>
          <w:spacing w:val="-4"/>
          <w:position w:val="-1"/>
          <w:sz w:val="24"/>
          <w:szCs w:val="24"/>
          <w:u w:val="single" w:color="0000FF"/>
        </w:rPr>
        <w:t>n</w:t>
      </w:r>
      <w:r>
        <w:rPr>
          <w:rFonts w:ascii="Times New Roman" w:eastAsia="Times New Roman" w:hAnsi="Times New Roman" w:cs="Times New Roman"/>
          <w:color w:val="0000FF"/>
          <w:spacing w:val="1"/>
          <w:position w:val="-1"/>
          <w:sz w:val="24"/>
          <w:szCs w:val="24"/>
          <w:u w:val="single" w:color="0000FF"/>
        </w:rPr>
        <w:t>e</w:t>
      </w:r>
      <w:r>
        <w:rPr>
          <w:rFonts w:ascii="Times New Roman" w:eastAsia="Times New Roman" w:hAnsi="Times New Roman" w:cs="Times New Roman"/>
          <w:color w:val="0000FF"/>
          <w:position w:val="-1"/>
          <w:sz w:val="24"/>
          <w:szCs w:val="24"/>
          <w:u w:val="single" w:color="0000FF"/>
        </w:rPr>
        <w:t>a</w:t>
      </w:r>
      <w:r>
        <w:rPr>
          <w:rFonts w:ascii="Times New Roman" w:eastAsia="Times New Roman" w:hAnsi="Times New Roman" w:cs="Times New Roman"/>
          <w:color w:val="0000FF"/>
          <w:spacing w:val="1"/>
          <w:position w:val="-1"/>
          <w:sz w:val="24"/>
          <w:szCs w:val="24"/>
          <w:u w:val="single" w:color="0000FF"/>
        </w:rPr>
        <w:t xml:space="preserve"> a</w:t>
      </w:r>
      <w:r>
        <w:rPr>
          <w:rFonts w:ascii="Times New Roman" w:eastAsia="Times New Roman" w:hAnsi="Times New Roman" w:cs="Times New Roman"/>
          <w:color w:val="0000FF"/>
          <w:position w:val="-1"/>
          <w:sz w:val="24"/>
          <w:szCs w:val="24"/>
          <w:u w:val="single" w:color="0000FF"/>
        </w:rPr>
        <w:t>dq</w:t>
      </w:r>
      <w:r>
        <w:rPr>
          <w:rFonts w:ascii="Times New Roman" w:eastAsia="Times New Roman" w:hAnsi="Times New Roman" w:cs="Times New Roman"/>
          <w:color w:val="0000FF"/>
          <w:spacing w:val="-4"/>
          <w:position w:val="-1"/>
          <w:sz w:val="24"/>
          <w:szCs w:val="24"/>
          <w:u w:val="single" w:color="0000FF"/>
        </w:rPr>
        <w:t>u</w:t>
      </w:r>
      <w:r>
        <w:rPr>
          <w:rFonts w:ascii="Times New Roman" w:eastAsia="Times New Roman" w:hAnsi="Times New Roman" w:cs="Times New Roman"/>
          <w:color w:val="0000FF"/>
          <w:spacing w:val="1"/>
          <w:position w:val="-1"/>
          <w:sz w:val="24"/>
          <w:szCs w:val="24"/>
          <w:u w:val="single" w:color="0000FF"/>
        </w:rPr>
        <w:t>i</w:t>
      </w:r>
      <w:r>
        <w:rPr>
          <w:rFonts w:ascii="Times New Roman" w:eastAsia="Times New Roman" w:hAnsi="Times New Roman" w:cs="Times New Roman"/>
          <w:color w:val="0000FF"/>
          <w:position w:val="-1"/>
          <w:sz w:val="24"/>
          <w:szCs w:val="24"/>
          <w:u w:val="single" w:color="0000FF"/>
        </w:rPr>
        <w:t>r</w:t>
      </w:r>
      <w:r>
        <w:rPr>
          <w:rFonts w:ascii="Times New Roman" w:eastAsia="Times New Roman" w:hAnsi="Times New Roman" w:cs="Times New Roman"/>
          <w:color w:val="0000FF"/>
          <w:spacing w:val="1"/>
          <w:position w:val="-1"/>
          <w:sz w:val="24"/>
          <w:szCs w:val="24"/>
          <w:u w:val="single" w:color="0000FF"/>
        </w:rPr>
        <w:t>i</w:t>
      </w:r>
      <w:r>
        <w:rPr>
          <w:rFonts w:ascii="Times New Roman" w:eastAsia="Times New Roman" w:hAnsi="Times New Roman" w:cs="Times New Roman"/>
          <w:color w:val="0000FF"/>
          <w:position w:val="-1"/>
          <w:sz w:val="24"/>
          <w:szCs w:val="24"/>
          <w:u w:val="single" w:color="0000FF"/>
        </w:rPr>
        <w:t>r</w:t>
      </w:r>
    </w:p>
    <w:p w14:paraId="2AF634DE" w14:textId="77777777" w:rsidR="00BE5A93" w:rsidRDefault="00BE5A93">
      <w:pPr>
        <w:spacing w:before="12" w:after="0" w:line="240" w:lineRule="exact"/>
        <w:rPr>
          <w:sz w:val="24"/>
          <w:szCs w:val="24"/>
        </w:rPr>
      </w:pPr>
    </w:p>
    <w:p w14:paraId="4256F1B4" w14:textId="77777777" w:rsidR="00BE5A93" w:rsidRDefault="00F700C7">
      <w:pPr>
        <w:spacing w:before="29" w:after="0" w:line="271" w:lineRule="exact"/>
        <w:ind w:left="117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FF"/>
          <w:spacing w:val="1"/>
          <w:position w:val="-1"/>
          <w:sz w:val="24"/>
          <w:szCs w:val="24"/>
          <w:u w:val="single" w:color="0000FF"/>
        </w:rPr>
        <w:t>ta</w:t>
      </w:r>
      <w:r>
        <w:rPr>
          <w:rFonts w:ascii="Times New Roman" w:eastAsia="Times New Roman" w:hAnsi="Times New Roman" w:cs="Times New Roman"/>
          <w:color w:val="0000FF"/>
          <w:position w:val="-1"/>
          <w:sz w:val="24"/>
          <w:szCs w:val="24"/>
          <w:u w:val="single" w:color="0000FF"/>
        </w:rPr>
        <w:t>b</w:t>
      </w:r>
      <w:r>
        <w:rPr>
          <w:rFonts w:ascii="Times New Roman" w:eastAsia="Times New Roman" w:hAnsi="Times New Roman" w:cs="Times New Roman"/>
          <w:color w:val="0000FF"/>
          <w:spacing w:val="1"/>
          <w:position w:val="-1"/>
          <w:sz w:val="24"/>
          <w:szCs w:val="24"/>
          <w:u w:val="single" w:color="0000FF"/>
        </w:rPr>
        <w:t>l</w:t>
      </w:r>
      <w:r>
        <w:rPr>
          <w:rFonts w:ascii="Times New Roman" w:eastAsia="Times New Roman" w:hAnsi="Times New Roman" w:cs="Times New Roman"/>
          <w:color w:val="0000FF"/>
          <w:position w:val="-1"/>
          <w:sz w:val="24"/>
          <w:szCs w:val="24"/>
          <w:u w:val="single" w:color="0000FF"/>
        </w:rPr>
        <w:t>a</w:t>
      </w:r>
      <w:r>
        <w:rPr>
          <w:rFonts w:ascii="Times New Roman" w:eastAsia="Times New Roman" w:hAnsi="Times New Roman" w:cs="Times New Roman"/>
          <w:color w:val="0000FF"/>
          <w:spacing w:val="1"/>
          <w:position w:val="-1"/>
          <w:sz w:val="24"/>
          <w:szCs w:val="24"/>
          <w:u w:val="single" w:color="0000FF"/>
        </w:rPr>
        <w:t xml:space="preserve"> </w:t>
      </w:r>
      <w:r>
        <w:rPr>
          <w:rFonts w:ascii="Times New Roman" w:eastAsia="Times New Roman" w:hAnsi="Times New Roman" w:cs="Times New Roman"/>
          <w:color w:val="0000FF"/>
          <w:position w:val="-1"/>
          <w:sz w:val="24"/>
          <w:szCs w:val="24"/>
          <w:u w:val="single" w:color="0000FF"/>
        </w:rPr>
        <w:t xml:space="preserve">8. </w:t>
      </w:r>
      <w:r>
        <w:rPr>
          <w:rFonts w:ascii="Times New Roman" w:eastAsia="Times New Roman" w:hAnsi="Times New Roman" w:cs="Times New Roman"/>
          <w:color w:val="0000FF"/>
          <w:spacing w:val="-1"/>
          <w:position w:val="-1"/>
          <w:sz w:val="24"/>
          <w:szCs w:val="24"/>
          <w:u w:val="single" w:color="0000FF"/>
        </w:rPr>
        <w:t>D</w:t>
      </w:r>
      <w:r>
        <w:rPr>
          <w:rFonts w:ascii="Times New Roman" w:eastAsia="Times New Roman" w:hAnsi="Times New Roman" w:cs="Times New Roman"/>
          <w:color w:val="0000FF"/>
          <w:spacing w:val="1"/>
          <w:position w:val="-1"/>
          <w:sz w:val="24"/>
          <w:szCs w:val="24"/>
          <w:u w:val="single" w:color="0000FF"/>
        </w:rPr>
        <w:t>e</w:t>
      </w:r>
      <w:r>
        <w:rPr>
          <w:rFonts w:ascii="Times New Roman" w:eastAsia="Times New Roman" w:hAnsi="Times New Roman" w:cs="Times New Roman"/>
          <w:color w:val="0000FF"/>
          <w:spacing w:val="-1"/>
          <w:position w:val="-1"/>
          <w:sz w:val="24"/>
          <w:szCs w:val="24"/>
          <w:u w:val="single" w:color="0000FF"/>
        </w:rPr>
        <w:t>s</w:t>
      </w:r>
      <w:r>
        <w:rPr>
          <w:rFonts w:ascii="Times New Roman" w:eastAsia="Times New Roman" w:hAnsi="Times New Roman" w:cs="Times New Roman"/>
          <w:color w:val="0000FF"/>
          <w:spacing w:val="1"/>
          <w:position w:val="-1"/>
          <w:sz w:val="24"/>
          <w:szCs w:val="24"/>
          <w:u w:val="single" w:color="0000FF"/>
        </w:rPr>
        <w:t>c</w:t>
      </w:r>
      <w:r>
        <w:rPr>
          <w:rFonts w:ascii="Times New Roman" w:eastAsia="Times New Roman" w:hAnsi="Times New Roman" w:cs="Times New Roman"/>
          <w:color w:val="0000FF"/>
          <w:spacing w:val="-4"/>
          <w:position w:val="-1"/>
          <w:sz w:val="24"/>
          <w:szCs w:val="24"/>
          <w:u w:val="single" w:color="0000FF"/>
        </w:rPr>
        <w:t>r</w:t>
      </w:r>
      <w:r>
        <w:rPr>
          <w:rFonts w:ascii="Times New Roman" w:eastAsia="Times New Roman" w:hAnsi="Times New Roman" w:cs="Times New Roman"/>
          <w:color w:val="0000FF"/>
          <w:spacing w:val="1"/>
          <w:position w:val="-1"/>
          <w:sz w:val="24"/>
          <w:szCs w:val="24"/>
          <w:u w:val="single" w:color="0000FF"/>
        </w:rPr>
        <w:t>i</w:t>
      </w:r>
      <w:r>
        <w:rPr>
          <w:rFonts w:ascii="Times New Roman" w:eastAsia="Times New Roman" w:hAnsi="Times New Roman" w:cs="Times New Roman"/>
          <w:color w:val="0000FF"/>
          <w:position w:val="-1"/>
          <w:sz w:val="24"/>
          <w:szCs w:val="24"/>
          <w:u w:val="single" w:color="0000FF"/>
        </w:rPr>
        <w:t>p</w:t>
      </w:r>
      <w:r>
        <w:rPr>
          <w:rFonts w:ascii="Times New Roman" w:eastAsia="Times New Roman" w:hAnsi="Times New Roman" w:cs="Times New Roman"/>
          <w:color w:val="0000FF"/>
          <w:spacing w:val="-3"/>
          <w:position w:val="-1"/>
          <w:sz w:val="24"/>
          <w:szCs w:val="24"/>
          <w:u w:val="single" w:color="0000FF"/>
        </w:rPr>
        <w:t>c</w:t>
      </w:r>
      <w:r>
        <w:rPr>
          <w:rFonts w:ascii="Times New Roman" w:eastAsia="Times New Roman" w:hAnsi="Times New Roman" w:cs="Times New Roman"/>
          <w:color w:val="0000FF"/>
          <w:spacing w:val="1"/>
          <w:position w:val="-1"/>
          <w:sz w:val="24"/>
          <w:szCs w:val="24"/>
          <w:u w:val="single" w:color="0000FF"/>
        </w:rPr>
        <w:t>i</w:t>
      </w:r>
      <w:r>
        <w:rPr>
          <w:rFonts w:ascii="Times New Roman" w:eastAsia="Times New Roman" w:hAnsi="Times New Roman" w:cs="Times New Roman"/>
          <w:color w:val="0000FF"/>
          <w:position w:val="-1"/>
          <w:sz w:val="24"/>
          <w:szCs w:val="24"/>
          <w:u w:val="single" w:color="0000FF"/>
        </w:rPr>
        <w:t>ón de</w:t>
      </w:r>
      <w:r>
        <w:rPr>
          <w:rFonts w:ascii="Times New Roman" w:eastAsia="Times New Roman" w:hAnsi="Times New Roman" w:cs="Times New Roman"/>
          <w:color w:val="0000FF"/>
          <w:spacing w:val="1"/>
          <w:position w:val="-1"/>
          <w:sz w:val="24"/>
          <w:szCs w:val="24"/>
          <w:u w:val="single" w:color="0000FF"/>
        </w:rPr>
        <w:t xml:space="preserve"> l</w:t>
      </w:r>
      <w:r>
        <w:rPr>
          <w:rFonts w:ascii="Times New Roman" w:eastAsia="Times New Roman" w:hAnsi="Times New Roman" w:cs="Times New Roman"/>
          <w:color w:val="0000FF"/>
          <w:position w:val="-1"/>
          <w:sz w:val="24"/>
          <w:szCs w:val="24"/>
          <w:u w:val="single" w:color="0000FF"/>
        </w:rPr>
        <w:t>os</w:t>
      </w:r>
      <w:r>
        <w:rPr>
          <w:rFonts w:ascii="Times New Roman" w:eastAsia="Times New Roman" w:hAnsi="Times New Roman" w:cs="Times New Roman"/>
          <w:color w:val="0000FF"/>
          <w:spacing w:val="-1"/>
          <w:position w:val="-1"/>
          <w:sz w:val="24"/>
          <w:szCs w:val="24"/>
          <w:u w:val="single" w:color="0000FF"/>
        </w:rPr>
        <w:t xml:space="preserve"> </w:t>
      </w:r>
      <w:r>
        <w:rPr>
          <w:rFonts w:ascii="Times New Roman" w:eastAsia="Times New Roman" w:hAnsi="Times New Roman" w:cs="Times New Roman"/>
          <w:color w:val="0000FF"/>
          <w:spacing w:val="1"/>
          <w:position w:val="-1"/>
          <w:sz w:val="24"/>
          <w:szCs w:val="24"/>
          <w:u w:val="single" w:color="0000FF"/>
        </w:rPr>
        <w:t>e</w:t>
      </w:r>
      <w:r>
        <w:rPr>
          <w:rFonts w:ascii="Times New Roman" w:eastAsia="Times New Roman" w:hAnsi="Times New Roman" w:cs="Times New Roman"/>
          <w:color w:val="0000FF"/>
          <w:position w:val="-1"/>
          <w:sz w:val="24"/>
          <w:szCs w:val="24"/>
          <w:u w:val="single" w:color="0000FF"/>
        </w:rPr>
        <w:t>q</w:t>
      </w:r>
      <w:r>
        <w:rPr>
          <w:rFonts w:ascii="Times New Roman" w:eastAsia="Times New Roman" w:hAnsi="Times New Roman" w:cs="Times New Roman"/>
          <w:color w:val="0000FF"/>
          <w:spacing w:val="-4"/>
          <w:position w:val="-1"/>
          <w:sz w:val="24"/>
          <w:szCs w:val="24"/>
          <w:u w:val="single" w:color="0000FF"/>
        </w:rPr>
        <w:t>u</w:t>
      </w:r>
      <w:r>
        <w:rPr>
          <w:rFonts w:ascii="Times New Roman" w:eastAsia="Times New Roman" w:hAnsi="Times New Roman" w:cs="Times New Roman"/>
          <w:color w:val="0000FF"/>
          <w:spacing w:val="1"/>
          <w:position w:val="-1"/>
          <w:sz w:val="24"/>
          <w:szCs w:val="24"/>
          <w:u w:val="single" w:color="0000FF"/>
        </w:rPr>
        <w:t>i</w:t>
      </w:r>
      <w:r>
        <w:rPr>
          <w:rFonts w:ascii="Times New Roman" w:eastAsia="Times New Roman" w:hAnsi="Times New Roman" w:cs="Times New Roman"/>
          <w:color w:val="0000FF"/>
          <w:position w:val="-1"/>
          <w:sz w:val="24"/>
          <w:szCs w:val="24"/>
          <w:u w:val="single" w:color="0000FF"/>
        </w:rPr>
        <w:t>pos</w:t>
      </w:r>
      <w:r>
        <w:rPr>
          <w:rFonts w:ascii="Times New Roman" w:eastAsia="Times New Roman" w:hAnsi="Times New Roman" w:cs="Times New Roman"/>
          <w:color w:val="0000FF"/>
          <w:spacing w:val="2"/>
          <w:position w:val="-1"/>
          <w:sz w:val="24"/>
          <w:szCs w:val="24"/>
          <w:u w:val="single" w:color="0000FF"/>
        </w:rPr>
        <w:t xml:space="preserve"> </w:t>
      </w:r>
      <w:r>
        <w:rPr>
          <w:rFonts w:ascii="Times New Roman" w:eastAsia="Times New Roman" w:hAnsi="Times New Roman" w:cs="Times New Roman"/>
          <w:color w:val="0000FF"/>
          <w:position w:val="-1"/>
          <w:sz w:val="24"/>
          <w:szCs w:val="24"/>
          <w:u w:val="single" w:color="0000FF"/>
        </w:rPr>
        <w:t>y</w:t>
      </w:r>
      <w:r>
        <w:rPr>
          <w:rFonts w:ascii="Times New Roman" w:eastAsia="Times New Roman" w:hAnsi="Times New Roman" w:cs="Times New Roman"/>
          <w:color w:val="0000FF"/>
          <w:spacing w:val="-8"/>
          <w:position w:val="-1"/>
          <w:sz w:val="24"/>
          <w:szCs w:val="24"/>
          <w:u w:val="single" w:color="0000FF"/>
        </w:rPr>
        <w:t xml:space="preserve"> </w:t>
      </w:r>
      <w:r>
        <w:rPr>
          <w:rFonts w:ascii="Times New Roman" w:eastAsia="Times New Roman" w:hAnsi="Times New Roman" w:cs="Times New Roman"/>
          <w:color w:val="0000FF"/>
          <w:spacing w:val="1"/>
          <w:position w:val="-1"/>
          <w:sz w:val="24"/>
          <w:szCs w:val="24"/>
          <w:u w:val="single" w:color="0000FF"/>
        </w:rPr>
        <w:t>mat</w:t>
      </w:r>
      <w:r>
        <w:rPr>
          <w:rFonts w:ascii="Times New Roman" w:eastAsia="Times New Roman" w:hAnsi="Times New Roman" w:cs="Times New Roman"/>
          <w:color w:val="0000FF"/>
          <w:spacing w:val="-3"/>
          <w:position w:val="-1"/>
          <w:sz w:val="24"/>
          <w:szCs w:val="24"/>
          <w:u w:val="single" w:color="0000FF"/>
        </w:rPr>
        <w:t>e</w:t>
      </w:r>
      <w:r>
        <w:rPr>
          <w:rFonts w:ascii="Times New Roman" w:eastAsia="Times New Roman" w:hAnsi="Times New Roman" w:cs="Times New Roman"/>
          <w:color w:val="0000FF"/>
          <w:position w:val="-1"/>
          <w:sz w:val="24"/>
          <w:szCs w:val="24"/>
          <w:u w:val="single" w:color="0000FF"/>
        </w:rPr>
        <w:t>r</w:t>
      </w:r>
      <w:r>
        <w:rPr>
          <w:rFonts w:ascii="Times New Roman" w:eastAsia="Times New Roman" w:hAnsi="Times New Roman" w:cs="Times New Roman"/>
          <w:color w:val="0000FF"/>
          <w:spacing w:val="1"/>
          <w:position w:val="-1"/>
          <w:sz w:val="24"/>
          <w:szCs w:val="24"/>
          <w:u w:val="single" w:color="0000FF"/>
        </w:rPr>
        <w:t>iale</w:t>
      </w:r>
      <w:r>
        <w:rPr>
          <w:rFonts w:ascii="Times New Roman" w:eastAsia="Times New Roman" w:hAnsi="Times New Roman" w:cs="Times New Roman"/>
          <w:color w:val="0000FF"/>
          <w:position w:val="-1"/>
          <w:sz w:val="24"/>
          <w:szCs w:val="24"/>
          <w:u w:val="single" w:color="0000FF"/>
        </w:rPr>
        <w:t>s</w:t>
      </w:r>
      <w:r>
        <w:rPr>
          <w:rFonts w:ascii="Times New Roman" w:eastAsia="Times New Roman" w:hAnsi="Times New Roman" w:cs="Times New Roman"/>
          <w:color w:val="0000FF"/>
          <w:spacing w:val="-1"/>
          <w:position w:val="-1"/>
          <w:sz w:val="24"/>
          <w:szCs w:val="24"/>
          <w:u w:val="single" w:color="0000FF"/>
        </w:rPr>
        <w:t xml:space="preserve"> </w:t>
      </w:r>
      <w:r>
        <w:rPr>
          <w:rFonts w:ascii="Times New Roman" w:eastAsia="Times New Roman" w:hAnsi="Times New Roman" w:cs="Times New Roman"/>
          <w:color w:val="0000FF"/>
          <w:position w:val="-1"/>
          <w:sz w:val="24"/>
          <w:szCs w:val="24"/>
          <w:u w:val="single" w:color="0000FF"/>
        </w:rPr>
        <w:t>que</w:t>
      </w:r>
      <w:r>
        <w:rPr>
          <w:rFonts w:ascii="Times New Roman" w:eastAsia="Times New Roman" w:hAnsi="Times New Roman" w:cs="Times New Roman"/>
          <w:color w:val="0000FF"/>
          <w:spacing w:val="1"/>
          <w:position w:val="-1"/>
          <w:sz w:val="24"/>
          <w:szCs w:val="24"/>
          <w:u w:val="single" w:color="0000FF"/>
        </w:rPr>
        <w:t xml:space="preserve"> </w:t>
      </w:r>
      <w:r>
        <w:rPr>
          <w:rFonts w:ascii="Times New Roman" w:eastAsia="Times New Roman" w:hAnsi="Times New Roman" w:cs="Times New Roman"/>
          <w:color w:val="0000FF"/>
          <w:spacing w:val="-1"/>
          <w:position w:val="-1"/>
          <w:sz w:val="24"/>
          <w:szCs w:val="24"/>
          <w:u w:val="single" w:color="0000FF"/>
        </w:rPr>
        <w:t>s</w:t>
      </w:r>
      <w:r>
        <w:rPr>
          <w:rFonts w:ascii="Times New Roman" w:eastAsia="Times New Roman" w:hAnsi="Times New Roman" w:cs="Times New Roman"/>
          <w:color w:val="0000FF"/>
          <w:position w:val="-1"/>
          <w:sz w:val="24"/>
          <w:szCs w:val="24"/>
          <w:u w:val="single" w:color="0000FF"/>
        </w:rPr>
        <w:t>e</w:t>
      </w:r>
      <w:r>
        <w:rPr>
          <w:rFonts w:ascii="Times New Roman" w:eastAsia="Times New Roman" w:hAnsi="Times New Roman" w:cs="Times New Roman"/>
          <w:color w:val="0000FF"/>
          <w:spacing w:val="1"/>
          <w:position w:val="-1"/>
          <w:sz w:val="24"/>
          <w:szCs w:val="24"/>
          <w:u w:val="single" w:color="0000FF"/>
        </w:rPr>
        <w:t xml:space="preserve"> </w:t>
      </w:r>
      <w:r>
        <w:rPr>
          <w:rFonts w:ascii="Times New Roman" w:eastAsia="Times New Roman" w:hAnsi="Times New Roman" w:cs="Times New Roman"/>
          <w:color w:val="0000FF"/>
          <w:spacing w:val="-4"/>
          <w:position w:val="-1"/>
          <w:sz w:val="24"/>
          <w:szCs w:val="24"/>
          <w:u w:val="single" w:color="0000FF"/>
        </w:rPr>
        <w:t>p</w:t>
      </w:r>
      <w:r>
        <w:rPr>
          <w:rFonts w:ascii="Times New Roman" w:eastAsia="Times New Roman" w:hAnsi="Times New Roman" w:cs="Times New Roman"/>
          <w:color w:val="0000FF"/>
          <w:spacing w:val="1"/>
          <w:position w:val="-1"/>
          <w:sz w:val="24"/>
          <w:szCs w:val="24"/>
          <w:u w:val="single" w:color="0000FF"/>
        </w:rPr>
        <w:t>la</w:t>
      </w:r>
      <w:r>
        <w:rPr>
          <w:rFonts w:ascii="Times New Roman" w:eastAsia="Times New Roman" w:hAnsi="Times New Roman" w:cs="Times New Roman"/>
          <w:color w:val="0000FF"/>
          <w:spacing w:val="-4"/>
          <w:position w:val="-1"/>
          <w:sz w:val="24"/>
          <w:szCs w:val="24"/>
          <w:u w:val="single" w:color="0000FF"/>
        </w:rPr>
        <w:t>n</w:t>
      </w:r>
      <w:r>
        <w:rPr>
          <w:rFonts w:ascii="Times New Roman" w:eastAsia="Times New Roman" w:hAnsi="Times New Roman" w:cs="Times New Roman"/>
          <w:color w:val="0000FF"/>
          <w:spacing w:val="1"/>
          <w:position w:val="-1"/>
          <w:sz w:val="24"/>
          <w:szCs w:val="24"/>
          <w:u w:val="single" w:color="0000FF"/>
        </w:rPr>
        <w:t>e</w:t>
      </w:r>
      <w:r>
        <w:rPr>
          <w:rFonts w:ascii="Times New Roman" w:eastAsia="Times New Roman" w:hAnsi="Times New Roman" w:cs="Times New Roman"/>
          <w:color w:val="0000FF"/>
          <w:position w:val="-1"/>
          <w:sz w:val="24"/>
          <w:szCs w:val="24"/>
          <w:u w:val="single" w:color="0000FF"/>
        </w:rPr>
        <w:t>a</w:t>
      </w:r>
      <w:r>
        <w:rPr>
          <w:rFonts w:ascii="Times New Roman" w:eastAsia="Times New Roman" w:hAnsi="Times New Roman" w:cs="Times New Roman"/>
          <w:color w:val="0000FF"/>
          <w:spacing w:val="1"/>
          <w:position w:val="-1"/>
          <w:sz w:val="24"/>
          <w:szCs w:val="24"/>
          <w:u w:val="single" w:color="0000FF"/>
        </w:rPr>
        <w:t xml:space="preserve"> a</w:t>
      </w:r>
      <w:r>
        <w:rPr>
          <w:rFonts w:ascii="Times New Roman" w:eastAsia="Times New Roman" w:hAnsi="Times New Roman" w:cs="Times New Roman"/>
          <w:color w:val="0000FF"/>
          <w:position w:val="-1"/>
          <w:sz w:val="24"/>
          <w:szCs w:val="24"/>
          <w:u w:val="single" w:color="0000FF"/>
        </w:rPr>
        <w:t>dq</w:t>
      </w:r>
      <w:r>
        <w:rPr>
          <w:rFonts w:ascii="Times New Roman" w:eastAsia="Times New Roman" w:hAnsi="Times New Roman" w:cs="Times New Roman"/>
          <w:color w:val="0000FF"/>
          <w:spacing w:val="-4"/>
          <w:position w:val="-1"/>
          <w:sz w:val="24"/>
          <w:szCs w:val="24"/>
          <w:u w:val="single" w:color="0000FF"/>
        </w:rPr>
        <w:t>u</w:t>
      </w:r>
      <w:r>
        <w:rPr>
          <w:rFonts w:ascii="Times New Roman" w:eastAsia="Times New Roman" w:hAnsi="Times New Roman" w:cs="Times New Roman"/>
          <w:color w:val="0000FF"/>
          <w:spacing w:val="1"/>
          <w:position w:val="-1"/>
          <w:sz w:val="24"/>
          <w:szCs w:val="24"/>
          <w:u w:val="single" w:color="0000FF"/>
        </w:rPr>
        <w:t>i</w:t>
      </w:r>
      <w:r>
        <w:rPr>
          <w:rFonts w:ascii="Times New Roman" w:eastAsia="Times New Roman" w:hAnsi="Times New Roman" w:cs="Times New Roman"/>
          <w:color w:val="0000FF"/>
          <w:position w:val="-1"/>
          <w:sz w:val="24"/>
          <w:szCs w:val="24"/>
          <w:u w:val="single" w:color="0000FF"/>
        </w:rPr>
        <w:t>r</w:t>
      </w:r>
      <w:r>
        <w:rPr>
          <w:rFonts w:ascii="Times New Roman" w:eastAsia="Times New Roman" w:hAnsi="Times New Roman" w:cs="Times New Roman"/>
          <w:color w:val="0000FF"/>
          <w:spacing w:val="1"/>
          <w:position w:val="-1"/>
          <w:sz w:val="24"/>
          <w:szCs w:val="24"/>
          <w:u w:val="single" w:color="0000FF"/>
        </w:rPr>
        <w:t>i</w:t>
      </w:r>
      <w:r>
        <w:rPr>
          <w:rFonts w:ascii="Times New Roman" w:eastAsia="Times New Roman" w:hAnsi="Times New Roman" w:cs="Times New Roman"/>
          <w:color w:val="0000FF"/>
          <w:position w:val="-1"/>
          <w:sz w:val="24"/>
          <w:szCs w:val="24"/>
          <w:u w:val="single" w:color="0000FF"/>
        </w:rPr>
        <w:t>r</w:t>
      </w:r>
    </w:p>
    <w:p w14:paraId="1C83640E" w14:textId="77777777" w:rsidR="00BE5A93" w:rsidRDefault="00BE5A93">
      <w:pPr>
        <w:spacing w:before="12" w:after="0" w:line="240" w:lineRule="exact"/>
        <w:rPr>
          <w:sz w:val="24"/>
          <w:szCs w:val="24"/>
        </w:rPr>
      </w:pPr>
    </w:p>
    <w:p w14:paraId="77A22282" w14:textId="77777777" w:rsidR="00BE5A93" w:rsidRDefault="00F700C7">
      <w:pPr>
        <w:spacing w:before="29" w:after="0" w:line="240" w:lineRule="auto"/>
        <w:ind w:left="117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FF"/>
          <w:spacing w:val="1"/>
          <w:sz w:val="24"/>
          <w:szCs w:val="24"/>
          <w:u w:val="single" w:color="0000FF"/>
        </w:rPr>
        <w:t>ta</w:t>
      </w:r>
      <w:r>
        <w:rPr>
          <w:rFonts w:ascii="Times New Roman" w:eastAsia="Times New Roman" w:hAnsi="Times New Roman" w:cs="Times New Roman"/>
          <w:color w:val="0000FF"/>
          <w:sz w:val="24"/>
          <w:szCs w:val="24"/>
          <w:u w:val="single" w:color="0000FF"/>
        </w:rPr>
        <w:t>b</w:t>
      </w:r>
      <w:r>
        <w:rPr>
          <w:rFonts w:ascii="Times New Roman" w:eastAsia="Times New Roman" w:hAnsi="Times New Roman" w:cs="Times New Roman"/>
          <w:color w:val="0000FF"/>
          <w:spacing w:val="1"/>
          <w:sz w:val="24"/>
          <w:szCs w:val="24"/>
          <w:u w:val="single" w:color="0000FF"/>
        </w:rPr>
        <w:t>l</w:t>
      </w:r>
      <w:r>
        <w:rPr>
          <w:rFonts w:ascii="Times New Roman" w:eastAsia="Times New Roman" w:hAnsi="Times New Roman" w:cs="Times New Roman"/>
          <w:color w:val="0000FF"/>
          <w:sz w:val="24"/>
          <w:szCs w:val="24"/>
          <w:u w:val="single" w:color="0000FF"/>
        </w:rPr>
        <w:t>a</w:t>
      </w:r>
      <w:r>
        <w:rPr>
          <w:rFonts w:ascii="Times New Roman" w:eastAsia="Times New Roman" w:hAnsi="Times New Roman" w:cs="Times New Roman"/>
          <w:color w:val="0000FF"/>
          <w:spacing w:val="1"/>
          <w:sz w:val="24"/>
          <w:szCs w:val="24"/>
          <w:u w:val="single" w:color="0000FF"/>
        </w:rPr>
        <w:t xml:space="preserve"> </w:t>
      </w:r>
      <w:r>
        <w:rPr>
          <w:rFonts w:ascii="Times New Roman" w:eastAsia="Times New Roman" w:hAnsi="Times New Roman" w:cs="Times New Roman"/>
          <w:color w:val="0000FF"/>
          <w:sz w:val="24"/>
          <w:szCs w:val="24"/>
          <w:u w:val="single" w:color="0000FF"/>
        </w:rPr>
        <w:t xml:space="preserve">9. </w:t>
      </w:r>
      <w:r>
        <w:rPr>
          <w:rFonts w:ascii="Times New Roman" w:eastAsia="Times New Roman" w:hAnsi="Times New Roman" w:cs="Times New Roman"/>
          <w:color w:val="0000FF"/>
          <w:spacing w:val="-1"/>
          <w:sz w:val="24"/>
          <w:szCs w:val="24"/>
          <w:u w:val="single" w:color="0000FF"/>
        </w:rPr>
        <w:t>D</w:t>
      </w:r>
      <w:r>
        <w:rPr>
          <w:rFonts w:ascii="Times New Roman" w:eastAsia="Times New Roman" w:hAnsi="Times New Roman" w:cs="Times New Roman"/>
          <w:color w:val="0000FF"/>
          <w:spacing w:val="1"/>
          <w:sz w:val="24"/>
          <w:szCs w:val="24"/>
          <w:u w:val="single" w:color="0000FF"/>
        </w:rPr>
        <w:t>e</w:t>
      </w:r>
      <w:r>
        <w:rPr>
          <w:rFonts w:ascii="Times New Roman" w:eastAsia="Times New Roman" w:hAnsi="Times New Roman" w:cs="Times New Roman"/>
          <w:color w:val="0000FF"/>
          <w:spacing w:val="-1"/>
          <w:sz w:val="24"/>
          <w:szCs w:val="24"/>
          <w:u w:val="single" w:color="0000FF"/>
        </w:rPr>
        <w:t>s</w:t>
      </w:r>
      <w:r>
        <w:rPr>
          <w:rFonts w:ascii="Times New Roman" w:eastAsia="Times New Roman" w:hAnsi="Times New Roman" w:cs="Times New Roman"/>
          <w:color w:val="0000FF"/>
          <w:spacing w:val="1"/>
          <w:sz w:val="24"/>
          <w:szCs w:val="24"/>
          <w:u w:val="single" w:color="0000FF"/>
        </w:rPr>
        <w:t>c</w:t>
      </w:r>
      <w:r>
        <w:rPr>
          <w:rFonts w:ascii="Times New Roman" w:eastAsia="Times New Roman" w:hAnsi="Times New Roman" w:cs="Times New Roman"/>
          <w:color w:val="0000FF"/>
          <w:spacing w:val="-4"/>
          <w:sz w:val="24"/>
          <w:szCs w:val="24"/>
          <w:u w:val="single" w:color="0000FF"/>
        </w:rPr>
        <w:t>r</w:t>
      </w:r>
      <w:r>
        <w:rPr>
          <w:rFonts w:ascii="Times New Roman" w:eastAsia="Times New Roman" w:hAnsi="Times New Roman" w:cs="Times New Roman"/>
          <w:color w:val="0000FF"/>
          <w:spacing w:val="1"/>
          <w:sz w:val="24"/>
          <w:szCs w:val="24"/>
          <w:u w:val="single" w:color="0000FF"/>
        </w:rPr>
        <w:t>i</w:t>
      </w:r>
      <w:r>
        <w:rPr>
          <w:rFonts w:ascii="Times New Roman" w:eastAsia="Times New Roman" w:hAnsi="Times New Roman" w:cs="Times New Roman"/>
          <w:color w:val="0000FF"/>
          <w:sz w:val="24"/>
          <w:szCs w:val="24"/>
          <w:u w:val="single" w:color="0000FF"/>
        </w:rPr>
        <w:t>p</w:t>
      </w:r>
      <w:r>
        <w:rPr>
          <w:rFonts w:ascii="Times New Roman" w:eastAsia="Times New Roman" w:hAnsi="Times New Roman" w:cs="Times New Roman"/>
          <w:color w:val="0000FF"/>
          <w:spacing w:val="-3"/>
          <w:sz w:val="24"/>
          <w:szCs w:val="24"/>
          <w:u w:val="single" w:color="0000FF"/>
        </w:rPr>
        <w:t>c</w:t>
      </w:r>
      <w:r>
        <w:rPr>
          <w:rFonts w:ascii="Times New Roman" w:eastAsia="Times New Roman" w:hAnsi="Times New Roman" w:cs="Times New Roman"/>
          <w:color w:val="0000FF"/>
          <w:spacing w:val="1"/>
          <w:sz w:val="24"/>
          <w:szCs w:val="24"/>
          <w:u w:val="single" w:color="0000FF"/>
        </w:rPr>
        <w:t>i</w:t>
      </w:r>
      <w:r>
        <w:rPr>
          <w:rFonts w:ascii="Times New Roman" w:eastAsia="Times New Roman" w:hAnsi="Times New Roman" w:cs="Times New Roman"/>
          <w:color w:val="0000FF"/>
          <w:sz w:val="24"/>
          <w:szCs w:val="24"/>
          <w:u w:val="single" w:color="0000FF"/>
        </w:rPr>
        <w:t>ón de</w:t>
      </w:r>
      <w:r>
        <w:rPr>
          <w:rFonts w:ascii="Times New Roman" w:eastAsia="Times New Roman" w:hAnsi="Times New Roman" w:cs="Times New Roman"/>
          <w:color w:val="0000FF"/>
          <w:spacing w:val="1"/>
          <w:sz w:val="24"/>
          <w:szCs w:val="24"/>
          <w:u w:val="single" w:color="0000FF"/>
        </w:rPr>
        <w:t xml:space="preserve"> </w:t>
      </w:r>
      <w:r>
        <w:rPr>
          <w:rFonts w:ascii="Times New Roman" w:eastAsia="Times New Roman" w:hAnsi="Times New Roman" w:cs="Times New Roman"/>
          <w:color w:val="0000FF"/>
          <w:spacing w:val="-3"/>
          <w:sz w:val="24"/>
          <w:szCs w:val="24"/>
          <w:u w:val="single" w:color="0000FF"/>
        </w:rPr>
        <w:t>l</w:t>
      </w:r>
      <w:r>
        <w:rPr>
          <w:rFonts w:ascii="Times New Roman" w:eastAsia="Times New Roman" w:hAnsi="Times New Roman" w:cs="Times New Roman"/>
          <w:color w:val="0000FF"/>
          <w:spacing w:val="1"/>
          <w:sz w:val="24"/>
          <w:szCs w:val="24"/>
          <w:u w:val="single" w:color="0000FF"/>
        </w:rPr>
        <w:t>a</w:t>
      </w:r>
      <w:r>
        <w:rPr>
          <w:rFonts w:ascii="Times New Roman" w:eastAsia="Times New Roman" w:hAnsi="Times New Roman" w:cs="Times New Roman"/>
          <w:color w:val="0000FF"/>
          <w:sz w:val="24"/>
          <w:szCs w:val="24"/>
          <w:u w:val="single" w:color="0000FF"/>
        </w:rPr>
        <w:t>s</w:t>
      </w:r>
      <w:r>
        <w:rPr>
          <w:rFonts w:ascii="Times New Roman" w:eastAsia="Times New Roman" w:hAnsi="Times New Roman" w:cs="Times New Roman"/>
          <w:color w:val="0000FF"/>
          <w:spacing w:val="-1"/>
          <w:sz w:val="24"/>
          <w:szCs w:val="24"/>
          <w:u w:val="single" w:color="0000FF"/>
        </w:rPr>
        <w:t xml:space="preserve"> </w:t>
      </w:r>
      <w:r>
        <w:rPr>
          <w:rFonts w:ascii="Times New Roman" w:eastAsia="Times New Roman" w:hAnsi="Times New Roman" w:cs="Times New Roman"/>
          <w:color w:val="0000FF"/>
          <w:spacing w:val="1"/>
          <w:sz w:val="24"/>
          <w:szCs w:val="24"/>
          <w:u w:val="single" w:color="0000FF"/>
        </w:rPr>
        <w:t>li</w:t>
      </w:r>
      <w:r>
        <w:rPr>
          <w:rFonts w:ascii="Times New Roman" w:eastAsia="Times New Roman" w:hAnsi="Times New Roman" w:cs="Times New Roman"/>
          <w:color w:val="0000FF"/>
          <w:spacing w:val="-3"/>
          <w:sz w:val="24"/>
          <w:szCs w:val="24"/>
          <w:u w:val="single" w:color="0000FF"/>
        </w:rPr>
        <w:t>c</w:t>
      </w:r>
      <w:r>
        <w:rPr>
          <w:rFonts w:ascii="Times New Roman" w:eastAsia="Times New Roman" w:hAnsi="Times New Roman" w:cs="Times New Roman"/>
          <w:color w:val="0000FF"/>
          <w:spacing w:val="1"/>
          <w:sz w:val="24"/>
          <w:szCs w:val="24"/>
          <w:u w:val="single" w:color="0000FF"/>
        </w:rPr>
        <w:t>e</w:t>
      </w:r>
      <w:r>
        <w:rPr>
          <w:rFonts w:ascii="Times New Roman" w:eastAsia="Times New Roman" w:hAnsi="Times New Roman" w:cs="Times New Roman"/>
          <w:color w:val="0000FF"/>
          <w:sz w:val="24"/>
          <w:szCs w:val="24"/>
          <w:u w:val="single" w:color="0000FF"/>
        </w:rPr>
        <w:t>n</w:t>
      </w:r>
      <w:r>
        <w:rPr>
          <w:rFonts w:ascii="Times New Roman" w:eastAsia="Times New Roman" w:hAnsi="Times New Roman" w:cs="Times New Roman"/>
          <w:color w:val="0000FF"/>
          <w:spacing w:val="1"/>
          <w:sz w:val="24"/>
          <w:szCs w:val="24"/>
          <w:u w:val="single" w:color="0000FF"/>
        </w:rPr>
        <w:t>c</w:t>
      </w:r>
      <w:r>
        <w:rPr>
          <w:rFonts w:ascii="Times New Roman" w:eastAsia="Times New Roman" w:hAnsi="Times New Roman" w:cs="Times New Roman"/>
          <w:color w:val="0000FF"/>
          <w:spacing w:val="-3"/>
          <w:sz w:val="24"/>
          <w:szCs w:val="24"/>
          <w:u w:val="single" w:color="0000FF"/>
        </w:rPr>
        <w:t>i</w:t>
      </w:r>
      <w:r>
        <w:rPr>
          <w:rFonts w:ascii="Times New Roman" w:eastAsia="Times New Roman" w:hAnsi="Times New Roman" w:cs="Times New Roman"/>
          <w:color w:val="0000FF"/>
          <w:spacing w:val="1"/>
          <w:sz w:val="24"/>
          <w:szCs w:val="24"/>
          <w:u w:val="single" w:color="0000FF"/>
        </w:rPr>
        <w:t>a</w:t>
      </w:r>
      <w:r>
        <w:rPr>
          <w:rFonts w:ascii="Times New Roman" w:eastAsia="Times New Roman" w:hAnsi="Times New Roman" w:cs="Times New Roman"/>
          <w:color w:val="0000FF"/>
          <w:sz w:val="24"/>
          <w:szCs w:val="24"/>
          <w:u w:val="single" w:color="0000FF"/>
        </w:rPr>
        <w:t>s</w:t>
      </w:r>
      <w:r>
        <w:rPr>
          <w:rFonts w:ascii="Times New Roman" w:eastAsia="Times New Roman" w:hAnsi="Times New Roman" w:cs="Times New Roman"/>
          <w:color w:val="0000FF"/>
          <w:spacing w:val="-1"/>
          <w:sz w:val="24"/>
          <w:szCs w:val="24"/>
          <w:u w:val="single" w:color="0000FF"/>
        </w:rPr>
        <w:t xml:space="preserve"> </w:t>
      </w:r>
      <w:r>
        <w:rPr>
          <w:rFonts w:ascii="Times New Roman" w:eastAsia="Times New Roman" w:hAnsi="Times New Roman" w:cs="Times New Roman"/>
          <w:color w:val="0000FF"/>
          <w:sz w:val="24"/>
          <w:szCs w:val="24"/>
          <w:u w:val="single" w:color="0000FF"/>
        </w:rPr>
        <w:t>que</w:t>
      </w:r>
      <w:r>
        <w:rPr>
          <w:rFonts w:ascii="Times New Roman" w:eastAsia="Times New Roman" w:hAnsi="Times New Roman" w:cs="Times New Roman"/>
          <w:color w:val="0000FF"/>
          <w:spacing w:val="1"/>
          <w:sz w:val="24"/>
          <w:szCs w:val="24"/>
          <w:u w:val="single" w:color="0000FF"/>
        </w:rPr>
        <w:t xml:space="preserve"> </w:t>
      </w:r>
      <w:r>
        <w:rPr>
          <w:rFonts w:ascii="Times New Roman" w:eastAsia="Times New Roman" w:hAnsi="Times New Roman" w:cs="Times New Roman"/>
          <w:color w:val="0000FF"/>
          <w:spacing w:val="-1"/>
          <w:sz w:val="24"/>
          <w:szCs w:val="24"/>
          <w:u w:val="single" w:color="0000FF"/>
        </w:rPr>
        <w:t>s</w:t>
      </w:r>
      <w:r>
        <w:rPr>
          <w:rFonts w:ascii="Times New Roman" w:eastAsia="Times New Roman" w:hAnsi="Times New Roman" w:cs="Times New Roman"/>
          <w:color w:val="0000FF"/>
          <w:sz w:val="24"/>
          <w:szCs w:val="24"/>
          <w:u w:val="single" w:color="0000FF"/>
        </w:rPr>
        <w:t>e</w:t>
      </w:r>
      <w:r>
        <w:rPr>
          <w:rFonts w:ascii="Times New Roman" w:eastAsia="Times New Roman" w:hAnsi="Times New Roman" w:cs="Times New Roman"/>
          <w:color w:val="0000FF"/>
          <w:spacing w:val="1"/>
          <w:sz w:val="24"/>
          <w:szCs w:val="24"/>
          <w:u w:val="single" w:color="0000FF"/>
        </w:rPr>
        <w:t xml:space="preserve"> </w:t>
      </w:r>
      <w:r>
        <w:rPr>
          <w:rFonts w:ascii="Times New Roman" w:eastAsia="Times New Roman" w:hAnsi="Times New Roman" w:cs="Times New Roman"/>
          <w:color w:val="0000FF"/>
          <w:sz w:val="24"/>
          <w:szCs w:val="24"/>
          <w:u w:val="single" w:color="0000FF"/>
        </w:rPr>
        <w:t>p</w:t>
      </w:r>
      <w:r>
        <w:rPr>
          <w:rFonts w:ascii="Times New Roman" w:eastAsia="Times New Roman" w:hAnsi="Times New Roman" w:cs="Times New Roman"/>
          <w:color w:val="0000FF"/>
          <w:spacing w:val="1"/>
          <w:sz w:val="24"/>
          <w:szCs w:val="24"/>
          <w:u w:val="single" w:color="0000FF"/>
        </w:rPr>
        <w:t>la</w:t>
      </w:r>
      <w:r>
        <w:rPr>
          <w:rFonts w:ascii="Times New Roman" w:eastAsia="Times New Roman" w:hAnsi="Times New Roman" w:cs="Times New Roman"/>
          <w:color w:val="0000FF"/>
          <w:sz w:val="24"/>
          <w:szCs w:val="24"/>
          <w:u w:val="single" w:color="0000FF"/>
        </w:rPr>
        <w:t>n</w:t>
      </w:r>
      <w:r>
        <w:rPr>
          <w:rFonts w:ascii="Times New Roman" w:eastAsia="Times New Roman" w:hAnsi="Times New Roman" w:cs="Times New Roman"/>
          <w:color w:val="0000FF"/>
          <w:spacing w:val="-3"/>
          <w:sz w:val="24"/>
          <w:szCs w:val="24"/>
          <w:u w:val="single" w:color="0000FF"/>
        </w:rPr>
        <w:t>e</w:t>
      </w:r>
      <w:r>
        <w:rPr>
          <w:rFonts w:ascii="Times New Roman" w:eastAsia="Times New Roman" w:hAnsi="Times New Roman" w:cs="Times New Roman"/>
          <w:color w:val="0000FF"/>
          <w:sz w:val="24"/>
          <w:szCs w:val="24"/>
          <w:u w:val="single" w:color="0000FF"/>
        </w:rPr>
        <w:t>a</w:t>
      </w:r>
      <w:r>
        <w:rPr>
          <w:rFonts w:ascii="Times New Roman" w:eastAsia="Times New Roman" w:hAnsi="Times New Roman" w:cs="Times New Roman"/>
          <w:color w:val="0000FF"/>
          <w:spacing w:val="1"/>
          <w:sz w:val="24"/>
          <w:szCs w:val="24"/>
          <w:u w:val="single" w:color="0000FF"/>
        </w:rPr>
        <w:t xml:space="preserve"> a</w:t>
      </w:r>
      <w:r>
        <w:rPr>
          <w:rFonts w:ascii="Times New Roman" w:eastAsia="Times New Roman" w:hAnsi="Times New Roman" w:cs="Times New Roman"/>
          <w:color w:val="0000FF"/>
          <w:sz w:val="24"/>
          <w:szCs w:val="24"/>
          <w:u w:val="single" w:color="0000FF"/>
        </w:rPr>
        <w:t>dq</w:t>
      </w:r>
      <w:r>
        <w:rPr>
          <w:rFonts w:ascii="Times New Roman" w:eastAsia="Times New Roman" w:hAnsi="Times New Roman" w:cs="Times New Roman"/>
          <w:color w:val="0000FF"/>
          <w:spacing w:val="-4"/>
          <w:sz w:val="24"/>
          <w:szCs w:val="24"/>
          <w:u w:val="single" w:color="0000FF"/>
        </w:rPr>
        <w:t>u</w:t>
      </w:r>
      <w:r>
        <w:rPr>
          <w:rFonts w:ascii="Times New Roman" w:eastAsia="Times New Roman" w:hAnsi="Times New Roman" w:cs="Times New Roman"/>
          <w:color w:val="0000FF"/>
          <w:spacing w:val="1"/>
          <w:sz w:val="24"/>
          <w:szCs w:val="24"/>
          <w:u w:val="single" w:color="0000FF"/>
        </w:rPr>
        <w:t>i</w:t>
      </w:r>
      <w:r>
        <w:rPr>
          <w:rFonts w:ascii="Times New Roman" w:eastAsia="Times New Roman" w:hAnsi="Times New Roman" w:cs="Times New Roman"/>
          <w:color w:val="0000FF"/>
          <w:sz w:val="24"/>
          <w:szCs w:val="24"/>
          <w:u w:val="single" w:color="0000FF"/>
        </w:rPr>
        <w:t>r</w:t>
      </w:r>
      <w:r>
        <w:rPr>
          <w:rFonts w:ascii="Times New Roman" w:eastAsia="Times New Roman" w:hAnsi="Times New Roman" w:cs="Times New Roman"/>
          <w:color w:val="0000FF"/>
          <w:spacing w:val="1"/>
          <w:sz w:val="24"/>
          <w:szCs w:val="24"/>
          <w:u w:val="single" w:color="0000FF"/>
        </w:rPr>
        <w:t>i</w:t>
      </w:r>
      <w:r>
        <w:rPr>
          <w:rFonts w:ascii="Times New Roman" w:eastAsia="Times New Roman" w:hAnsi="Times New Roman" w:cs="Times New Roman"/>
          <w:color w:val="0000FF"/>
          <w:sz w:val="24"/>
          <w:szCs w:val="24"/>
          <w:u w:val="single" w:color="0000FF"/>
        </w:rPr>
        <w:t>r (</w:t>
      </w:r>
      <w:r>
        <w:rPr>
          <w:rFonts w:ascii="Times New Roman" w:eastAsia="Times New Roman" w:hAnsi="Times New Roman" w:cs="Times New Roman"/>
          <w:color w:val="0000FF"/>
          <w:spacing w:val="1"/>
          <w:sz w:val="24"/>
          <w:szCs w:val="24"/>
          <w:u w:val="single" w:color="0000FF"/>
        </w:rPr>
        <w:t>e</w:t>
      </w:r>
      <w:r>
        <w:rPr>
          <w:rFonts w:ascii="Times New Roman" w:eastAsia="Times New Roman" w:hAnsi="Times New Roman" w:cs="Times New Roman"/>
          <w:color w:val="0000FF"/>
          <w:sz w:val="24"/>
          <w:szCs w:val="24"/>
          <w:u w:val="single" w:color="0000FF"/>
        </w:rPr>
        <w:t xml:space="preserve">n </w:t>
      </w:r>
      <w:r>
        <w:rPr>
          <w:rFonts w:ascii="Times New Roman" w:eastAsia="Times New Roman" w:hAnsi="Times New Roman" w:cs="Times New Roman"/>
          <w:color w:val="0000FF"/>
          <w:spacing w:val="-4"/>
          <w:sz w:val="24"/>
          <w:szCs w:val="24"/>
          <w:u w:val="single" w:color="0000FF"/>
        </w:rPr>
        <w:t>p</w:t>
      </w:r>
      <w:r>
        <w:rPr>
          <w:rFonts w:ascii="Times New Roman" w:eastAsia="Times New Roman" w:hAnsi="Times New Roman" w:cs="Times New Roman"/>
          <w:color w:val="0000FF"/>
          <w:spacing w:val="1"/>
          <w:sz w:val="24"/>
          <w:szCs w:val="24"/>
          <w:u w:val="single" w:color="0000FF"/>
        </w:rPr>
        <w:t>e</w:t>
      </w:r>
      <w:r>
        <w:rPr>
          <w:rFonts w:ascii="Times New Roman" w:eastAsia="Times New Roman" w:hAnsi="Times New Roman" w:cs="Times New Roman"/>
          <w:color w:val="0000FF"/>
          <w:spacing w:val="-1"/>
          <w:sz w:val="24"/>
          <w:szCs w:val="24"/>
          <w:u w:val="single" w:color="0000FF"/>
        </w:rPr>
        <w:t>s</w:t>
      </w:r>
      <w:r>
        <w:rPr>
          <w:rFonts w:ascii="Times New Roman" w:eastAsia="Times New Roman" w:hAnsi="Times New Roman" w:cs="Times New Roman"/>
          <w:color w:val="0000FF"/>
          <w:sz w:val="24"/>
          <w:szCs w:val="24"/>
          <w:u w:val="single" w:color="0000FF"/>
        </w:rPr>
        <w:t>os</w:t>
      </w:r>
      <w:r>
        <w:rPr>
          <w:rFonts w:ascii="Times New Roman" w:eastAsia="Times New Roman" w:hAnsi="Times New Roman" w:cs="Times New Roman"/>
          <w:color w:val="0000FF"/>
          <w:spacing w:val="-1"/>
          <w:sz w:val="24"/>
          <w:szCs w:val="24"/>
          <w:u w:val="single" w:color="0000FF"/>
        </w:rPr>
        <w:t xml:space="preserve"> </w:t>
      </w:r>
      <w:r>
        <w:rPr>
          <w:rFonts w:ascii="Times New Roman" w:eastAsia="Times New Roman" w:hAnsi="Times New Roman" w:cs="Times New Roman"/>
          <w:color w:val="0000FF"/>
          <w:spacing w:val="1"/>
          <w:sz w:val="24"/>
          <w:szCs w:val="24"/>
          <w:u w:val="single" w:color="0000FF"/>
        </w:rPr>
        <w:t>c</w:t>
      </w:r>
      <w:r>
        <w:rPr>
          <w:rFonts w:ascii="Times New Roman" w:eastAsia="Times New Roman" w:hAnsi="Times New Roman" w:cs="Times New Roman"/>
          <w:color w:val="0000FF"/>
          <w:sz w:val="24"/>
          <w:szCs w:val="24"/>
          <w:u w:val="single" w:color="0000FF"/>
        </w:rPr>
        <w:t>o</w:t>
      </w:r>
      <w:r>
        <w:rPr>
          <w:rFonts w:ascii="Times New Roman" w:eastAsia="Times New Roman" w:hAnsi="Times New Roman" w:cs="Times New Roman"/>
          <w:color w:val="0000FF"/>
          <w:spacing w:val="1"/>
          <w:sz w:val="24"/>
          <w:szCs w:val="24"/>
          <w:u w:val="single" w:color="0000FF"/>
        </w:rPr>
        <w:t>l</w:t>
      </w:r>
      <w:r>
        <w:rPr>
          <w:rFonts w:ascii="Times New Roman" w:eastAsia="Times New Roman" w:hAnsi="Times New Roman" w:cs="Times New Roman"/>
          <w:color w:val="0000FF"/>
          <w:sz w:val="24"/>
          <w:szCs w:val="24"/>
          <w:u w:val="single" w:color="0000FF"/>
        </w:rPr>
        <w:t>o</w:t>
      </w:r>
      <w:r>
        <w:rPr>
          <w:rFonts w:ascii="Times New Roman" w:eastAsia="Times New Roman" w:hAnsi="Times New Roman" w:cs="Times New Roman"/>
          <w:color w:val="0000FF"/>
          <w:spacing w:val="1"/>
          <w:sz w:val="24"/>
          <w:szCs w:val="24"/>
          <w:u w:val="single" w:color="0000FF"/>
        </w:rPr>
        <w:t>m</w:t>
      </w:r>
      <w:r>
        <w:rPr>
          <w:rFonts w:ascii="Times New Roman" w:eastAsia="Times New Roman" w:hAnsi="Times New Roman" w:cs="Times New Roman"/>
          <w:color w:val="0000FF"/>
          <w:sz w:val="24"/>
          <w:szCs w:val="24"/>
          <w:u w:val="single" w:color="0000FF"/>
        </w:rPr>
        <w:t>b</w:t>
      </w:r>
      <w:r>
        <w:rPr>
          <w:rFonts w:ascii="Times New Roman" w:eastAsia="Times New Roman" w:hAnsi="Times New Roman" w:cs="Times New Roman"/>
          <w:color w:val="0000FF"/>
          <w:spacing w:val="-3"/>
          <w:sz w:val="24"/>
          <w:szCs w:val="24"/>
          <w:u w:val="single" w:color="0000FF"/>
        </w:rPr>
        <w:t>i</w:t>
      </w:r>
      <w:r>
        <w:rPr>
          <w:rFonts w:ascii="Times New Roman" w:eastAsia="Times New Roman" w:hAnsi="Times New Roman" w:cs="Times New Roman"/>
          <w:color w:val="0000FF"/>
          <w:spacing w:val="1"/>
          <w:sz w:val="24"/>
          <w:szCs w:val="24"/>
          <w:u w:val="single" w:color="0000FF"/>
        </w:rPr>
        <w:t>a</w:t>
      </w:r>
      <w:r>
        <w:rPr>
          <w:rFonts w:ascii="Times New Roman" w:eastAsia="Times New Roman" w:hAnsi="Times New Roman" w:cs="Times New Roman"/>
          <w:color w:val="0000FF"/>
          <w:sz w:val="24"/>
          <w:szCs w:val="24"/>
          <w:u w:val="single" w:color="0000FF"/>
        </w:rPr>
        <w:t>nos</w:t>
      </w:r>
      <w:r>
        <w:rPr>
          <w:rFonts w:ascii="Times New Roman" w:eastAsia="Times New Roman" w:hAnsi="Times New Roman" w:cs="Times New Roman"/>
          <w:color w:val="0000FF"/>
          <w:spacing w:val="-1"/>
          <w:sz w:val="24"/>
          <w:szCs w:val="24"/>
          <w:u w:val="single" w:color="0000FF"/>
        </w:rPr>
        <w:t xml:space="preserve"> </w:t>
      </w:r>
      <w:r>
        <w:rPr>
          <w:rFonts w:ascii="Times New Roman" w:eastAsia="Times New Roman" w:hAnsi="Times New Roman" w:cs="Times New Roman"/>
          <w:color w:val="0000FF"/>
          <w:sz w:val="24"/>
          <w:szCs w:val="24"/>
          <w:u w:val="single" w:color="0000FF"/>
        </w:rPr>
        <w:t>$).</w:t>
      </w:r>
    </w:p>
    <w:p w14:paraId="2212C2A0" w14:textId="77777777" w:rsidR="00BE5A93" w:rsidRDefault="00BE5A93">
      <w:pPr>
        <w:spacing w:after="0"/>
        <w:sectPr w:rsidR="00BE5A93">
          <w:pgSz w:w="12240" w:h="15840"/>
          <w:pgMar w:top="1700" w:right="1300" w:bottom="280" w:left="1300" w:header="1483" w:footer="0" w:gutter="0"/>
          <w:cols w:space="720"/>
        </w:sectPr>
      </w:pPr>
    </w:p>
    <w:p w14:paraId="44C12F18" w14:textId="77777777" w:rsidR="00BE5A93" w:rsidRDefault="00BE5A93">
      <w:pPr>
        <w:spacing w:after="0" w:line="240" w:lineRule="exact"/>
        <w:rPr>
          <w:sz w:val="24"/>
          <w:szCs w:val="24"/>
        </w:rPr>
      </w:pPr>
    </w:p>
    <w:p w14:paraId="423883AF" w14:textId="77777777" w:rsidR="00BE5A93" w:rsidRDefault="00F700C7">
      <w:pPr>
        <w:tabs>
          <w:tab w:val="left" w:pos="3620"/>
        </w:tabs>
        <w:spacing w:before="29" w:after="0" w:line="271" w:lineRule="exact"/>
        <w:ind w:left="3022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pacing w:val="-1"/>
          <w:position w:val="-1"/>
          <w:sz w:val="24"/>
          <w:szCs w:val="24"/>
        </w:rPr>
        <w:t>II</w:t>
      </w:r>
      <w:r>
        <w:rPr>
          <w:rFonts w:ascii="Times New Roman" w:eastAsia="Times New Roman" w:hAnsi="Times New Roman" w:cs="Times New Roman"/>
          <w:b/>
          <w:bCs/>
          <w:position w:val="-1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b/>
          <w:bCs/>
          <w:position w:val="-1"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bCs/>
          <w:spacing w:val="-1"/>
          <w:position w:val="-1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b/>
          <w:bCs/>
          <w:spacing w:val="1"/>
          <w:position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spacing w:val="-1"/>
          <w:position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spacing w:val="1"/>
          <w:position w:val="-1"/>
          <w:sz w:val="24"/>
          <w:szCs w:val="24"/>
        </w:rPr>
        <w:t>cri</w:t>
      </w:r>
      <w:r>
        <w:rPr>
          <w:rFonts w:ascii="Times New Roman" w:eastAsia="Times New Roman" w:hAnsi="Times New Roman" w:cs="Times New Roman"/>
          <w:b/>
          <w:bCs/>
          <w:spacing w:val="-6"/>
          <w:position w:val="-1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b/>
          <w:bCs/>
          <w:spacing w:val="1"/>
          <w:position w:val="-1"/>
          <w:sz w:val="24"/>
          <w:szCs w:val="24"/>
        </w:rPr>
        <w:t>ci</w:t>
      </w:r>
      <w:r>
        <w:rPr>
          <w:rFonts w:ascii="Times New Roman" w:eastAsia="Times New Roman" w:hAnsi="Times New Roman" w:cs="Times New Roman"/>
          <w:b/>
          <w:bCs/>
          <w:position w:val="-1"/>
          <w:sz w:val="24"/>
          <w:szCs w:val="24"/>
        </w:rPr>
        <w:t>ón</w:t>
      </w:r>
      <w:r>
        <w:rPr>
          <w:rFonts w:ascii="Times New Roman" w:eastAsia="Times New Roman" w:hAnsi="Times New Roman" w:cs="Times New Roman"/>
          <w:b/>
          <w:bCs/>
          <w:spacing w:val="5"/>
          <w:position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6"/>
          <w:position w:val="-1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b/>
          <w:bCs/>
          <w:spacing w:val="1"/>
          <w:position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position w:val="-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b/>
          <w:bCs/>
          <w:spacing w:val="1"/>
          <w:position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6"/>
          <w:position w:val="-1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b/>
          <w:bCs/>
          <w:spacing w:val="5"/>
          <w:position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b/>
          <w:bCs/>
          <w:spacing w:val="-4"/>
          <w:position w:val="-1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b/>
          <w:bCs/>
          <w:spacing w:val="4"/>
          <w:position w:val="-1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b/>
          <w:bCs/>
          <w:spacing w:val="1"/>
          <w:position w:val="-1"/>
          <w:sz w:val="24"/>
          <w:szCs w:val="24"/>
        </w:rPr>
        <w:t>ec</w:t>
      </w:r>
      <w:r>
        <w:rPr>
          <w:rFonts w:ascii="Times New Roman" w:eastAsia="Times New Roman" w:hAnsi="Times New Roman" w:cs="Times New Roman"/>
          <w:b/>
          <w:bCs/>
          <w:position w:val="-1"/>
          <w:sz w:val="24"/>
          <w:szCs w:val="24"/>
        </w:rPr>
        <w:t>to</w:t>
      </w:r>
    </w:p>
    <w:p w14:paraId="0D20B3DC" w14:textId="77777777" w:rsidR="00BE5A93" w:rsidRDefault="00BE5A93">
      <w:pPr>
        <w:spacing w:after="0" w:line="200" w:lineRule="exact"/>
        <w:rPr>
          <w:sz w:val="20"/>
          <w:szCs w:val="20"/>
        </w:rPr>
      </w:pPr>
    </w:p>
    <w:p w14:paraId="3AA0A5E3" w14:textId="77777777" w:rsidR="00BE5A93" w:rsidRDefault="00BE5A93">
      <w:pPr>
        <w:spacing w:before="12" w:after="0" w:line="240" w:lineRule="exact"/>
        <w:rPr>
          <w:sz w:val="24"/>
          <w:szCs w:val="24"/>
        </w:rPr>
      </w:pPr>
    </w:p>
    <w:p w14:paraId="4008BA53" w14:textId="77777777" w:rsidR="00BE5A93" w:rsidRDefault="00F700C7">
      <w:pPr>
        <w:spacing w:before="29" w:after="0" w:line="240" w:lineRule="auto"/>
        <w:ind w:left="117" w:right="6962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1. 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b/>
          <w:bCs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spacing w:val="2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b/>
          <w:bCs/>
          <w:spacing w:val="-8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b/>
          <w:bCs/>
          <w:spacing w:val="5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b/>
          <w:bCs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6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b/>
          <w:bCs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b/>
          <w:bCs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6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b/>
          <w:bCs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b/>
          <w:bCs/>
          <w:spacing w:val="-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b/>
          <w:bCs/>
          <w:spacing w:val="4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b/>
          <w:bCs/>
          <w:spacing w:val="1"/>
          <w:sz w:val="24"/>
          <w:szCs w:val="24"/>
        </w:rPr>
        <w:t>ec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to</w:t>
      </w:r>
    </w:p>
    <w:p w14:paraId="29E0D938" w14:textId="77777777" w:rsidR="00BE5A93" w:rsidRDefault="00BE5A93">
      <w:pPr>
        <w:spacing w:before="13" w:after="0" w:line="260" w:lineRule="exact"/>
        <w:rPr>
          <w:sz w:val="26"/>
          <w:szCs w:val="26"/>
        </w:rPr>
      </w:pPr>
    </w:p>
    <w:p w14:paraId="31FA15BB" w14:textId="77777777" w:rsidR="00BE5A93" w:rsidRDefault="00F700C7">
      <w:pPr>
        <w:spacing w:after="0"/>
        <w:ind w:left="117" w:right="629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pacing w:val="-7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s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cel</w:t>
      </w:r>
      <w:r>
        <w:rPr>
          <w:rFonts w:ascii="Times New Roman" w:eastAsia="Times New Roman" w:hAnsi="Times New Roman" w:cs="Times New Roman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la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s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on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os 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po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iti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z w:val="24"/>
          <w:szCs w:val="24"/>
        </w:rPr>
        <w:t>os u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tili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z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os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Co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z w:val="24"/>
          <w:szCs w:val="24"/>
        </w:rPr>
        <w:t>ún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nfo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mi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ón 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ra</w:t>
      </w:r>
      <w:r>
        <w:rPr>
          <w:rFonts w:ascii="Times New Roman" w:eastAsia="Times New Roman" w:hAnsi="Times New Roman" w:cs="Times New Roman"/>
          <w:spacing w:val="3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3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laci</w:t>
      </w:r>
      <w:r>
        <w:rPr>
          <w:rFonts w:ascii="Times New Roman" w:eastAsia="Times New Roman" w:hAnsi="Times New Roman" w:cs="Times New Roman"/>
          <w:sz w:val="24"/>
          <w:szCs w:val="24"/>
        </w:rPr>
        <w:t>ón</w:t>
      </w:r>
      <w:r>
        <w:rPr>
          <w:rFonts w:ascii="Times New Roman" w:eastAsia="Times New Roman" w:hAnsi="Times New Roman" w:cs="Times New Roman"/>
          <w:spacing w:val="2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spacing w:val="3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3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ic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ci</w:t>
      </w:r>
      <w:r>
        <w:rPr>
          <w:rFonts w:ascii="Times New Roman" w:eastAsia="Times New Roman" w:hAnsi="Times New Roman" w:cs="Times New Roman"/>
          <w:sz w:val="24"/>
          <w:szCs w:val="24"/>
        </w:rPr>
        <w:t>on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3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3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2014</w:t>
      </w:r>
      <w:r>
        <w:rPr>
          <w:rFonts w:ascii="Times New Roman" w:eastAsia="Times New Roman" w:hAnsi="Times New Roman" w:cs="Times New Roman"/>
          <w:spacing w:val="3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obre</w:t>
      </w:r>
      <w:r>
        <w:rPr>
          <w:rFonts w:ascii="Times New Roman" w:eastAsia="Times New Roman" w:hAnsi="Times New Roman" w:cs="Times New Roman"/>
          <w:spacing w:val="3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3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3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3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pacing w:val="3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3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a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ra</w:t>
      </w:r>
      <w:r>
        <w:rPr>
          <w:rFonts w:ascii="Times New Roman" w:eastAsia="Times New Roman" w:hAnsi="Times New Roman" w:cs="Times New Roman"/>
          <w:spacing w:val="2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un</w:t>
      </w:r>
      <w:r>
        <w:rPr>
          <w:rFonts w:ascii="Times New Roman" w:eastAsia="Times New Roman" w:hAnsi="Times New Roman" w:cs="Times New Roman"/>
          <w:spacing w:val="1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2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ic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ti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2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2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2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2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spacing w:val="2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le</w:t>
      </w:r>
      <w:r>
        <w:rPr>
          <w:rFonts w:ascii="Times New Roman" w:eastAsia="Times New Roman" w:hAnsi="Times New Roman" w:cs="Times New Roman"/>
          <w:sz w:val="24"/>
          <w:szCs w:val="24"/>
        </w:rPr>
        <w:t>fon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í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2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el</w:t>
      </w:r>
      <w:r>
        <w:rPr>
          <w:rFonts w:ascii="Times New Roman" w:eastAsia="Times New Roman" w:hAnsi="Times New Roman" w:cs="Times New Roman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2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spacing w:val="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ma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ej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2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spacing w:val="2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rn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1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z w:val="24"/>
          <w:szCs w:val="24"/>
        </w:rPr>
        <w:t>ó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il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í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c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o 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am</w:t>
      </w:r>
      <w:r>
        <w:rPr>
          <w:rFonts w:ascii="Times New Roman" w:eastAsia="Times New Roman" w:hAnsi="Times New Roman" w:cs="Times New Roman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é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n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ón de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i</w:t>
      </w:r>
      <w:r>
        <w:rPr>
          <w:rFonts w:ascii="Times New Roman" w:eastAsia="Times New Roman" w:hAnsi="Times New Roman" w:cs="Times New Roman"/>
          <w:sz w:val="24"/>
          <w:szCs w:val="24"/>
        </w:rPr>
        <w:t>nfo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maci</w:t>
      </w:r>
      <w:r>
        <w:rPr>
          <w:rFonts w:ascii="Times New Roman" w:eastAsia="Times New Roman" w:hAnsi="Times New Roman" w:cs="Times New Roman"/>
          <w:sz w:val="24"/>
          <w:szCs w:val="24"/>
        </w:rPr>
        <w:t>ó</w:t>
      </w:r>
      <w:r>
        <w:rPr>
          <w:rFonts w:ascii="Times New Roman" w:eastAsia="Times New Roman" w:hAnsi="Times New Roman" w:cs="Times New Roman"/>
          <w:spacing w:val="7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2207F59" w14:textId="77777777" w:rsidR="00BE5A93" w:rsidRDefault="00BE5A93">
      <w:pPr>
        <w:spacing w:before="11" w:after="0" w:line="200" w:lineRule="exact"/>
        <w:rPr>
          <w:sz w:val="20"/>
          <w:szCs w:val="20"/>
        </w:rPr>
      </w:pPr>
    </w:p>
    <w:p w14:paraId="13C26010" w14:textId="77777777" w:rsidR="00BE5A93" w:rsidRDefault="00F700C7">
      <w:pPr>
        <w:spacing w:after="0"/>
        <w:ind w:left="117" w:right="622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2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ha</w:t>
      </w:r>
      <w:r>
        <w:rPr>
          <w:rFonts w:ascii="Times New Roman" w:eastAsia="Times New Roman" w:hAnsi="Times New Roman" w:cs="Times New Roman"/>
          <w:spacing w:val="2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ec</w:t>
      </w:r>
      <w:r>
        <w:rPr>
          <w:rFonts w:ascii="Times New Roman" w:eastAsia="Times New Roman" w:hAnsi="Times New Roman" w:cs="Times New Roman"/>
          <w:sz w:val="24"/>
          <w:szCs w:val="24"/>
        </w:rPr>
        <w:t>ho</w:t>
      </w:r>
      <w:r>
        <w:rPr>
          <w:rFonts w:ascii="Times New Roman" w:eastAsia="Times New Roman" w:hAnsi="Times New Roman" w:cs="Times New Roman"/>
          <w:spacing w:val="2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2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Co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2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uno</w:t>
      </w:r>
      <w:r>
        <w:rPr>
          <w:rFonts w:ascii="Times New Roman" w:eastAsia="Times New Roman" w:hAnsi="Times New Roman" w:cs="Times New Roman"/>
          <w:spacing w:val="2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spacing w:val="1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>os</w:t>
      </w:r>
      <w:r>
        <w:rPr>
          <w:rFonts w:ascii="Times New Roman" w:eastAsia="Times New Roman" w:hAnsi="Times New Roman" w:cs="Times New Roman"/>
          <w:spacing w:val="1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aí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que</w:t>
      </w:r>
      <w:r>
        <w:rPr>
          <w:rFonts w:ascii="Times New Roman" w:eastAsia="Times New Roman" w:hAnsi="Times New Roman" w:cs="Times New Roman"/>
          <w:spacing w:val="3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má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z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2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2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2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xp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ón</w:t>
      </w:r>
      <w:r>
        <w:rPr>
          <w:rFonts w:ascii="Times New Roman" w:eastAsia="Times New Roman" w:hAnsi="Times New Roman" w:cs="Times New Roman"/>
          <w:spacing w:val="2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1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2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de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te</w:t>
      </w:r>
      <w:r>
        <w:rPr>
          <w:rFonts w:ascii="Times New Roman" w:eastAsia="Times New Roman" w:hAnsi="Times New Roman" w:cs="Times New Roman"/>
          <w:sz w:val="24"/>
          <w:szCs w:val="24"/>
        </w:rPr>
        <w:t>rn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z w:val="24"/>
          <w:szCs w:val="24"/>
        </w:rPr>
        <w:t>ó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n </w:t>
      </w:r>
      <w:del w:id="151" w:author="Microsoft Office User" w:date="2016-07-07T14:46:00Z">
        <w:r w:rsidDel="005513D0">
          <w:rPr>
            <w:rFonts w:ascii="Times New Roman" w:eastAsia="Times New Roman" w:hAnsi="Times New Roman" w:cs="Times New Roman"/>
            <w:spacing w:val="15"/>
            <w:sz w:val="24"/>
            <w:szCs w:val="24"/>
          </w:rPr>
          <w:delText xml:space="preserve"> </w:delText>
        </w:r>
      </w:del>
      <w:r>
        <w:rPr>
          <w:rFonts w:ascii="Times New Roman" w:eastAsia="Times New Roman" w:hAnsi="Times New Roman" w:cs="Times New Roman"/>
          <w:spacing w:val="-5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mé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ic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ati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na </w:t>
      </w:r>
      <w:r>
        <w:rPr>
          <w:rFonts w:ascii="Times New Roman" w:eastAsia="Times New Roman" w:hAnsi="Times New Roman" w:cs="Times New Roman"/>
          <w:spacing w:val="1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it</w:t>
      </w:r>
      <w:r>
        <w:rPr>
          <w:rFonts w:ascii="Times New Roman" w:eastAsia="Times New Roman" w:hAnsi="Times New Roman" w:cs="Times New Roman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á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z w:val="24"/>
          <w:szCs w:val="24"/>
        </w:rPr>
        <w:t>do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pu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et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á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Ch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y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é</w:t>
      </w:r>
      <w:r>
        <w:rPr>
          <w:rFonts w:ascii="Times New Roman" w:eastAsia="Times New Roman" w:hAnsi="Times New Roman" w:cs="Times New Roman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ic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z w:val="24"/>
          <w:szCs w:val="24"/>
        </w:rPr>
        <w:t>. Con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do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rr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ll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5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pp</w:t>
      </w:r>
      <w:ins w:id="152" w:author="Microsoft Office User" w:date="2016-07-07T14:46:00Z">
        <w:r w:rsidR="005513D0">
          <w:rPr>
            <w:rFonts w:ascii="Times New Roman" w:eastAsia="Times New Roman" w:hAnsi="Times New Roman" w:cs="Times New Roman"/>
            <w:sz w:val="24"/>
            <w:szCs w:val="24"/>
          </w:rPr>
          <w:t>s</w:t>
        </w:r>
      </w:ins>
      <w:r>
        <w:rPr>
          <w:rFonts w:ascii="Times New Roman" w:eastAsia="Times New Roman" w:hAnsi="Times New Roman" w:cs="Times New Roman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uno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de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>os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pun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os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q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e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má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ha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im</w:t>
      </w:r>
      <w:r>
        <w:rPr>
          <w:rFonts w:ascii="Times New Roman" w:eastAsia="Times New Roman" w:hAnsi="Times New Roman" w:cs="Times New Roman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do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l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mi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te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o de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C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n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í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22EBFA6A" w14:textId="77777777" w:rsidR="00BE5A93" w:rsidRDefault="00BE5A93">
      <w:pPr>
        <w:spacing w:before="10" w:after="0" w:line="200" w:lineRule="exact"/>
        <w:rPr>
          <w:sz w:val="20"/>
          <w:szCs w:val="20"/>
        </w:rPr>
      </w:pPr>
    </w:p>
    <w:p w14:paraId="51F27B9D" w14:textId="77777777" w:rsidR="00BE5A93" w:rsidRDefault="00F700C7">
      <w:pPr>
        <w:spacing w:after="0"/>
        <w:ind w:left="117" w:right="621"/>
        <w:jc w:val="both"/>
        <w:rPr>
          <w:rFonts w:ascii="Times New Roman" w:eastAsia="Times New Roman" w:hAnsi="Times New Roman" w:cs="Times New Roman"/>
          <w:sz w:val="24"/>
          <w:szCs w:val="24"/>
        </w:rPr>
      </w:pPr>
      <w:commentRangeStart w:id="153"/>
      <w:r>
        <w:rPr>
          <w:rFonts w:ascii="Times New Roman" w:eastAsia="Times New Roman" w:hAnsi="Times New Roman" w:cs="Times New Roman"/>
          <w:spacing w:val="-7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que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del w:id="154" w:author="Microsoft Office User" w:date="2016-07-07T14:43:00Z">
        <w:r w:rsidDel="005513D0">
          <w:rPr>
            <w:rFonts w:ascii="Times New Roman" w:eastAsia="Times New Roman" w:hAnsi="Times New Roman" w:cs="Times New Roman"/>
            <w:sz w:val="24"/>
            <w:szCs w:val="24"/>
          </w:rPr>
          <w:delText>no</w:delText>
        </w:r>
        <w:r w:rsidDel="005513D0">
          <w:rPr>
            <w:rFonts w:ascii="Times New Roman" w:eastAsia="Times New Roman" w:hAnsi="Times New Roman" w:cs="Times New Roman"/>
            <w:spacing w:val="3"/>
            <w:sz w:val="24"/>
            <w:szCs w:val="24"/>
          </w:rPr>
          <w:delText xml:space="preserve"> </w:delText>
        </w:r>
      </w:del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po</w:t>
      </w:r>
      <w:r>
        <w:rPr>
          <w:rFonts w:ascii="Times New Roman" w:eastAsia="Times New Roman" w:hAnsi="Times New Roman" w:cs="Times New Roman"/>
          <w:spacing w:val="-8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rro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ll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de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a nu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ta</w:t>
      </w:r>
      <w:r>
        <w:rPr>
          <w:rFonts w:ascii="Times New Roman" w:eastAsia="Times New Roman" w:hAnsi="Times New Roman" w:cs="Times New Roman"/>
          <w:sz w:val="24"/>
          <w:szCs w:val="24"/>
        </w:rPr>
        <w:t>fo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lic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ci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ó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n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tie</w:t>
      </w:r>
      <w:r>
        <w:rPr>
          <w:rFonts w:ascii="Times New Roman" w:eastAsia="Times New Roman" w:hAnsi="Times New Roman" w:cs="Times New Roman"/>
          <w:sz w:val="24"/>
          <w:szCs w:val="24"/>
        </w:rPr>
        <w:t>nd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 xml:space="preserve"> </w:t>
      </w:r>
      <w:del w:id="155" w:author="Microsoft Office User" w:date="2016-07-07T14:46:00Z">
        <w:r w:rsidDel="005513D0">
          <w:rPr>
            <w:rFonts w:ascii="Times New Roman" w:eastAsia="Times New Roman" w:hAnsi="Times New Roman" w:cs="Times New Roman"/>
            <w:spacing w:val="1"/>
            <w:sz w:val="24"/>
            <w:szCs w:val="24"/>
          </w:rPr>
          <w:delText>e</w:delText>
        </w:r>
        <w:r w:rsidDel="005513D0">
          <w:rPr>
            <w:rFonts w:ascii="Times New Roman" w:eastAsia="Times New Roman" w:hAnsi="Times New Roman" w:cs="Times New Roman"/>
            <w:spacing w:val="-1"/>
            <w:sz w:val="24"/>
            <w:szCs w:val="24"/>
          </w:rPr>
          <w:delText>s</w:delText>
        </w:r>
        <w:r w:rsidDel="005513D0">
          <w:rPr>
            <w:rFonts w:ascii="Times New Roman" w:eastAsia="Times New Roman" w:hAnsi="Times New Roman" w:cs="Times New Roman"/>
            <w:spacing w:val="1"/>
            <w:sz w:val="24"/>
            <w:szCs w:val="24"/>
          </w:rPr>
          <w:delText>ta</w:delText>
        </w:r>
        <w:r w:rsidDel="005513D0">
          <w:rPr>
            <w:rFonts w:ascii="Times New Roman" w:eastAsia="Times New Roman" w:hAnsi="Times New Roman" w:cs="Times New Roman"/>
            <w:sz w:val="24"/>
            <w:szCs w:val="24"/>
          </w:rPr>
          <w:delText>r</w:delText>
        </w:r>
        <w:r w:rsidDel="005513D0">
          <w:rPr>
            <w:rFonts w:ascii="Times New Roman" w:eastAsia="Times New Roman" w:hAnsi="Times New Roman" w:cs="Times New Roman"/>
            <w:spacing w:val="8"/>
            <w:sz w:val="24"/>
            <w:szCs w:val="24"/>
          </w:rPr>
          <w:delText xml:space="preserve"> </w:delText>
        </w:r>
        <w:r w:rsidDel="005513D0">
          <w:rPr>
            <w:rFonts w:ascii="Times New Roman" w:eastAsia="Times New Roman" w:hAnsi="Times New Roman" w:cs="Times New Roman"/>
            <w:sz w:val="24"/>
            <w:szCs w:val="24"/>
          </w:rPr>
          <w:delText>r</w:delText>
        </w:r>
        <w:r w:rsidDel="005513D0">
          <w:rPr>
            <w:rFonts w:ascii="Times New Roman" w:eastAsia="Times New Roman" w:hAnsi="Times New Roman" w:cs="Times New Roman"/>
            <w:spacing w:val="-2"/>
            <w:sz w:val="24"/>
            <w:szCs w:val="24"/>
          </w:rPr>
          <w:delText>e</w:delText>
        </w:r>
        <w:r w:rsidDel="005513D0">
          <w:rPr>
            <w:rFonts w:ascii="Times New Roman" w:eastAsia="Times New Roman" w:hAnsi="Times New Roman" w:cs="Times New Roman"/>
            <w:spacing w:val="1"/>
            <w:sz w:val="24"/>
            <w:szCs w:val="24"/>
          </w:rPr>
          <w:delText>le</w:delText>
        </w:r>
        <w:r w:rsidDel="005513D0">
          <w:rPr>
            <w:rFonts w:ascii="Times New Roman" w:eastAsia="Times New Roman" w:hAnsi="Times New Roman" w:cs="Times New Roman"/>
            <w:spacing w:val="-4"/>
            <w:sz w:val="24"/>
            <w:szCs w:val="24"/>
          </w:rPr>
          <w:delText>g</w:delText>
        </w:r>
        <w:r w:rsidDel="005513D0">
          <w:rPr>
            <w:rFonts w:ascii="Times New Roman" w:eastAsia="Times New Roman" w:hAnsi="Times New Roman" w:cs="Times New Roman"/>
            <w:spacing w:val="1"/>
            <w:sz w:val="24"/>
            <w:szCs w:val="24"/>
          </w:rPr>
          <w:delText>a</w:delText>
        </w:r>
        <w:r w:rsidDel="005513D0">
          <w:rPr>
            <w:rFonts w:ascii="Times New Roman" w:eastAsia="Times New Roman" w:hAnsi="Times New Roman" w:cs="Times New Roman"/>
            <w:sz w:val="24"/>
            <w:szCs w:val="24"/>
          </w:rPr>
          <w:delText>da</w:delText>
        </w:r>
      </w:del>
      <w:ins w:id="156" w:author="Microsoft Office User" w:date="2016-07-07T14:46:00Z">
        <w:r w:rsidR="005513D0">
          <w:rPr>
            <w:rFonts w:ascii="Times New Roman" w:eastAsia="Times New Roman" w:hAnsi="Times New Roman" w:cs="Times New Roman"/>
            <w:spacing w:val="1"/>
            <w:sz w:val="24"/>
            <w:szCs w:val="24"/>
          </w:rPr>
          <w:t>ser líderes</w:t>
        </w:r>
      </w:ins>
      <w:r>
        <w:rPr>
          <w:rFonts w:ascii="Times New Roman" w:eastAsia="Times New Roman" w:hAnsi="Times New Roman" w:cs="Times New Roman"/>
          <w:spacing w:val="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me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o.</w:t>
      </w:r>
      <w:r>
        <w:rPr>
          <w:rFonts w:ascii="Times New Roman" w:eastAsia="Times New Roman" w:hAnsi="Times New Roman" w:cs="Times New Roman"/>
          <w:spacing w:val="8"/>
          <w:sz w:val="24"/>
          <w:szCs w:val="24"/>
        </w:rPr>
        <w:t xml:space="preserve"> </w:t>
      </w:r>
      <w:commentRangeEnd w:id="153"/>
      <w:r w:rsidR="00F64397">
        <w:rPr>
          <w:rStyle w:val="CommentReference"/>
        </w:rPr>
        <w:commentReference w:id="153"/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z w:val="24"/>
          <w:szCs w:val="24"/>
        </w:rPr>
        <w:t>nos</w:t>
      </w:r>
      <w:r>
        <w:rPr>
          <w:rFonts w:ascii="Times New Roman" w:eastAsia="Times New Roman" w:hAnsi="Times New Roman" w:cs="Times New Roman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spacing w:val="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>os</w:t>
      </w:r>
      <w:r>
        <w:rPr>
          <w:rFonts w:ascii="Times New Roman" w:eastAsia="Times New Roman" w:hAnsi="Times New Roman" w:cs="Times New Roman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ta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os</w:t>
      </w:r>
      <w:r>
        <w:rPr>
          <w:rFonts w:ascii="Times New Roman" w:eastAsia="Times New Roman" w:hAnsi="Times New Roman" w:cs="Times New Roman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la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ica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ó</w:t>
      </w:r>
      <w:r>
        <w:rPr>
          <w:rFonts w:ascii="Times New Roman" w:eastAsia="Times New Roman" w:hAnsi="Times New Roman" w:cs="Times New Roman"/>
          <w:sz w:val="24"/>
          <w:szCs w:val="24"/>
        </w:rPr>
        <w:t>n y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ma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ej</w:t>
      </w:r>
      <w:r>
        <w:rPr>
          <w:rFonts w:ascii="Times New Roman" w:eastAsia="Times New Roman" w:hAnsi="Times New Roman" w:cs="Times New Roman"/>
          <w:sz w:val="24"/>
          <w:szCs w:val="24"/>
        </w:rPr>
        <w:t>o de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i</w:t>
      </w:r>
      <w:r>
        <w:rPr>
          <w:rFonts w:ascii="Times New Roman" w:eastAsia="Times New Roman" w:hAnsi="Times New Roman" w:cs="Times New Roman"/>
          <w:sz w:val="24"/>
          <w:szCs w:val="24"/>
        </w:rPr>
        <w:t>nfor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ci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ón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on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>os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me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os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a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on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spacing w:val="-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ros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>os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ale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on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>os que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te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ct</w:t>
      </w:r>
      <w:r>
        <w:rPr>
          <w:rFonts w:ascii="Times New Roman" w:eastAsia="Times New Roman" w:hAnsi="Times New Roman" w:cs="Times New Roman"/>
          <w:sz w:val="24"/>
          <w:szCs w:val="24"/>
        </w:rPr>
        <w:t>ú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on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>os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ud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ia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te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de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pro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elecci</w:t>
      </w:r>
      <w:r>
        <w:rPr>
          <w:rFonts w:ascii="Times New Roman" w:eastAsia="Times New Roman" w:hAnsi="Times New Roman" w:cs="Times New Roman"/>
          <w:sz w:val="24"/>
          <w:szCs w:val="24"/>
        </w:rPr>
        <w:t>ón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a </w:t>
      </w:r>
      <w:del w:id="157" w:author="Microsoft Office User" w:date="2016-07-07T14:44:00Z">
        <w:r w:rsidDel="005513D0">
          <w:rPr>
            <w:rFonts w:ascii="Times New Roman" w:eastAsia="Times New Roman" w:hAnsi="Times New Roman" w:cs="Times New Roman"/>
            <w:spacing w:val="16"/>
            <w:sz w:val="24"/>
            <w:szCs w:val="24"/>
          </w:rPr>
          <w:delText xml:space="preserve"> </w:delText>
        </w:r>
      </w:del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du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aci</w:t>
      </w:r>
      <w:r>
        <w:rPr>
          <w:rFonts w:ascii="Times New Roman" w:eastAsia="Times New Roman" w:hAnsi="Times New Roman" w:cs="Times New Roman"/>
          <w:sz w:val="24"/>
          <w:szCs w:val="24"/>
        </w:rPr>
        <w:t>ón.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n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em</w:t>
      </w:r>
      <w:r>
        <w:rPr>
          <w:rFonts w:ascii="Times New Roman" w:eastAsia="Times New Roman" w:hAnsi="Times New Roman" w:cs="Times New Roman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hos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no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n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on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rr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amie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ta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que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l</w:t>
      </w:r>
      <w:r>
        <w:rPr>
          <w:rFonts w:ascii="Times New Roman" w:eastAsia="Times New Roman" w:hAnsi="Times New Roman" w:cs="Times New Roman"/>
          <w:sz w:val="24"/>
          <w:szCs w:val="24"/>
        </w:rPr>
        <w:t>os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pon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ins w:id="158" w:author="Microsoft Office User" w:date="2016-07-07T14:45:00Z">
        <w:r w:rsidR="005513D0">
          <w:rPr>
            <w:rFonts w:ascii="Times New Roman" w:eastAsia="Times New Roman" w:hAnsi="Times New Roman" w:cs="Times New Roman"/>
            <w:sz w:val="24"/>
            <w:szCs w:val="24"/>
          </w:rPr>
          <w:t>la</w:t>
        </w:r>
      </w:ins>
      <w:commentRangeStart w:id="159"/>
      <w:del w:id="160" w:author="Microsoft Office User" w:date="2016-07-07T14:45:00Z">
        <w:r w:rsidDel="005513D0">
          <w:rPr>
            <w:rFonts w:ascii="Times New Roman" w:eastAsia="Times New Roman" w:hAnsi="Times New Roman" w:cs="Times New Roman"/>
            <w:spacing w:val="1"/>
            <w:sz w:val="24"/>
            <w:szCs w:val="24"/>
          </w:rPr>
          <w:delText>e</w:delText>
        </w:r>
        <w:r w:rsidDel="005513D0">
          <w:rPr>
            <w:rFonts w:ascii="Times New Roman" w:eastAsia="Times New Roman" w:hAnsi="Times New Roman" w:cs="Times New Roman"/>
            <w:sz w:val="24"/>
            <w:szCs w:val="24"/>
          </w:rPr>
          <w:delText>l</w:delText>
        </w:r>
      </w:del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commentRangeEnd w:id="159"/>
      <w:r w:rsidR="00F64397">
        <w:rPr>
          <w:rStyle w:val="CommentReference"/>
        </w:rPr>
        <w:commentReference w:id="159"/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z w:val="24"/>
          <w:szCs w:val="24"/>
        </w:rPr>
        <w:t>un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de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la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z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1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spacing w:val="1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1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no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í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1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1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z w:val="24"/>
          <w:szCs w:val="24"/>
        </w:rPr>
        <w:t>ur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2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spacing w:val="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onf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cia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spacing w:val="1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3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nfo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ci</w:t>
      </w:r>
      <w:r>
        <w:rPr>
          <w:rFonts w:ascii="Times New Roman" w:eastAsia="Times New Roman" w:hAnsi="Times New Roman" w:cs="Times New Roman"/>
          <w:sz w:val="24"/>
          <w:szCs w:val="24"/>
        </w:rPr>
        <w:t>ón</w:t>
      </w:r>
      <w:r>
        <w:rPr>
          <w:rFonts w:ascii="Times New Roman" w:eastAsia="Times New Roman" w:hAnsi="Times New Roman" w:cs="Times New Roman"/>
          <w:spacing w:val="1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q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e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ma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j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e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á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ea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E7D1E55" w14:textId="77777777" w:rsidR="00BE5A93" w:rsidRDefault="00BE5A93">
      <w:pPr>
        <w:spacing w:before="10" w:after="0" w:line="200" w:lineRule="exact"/>
        <w:rPr>
          <w:sz w:val="20"/>
          <w:szCs w:val="20"/>
        </w:rPr>
      </w:pPr>
    </w:p>
    <w:p w14:paraId="01019D17" w14:textId="77777777" w:rsidR="00BE5A93" w:rsidRDefault="00F700C7">
      <w:pPr>
        <w:spacing w:after="0"/>
        <w:ind w:left="117" w:right="621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l</w:t>
      </w:r>
      <w:del w:id="161" w:author="Microsoft Office User" w:date="2016-07-07T14:45:00Z">
        <w:r w:rsidDel="005513D0">
          <w:rPr>
            <w:rFonts w:ascii="Times New Roman" w:eastAsia="Times New Roman" w:hAnsi="Times New Roman" w:cs="Times New Roman"/>
            <w:sz w:val="24"/>
            <w:szCs w:val="24"/>
          </w:rPr>
          <w:delText xml:space="preserve"> </w:delText>
        </w:r>
      </w:del>
      <w:r>
        <w:rPr>
          <w:rFonts w:ascii="Times New Roman" w:eastAsia="Times New Roman" w:hAnsi="Times New Roman" w:cs="Times New Roman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5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rro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ll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o  de 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a 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pp 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ra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l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os 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ta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os 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e 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mi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on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s 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e </w:t>
      </w:r>
      <w:r>
        <w:rPr>
          <w:rFonts w:ascii="Times New Roman" w:eastAsia="Times New Roman" w:hAnsi="Times New Roman" w:cs="Times New Roman"/>
          <w:spacing w:val="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s 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un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s púb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lica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n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ón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be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q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it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>os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ia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on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lta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us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no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ta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hor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os 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spacing w:val="3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un</w:t>
      </w:r>
      <w:r>
        <w:rPr>
          <w:rFonts w:ascii="Times New Roman" w:eastAsia="Times New Roman" w:hAnsi="Times New Roman" w:cs="Times New Roman"/>
          <w:spacing w:val="3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telé</w:t>
      </w:r>
      <w:r>
        <w:rPr>
          <w:rFonts w:ascii="Times New Roman" w:eastAsia="Times New Roman" w:hAnsi="Times New Roman" w:cs="Times New Roman"/>
          <w:sz w:val="24"/>
          <w:szCs w:val="24"/>
        </w:rPr>
        <w:t>fono</w:t>
      </w:r>
      <w:r>
        <w:rPr>
          <w:rFonts w:ascii="Times New Roman" w:eastAsia="Times New Roman" w:hAnsi="Times New Roman" w:cs="Times New Roman"/>
          <w:spacing w:val="3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la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3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ej</w:t>
      </w:r>
      <w:r>
        <w:rPr>
          <w:rFonts w:ascii="Times New Roman" w:eastAsia="Times New Roman" w:hAnsi="Times New Roman" w:cs="Times New Roman"/>
          <w:sz w:val="24"/>
          <w:szCs w:val="24"/>
        </w:rPr>
        <w:t>ora</w:t>
      </w:r>
      <w:r>
        <w:rPr>
          <w:rFonts w:ascii="Times New Roman" w:eastAsia="Times New Roman" w:hAnsi="Times New Roman" w:cs="Times New Roman"/>
          <w:spacing w:val="3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3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ci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ón  </w:t>
      </w:r>
      <w:r>
        <w:rPr>
          <w:rFonts w:ascii="Times New Roman" w:eastAsia="Times New Roman" w:hAnsi="Times New Roman" w:cs="Times New Roman"/>
          <w:spacing w:val="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que</w:t>
      </w:r>
      <w:r>
        <w:rPr>
          <w:rFonts w:ascii="Times New Roman" w:eastAsia="Times New Roman" w:hAnsi="Times New Roman" w:cs="Times New Roman"/>
          <w:spacing w:val="3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hos</w:t>
      </w:r>
      <w:r>
        <w:rPr>
          <w:rFonts w:ascii="Times New Roman" w:eastAsia="Times New Roman" w:hAnsi="Times New Roman" w:cs="Times New Roman"/>
          <w:spacing w:val="3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ud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ia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te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3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tie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3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spacing w:val="3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os</w:t>
      </w:r>
    </w:p>
    <w:p w14:paraId="35F438A6" w14:textId="77777777" w:rsidR="00BE5A93" w:rsidRDefault="00BE5A93">
      <w:pPr>
        <w:spacing w:after="0"/>
        <w:jc w:val="both"/>
        <w:sectPr w:rsidR="00BE5A93">
          <w:pgSz w:w="12240" w:h="15840"/>
          <w:pgMar w:top="1700" w:right="1300" w:bottom="280" w:left="1300" w:header="1483" w:footer="0" w:gutter="0"/>
          <w:cols w:space="720"/>
        </w:sectPr>
      </w:pPr>
    </w:p>
    <w:p w14:paraId="752E021B" w14:textId="77777777" w:rsidR="00BE5A93" w:rsidRDefault="00BE5A93">
      <w:pPr>
        <w:spacing w:before="16" w:after="0" w:line="220" w:lineRule="exact"/>
      </w:pPr>
    </w:p>
    <w:p w14:paraId="0113CE42" w14:textId="77777777" w:rsidR="00BE5A93" w:rsidRDefault="00F700C7">
      <w:pPr>
        <w:spacing w:before="29" w:after="0"/>
        <w:ind w:left="117" w:right="623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me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>
        <w:rPr>
          <w:rFonts w:ascii="Times New Roman" w:eastAsia="Times New Roman" w:hAnsi="Times New Roman" w:cs="Times New Roman"/>
          <w:spacing w:val="5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ie</w:t>
      </w:r>
      <w:r>
        <w:rPr>
          <w:rFonts w:ascii="Times New Roman" w:eastAsia="Times New Roman" w:hAnsi="Times New Roman" w:cs="Times New Roman"/>
          <w:sz w:val="24"/>
          <w:szCs w:val="24"/>
        </w:rPr>
        <w:t>ndo</w:t>
      </w:r>
      <w:r>
        <w:rPr>
          <w:rFonts w:ascii="Times New Roman" w:eastAsia="Times New Roman" w:hAnsi="Times New Roman" w:cs="Times New Roman"/>
          <w:spacing w:val="2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2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2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2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pr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me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2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2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ra</w:t>
      </w:r>
      <w:r>
        <w:rPr>
          <w:rFonts w:ascii="Times New Roman" w:eastAsia="Times New Roman" w:hAnsi="Times New Roman" w:cs="Times New Roman"/>
          <w:spacing w:val="2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1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2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os</w:t>
      </w:r>
      <w:r>
        <w:rPr>
          <w:rFonts w:ascii="Times New Roman" w:eastAsia="Times New Roman" w:hAnsi="Times New Roman" w:cs="Times New Roman"/>
          <w:spacing w:val="2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ici</w:t>
      </w:r>
      <w:r>
        <w:rPr>
          <w:rFonts w:ascii="Times New Roman" w:eastAsia="Times New Roman" w:hAnsi="Times New Roman" w:cs="Times New Roman"/>
          <w:sz w:val="24"/>
          <w:szCs w:val="24"/>
        </w:rPr>
        <w:t>os</w:t>
      </w:r>
      <w:r>
        <w:rPr>
          <w:rFonts w:ascii="Times New Roman" w:eastAsia="Times New Roman" w:hAnsi="Times New Roman" w:cs="Times New Roman"/>
          <w:spacing w:val="2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2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cam</w:t>
      </w:r>
      <w:r>
        <w:rPr>
          <w:rFonts w:ascii="Times New Roman" w:eastAsia="Times New Roman" w:hAnsi="Times New Roman" w:cs="Times New Roman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s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ud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ia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il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FDC649C" w14:textId="77777777" w:rsidR="00BE5A93" w:rsidRDefault="00BE5A93">
      <w:pPr>
        <w:spacing w:before="11" w:after="0" w:line="200" w:lineRule="exact"/>
        <w:rPr>
          <w:sz w:val="20"/>
          <w:szCs w:val="20"/>
        </w:rPr>
      </w:pPr>
    </w:p>
    <w:p w14:paraId="750C9C12" w14:textId="77777777" w:rsidR="00BE5A93" w:rsidRDefault="00F700C7">
      <w:pPr>
        <w:spacing w:after="0"/>
        <w:ind w:left="117" w:right="634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ra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>os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ud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ia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te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r una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rr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ie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por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ta</w:t>
      </w:r>
      <w:r>
        <w:rPr>
          <w:rFonts w:ascii="Times New Roman" w:eastAsia="Times New Roman" w:hAnsi="Times New Roman" w:cs="Times New Roman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l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ti</w:t>
      </w:r>
      <w:r>
        <w:rPr>
          <w:rFonts w:ascii="Times New Roman" w:eastAsia="Times New Roman" w:hAnsi="Times New Roman" w:cs="Times New Roman"/>
          <w:sz w:val="24"/>
          <w:szCs w:val="24"/>
        </w:rPr>
        <w:t>rá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rr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lla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r un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mej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or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on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z w:val="24"/>
          <w:szCs w:val="24"/>
        </w:rPr>
        <w:t>l de</w:t>
      </w:r>
      <w:r>
        <w:rPr>
          <w:rFonts w:ascii="Times New Roman" w:eastAsia="Times New Roman" w:hAnsi="Times New Roman" w:cs="Times New Roman"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no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ta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ord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at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os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im</w:t>
      </w:r>
      <w:r>
        <w:rPr>
          <w:rFonts w:ascii="Times New Roman" w:eastAsia="Times New Roman" w:hAnsi="Times New Roman" w:cs="Times New Roman"/>
          <w:sz w:val="24"/>
          <w:szCs w:val="24"/>
        </w:rPr>
        <w:t>po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te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j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ale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s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etc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Q</w:t>
      </w:r>
      <w:r>
        <w:rPr>
          <w:rFonts w:ascii="Times New Roman" w:eastAsia="Times New Roman" w:hAnsi="Times New Roman" w:cs="Times New Roman"/>
          <w:sz w:val="24"/>
          <w:szCs w:val="24"/>
        </w:rPr>
        <w:t>ue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le</w:t>
      </w:r>
      <w:r>
        <w:rPr>
          <w:rFonts w:ascii="Times New Roman" w:eastAsia="Times New Roman" w:hAnsi="Times New Roman" w:cs="Times New Roman"/>
          <w:sz w:val="24"/>
          <w:szCs w:val="24"/>
        </w:rPr>
        <w:t>s 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mi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a or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z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la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r 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ej</w:t>
      </w:r>
      <w:r>
        <w:rPr>
          <w:rFonts w:ascii="Times New Roman" w:eastAsia="Times New Roman" w:hAnsi="Times New Roman" w:cs="Times New Roman"/>
          <w:sz w:val="24"/>
          <w:szCs w:val="24"/>
        </w:rPr>
        <w:t>or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t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em</w:t>
      </w:r>
      <w:r>
        <w:rPr>
          <w:rFonts w:ascii="Times New Roman" w:eastAsia="Times New Roman" w:hAnsi="Times New Roman" w:cs="Times New Roman"/>
          <w:sz w:val="24"/>
          <w:szCs w:val="24"/>
        </w:rPr>
        <w:t>po de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 xml:space="preserve"> 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ud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o.</w:t>
      </w:r>
    </w:p>
    <w:p w14:paraId="7FCC5D64" w14:textId="77777777" w:rsidR="00BE5A93" w:rsidRDefault="00BE5A93">
      <w:pPr>
        <w:spacing w:after="0"/>
        <w:jc w:val="both"/>
        <w:sectPr w:rsidR="00BE5A93">
          <w:pgSz w:w="12240" w:h="15840"/>
          <w:pgMar w:top="1700" w:right="1300" w:bottom="280" w:left="1300" w:header="1483" w:footer="0" w:gutter="0"/>
          <w:cols w:space="720"/>
        </w:sectPr>
      </w:pPr>
    </w:p>
    <w:p w14:paraId="5E27B319" w14:textId="77777777" w:rsidR="00BE5A93" w:rsidRDefault="00BE5A93">
      <w:pPr>
        <w:spacing w:after="0" w:line="240" w:lineRule="exact"/>
        <w:rPr>
          <w:sz w:val="24"/>
          <w:szCs w:val="24"/>
        </w:rPr>
      </w:pPr>
    </w:p>
    <w:p w14:paraId="340EA3F8" w14:textId="77777777" w:rsidR="00BE5A93" w:rsidRDefault="00F700C7">
      <w:pPr>
        <w:spacing w:before="29" w:after="0" w:line="240" w:lineRule="auto"/>
        <w:ind w:left="117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2. </w:t>
      </w:r>
      <w:r>
        <w:rPr>
          <w:rFonts w:ascii="Times New Roman" w:eastAsia="Times New Roman" w:hAnsi="Times New Roman" w:cs="Times New Roman"/>
          <w:b/>
          <w:bCs/>
          <w:spacing w:val="1"/>
          <w:sz w:val="24"/>
          <w:szCs w:val="24"/>
        </w:rPr>
        <w:t>Pr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b/>
          <w:bCs/>
          <w:spacing w:val="-6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b/>
          <w:bCs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b/>
          <w:bCs/>
          <w:spacing w:val="5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spacing w:val="-8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a</w:t>
      </w:r>
    </w:p>
    <w:p w14:paraId="30B52B6D" w14:textId="77777777" w:rsidR="00BE5A93" w:rsidRDefault="00BE5A93">
      <w:pPr>
        <w:spacing w:before="17" w:after="0" w:line="220" w:lineRule="exact"/>
      </w:pPr>
    </w:p>
    <w:p w14:paraId="314FAF45" w14:textId="77777777" w:rsidR="00BE5A93" w:rsidRDefault="00F700C7">
      <w:pPr>
        <w:spacing w:after="0" w:line="473" w:lineRule="auto"/>
        <w:ind w:left="117" w:right="620"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z w:val="24"/>
          <w:szCs w:val="24"/>
        </w:rPr>
        <w:t>ún</w:t>
      </w:r>
      <w:r>
        <w:rPr>
          <w:rFonts w:ascii="Times New Roman" w:eastAsia="Times New Roman" w:hAnsi="Times New Roman" w:cs="Times New Roman"/>
          <w:spacing w:val="1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1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nfor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1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spacing w:val="1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2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un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ón</w:t>
      </w:r>
      <w:r>
        <w:rPr>
          <w:rFonts w:ascii="Times New Roman" w:eastAsia="Times New Roman" w:hAnsi="Times New Roman" w:cs="Times New Roman"/>
          <w:spacing w:val="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rn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ci</w:t>
      </w:r>
      <w:r>
        <w:rPr>
          <w:rFonts w:ascii="Times New Roman" w:eastAsia="Times New Roman" w:hAnsi="Times New Roman" w:cs="Times New Roman"/>
          <w:sz w:val="24"/>
          <w:szCs w:val="24"/>
        </w:rPr>
        <w:t>ón</w:t>
      </w:r>
      <w:r>
        <w:rPr>
          <w:rFonts w:ascii="Times New Roman" w:eastAsia="Times New Roman" w:hAnsi="Times New Roman" w:cs="Times New Roman"/>
          <w:spacing w:val="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spacing w:val="1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te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ec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ic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ci</w:t>
      </w:r>
      <w:r>
        <w:rPr>
          <w:rFonts w:ascii="Times New Roman" w:eastAsia="Times New Roman" w:hAnsi="Times New Roman" w:cs="Times New Roman"/>
          <w:sz w:val="24"/>
          <w:szCs w:val="24"/>
        </w:rPr>
        <w:t>on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position w:val="11"/>
          <w:sz w:val="16"/>
          <w:szCs w:val="16"/>
        </w:rPr>
        <w:t xml:space="preserve">1    </w:t>
      </w:r>
      <w:r>
        <w:rPr>
          <w:rFonts w:ascii="Times New Roman" w:eastAsia="Times New Roman" w:hAnsi="Times New Roman" w:cs="Times New Roman"/>
          <w:spacing w:val="1"/>
          <w:w w:val="44"/>
          <w:sz w:val="24"/>
          <w:szCs w:val="24"/>
        </w:rPr>
        <w:t>―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1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ti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z w:val="24"/>
          <w:szCs w:val="24"/>
        </w:rPr>
        <w:t>a que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2.700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mill</w:t>
      </w:r>
      <w:r>
        <w:rPr>
          <w:rFonts w:ascii="Times New Roman" w:eastAsia="Times New Roman" w:hAnsi="Times New Roman" w:cs="Times New Roman"/>
          <w:sz w:val="24"/>
          <w:szCs w:val="24"/>
        </w:rPr>
        <w:t>on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on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te</w:t>
      </w:r>
      <w:r>
        <w:rPr>
          <w:rFonts w:ascii="Times New Roman" w:eastAsia="Times New Roman" w:hAnsi="Times New Roman" w:cs="Times New Roman"/>
          <w:sz w:val="24"/>
          <w:szCs w:val="24"/>
        </w:rPr>
        <w:t>ndr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á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n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acce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te</w:t>
      </w:r>
      <w:r>
        <w:rPr>
          <w:rFonts w:ascii="Times New Roman" w:eastAsia="Times New Roman" w:hAnsi="Times New Roman" w:cs="Times New Roman"/>
          <w:sz w:val="24"/>
          <w:szCs w:val="24"/>
        </w:rPr>
        <w:t>rn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39%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spacing w:val="1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laci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ó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n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z w:val="24"/>
          <w:szCs w:val="24"/>
        </w:rPr>
        <w:t>und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ial</w:t>
      </w:r>
      <w:r>
        <w:rPr>
          <w:rFonts w:ascii="Times New Roman" w:eastAsia="Times New Roman" w:hAnsi="Times New Roman" w:cs="Times New Roman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spacing w:val="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no</w:t>
      </w:r>
      <w:r>
        <w:rPr>
          <w:rFonts w:ascii="Times New Roman" w:eastAsia="Times New Roman" w:hAnsi="Times New Roman" w:cs="Times New Roman"/>
          <w:spacing w:val="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ob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ta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1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31%</w:t>
      </w:r>
      <w:r>
        <w:rPr>
          <w:rFonts w:ascii="Times New Roman" w:eastAsia="Times New Roman" w:hAnsi="Times New Roman" w:cs="Times New Roman"/>
          <w:spacing w:val="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spacing w:val="1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>os</w:t>
      </w:r>
      <w:r>
        <w:rPr>
          <w:rFonts w:ascii="Times New Roman" w:eastAsia="Times New Roman" w:hAnsi="Times New Roman" w:cs="Times New Roman"/>
          <w:spacing w:val="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aí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2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rro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ll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te</w:t>
      </w:r>
      <w:r>
        <w:rPr>
          <w:rFonts w:ascii="Times New Roman" w:eastAsia="Times New Roman" w:hAnsi="Times New Roman" w:cs="Times New Roman"/>
          <w:sz w:val="24"/>
          <w:szCs w:val="24"/>
        </w:rPr>
        <w:t>ndrá</w:t>
      </w:r>
      <w:r>
        <w:rPr>
          <w:rFonts w:ascii="Times New Roman" w:eastAsia="Times New Roman" w:hAnsi="Times New Roman" w:cs="Times New Roman"/>
          <w:spacing w:val="1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1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‖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spacing w:val="4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z w:val="24"/>
          <w:szCs w:val="24"/>
        </w:rPr>
        <w:t>na</w:t>
      </w:r>
      <w:r>
        <w:rPr>
          <w:rFonts w:ascii="Times New Roman" w:eastAsia="Times New Roman" w:hAnsi="Times New Roman" w:cs="Times New Roman"/>
          <w:spacing w:val="1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de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la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pu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 xml:space="preserve"> </w:t>
      </w:r>
      <w:del w:id="162" w:author="Ines" w:date="2016-07-04T22:20:00Z">
        <w:r w:rsidDel="00F64397">
          <w:rPr>
            <w:rFonts w:ascii="Times New Roman" w:eastAsia="Times New Roman" w:hAnsi="Times New Roman" w:cs="Times New Roman"/>
            <w:spacing w:val="1"/>
            <w:sz w:val="24"/>
            <w:szCs w:val="24"/>
          </w:rPr>
          <w:delText>e</w:delText>
        </w:r>
        <w:r w:rsidDel="00F64397">
          <w:rPr>
            <w:rFonts w:ascii="Times New Roman" w:eastAsia="Times New Roman" w:hAnsi="Times New Roman" w:cs="Times New Roman"/>
            <w:sz w:val="24"/>
            <w:szCs w:val="24"/>
          </w:rPr>
          <w:delText>s</w:delText>
        </w:r>
        <w:r w:rsidDel="00F64397">
          <w:rPr>
            <w:rFonts w:ascii="Times New Roman" w:eastAsia="Times New Roman" w:hAnsi="Times New Roman" w:cs="Times New Roman"/>
            <w:spacing w:val="2"/>
            <w:sz w:val="24"/>
            <w:szCs w:val="24"/>
          </w:rPr>
          <w:delText xml:space="preserve"> </w:delText>
        </w:r>
      </w:del>
      <w:r>
        <w:rPr>
          <w:rFonts w:ascii="Times New Roman" w:eastAsia="Times New Roman" w:hAnsi="Times New Roman" w:cs="Times New Roman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ra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mi</w:t>
      </w:r>
      <w:r>
        <w:rPr>
          <w:rFonts w:ascii="Times New Roman" w:eastAsia="Times New Roman" w:hAnsi="Times New Roman" w:cs="Times New Roman"/>
          <w:sz w:val="24"/>
          <w:szCs w:val="24"/>
        </w:rPr>
        <w:t>nu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r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ec</w:t>
      </w:r>
      <w:r>
        <w:rPr>
          <w:rFonts w:ascii="Times New Roman" w:eastAsia="Times New Roman" w:hAnsi="Times New Roman" w:cs="Times New Roman"/>
          <w:sz w:val="24"/>
          <w:szCs w:val="24"/>
        </w:rPr>
        <w:t>ha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tec</w:t>
      </w:r>
      <w:r>
        <w:rPr>
          <w:rFonts w:ascii="Times New Roman" w:eastAsia="Times New Roman" w:hAnsi="Times New Roman" w:cs="Times New Roman"/>
          <w:sz w:val="24"/>
          <w:szCs w:val="24"/>
        </w:rPr>
        <w:t>no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>ó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am</w:t>
      </w:r>
      <w:r>
        <w:rPr>
          <w:rFonts w:ascii="Times New Roman" w:eastAsia="Times New Roman" w:hAnsi="Times New Roman" w:cs="Times New Roman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ci</w:t>
      </w:r>
      <w:r>
        <w:rPr>
          <w:rFonts w:ascii="Times New Roman" w:eastAsia="Times New Roman" w:hAnsi="Times New Roman" w:cs="Times New Roman"/>
          <w:sz w:val="24"/>
          <w:szCs w:val="24"/>
        </w:rPr>
        <w:t>ón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l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a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z w:val="24"/>
          <w:szCs w:val="24"/>
        </w:rPr>
        <w:t>ó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n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o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la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z w:val="24"/>
          <w:szCs w:val="24"/>
        </w:rPr>
        <w:t>pr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á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n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j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ndo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spacing w:val="-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rá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te</w:t>
      </w:r>
      <w:r>
        <w:rPr>
          <w:rFonts w:ascii="Times New Roman" w:eastAsia="Times New Roman" w:hAnsi="Times New Roman" w:cs="Times New Roman"/>
          <w:sz w:val="24"/>
          <w:szCs w:val="24"/>
        </w:rPr>
        <w:t>nd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e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>os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próx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im</w:t>
      </w:r>
      <w:r>
        <w:rPr>
          <w:rFonts w:ascii="Times New Roman" w:eastAsia="Times New Roman" w:hAnsi="Times New Roman" w:cs="Times New Roman"/>
          <w:sz w:val="24"/>
          <w:szCs w:val="24"/>
        </w:rPr>
        <w:t>os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ñ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903A628" w14:textId="77777777" w:rsidR="00BE5A93" w:rsidRDefault="00BE5A93">
      <w:pPr>
        <w:spacing w:before="18" w:after="0" w:line="200" w:lineRule="exact"/>
        <w:rPr>
          <w:sz w:val="20"/>
          <w:szCs w:val="20"/>
        </w:rPr>
      </w:pPr>
    </w:p>
    <w:p w14:paraId="7C0A404B" w14:textId="77777777" w:rsidR="00BE5A93" w:rsidRDefault="00F700C7">
      <w:pPr>
        <w:spacing w:after="0"/>
        <w:ind w:left="117" w:right="625"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pacing w:val="-5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ct</w:t>
      </w:r>
      <w:r>
        <w:rPr>
          <w:rFonts w:ascii="Times New Roman" w:eastAsia="Times New Roman" w:hAnsi="Times New Roman" w:cs="Times New Roman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alme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no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í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z w:val="24"/>
          <w:szCs w:val="24"/>
        </w:rPr>
        <w:t>ó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má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lt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im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n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me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do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z w:val="24"/>
          <w:szCs w:val="24"/>
        </w:rPr>
        <w:t>und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ia</w:t>
      </w:r>
      <w:r>
        <w:rPr>
          <w:rFonts w:ascii="Times New Roman" w:eastAsia="Times New Roman" w:hAnsi="Times New Roman" w:cs="Times New Roman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z w:val="24"/>
          <w:szCs w:val="24"/>
        </w:rPr>
        <w:t>ún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ci</w:t>
      </w:r>
      <w:r>
        <w:rPr>
          <w:rFonts w:ascii="Times New Roman" w:eastAsia="Times New Roman" w:hAnsi="Times New Roman" w:cs="Times New Roman"/>
          <w:sz w:val="24"/>
          <w:szCs w:val="24"/>
        </w:rPr>
        <w:t>fr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5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at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ta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ma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phone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e</w:t>
      </w:r>
      <w:r>
        <w:rPr>
          <w:rFonts w:ascii="Times New Roman" w:eastAsia="Times New Roman" w:hAnsi="Times New Roman" w:cs="Times New Roman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2012 ha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c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ci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do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n un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47% </w:t>
      </w:r>
      <w:proofErr w:type="gramStart"/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ndo 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ndro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spacing w:val="5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5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te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a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op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ati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o  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á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5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ti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z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do 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on     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72%  de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ci</w:t>
      </w:r>
      <w:r>
        <w:rPr>
          <w:rFonts w:ascii="Times New Roman" w:eastAsia="Times New Roman" w:hAnsi="Times New Roman" w:cs="Times New Roman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ci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ó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n 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n  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l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me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ca</w:t>
      </w:r>
      <w:r>
        <w:rPr>
          <w:rFonts w:ascii="Times New Roman" w:eastAsia="Times New Roman" w:hAnsi="Times New Roman" w:cs="Times New Roman"/>
          <w:sz w:val="24"/>
          <w:szCs w:val="24"/>
        </w:rPr>
        <w:t>do.</w:t>
      </w:r>
    </w:p>
    <w:p w14:paraId="30516F70" w14:textId="77777777" w:rsidR="00BE5A93" w:rsidRDefault="00BE5A93">
      <w:pPr>
        <w:spacing w:before="10" w:after="0" w:line="200" w:lineRule="exact"/>
        <w:rPr>
          <w:sz w:val="20"/>
          <w:szCs w:val="20"/>
        </w:rPr>
      </w:pPr>
    </w:p>
    <w:p w14:paraId="3F2CEEA2" w14:textId="77777777" w:rsidR="00BE5A93" w:rsidRDefault="00F700C7">
      <w:pPr>
        <w:spacing w:after="0"/>
        <w:ind w:left="117" w:right="622"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Co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2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2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2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te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ce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2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aí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2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3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5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mé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ic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2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7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ati</w:t>
      </w:r>
      <w:r>
        <w:rPr>
          <w:rFonts w:ascii="Times New Roman" w:eastAsia="Times New Roman" w:hAnsi="Times New Roman" w:cs="Times New Roman"/>
          <w:sz w:val="24"/>
          <w:szCs w:val="24"/>
        </w:rPr>
        <w:t>na</w:t>
      </w:r>
      <w:r>
        <w:rPr>
          <w:rFonts w:ascii="Times New Roman" w:eastAsia="Times New Roman" w:hAnsi="Times New Roman" w:cs="Times New Roman"/>
          <w:spacing w:val="2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q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2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má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2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nde</w:t>
      </w:r>
      <w:r>
        <w:rPr>
          <w:rFonts w:ascii="Times New Roman" w:eastAsia="Times New Roman" w:hAnsi="Times New Roman" w:cs="Times New Roman"/>
          <w:spacing w:val="2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cel</w:t>
      </w:r>
      <w:r>
        <w:rPr>
          <w:rFonts w:ascii="Times New Roman" w:eastAsia="Times New Roman" w:hAnsi="Times New Roman" w:cs="Times New Roman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2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spacing w:val="2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z w:val="24"/>
          <w:szCs w:val="24"/>
        </w:rPr>
        <w:t>ún</w:t>
      </w:r>
      <w:r>
        <w:rPr>
          <w:rFonts w:ascii="Times New Roman" w:eastAsia="Times New Roman" w:hAnsi="Times New Roman" w:cs="Times New Roman"/>
          <w:spacing w:val="2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>a 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por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ta</w:t>
      </w:r>
      <w:r>
        <w:rPr>
          <w:rFonts w:ascii="Times New Roman" w:eastAsia="Times New Roman" w:hAnsi="Times New Roman" w:cs="Times New Roman"/>
          <w:sz w:val="24"/>
          <w:szCs w:val="24"/>
        </w:rPr>
        <w:t>fo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li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o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do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z w:val="24"/>
          <w:szCs w:val="24"/>
        </w:rPr>
        <w:t>ó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ndrá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al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dor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19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ill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on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s 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pr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ta</w:t>
      </w:r>
      <w:r>
        <w:rPr>
          <w:rFonts w:ascii="Times New Roman" w:eastAsia="Times New Roman" w:hAnsi="Times New Roman" w:cs="Times New Roman"/>
          <w:sz w:val="24"/>
          <w:szCs w:val="24"/>
        </w:rPr>
        <w:t>dos</w:t>
      </w:r>
      <w:r>
        <w:rPr>
          <w:rFonts w:ascii="Times New Roman" w:eastAsia="Times New Roman" w:hAnsi="Times New Roman" w:cs="Times New Roman"/>
          <w:spacing w:val="1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2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pacing w:val="2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ma</w:t>
      </w:r>
      <w:r>
        <w:rPr>
          <w:rFonts w:ascii="Times New Roman" w:eastAsia="Times New Roman" w:hAnsi="Times New Roman" w:cs="Times New Roman"/>
          <w:spacing w:val="-8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sz w:val="24"/>
          <w:szCs w:val="24"/>
        </w:rPr>
        <w:t>or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í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2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2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lé</w:t>
      </w:r>
      <w:r>
        <w:rPr>
          <w:rFonts w:ascii="Times New Roman" w:eastAsia="Times New Roman" w:hAnsi="Times New Roman" w:cs="Times New Roman"/>
          <w:sz w:val="24"/>
          <w:szCs w:val="24"/>
        </w:rPr>
        <w:t>fonos</w:t>
      </w:r>
      <w:r>
        <w:rPr>
          <w:rFonts w:ascii="Times New Roman" w:eastAsia="Times New Roman" w:hAnsi="Times New Roman" w:cs="Times New Roman"/>
          <w:spacing w:val="1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li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>
        <w:rPr>
          <w:rFonts w:ascii="Times New Roman" w:eastAsia="Times New Roman" w:hAnsi="Times New Roman" w:cs="Times New Roman"/>
          <w:spacing w:val="4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2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ale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2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2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pu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2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li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z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-4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2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a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acce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2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2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cia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spacing w:val="2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ece</w:t>
      </w:r>
      <w:r>
        <w:rPr>
          <w:rFonts w:ascii="Times New Roman" w:eastAsia="Times New Roman" w:hAnsi="Times New Roman" w:cs="Times New Roman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ón</w:t>
      </w:r>
      <w:r>
        <w:rPr>
          <w:rFonts w:ascii="Times New Roman" w:eastAsia="Times New Roman" w:hAnsi="Times New Roman" w:cs="Times New Roman"/>
          <w:spacing w:val="2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spacing w:val="1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nv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ó</w:t>
      </w:r>
      <w:r>
        <w:rPr>
          <w:rFonts w:ascii="Times New Roman" w:eastAsia="Times New Roman" w:hAnsi="Times New Roman" w:cs="Times New Roman"/>
          <w:spacing w:val="2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spacing w:val="2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orr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os</w:t>
      </w:r>
      <w:r>
        <w:rPr>
          <w:rFonts w:ascii="Times New Roman" w:eastAsia="Times New Roman" w:hAnsi="Times New Roman" w:cs="Times New Roman"/>
          <w:spacing w:val="1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ect</w:t>
      </w:r>
      <w:r>
        <w:rPr>
          <w:rFonts w:ascii="Times New Roman" w:eastAsia="Times New Roman" w:hAnsi="Times New Roman" w:cs="Times New Roman"/>
          <w:sz w:val="24"/>
          <w:szCs w:val="24"/>
        </w:rPr>
        <w:t>ró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ic</w:t>
      </w:r>
      <w:r>
        <w:rPr>
          <w:rFonts w:ascii="Times New Roman" w:eastAsia="Times New Roman" w:hAnsi="Times New Roman" w:cs="Times New Roman"/>
          <w:sz w:val="24"/>
          <w:szCs w:val="24"/>
        </w:rPr>
        <w:t>os</w:t>
      </w:r>
      <w:r>
        <w:rPr>
          <w:rFonts w:ascii="Times New Roman" w:eastAsia="Times New Roman" w:hAnsi="Times New Roman" w:cs="Times New Roman"/>
          <w:spacing w:val="1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spacing w:val="2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spacing w:val="1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caci</w:t>
      </w:r>
      <w:r>
        <w:rPr>
          <w:rFonts w:ascii="Times New Roman" w:eastAsia="Times New Roman" w:hAnsi="Times New Roman" w:cs="Times New Roman"/>
          <w:sz w:val="24"/>
          <w:szCs w:val="24"/>
        </w:rPr>
        <w:t>ó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s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quí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don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s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s 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un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po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te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ci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z w:val="24"/>
          <w:szCs w:val="24"/>
        </w:rPr>
        <w:t>ro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ll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e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li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aci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3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ra</w:t>
      </w:r>
      <w:r>
        <w:rPr>
          <w:rFonts w:ascii="Times New Roman" w:eastAsia="Times New Roman" w:hAnsi="Times New Roman" w:cs="Times New Roman"/>
          <w:spacing w:val="3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3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du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ci</w:t>
      </w:r>
      <w:r>
        <w:rPr>
          <w:rFonts w:ascii="Times New Roman" w:eastAsia="Times New Roman" w:hAnsi="Times New Roman" w:cs="Times New Roman"/>
          <w:sz w:val="24"/>
          <w:szCs w:val="24"/>
        </w:rPr>
        <w:t>ón</w:t>
      </w:r>
      <w:r>
        <w:rPr>
          <w:rFonts w:ascii="Times New Roman" w:eastAsia="Times New Roman" w:hAnsi="Times New Roman" w:cs="Times New Roman"/>
          <w:spacing w:val="3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spacing w:val="3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ra</w:t>
      </w:r>
      <w:r>
        <w:rPr>
          <w:rFonts w:ascii="Times New Roman" w:eastAsia="Times New Roman" w:hAnsi="Times New Roman" w:cs="Times New Roman"/>
          <w:spacing w:val="3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3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ma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ej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3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spacing w:val="3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pro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os</w:t>
      </w:r>
      <w:r>
        <w:rPr>
          <w:rFonts w:ascii="Times New Roman" w:eastAsia="Times New Roman" w:hAnsi="Times New Roman" w:cs="Times New Roman"/>
          <w:spacing w:val="3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que</w:t>
      </w:r>
      <w:r>
        <w:rPr>
          <w:rFonts w:ascii="Times New Roman" w:eastAsia="Times New Roman" w:hAnsi="Times New Roman" w:cs="Times New Roman"/>
          <w:spacing w:val="3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te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3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que</w:t>
      </w:r>
      <w:r>
        <w:rPr>
          <w:rFonts w:ascii="Times New Roman" w:eastAsia="Times New Roman" w:hAnsi="Times New Roman" w:cs="Times New Roman"/>
          <w:spacing w:val="5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4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on</w:t>
      </w:r>
      <w:r>
        <w:rPr>
          <w:rFonts w:ascii="Times New Roman" w:eastAsia="Times New Roman" w:hAnsi="Times New Roman" w:cs="Times New Roman"/>
          <w:spacing w:val="3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</w:p>
    <w:p w14:paraId="39CB999D" w14:textId="77777777" w:rsidR="00BE5A93" w:rsidRDefault="00F700C7">
      <w:pPr>
        <w:spacing w:before="10" w:after="0" w:line="271" w:lineRule="exact"/>
        <w:ind w:left="117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pacing w:val="1"/>
          <w:position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position w:val="-1"/>
          <w:sz w:val="24"/>
          <w:szCs w:val="24"/>
        </w:rPr>
        <w:t>du</w:t>
      </w:r>
      <w:r>
        <w:rPr>
          <w:rFonts w:ascii="Times New Roman" w:eastAsia="Times New Roman" w:hAnsi="Times New Roman" w:cs="Times New Roman"/>
          <w:spacing w:val="1"/>
          <w:position w:val="-1"/>
          <w:sz w:val="24"/>
          <w:szCs w:val="24"/>
        </w:rPr>
        <w:t>ca</w:t>
      </w:r>
      <w:r>
        <w:rPr>
          <w:rFonts w:ascii="Times New Roman" w:eastAsia="Times New Roman" w:hAnsi="Times New Roman" w:cs="Times New Roman"/>
          <w:spacing w:val="-3"/>
          <w:position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pacing w:val="1"/>
          <w:position w:val="-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position w:val="-1"/>
          <w:sz w:val="24"/>
          <w:szCs w:val="24"/>
        </w:rPr>
        <w:t>ón.</w:t>
      </w:r>
    </w:p>
    <w:p w14:paraId="52D0F0EE" w14:textId="77777777" w:rsidR="00BE5A93" w:rsidRDefault="00BE5A93">
      <w:pPr>
        <w:spacing w:after="0" w:line="200" w:lineRule="exact"/>
        <w:rPr>
          <w:sz w:val="20"/>
          <w:szCs w:val="20"/>
        </w:rPr>
      </w:pPr>
    </w:p>
    <w:p w14:paraId="34B7AC95" w14:textId="77777777" w:rsidR="00BE5A93" w:rsidRDefault="00BE5A93">
      <w:pPr>
        <w:spacing w:after="0" w:line="200" w:lineRule="exact"/>
        <w:rPr>
          <w:sz w:val="20"/>
          <w:szCs w:val="20"/>
        </w:rPr>
      </w:pPr>
    </w:p>
    <w:p w14:paraId="0564ACF8" w14:textId="77777777" w:rsidR="00BE5A93" w:rsidRDefault="00BE5A93">
      <w:pPr>
        <w:spacing w:after="0" w:line="200" w:lineRule="exact"/>
        <w:rPr>
          <w:sz w:val="20"/>
          <w:szCs w:val="20"/>
        </w:rPr>
      </w:pPr>
    </w:p>
    <w:p w14:paraId="024C5B99" w14:textId="77777777" w:rsidR="00BE5A93" w:rsidRDefault="00BE5A93">
      <w:pPr>
        <w:spacing w:after="0" w:line="200" w:lineRule="exact"/>
        <w:rPr>
          <w:sz w:val="20"/>
          <w:szCs w:val="20"/>
        </w:rPr>
      </w:pPr>
    </w:p>
    <w:p w14:paraId="4662A438" w14:textId="77777777" w:rsidR="00BE5A93" w:rsidRDefault="00BE5A93">
      <w:pPr>
        <w:spacing w:after="0" w:line="200" w:lineRule="exact"/>
        <w:rPr>
          <w:sz w:val="20"/>
          <w:szCs w:val="20"/>
        </w:rPr>
      </w:pPr>
    </w:p>
    <w:p w14:paraId="5142D58E" w14:textId="77777777" w:rsidR="00BE5A93" w:rsidRDefault="00BE5A93">
      <w:pPr>
        <w:spacing w:after="0" w:line="200" w:lineRule="exact"/>
        <w:rPr>
          <w:sz w:val="20"/>
          <w:szCs w:val="20"/>
        </w:rPr>
      </w:pPr>
    </w:p>
    <w:p w14:paraId="0C0797EF" w14:textId="77777777" w:rsidR="00BE5A93" w:rsidRDefault="00BE5A93">
      <w:pPr>
        <w:spacing w:after="0" w:line="200" w:lineRule="exact"/>
        <w:rPr>
          <w:sz w:val="20"/>
          <w:szCs w:val="20"/>
        </w:rPr>
      </w:pPr>
    </w:p>
    <w:p w14:paraId="1A5C5C28" w14:textId="77777777" w:rsidR="00BE5A93" w:rsidRDefault="00BE5A93">
      <w:pPr>
        <w:spacing w:after="0" w:line="200" w:lineRule="exact"/>
        <w:rPr>
          <w:sz w:val="20"/>
          <w:szCs w:val="20"/>
        </w:rPr>
      </w:pPr>
    </w:p>
    <w:p w14:paraId="64482413" w14:textId="77777777" w:rsidR="00BE5A93" w:rsidRDefault="00BE5A93">
      <w:pPr>
        <w:spacing w:after="0" w:line="200" w:lineRule="exact"/>
        <w:rPr>
          <w:sz w:val="20"/>
          <w:szCs w:val="20"/>
        </w:rPr>
      </w:pPr>
    </w:p>
    <w:p w14:paraId="3E9CD9EC" w14:textId="77777777" w:rsidR="00BE5A93" w:rsidRDefault="00BE5A93">
      <w:pPr>
        <w:spacing w:before="7" w:after="0" w:line="260" w:lineRule="exact"/>
        <w:rPr>
          <w:sz w:val="26"/>
          <w:szCs w:val="26"/>
        </w:rPr>
      </w:pPr>
    </w:p>
    <w:p w14:paraId="22611797" w14:textId="77777777" w:rsidR="00BE5A93" w:rsidRDefault="00645533">
      <w:pPr>
        <w:spacing w:before="35" w:after="0" w:line="240" w:lineRule="auto"/>
        <w:ind w:left="117" w:right="994"/>
        <w:rPr>
          <w:rFonts w:ascii="Calibri" w:eastAsia="Calibri" w:hAnsi="Calibri" w:cs="Calibri"/>
          <w:sz w:val="20"/>
          <w:szCs w:val="2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314161" behindDoc="1" locked="0" layoutInCell="1" allowOverlap="1" wp14:anchorId="580AED2F" wp14:editId="363A052F">
                <wp:simplePos x="0" y="0"/>
                <wp:positionH relativeFrom="page">
                  <wp:posOffset>899160</wp:posOffset>
                </wp:positionH>
                <wp:positionV relativeFrom="paragraph">
                  <wp:posOffset>-26670</wp:posOffset>
                </wp:positionV>
                <wp:extent cx="1829435" cy="1270"/>
                <wp:effectExtent l="13335" t="11430" r="14605" b="6350"/>
                <wp:wrapNone/>
                <wp:docPr id="132" name="Group 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829435" cy="1270"/>
                          <a:chOff x="1416" y="-42"/>
                          <a:chExt cx="2881" cy="2"/>
                        </a:xfrm>
                      </wpg:grpSpPr>
                      <wps:wsp>
                        <wps:cNvPr id="133" name="Freeform 100"/>
                        <wps:cNvSpPr>
                          <a:spLocks/>
                        </wps:cNvSpPr>
                        <wps:spPr bwMode="auto">
                          <a:xfrm>
                            <a:off x="1416" y="-42"/>
                            <a:ext cx="2881" cy="2"/>
                          </a:xfrm>
                          <a:custGeom>
                            <a:avLst/>
                            <a:gdLst>
                              <a:gd name="T0" fmla="+- 0 1416 1416"/>
                              <a:gd name="T1" fmla="*/ T0 w 2881"/>
                              <a:gd name="T2" fmla="+- 0 4297 1416"/>
                              <a:gd name="T3" fmla="*/ T2 w 288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2881">
                                <a:moveTo>
                                  <a:pt x="0" y="0"/>
                                </a:moveTo>
                                <a:lnTo>
                                  <a:pt x="2881" y="0"/>
                                </a:lnTo>
                              </a:path>
                            </a:pathLst>
                          </a:custGeom>
                          <a:noFill/>
                          <a:ln w="11431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6C0FAB6" id="Group_x0020_99" o:spid="_x0000_s1026" style="position:absolute;margin-left:70.8pt;margin-top:-2.05pt;width:144.05pt;height:.1pt;z-index:-2319;mso-position-horizontal-relative:page" coordorigin="1416,-42" coordsize="2881,2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">
                <v:polyline id="Freeform_x0020_100" o:spid="_x0000_s1027" style="position:absolute;visibility:visible;mso-wrap-style:square;v-text-anchor:top" points="1416,-42,4297,-42" coordsize="2881,2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mXf8NwwAA&#10;ANwAAAAPAAAAZHJzL2Rvd25yZXYueG1sRE9Na8JAEL0L/Q/LFLxIs1FBSuoqYhV6aA/GHHocstMk&#10;mJ0N2YlJ/323UOhtHu9ztvvJtepOfWg8G1gmKSji0tuGKwPF9fz0DCoIssXWMxn4pgD73cNsi5n1&#10;I1/onkulYgiHDA3UIl2mdShrchgS3xFH7sv3DiXCvtK2xzGGu1av0nSjHTYcG2rs6FhTecsHZ+BT&#10;Fof8Q4aCb6slvg7H4vw+noyZP06HF1BCk/yL/9xvNs5fr+H3mXiB3v0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CmXf8NwwAAANwAAAAPAAAAAAAAAAAAAAAAAJcCAABkcnMvZG93&#10;bnJldi54bWxQSwUGAAAAAAQABAD1AAAAhwMAAAAA&#10;" filled="f" strokeweight="11431emu">
                  <v:path arrowok="t" o:connecttype="custom" o:connectlocs="0,0;2881,0" o:connectangles="0,0"/>
                </v:polyline>
                <w10:wrap anchorx="page"/>
              </v:group>
            </w:pict>
          </mc:Fallback>
        </mc:AlternateContent>
      </w:r>
      <w:r w:rsidR="00F700C7">
        <w:rPr>
          <w:rFonts w:ascii="Calibri" w:eastAsia="Calibri" w:hAnsi="Calibri" w:cs="Calibri"/>
          <w:position w:val="10"/>
          <w:sz w:val="13"/>
          <w:szCs w:val="13"/>
        </w:rPr>
        <w:t>1</w:t>
      </w:r>
      <w:r w:rsidR="00F700C7">
        <w:rPr>
          <w:rFonts w:ascii="Calibri" w:eastAsia="Calibri" w:hAnsi="Calibri" w:cs="Calibri"/>
          <w:spacing w:val="16"/>
          <w:position w:val="10"/>
          <w:sz w:val="13"/>
          <w:szCs w:val="13"/>
        </w:rPr>
        <w:t xml:space="preserve"> </w:t>
      </w:r>
      <w:r w:rsidR="00F700C7">
        <w:rPr>
          <w:rFonts w:ascii="Calibri" w:eastAsia="Calibri" w:hAnsi="Calibri" w:cs="Calibri"/>
          <w:spacing w:val="-1"/>
          <w:sz w:val="20"/>
          <w:szCs w:val="20"/>
        </w:rPr>
        <w:t>h</w:t>
      </w:r>
      <w:r w:rsidR="00F700C7">
        <w:rPr>
          <w:rFonts w:ascii="Calibri" w:eastAsia="Calibri" w:hAnsi="Calibri" w:cs="Calibri"/>
          <w:spacing w:val="1"/>
          <w:sz w:val="20"/>
          <w:szCs w:val="20"/>
        </w:rPr>
        <w:t>tt</w:t>
      </w:r>
      <w:r w:rsidR="00F700C7">
        <w:rPr>
          <w:rFonts w:ascii="Calibri" w:eastAsia="Calibri" w:hAnsi="Calibri" w:cs="Calibri"/>
          <w:spacing w:val="-1"/>
          <w:sz w:val="20"/>
          <w:szCs w:val="20"/>
        </w:rPr>
        <w:t>p</w:t>
      </w:r>
      <w:r w:rsidR="00F700C7">
        <w:rPr>
          <w:rFonts w:ascii="Calibri" w:eastAsia="Calibri" w:hAnsi="Calibri" w:cs="Calibri"/>
          <w:spacing w:val="2"/>
          <w:sz w:val="20"/>
          <w:szCs w:val="20"/>
        </w:rPr>
        <w:t>s</w:t>
      </w:r>
      <w:r w:rsidR="00F700C7">
        <w:rPr>
          <w:rFonts w:ascii="Calibri" w:eastAsia="Calibri" w:hAnsi="Calibri" w:cs="Calibri"/>
          <w:spacing w:val="-2"/>
          <w:sz w:val="20"/>
          <w:szCs w:val="20"/>
        </w:rPr>
        <w:t>:</w:t>
      </w:r>
      <w:r w:rsidR="00F700C7">
        <w:rPr>
          <w:rFonts w:ascii="Calibri" w:eastAsia="Calibri" w:hAnsi="Calibri" w:cs="Calibri"/>
          <w:spacing w:val="-1"/>
          <w:sz w:val="20"/>
          <w:szCs w:val="20"/>
        </w:rPr>
        <w:t>//</w:t>
      </w:r>
      <w:r w:rsidR="00F700C7">
        <w:rPr>
          <w:rFonts w:ascii="Calibri" w:eastAsia="Calibri" w:hAnsi="Calibri" w:cs="Calibri"/>
          <w:spacing w:val="-2"/>
          <w:sz w:val="20"/>
          <w:szCs w:val="20"/>
        </w:rPr>
        <w:t>i</w:t>
      </w:r>
      <w:r w:rsidR="00F700C7">
        <w:rPr>
          <w:rFonts w:ascii="Calibri" w:eastAsia="Calibri" w:hAnsi="Calibri" w:cs="Calibri"/>
          <w:spacing w:val="1"/>
          <w:sz w:val="20"/>
          <w:szCs w:val="20"/>
        </w:rPr>
        <w:t>t</w:t>
      </w:r>
      <w:r w:rsidR="00F700C7">
        <w:rPr>
          <w:rFonts w:ascii="Calibri" w:eastAsia="Calibri" w:hAnsi="Calibri" w:cs="Calibri"/>
          <w:spacing w:val="3"/>
          <w:sz w:val="20"/>
          <w:szCs w:val="20"/>
        </w:rPr>
        <w:t>u</w:t>
      </w:r>
      <w:r w:rsidR="00F700C7">
        <w:rPr>
          <w:rFonts w:ascii="Calibri" w:eastAsia="Calibri" w:hAnsi="Calibri" w:cs="Calibri"/>
          <w:spacing w:val="-1"/>
          <w:sz w:val="20"/>
          <w:szCs w:val="20"/>
        </w:rPr>
        <w:t>n</w:t>
      </w:r>
      <w:r w:rsidR="00F700C7">
        <w:rPr>
          <w:rFonts w:ascii="Calibri" w:eastAsia="Calibri" w:hAnsi="Calibri" w:cs="Calibri"/>
          <w:sz w:val="20"/>
          <w:szCs w:val="20"/>
        </w:rPr>
        <w:t>e</w:t>
      </w:r>
      <w:r w:rsidR="00F700C7">
        <w:rPr>
          <w:rFonts w:ascii="Calibri" w:eastAsia="Calibri" w:hAnsi="Calibri" w:cs="Calibri"/>
          <w:spacing w:val="1"/>
          <w:sz w:val="20"/>
          <w:szCs w:val="20"/>
        </w:rPr>
        <w:t>w</w:t>
      </w:r>
      <w:r w:rsidR="00F700C7">
        <w:rPr>
          <w:rFonts w:ascii="Calibri" w:eastAsia="Calibri" w:hAnsi="Calibri" w:cs="Calibri"/>
          <w:spacing w:val="2"/>
          <w:sz w:val="20"/>
          <w:szCs w:val="20"/>
        </w:rPr>
        <w:t>s</w:t>
      </w:r>
      <w:r w:rsidR="00F700C7">
        <w:rPr>
          <w:rFonts w:ascii="Calibri" w:eastAsia="Calibri" w:hAnsi="Calibri" w:cs="Calibri"/>
          <w:spacing w:val="1"/>
          <w:sz w:val="20"/>
          <w:szCs w:val="20"/>
        </w:rPr>
        <w:t>.</w:t>
      </w:r>
      <w:r w:rsidR="00F700C7">
        <w:rPr>
          <w:rFonts w:ascii="Calibri" w:eastAsia="Calibri" w:hAnsi="Calibri" w:cs="Calibri"/>
          <w:spacing w:val="-2"/>
          <w:sz w:val="20"/>
          <w:szCs w:val="20"/>
        </w:rPr>
        <w:t>i</w:t>
      </w:r>
      <w:r w:rsidR="00F700C7">
        <w:rPr>
          <w:rFonts w:ascii="Calibri" w:eastAsia="Calibri" w:hAnsi="Calibri" w:cs="Calibri"/>
          <w:spacing w:val="1"/>
          <w:sz w:val="20"/>
          <w:szCs w:val="20"/>
        </w:rPr>
        <w:t>t</w:t>
      </w:r>
      <w:r w:rsidR="00F700C7">
        <w:rPr>
          <w:rFonts w:ascii="Calibri" w:eastAsia="Calibri" w:hAnsi="Calibri" w:cs="Calibri"/>
          <w:spacing w:val="-1"/>
          <w:sz w:val="20"/>
          <w:szCs w:val="20"/>
        </w:rPr>
        <w:t>u</w:t>
      </w:r>
      <w:r w:rsidR="00F700C7">
        <w:rPr>
          <w:rFonts w:ascii="Calibri" w:eastAsia="Calibri" w:hAnsi="Calibri" w:cs="Calibri"/>
          <w:spacing w:val="1"/>
          <w:sz w:val="20"/>
          <w:szCs w:val="20"/>
        </w:rPr>
        <w:t>.</w:t>
      </w:r>
      <w:r w:rsidR="00F700C7">
        <w:rPr>
          <w:rFonts w:ascii="Calibri" w:eastAsia="Calibri" w:hAnsi="Calibri" w:cs="Calibri"/>
          <w:spacing w:val="-2"/>
          <w:sz w:val="20"/>
          <w:szCs w:val="20"/>
        </w:rPr>
        <w:t>i</w:t>
      </w:r>
      <w:r w:rsidR="00F700C7">
        <w:rPr>
          <w:rFonts w:ascii="Calibri" w:eastAsia="Calibri" w:hAnsi="Calibri" w:cs="Calibri"/>
          <w:spacing w:val="-1"/>
          <w:sz w:val="20"/>
          <w:szCs w:val="20"/>
        </w:rPr>
        <w:t>n</w:t>
      </w:r>
      <w:r w:rsidR="00F700C7">
        <w:rPr>
          <w:rFonts w:ascii="Calibri" w:eastAsia="Calibri" w:hAnsi="Calibri" w:cs="Calibri"/>
          <w:spacing w:val="1"/>
          <w:sz w:val="20"/>
          <w:szCs w:val="20"/>
        </w:rPr>
        <w:t>t</w:t>
      </w:r>
      <w:r w:rsidR="00F700C7">
        <w:rPr>
          <w:rFonts w:ascii="Calibri" w:eastAsia="Calibri" w:hAnsi="Calibri" w:cs="Calibri"/>
          <w:spacing w:val="-1"/>
          <w:sz w:val="20"/>
          <w:szCs w:val="20"/>
        </w:rPr>
        <w:t>/</w:t>
      </w:r>
      <w:r w:rsidR="00F700C7">
        <w:rPr>
          <w:rFonts w:ascii="Calibri" w:eastAsia="Calibri" w:hAnsi="Calibri" w:cs="Calibri"/>
          <w:sz w:val="20"/>
          <w:szCs w:val="20"/>
        </w:rPr>
        <w:t>e</w:t>
      </w:r>
      <w:r w:rsidR="00F700C7">
        <w:rPr>
          <w:rFonts w:ascii="Calibri" w:eastAsia="Calibri" w:hAnsi="Calibri" w:cs="Calibri"/>
          <w:spacing w:val="2"/>
          <w:sz w:val="20"/>
          <w:szCs w:val="20"/>
        </w:rPr>
        <w:t>s</w:t>
      </w:r>
      <w:r w:rsidR="00F700C7">
        <w:rPr>
          <w:rFonts w:ascii="Calibri" w:eastAsia="Calibri" w:hAnsi="Calibri" w:cs="Calibri"/>
          <w:spacing w:val="-1"/>
          <w:sz w:val="20"/>
          <w:szCs w:val="20"/>
        </w:rPr>
        <w:t>/378</w:t>
      </w:r>
      <w:r w:rsidR="00F700C7">
        <w:rPr>
          <w:rFonts w:ascii="Calibri" w:eastAsia="Calibri" w:hAnsi="Calibri" w:cs="Calibri"/>
          <w:spacing w:val="6"/>
          <w:sz w:val="20"/>
          <w:szCs w:val="20"/>
        </w:rPr>
        <w:t>1</w:t>
      </w:r>
      <w:r w:rsidR="00F700C7">
        <w:rPr>
          <w:rFonts w:ascii="Calibri" w:eastAsia="Calibri" w:hAnsi="Calibri" w:cs="Calibri"/>
          <w:spacing w:val="-1"/>
          <w:sz w:val="20"/>
          <w:szCs w:val="20"/>
        </w:rPr>
        <w:t>-</w:t>
      </w:r>
      <w:r w:rsidR="00F700C7">
        <w:rPr>
          <w:rFonts w:ascii="Calibri" w:eastAsia="Calibri" w:hAnsi="Calibri" w:cs="Calibri"/>
          <w:sz w:val="20"/>
          <w:szCs w:val="20"/>
        </w:rPr>
        <w:t>L</w:t>
      </w:r>
      <w:r w:rsidR="00F700C7">
        <w:rPr>
          <w:rFonts w:ascii="Calibri" w:eastAsia="Calibri" w:hAnsi="Calibri" w:cs="Calibri"/>
          <w:spacing w:val="-2"/>
          <w:sz w:val="20"/>
          <w:szCs w:val="20"/>
        </w:rPr>
        <w:t>o</w:t>
      </w:r>
      <w:r w:rsidR="00F700C7">
        <w:rPr>
          <w:rFonts w:ascii="Calibri" w:eastAsia="Calibri" w:hAnsi="Calibri" w:cs="Calibri"/>
          <w:spacing w:val="-1"/>
          <w:sz w:val="20"/>
          <w:szCs w:val="20"/>
        </w:rPr>
        <w:t>-</w:t>
      </w:r>
      <w:r w:rsidR="00F700C7">
        <w:rPr>
          <w:rFonts w:ascii="Calibri" w:eastAsia="Calibri" w:hAnsi="Calibri" w:cs="Calibri"/>
          <w:sz w:val="20"/>
          <w:szCs w:val="20"/>
        </w:rPr>
        <w:t>ma</w:t>
      </w:r>
      <w:r w:rsidR="00F700C7">
        <w:rPr>
          <w:rFonts w:ascii="Calibri" w:eastAsia="Calibri" w:hAnsi="Calibri" w:cs="Calibri"/>
          <w:spacing w:val="2"/>
          <w:sz w:val="20"/>
          <w:szCs w:val="20"/>
        </w:rPr>
        <w:t>s</w:t>
      </w:r>
      <w:r w:rsidR="00F700C7">
        <w:rPr>
          <w:rFonts w:ascii="Calibri" w:eastAsia="Calibri" w:hAnsi="Calibri" w:cs="Calibri"/>
          <w:spacing w:val="3"/>
          <w:sz w:val="20"/>
          <w:szCs w:val="20"/>
        </w:rPr>
        <w:t>-</w:t>
      </w:r>
      <w:r w:rsidR="00F700C7">
        <w:rPr>
          <w:rFonts w:ascii="Calibri" w:eastAsia="Calibri" w:hAnsi="Calibri" w:cs="Calibri"/>
          <w:spacing w:val="-1"/>
          <w:sz w:val="20"/>
          <w:szCs w:val="20"/>
        </w:rPr>
        <w:t>d</w:t>
      </w:r>
      <w:r w:rsidR="00F700C7">
        <w:rPr>
          <w:rFonts w:ascii="Calibri" w:eastAsia="Calibri" w:hAnsi="Calibri" w:cs="Calibri"/>
          <w:sz w:val="20"/>
          <w:szCs w:val="20"/>
        </w:rPr>
        <w:t>e</w:t>
      </w:r>
      <w:r w:rsidR="00F700C7">
        <w:rPr>
          <w:rFonts w:ascii="Calibri" w:eastAsia="Calibri" w:hAnsi="Calibri" w:cs="Calibri"/>
          <w:spacing w:val="2"/>
          <w:sz w:val="20"/>
          <w:szCs w:val="20"/>
        </w:rPr>
        <w:t>s</w:t>
      </w:r>
      <w:r w:rsidR="00F700C7">
        <w:rPr>
          <w:rFonts w:ascii="Calibri" w:eastAsia="Calibri" w:hAnsi="Calibri" w:cs="Calibri"/>
          <w:spacing w:val="1"/>
          <w:sz w:val="20"/>
          <w:szCs w:val="20"/>
        </w:rPr>
        <w:t>t</w:t>
      </w:r>
      <w:r w:rsidR="00F700C7">
        <w:rPr>
          <w:rFonts w:ascii="Calibri" w:eastAsia="Calibri" w:hAnsi="Calibri" w:cs="Calibri"/>
          <w:sz w:val="20"/>
          <w:szCs w:val="20"/>
        </w:rPr>
        <w:t>aca</w:t>
      </w:r>
      <w:r w:rsidR="00F700C7">
        <w:rPr>
          <w:rFonts w:ascii="Calibri" w:eastAsia="Calibri" w:hAnsi="Calibri" w:cs="Calibri"/>
          <w:spacing w:val="-1"/>
          <w:sz w:val="20"/>
          <w:szCs w:val="20"/>
        </w:rPr>
        <w:t>d</w:t>
      </w:r>
      <w:r w:rsidR="00F700C7">
        <w:rPr>
          <w:rFonts w:ascii="Calibri" w:eastAsia="Calibri" w:hAnsi="Calibri" w:cs="Calibri"/>
          <w:sz w:val="20"/>
          <w:szCs w:val="20"/>
        </w:rPr>
        <w:t>o</w:t>
      </w:r>
      <w:r w:rsidR="00F700C7">
        <w:rPr>
          <w:rFonts w:ascii="Calibri" w:eastAsia="Calibri" w:hAnsi="Calibri" w:cs="Calibri"/>
          <w:spacing w:val="-1"/>
          <w:sz w:val="20"/>
          <w:szCs w:val="20"/>
        </w:rPr>
        <w:t>-d</w:t>
      </w:r>
      <w:r w:rsidR="00F700C7">
        <w:rPr>
          <w:rFonts w:ascii="Calibri" w:eastAsia="Calibri" w:hAnsi="Calibri" w:cs="Calibri"/>
          <w:sz w:val="20"/>
          <w:szCs w:val="20"/>
        </w:rPr>
        <w:t>e</w:t>
      </w:r>
      <w:r w:rsidR="00F700C7">
        <w:rPr>
          <w:rFonts w:ascii="Calibri" w:eastAsia="Calibri" w:hAnsi="Calibri" w:cs="Calibri"/>
          <w:spacing w:val="3"/>
          <w:sz w:val="20"/>
          <w:szCs w:val="20"/>
        </w:rPr>
        <w:t>-</w:t>
      </w:r>
      <w:r w:rsidR="00F700C7">
        <w:rPr>
          <w:rFonts w:ascii="Calibri" w:eastAsia="Calibri" w:hAnsi="Calibri" w:cs="Calibri"/>
          <w:spacing w:val="-2"/>
          <w:sz w:val="20"/>
          <w:szCs w:val="20"/>
        </w:rPr>
        <w:t>El</w:t>
      </w:r>
      <w:r w:rsidR="00F700C7">
        <w:rPr>
          <w:rFonts w:ascii="Calibri" w:eastAsia="Calibri" w:hAnsi="Calibri" w:cs="Calibri"/>
          <w:spacing w:val="-1"/>
          <w:sz w:val="20"/>
          <w:szCs w:val="20"/>
        </w:rPr>
        <w:t>-</w:t>
      </w:r>
      <w:r w:rsidR="00F700C7">
        <w:rPr>
          <w:rFonts w:ascii="Calibri" w:eastAsia="Calibri" w:hAnsi="Calibri" w:cs="Calibri"/>
          <w:spacing w:val="4"/>
          <w:sz w:val="20"/>
          <w:szCs w:val="20"/>
        </w:rPr>
        <w:t>m</w:t>
      </w:r>
      <w:r w:rsidR="00F700C7">
        <w:rPr>
          <w:rFonts w:ascii="Calibri" w:eastAsia="Calibri" w:hAnsi="Calibri" w:cs="Calibri"/>
          <w:spacing w:val="-1"/>
          <w:sz w:val="20"/>
          <w:szCs w:val="20"/>
        </w:rPr>
        <w:t>und</w:t>
      </w:r>
      <w:r w:rsidR="00F700C7">
        <w:rPr>
          <w:rFonts w:ascii="Calibri" w:eastAsia="Calibri" w:hAnsi="Calibri" w:cs="Calibri"/>
          <w:spacing w:val="3"/>
          <w:sz w:val="20"/>
          <w:szCs w:val="20"/>
        </w:rPr>
        <w:t>o</w:t>
      </w:r>
      <w:r w:rsidR="00F700C7">
        <w:rPr>
          <w:rFonts w:ascii="Calibri" w:eastAsia="Calibri" w:hAnsi="Calibri" w:cs="Calibri"/>
          <w:spacing w:val="-1"/>
          <w:sz w:val="20"/>
          <w:szCs w:val="20"/>
        </w:rPr>
        <w:t>-</w:t>
      </w:r>
      <w:r w:rsidR="00F700C7">
        <w:rPr>
          <w:rFonts w:ascii="Calibri" w:eastAsia="Calibri" w:hAnsi="Calibri" w:cs="Calibri"/>
          <w:sz w:val="20"/>
          <w:szCs w:val="20"/>
        </w:rPr>
        <w:t>e</w:t>
      </w:r>
      <w:r w:rsidR="00F700C7">
        <w:rPr>
          <w:rFonts w:ascii="Calibri" w:eastAsia="Calibri" w:hAnsi="Calibri" w:cs="Calibri"/>
          <w:spacing w:val="-1"/>
          <w:sz w:val="20"/>
          <w:szCs w:val="20"/>
        </w:rPr>
        <w:t>n</w:t>
      </w:r>
      <w:r w:rsidR="00F700C7">
        <w:rPr>
          <w:rFonts w:ascii="Calibri" w:eastAsia="Calibri" w:hAnsi="Calibri" w:cs="Calibri"/>
          <w:spacing w:val="3"/>
          <w:sz w:val="20"/>
          <w:szCs w:val="20"/>
        </w:rPr>
        <w:t>-</w:t>
      </w:r>
      <w:r w:rsidR="00F700C7">
        <w:rPr>
          <w:rFonts w:ascii="Calibri" w:eastAsia="Calibri" w:hAnsi="Calibri" w:cs="Calibri"/>
          <w:spacing w:val="-1"/>
          <w:sz w:val="20"/>
          <w:szCs w:val="20"/>
        </w:rPr>
        <w:t>20</w:t>
      </w:r>
      <w:r w:rsidR="00F700C7">
        <w:rPr>
          <w:rFonts w:ascii="Calibri" w:eastAsia="Calibri" w:hAnsi="Calibri" w:cs="Calibri"/>
          <w:spacing w:val="2"/>
          <w:sz w:val="20"/>
          <w:szCs w:val="20"/>
        </w:rPr>
        <w:t>1</w:t>
      </w:r>
      <w:r w:rsidR="00F700C7">
        <w:rPr>
          <w:rFonts w:ascii="Calibri" w:eastAsia="Calibri" w:hAnsi="Calibri" w:cs="Calibri"/>
          <w:spacing w:val="-1"/>
          <w:sz w:val="20"/>
          <w:szCs w:val="20"/>
        </w:rPr>
        <w:t>3-d</w:t>
      </w:r>
      <w:r w:rsidR="00F700C7">
        <w:rPr>
          <w:rFonts w:ascii="Calibri" w:eastAsia="Calibri" w:hAnsi="Calibri" w:cs="Calibri"/>
          <w:sz w:val="20"/>
          <w:szCs w:val="20"/>
        </w:rPr>
        <w:t>a</w:t>
      </w:r>
      <w:r w:rsidR="00F700C7">
        <w:rPr>
          <w:rFonts w:ascii="Calibri" w:eastAsia="Calibri" w:hAnsi="Calibri" w:cs="Calibri"/>
          <w:spacing w:val="1"/>
          <w:sz w:val="20"/>
          <w:szCs w:val="20"/>
        </w:rPr>
        <w:t>t</w:t>
      </w:r>
      <w:r w:rsidR="00F700C7">
        <w:rPr>
          <w:rFonts w:ascii="Calibri" w:eastAsia="Calibri" w:hAnsi="Calibri" w:cs="Calibri"/>
          <w:spacing w:val="-1"/>
          <w:sz w:val="20"/>
          <w:szCs w:val="20"/>
        </w:rPr>
        <w:t>o</w:t>
      </w:r>
      <w:r w:rsidR="00F700C7">
        <w:rPr>
          <w:rFonts w:ascii="Calibri" w:eastAsia="Calibri" w:hAnsi="Calibri" w:cs="Calibri"/>
          <w:spacing w:val="2"/>
          <w:sz w:val="20"/>
          <w:szCs w:val="20"/>
        </w:rPr>
        <w:t>s</w:t>
      </w:r>
      <w:r w:rsidR="00F700C7">
        <w:rPr>
          <w:rFonts w:ascii="Calibri" w:eastAsia="Calibri" w:hAnsi="Calibri" w:cs="Calibri"/>
          <w:spacing w:val="-1"/>
          <w:sz w:val="20"/>
          <w:szCs w:val="20"/>
        </w:rPr>
        <w:t>-</w:t>
      </w:r>
      <w:r w:rsidR="00F700C7">
        <w:rPr>
          <w:rFonts w:ascii="Calibri" w:eastAsia="Calibri" w:hAnsi="Calibri" w:cs="Calibri"/>
          <w:spacing w:val="1"/>
          <w:sz w:val="20"/>
          <w:szCs w:val="20"/>
        </w:rPr>
        <w:t>y</w:t>
      </w:r>
      <w:r w:rsidR="00F700C7">
        <w:rPr>
          <w:rFonts w:ascii="Calibri" w:eastAsia="Calibri" w:hAnsi="Calibri" w:cs="Calibri"/>
          <w:spacing w:val="-1"/>
          <w:sz w:val="20"/>
          <w:szCs w:val="20"/>
        </w:rPr>
        <w:t>-</w:t>
      </w:r>
      <w:r w:rsidR="00F700C7">
        <w:rPr>
          <w:rFonts w:ascii="Calibri" w:eastAsia="Calibri" w:hAnsi="Calibri" w:cs="Calibri"/>
          <w:spacing w:val="3"/>
          <w:sz w:val="20"/>
          <w:szCs w:val="20"/>
        </w:rPr>
        <w:t>c</w:t>
      </w:r>
      <w:r w:rsidR="00F700C7">
        <w:rPr>
          <w:rFonts w:ascii="Calibri" w:eastAsia="Calibri" w:hAnsi="Calibri" w:cs="Calibri"/>
          <w:spacing w:val="-2"/>
          <w:sz w:val="20"/>
          <w:szCs w:val="20"/>
        </w:rPr>
        <w:t>i</w:t>
      </w:r>
      <w:r w:rsidR="00F700C7">
        <w:rPr>
          <w:rFonts w:ascii="Calibri" w:eastAsia="Calibri" w:hAnsi="Calibri" w:cs="Calibri"/>
          <w:spacing w:val="-1"/>
          <w:sz w:val="20"/>
          <w:szCs w:val="20"/>
        </w:rPr>
        <w:t>f</w:t>
      </w:r>
      <w:r w:rsidR="00F700C7">
        <w:rPr>
          <w:rFonts w:ascii="Calibri" w:eastAsia="Calibri" w:hAnsi="Calibri" w:cs="Calibri"/>
          <w:spacing w:val="-2"/>
          <w:sz w:val="20"/>
          <w:szCs w:val="20"/>
        </w:rPr>
        <w:t>r</w:t>
      </w:r>
      <w:r w:rsidR="00F700C7">
        <w:rPr>
          <w:rFonts w:ascii="Calibri" w:eastAsia="Calibri" w:hAnsi="Calibri" w:cs="Calibri"/>
          <w:sz w:val="20"/>
          <w:szCs w:val="20"/>
        </w:rPr>
        <w:t>a</w:t>
      </w:r>
      <w:r w:rsidR="00F700C7">
        <w:rPr>
          <w:rFonts w:ascii="Calibri" w:eastAsia="Calibri" w:hAnsi="Calibri" w:cs="Calibri"/>
          <w:spacing w:val="2"/>
          <w:sz w:val="20"/>
          <w:szCs w:val="20"/>
        </w:rPr>
        <w:t>s</w:t>
      </w:r>
      <w:r w:rsidR="00F700C7">
        <w:rPr>
          <w:rFonts w:ascii="Calibri" w:eastAsia="Calibri" w:hAnsi="Calibri" w:cs="Calibri"/>
          <w:spacing w:val="3"/>
          <w:sz w:val="20"/>
          <w:szCs w:val="20"/>
        </w:rPr>
        <w:t>-</w:t>
      </w:r>
      <w:r w:rsidR="00F700C7">
        <w:rPr>
          <w:rFonts w:ascii="Calibri" w:eastAsia="Calibri" w:hAnsi="Calibri" w:cs="Calibri"/>
          <w:spacing w:val="-2"/>
          <w:sz w:val="20"/>
          <w:szCs w:val="20"/>
        </w:rPr>
        <w:t>r</w:t>
      </w:r>
      <w:r w:rsidR="00F700C7">
        <w:rPr>
          <w:rFonts w:ascii="Calibri" w:eastAsia="Calibri" w:hAnsi="Calibri" w:cs="Calibri"/>
          <w:sz w:val="20"/>
          <w:szCs w:val="20"/>
        </w:rPr>
        <w:t>e</w:t>
      </w:r>
      <w:r w:rsidR="00F700C7">
        <w:rPr>
          <w:rFonts w:ascii="Calibri" w:eastAsia="Calibri" w:hAnsi="Calibri" w:cs="Calibri"/>
          <w:spacing w:val="-1"/>
          <w:sz w:val="20"/>
          <w:szCs w:val="20"/>
        </w:rPr>
        <w:t>l</w:t>
      </w:r>
      <w:r w:rsidR="00F700C7">
        <w:rPr>
          <w:rFonts w:ascii="Calibri" w:eastAsia="Calibri" w:hAnsi="Calibri" w:cs="Calibri"/>
          <w:sz w:val="20"/>
          <w:szCs w:val="20"/>
        </w:rPr>
        <w:t>a</w:t>
      </w:r>
      <w:r w:rsidR="00F700C7">
        <w:rPr>
          <w:rFonts w:ascii="Calibri" w:eastAsia="Calibri" w:hAnsi="Calibri" w:cs="Calibri"/>
          <w:spacing w:val="1"/>
          <w:sz w:val="20"/>
          <w:szCs w:val="20"/>
        </w:rPr>
        <w:t>t</w:t>
      </w:r>
      <w:r w:rsidR="00F700C7">
        <w:rPr>
          <w:rFonts w:ascii="Calibri" w:eastAsia="Calibri" w:hAnsi="Calibri" w:cs="Calibri"/>
          <w:spacing w:val="-2"/>
          <w:sz w:val="20"/>
          <w:szCs w:val="20"/>
        </w:rPr>
        <w:t>i</w:t>
      </w:r>
      <w:r w:rsidR="00F700C7">
        <w:rPr>
          <w:rFonts w:ascii="Calibri" w:eastAsia="Calibri" w:hAnsi="Calibri" w:cs="Calibri"/>
          <w:spacing w:val="1"/>
          <w:sz w:val="20"/>
          <w:szCs w:val="20"/>
        </w:rPr>
        <w:t>v</w:t>
      </w:r>
      <w:r w:rsidR="00F700C7">
        <w:rPr>
          <w:rFonts w:ascii="Calibri" w:eastAsia="Calibri" w:hAnsi="Calibri" w:cs="Calibri"/>
          <w:spacing w:val="-1"/>
          <w:sz w:val="20"/>
          <w:szCs w:val="20"/>
        </w:rPr>
        <w:t>o</w:t>
      </w:r>
      <w:r w:rsidR="00F700C7">
        <w:rPr>
          <w:rFonts w:ascii="Calibri" w:eastAsia="Calibri" w:hAnsi="Calibri" w:cs="Calibri"/>
          <w:spacing w:val="3"/>
          <w:sz w:val="20"/>
          <w:szCs w:val="20"/>
        </w:rPr>
        <w:t>s</w:t>
      </w:r>
      <w:r w:rsidR="00F700C7">
        <w:rPr>
          <w:rFonts w:ascii="Calibri" w:eastAsia="Calibri" w:hAnsi="Calibri" w:cs="Calibri"/>
          <w:spacing w:val="-1"/>
          <w:sz w:val="20"/>
          <w:szCs w:val="20"/>
        </w:rPr>
        <w:t>-</w:t>
      </w:r>
      <w:r w:rsidR="00F700C7">
        <w:rPr>
          <w:rFonts w:ascii="Calibri" w:eastAsia="Calibri" w:hAnsi="Calibri" w:cs="Calibri"/>
          <w:sz w:val="20"/>
          <w:szCs w:val="20"/>
        </w:rPr>
        <w:t>a</w:t>
      </w:r>
      <w:r w:rsidR="00F700C7">
        <w:rPr>
          <w:rFonts w:ascii="Calibri" w:eastAsia="Calibri" w:hAnsi="Calibri" w:cs="Calibri"/>
          <w:spacing w:val="3"/>
          <w:sz w:val="20"/>
          <w:szCs w:val="20"/>
        </w:rPr>
        <w:t>-</w:t>
      </w:r>
      <w:r w:rsidR="00F700C7">
        <w:rPr>
          <w:rFonts w:ascii="Calibri" w:eastAsia="Calibri" w:hAnsi="Calibri" w:cs="Calibri"/>
          <w:spacing w:val="-2"/>
          <w:sz w:val="20"/>
          <w:szCs w:val="20"/>
        </w:rPr>
        <w:t>l</w:t>
      </w:r>
      <w:r w:rsidR="00F700C7">
        <w:rPr>
          <w:rFonts w:ascii="Calibri" w:eastAsia="Calibri" w:hAnsi="Calibri" w:cs="Calibri"/>
          <w:sz w:val="20"/>
          <w:szCs w:val="20"/>
        </w:rPr>
        <w:t>a</w:t>
      </w:r>
      <w:r w:rsidR="00F700C7">
        <w:rPr>
          <w:rFonts w:ascii="Calibri" w:eastAsia="Calibri" w:hAnsi="Calibri" w:cs="Calibri"/>
          <w:spacing w:val="2"/>
          <w:sz w:val="20"/>
          <w:szCs w:val="20"/>
        </w:rPr>
        <w:t>s</w:t>
      </w:r>
      <w:r w:rsidR="00F700C7">
        <w:rPr>
          <w:rFonts w:ascii="Calibri" w:eastAsia="Calibri" w:hAnsi="Calibri" w:cs="Calibri"/>
          <w:sz w:val="20"/>
          <w:szCs w:val="20"/>
        </w:rPr>
        <w:t xml:space="preserve">- </w:t>
      </w:r>
      <w:r w:rsidR="00F700C7">
        <w:rPr>
          <w:rFonts w:ascii="Calibri" w:eastAsia="Calibri" w:hAnsi="Calibri" w:cs="Calibri"/>
          <w:spacing w:val="-1"/>
          <w:sz w:val="20"/>
          <w:szCs w:val="20"/>
        </w:rPr>
        <w:t>T</w:t>
      </w:r>
      <w:r w:rsidR="00F700C7">
        <w:rPr>
          <w:rFonts w:ascii="Calibri" w:eastAsia="Calibri" w:hAnsi="Calibri" w:cs="Calibri"/>
          <w:spacing w:val="1"/>
          <w:sz w:val="20"/>
          <w:szCs w:val="20"/>
        </w:rPr>
        <w:t>IC.</w:t>
      </w:r>
      <w:r w:rsidR="00F700C7">
        <w:rPr>
          <w:rFonts w:ascii="Calibri" w:eastAsia="Calibri" w:hAnsi="Calibri" w:cs="Calibri"/>
          <w:spacing w:val="-1"/>
          <w:sz w:val="20"/>
          <w:szCs w:val="20"/>
        </w:rPr>
        <w:t>no</w:t>
      </w:r>
      <w:r w:rsidR="00F700C7">
        <w:rPr>
          <w:rFonts w:ascii="Calibri" w:eastAsia="Calibri" w:hAnsi="Calibri" w:cs="Calibri"/>
          <w:spacing w:val="1"/>
          <w:sz w:val="20"/>
          <w:szCs w:val="20"/>
        </w:rPr>
        <w:t>t</w:t>
      </w:r>
      <w:r w:rsidR="00F700C7">
        <w:rPr>
          <w:rFonts w:ascii="Calibri" w:eastAsia="Calibri" w:hAnsi="Calibri" w:cs="Calibri"/>
          <w:sz w:val="20"/>
          <w:szCs w:val="20"/>
        </w:rPr>
        <w:t>e</w:t>
      </w:r>
      <w:r w:rsidR="00F700C7">
        <w:rPr>
          <w:rFonts w:ascii="Calibri" w:eastAsia="Calibri" w:hAnsi="Calibri" w:cs="Calibri"/>
          <w:spacing w:val="2"/>
          <w:sz w:val="20"/>
          <w:szCs w:val="20"/>
        </w:rPr>
        <w:t>.</w:t>
      </w:r>
      <w:r w:rsidR="00F700C7">
        <w:rPr>
          <w:rFonts w:ascii="Calibri" w:eastAsia="Calibri" w:hAnsi="Calibri" w:cs="Calibri"/>
          <w:sz w:val="20"/>
          <w:szCs w:val="20"/>
        </w:rPr>
        <w:t>a</w:t>
      </w:r>
      <w:r w:rsidR="00F700C7">
        <w:rPr>
          <w:rFonts w:ascii="Calibri" w:eastAsia="Calibri" w:hAnsi="Calibri" w:cs="Calibri"/>
          <w:spacing w:val="2"/>
          <w:sz w:val="20"/>
          <w:szCs w:val="20"/>
        </w:rPr>
        <w:t>s</w:t>
      </w:r>
      <w:r w:rsidR="00F700C7">
        <w:rPr>
          <w:rFonts w:ascii="Calibri" w:eastAsia="Calibri" w:hAnsi="Calibri" w:cs="Calibri"/>
          <w:spacing w:val="-1"/>
          <w:sz w:val="20"/>
          <w:szCs w:val="20"/>
        </w:rPr>
        <w:t>p</w:t>
      </w:r>
      <w:r w:rsidR="00F700C7">
        <w:rPr>
          <w:rFonts w:ascii="Calibri" w:eastAsia="Calibri" w:hAnsi="Calibri" w:cs="Calibri"/>
          <w:sz w:val="20"/>
          <w:szCs w:val="20"/>
        </w:rPr>
        <w:t>x</w:t>
      </w:r>
    </w:p>
    <w:p w14:paraId="01D2C211" w14:textId="77777777" w:rsidR="00BE5A93" w:rsidRDefault="00BE5A93">
      <w:pPr>
        <w:spacing w:after="0"/>
        <w:sectPr w:rsidR="00BE5A93">
          <w:headerReference w:type="default" r:id="rId10"/>
          <w:pgSz w:w="12240" w:h="15840"/>
          <w:pgMar w:top="1700" w:right="1300" w:bottom="280" w:left="1300" w:header="1483" w:footer="0" w:gutter="0"/>
          <w:pgNumType w:start="6"/>
          <w:cols w:space="720"/>
        </w:sectPr>
      </w:pPr>
    </w:p>
    <w:p w14:paraId="0D6BC139" w14:textId="77777777" w:rsidR="00BE5A93" w:rsidRDefault="00BE5A93">
      <w:pPr>
        <w:spacing w:before="8" w:after="0" w:line="180" w:lineRule="exact"/>
        <w:rPr>
          <w:sz w:val="18"/>
          <w:szCs w:val="18"/>
        </w:rPr>
      </w:pPr>
    </w:p>
    <w:p w14:paraId="79E06047" w14:textId="77777777" w:rsidR="00BE5A93" w:rsidRDefault="00F700C7">
      <w:pPr>
        <w:spacing w:before="41" w:after="0" w:line="466" w:lineRule="auto"/>
        <w:ind w:left="117" w:right="627"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del w:id="163" w:author="Ines" w:date="2016-07-04T22:21:00Z">
        <w:r w:rsidDel="00F64397">
          <w:rPr>
            <w:rFonts w:ascii="Times New Roman" w:eastAsia="Times New Roman" w:hAnsi="Times New Roman" w:cs="Times New Roman"/>
            <w:spacing w:val="-1"/>
            <w:sz w:val="24"/>
            <w:szCs w:val="24"/>
          </w:rPr>
          <w:delText>S</w:delText>
        </w:r>
        <w:r w:rsidDel="00F64397">
          <w:rPr>
            <w:rFonts w:ascii="Times New Roman" w:eastAsia="Times New Roman" w:hAnsi="Times New Roman" w:cs="Times New Roman"/>
            <w:spacing w:val="1"/>
            <w:sz w:val="24"/>
            <w:szCs w:val="24"/>
          </w:rPr>
          <w:delText>e</w:delText>
        </w:r>
        <w:r w:rsidDel="00F64397">
          <w:rPr>
            <w:rFonts w:ascii="Times New Roman" w:eastAsia="Times New Roman" w:hAnsi="Times New Roman" w:cs="Times New Roman"/>
            <w:spacing w:val="-4"/>
            <w:sz w:val="24"/>
            <w:szCs w:val="24"/>
          </w:rPr>
          <w:delText>g</w:delText>
        </w:r>
        <w:r w:rsidDel="00F64397">
          <w:rPr>
            <w:rFonts w:ascii="Times New Roman" w:eastAsia="Times New Roman" w:hAnsi="Times New Roman" w:cs="Times New Roman"/>
            <w:sz w:val="24"/>
            <w:szCs w:val="24"/>
          </w:rPr>
          <w:delText>ún</w:delText>
        </w:r>
        <w:r w:rsidDel="00F64397">
          <w:rPr>
            <w:rFonts w:ascii="Times New Roman" w:eastAsia="Times New Roman" w:hAnsi="Times New Roman" w:cs="Times New Roman"/>
            <w:spacing w:val="32"/>
            <w:sz w:val="24"/>
            <w:szCs w:val="24"/>
          </w:rPr>
          <w:delText xml:space="preserve"> </w:delText>
        </w:r>
      </w:del>
      <w:ins w:id="164" w:author="Ines" w:date="2016-07-04T22:21:00Z">
        <w:r w:rsidR="00F64397">
          <w:rPr>
            <w:rFonts w:ascii="Times New Roman" w:eastAsia="Times New Roman" w:hAnsi="Times New Roman" w:cs="Times New Roman"/>
            <w:sz w:val="24"/>
            <w:szCs w:val="24"/>
          </w:rPr>
          <w:t>U</w:t>
        </w:r>
      </w:ins>
      <w:del w:id="165" w:author="Ines" w:date="2016-07-04T22:21:00Z">
        <w:r w:rsidDel="00F64397">
          <w:rPr>
            <w:rFonts w:ascii="Times New Roman" w:eastAsia="Times New Roman" w:hAnsi="Times New Roman" w:cs="Times New Roman"/>
            <w:sz w:val="24"/>
            <w:szCs w:val="24"/>
          </w:rPr>
          <w:delText>u</w:delText>
        </w:r>
      </w:del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3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tíc</w:t>
      </w:r>
      <w:r>
        <w:rPr>
          <w:rFonts w:ascii="Times New Roman" w:eastAsia="Times New Roman" w:hAnsi="Times New Roman" w:cs="Times New Roman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3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3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iem</w:t>
      </w:r>
      <w:r>
        <w:rPr>
          <w:rFonts w:ascii="Times New Roman" w:eastAsia="Times New Roman" w:hAnsi="Times New Roman" w:cs="Times New Roman"/>
          <w:sz w:val="24"/>
          <w:szCs w:val="24"/>
        </w:rPr>
        <w:t>po</w:t>
      </w:r>
      <w:r>
        <w:rPr>
          <w:rFonts w:ascii="Times New Roman" w:eastAsia="Times New Roman" w:hAnsi="Times New Roman" w:cs="Times New Roman"/>
          <w:spacing w:val="3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position w:val="11"/>
          <w:sz w:val="16"/>
          <w:szCs w:val="16"/>
        </w:rPr>
        <w:t xml:space="preserve">2 </w:t>
      </w:r>
      <w:r>
        <w:rPr>
          <w:rFonts w:ascii="Times New Roman" w:eastAsia="Times New Roman" w:hAnsi="Times New Roman" w:cs="Times New Roman"/>
          <w:spacing w:val="12"/>
          <w:position w:val="11"/>
          <w:sz w:val="16"/>
          <w:szCs w:val="16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eali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z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do</w:t>
      </w:r>
      <w:r>
        <w:rPr>
          <w:rFonts w:ascii="Times New Roman" w:eastAsia="Times New Roman" w:hAnsi="Times New Roman" w:cs="Times New Roman"/>
          <w:spacing w:val="2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por</w:t>
      </w:r>
      <w:r>
        <w:rPr>
          <w:rFonts w:ascii="Times New Roman" w:eastAsia="Times New Roman" w:hAnsi="Times New Roman" w:cs="Times New Roman"/>
          <w:spacing w:val="3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la</w:t>
      </w:r>
      <w:r>
        <w:rPr>
          <w:rFonts w:ascii="Times New Roman" w:eastAsia="Times New Roman" w:hAnsi="Times New Roman" w:cs="Times New Roman"/>
          <w:sz w:val="24"/>
          <w:szCs w:val="24"/>
        </w:rPr>
        <w:t>ud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3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eta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ur</w:t>
      </w:r>
      <w:r>
        <w:rPr>
          <w:rFonts w:ascii="Times New Roman" w:eastAsia="Times New Roman" w:hAnsi="Times New Roman" w:cs="Times New Roman"/>
          <w:spacing w:val="32"/>
          <w:sz w:val="24"/>
          <w:szCs w:val="24"/>
        </w:rPr>
        <w:t xml:space="preserve"> </w:t>
      </w:r>
      <w:del w:id="166" w:author="Ines" w:date="2016-07-04T22:21:00Z">
        <w:r w:rsidDel="00F64397">
          <w:rPr>
            <w:rFonts w:ascii="Times New Roman" w:eastAsia="Times New Roman" w:hAnsi="Times New Roman" w:cs="Times New Roman"/>
            <w:spacing w:val="1"/>
            <w:sz w:val="24"/>
            <w:szCs w:val="24"/>
          </w:rPr>
          <w:delText>e</w:delText>
        </w:r>
        <w:r w:rsidDel="00F64397">
          <w:rPr>
            <w:rFonts w:ascii="Times New Roman" w:eastAsia="Times New Roman" w:hAnsi="Times New Roman" w:cs="Times New Roman"/>
            <w:sz w:val="24"/>
            <w:szCs w:val="24"/>
          </w:rPr>
          <w:delText>n</w:delText>
        </w:r>
        <w:r w:rsidDel="00F64397">
          <w:rPr>
            <w:rFonts w:ascii="Times New Roman" w:eastAsia="Times New Roman" w:hAnsi="Times New Roman" w:cs="Times New Roman"/>
            <w:spacing w:val="32"/>
            <w:sz w:val="24"/>
            <w:szCs w:val="24"/>
          </w:rPr>
          <w:delText xml:space="preserve"> </w:delText>
        </w:r>
      </w:del>
      <w:r>
        <w:rPr>
          <w:rFonts w:ascii="Times New Roman" w:eastAsia="Times New Roman" w:hAnsi="Times New Roman" w:cs="Times New Roman"/>
          <w:sz w:val="24"/>
          <w:szCs w:val="24"/>
        </w:rPr>
        <w:t>donde</w:t>
      </w:r>
      <w:r>
        <w:rPr>
          <w:rFonts w:ascii="Times New Roman" w:eastAsia="Times New Roman" w:hAnsi="Times New Roman" w:cs="Times New Roman"/>
          <w:spacing w:val="3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ra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ia</w:t>
      </w:r>
      <w:r>
        <w:rPr>
          <w:rFonts w:ascii="Times New Roman" w:eastAsia="Times New Roman" w:hAnsi="Times New Roman" w:cs="Times New Roman"/>
          <w:sz w:val="24"/>
          <w:szCs w:val="24"/>
        </w:rPr>
        <w:t>s un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s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Co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pun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ta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br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nd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ici</w:t>
      </w:r>
      <w:r>
        <w:rPr>
          <w:rFonts w:ascii="Times New Roman" w:eastAsia="Times New Roman" w:hAnsi="Times New Roman" w:cs="Times New Roman"/>
          <w:sz w:val="24"/>
          <w:szCs w:val="24"/>
        </w:rPr>
        <w:t>os u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tili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z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ndo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pp,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que f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aci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it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ub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ci</w:t>
      </w:r>
      <w:r>
        <w:rPr>
          <w:rFonts w:ascii="Times New Roman" w:eastAsia="Times New Roman" w:hAnsi="Times New Roman" w:cs="Times New Roman"/>
          <w:sz w:val="24"/>
          <w:szCs w:val="24"/>
        </w:rPr>
        <w:t>ón 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ro 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cam</w:t>
      </w:r>
      <w:r>
        <w:rPr>
          <w:rFonts w:ascii="Times New Roman" w:eastAsia="Times New Roman" w:hAnsi="Times New Roman" w:cs="Times New Roman"/>
          <w:sz w:val="24"/>
          <w:szCs w:val="24"/>
        </w:rPr>
        <w:t>pu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ici</w:t>
      </w:r>
      <w:r>
        <w:rPr>
          <w:rFonts w:ascii="Times New Roman" w:eastAsia="Times New Roman" w:hAnsi="Times New Roman" w:cs="Times New Roman"/>
          <w:sz w:val="24"/>
          <w:szCs w:val="24"/>
        </w:rPr>
        <w:t>o de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no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ta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spacing w:val="-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pacing w:val="1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á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ea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c</w:t>
      </w:r>
      <w:r>
        <w:rPr>
          <w:rFonts w:ascii="Times New Roman" w:eastAsia="Times New Roman" w:hAnsi="Times New Roman" w:cs="Times New Roman"/>
          <w:sz w:val="24"/>
          <w:szCs w:val="24"/>
        </w:rPr>
        <w:t>ono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ci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mie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o.</w:t>
      </w:r>
    </w:p>
    <w:p w14:paraId="2FDA79F5" w14:textId="77777777" w:rsidR="00BE5A93" w:rsidRDefault="00BE5A93">
      <w:pPr>
        <w:spacing w:before="5" w:after="0" w:line="220" w:lineRule="exact"/>
      </w:pPr>
    </w:p>
    <w:p w14:paraId="6B8570B6" w14:textId="77777777" w:rsidR="00BE5A93" w:rsidRDefault="00F700C7">
      <w:pPr>
        <w:spacing w:after="0"/>
        <w:ind w:left="117" w:right="618"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del w:id="167" w:author="Ines" w:date="2016-07-04T22:21:00Z">
        <w:r w:rsidDel="00F64397">
          <w:rPr>
            <w:rFonts w:ascii="Times New Roman" w:eastAsia="Times New Roman" w:hAnsi="Times New Roman" w:cs="Times New Roman"/>
            <w:spacing w:val="-1"/>
            <w:sz w:val="24"/>
            <w:szCs w:val="24"/>
          </w:rPr>
          <w:delText>S</w:delText>
        </w:r>
        <w:r w:rsidDel="00F64397">
          <w:rPr>
            <w:rFonts w:ascii="Times New Roman" w:eastAsia="Times New Roman" w:hAnsi="Times New Roman" w:cs="Times New Roman"/>
            <w:spacing w:val="1"/>
            <w:sz w:val="24"/>
            <w:szCs w:val="24"/>
          </w:rPr>
          <w:delText>i</w:delText>
        </w:r>
        <w:r w:rsidDel="00F64397">
          <w:rPr>
            <w:rFonts w:ascii="Times New Roman" w:eastAsia="Times New Roman" w:hAnsi="Times New Roman" w:cs="Times New Roman"/>
            <w:sz w:val="24"/>
            <w:szCs w:val="24"/>
          </w:rPr>
          <w:delText>n</w:delText>
        </w:r>
        <w:r w:rsidDel="00F64397">
          <w:rPr>
            <w:rFonts w:ascii="Times New Roman" w:eastAsia="Times New Roman" w:hAnsi="Times New Roman" w:cs="Times New Roman"/>
            <w:spacing w:val="2"/>
            <w:sz w:val="24"/>
            <w:szCs w:val="24"/>
          </w:rPr>
          <w:delText xml:space="preserve"> </w:delText>
        </w:r>
        <w:r w:rsidDel="00F64397">
          <w:rPr>
            <w:rFonts w:ascii="Times New Roman" w:eastAsia="Times New Roman" w:hAnsi="Times New Roman" w:cs="Times New Roman"/>
            <w:spacing w:val="1"/>
            <w:sz w:val="24"/>
            <w:szCs w:val="24"/>
          </w:rPr>
          <w:delText>em</w:delText>
        </w:r>
        <w:r w:rsidDel="00F64397">
          <w:rPr>
            <w:rFonts w:ascii="Times New Roman" w:eastAsia="Times New Roman" w:hAnsi="Times New Roman" w:cs="Times New Roman"/>
            <w:sz w:val="24"/>
            <w:szCs w:val="24"/>
          </w:rPr>
          <w:delText>b</w:delText>
        </w:r>
        <w:r w:rsidDel="00F64397">
          <w:rPr>
            <w:rFonts w:ascii="Times New Roman" w:eastAsia="Times New Roman" w:hAnsi="Times New Roman" w:cs="Times New Roman"/>
            <w:spacing w:val="1"/>
            <w:sz w:val="24"/>
            <w:szCs w:val="24"/>
          </w:rPr>
          <w:delText>a</w:delText>
        </w:r>
        <w:r w:rsidDel="00F64397">
          <w:rPr>
            <w:rFonts w:ascii="Times New Roman" w:eastAsia="Times New Roman" w:hAnsi="Times New Roman" w:cs="Times New Roman"/>
            <w:sz w:val="24"/>
            <w:szCs w:val="24"/>
          </w:rPr>
          <w:delText>r</w:delText>
        </w:r>
        <w:r w:rsidDel="00F64397">
          <w:rPr>
            <w:rFonts w:ascii="Times New Roman" w:eastAsia="Times New Roman" w:hAnsi="Times New Roman" w:cs="Times New Roman"/>
            <w:spacing w:val="-4"/>
            <w:sz w:val="24"/>
            <w:szCs w:val="24"/>
          </w:rPr>
          <w:delText>g</w:delText>
        </w:r>
        <w:r w:rsidDel="00F64397">
          <w:rPr>
            <w:rFonts w:ascii="Times New Roman" w:eastAsia="Times New Roman" w:hAnsi="Times New Roman" w:cs="Times New Roman"/>
            <w:sz w:val="24"/>
            <w:szCs w:val="24"/>
          </w:rPr>
          <w:delText>o</w:delText>
        </w:r>
        <w:r w:rsidDel="00F64397">
          <w:rPr>
            <w:rFonts w:ascii="Times New Roman" w:eastAsia="Times New Roman" w:hAnsi="Times New Roman" w:cs="Times New Roman"/>
            <w:spacing w:val="2"/>
            <w:sz w:val="24"/>
            <w:szCs w:val="24"/>
          </w:rPr>
          <w:delText xml:space="preserve"> </w:delText>
        </w:r>
      </w:del>
      <w:ins w:id="168" w:author="Microsoft Office User" w:date="2016-07-07T14:47:00Z">
        <w:r w:rsidR="005513D0">
          <w:rPr>
            <w:rFonts w:ascii="Times New Roman" w:eastAsia="Times New Roman" w:hAnsi="Times New Roman" w:cs="Times New Roman"/>
            <w:spacing w:val="1"/>
            <w:sz w:val="24"/>
            <w:szCs w:val="24"/>
          </w:rPr>
          <w:t>E</w:t>
        </w:r>
      </w:ins>
      <w:del w:id="169" w:author="Microsoft Office User" w:date="2016-07-07T14:47:00Z">
        <w:r w:rsidDel="005513D0">
          <w:rPr>
            <w:rFonts w:ascii="Times New Roman" w:eastAsia="Times New Roman" w:hAnsi="Times New Roman" w:cs="Times New Roman"/>
            <w:spacing w:val="1"/>
            <w:sz w:val="24"/>
            <w:szCs w:val="24"/>
          </w:rPr>
          <w:delText>e</w:delText>
        </w:r>
      </w:del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ón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be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on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po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s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la</w:t>
      </w:r>
      <w:r>
        <w:rPr>
          <w:rFonts w:ascii="Times New Roman" w:eastAsia="Times New Roman" w:hAnsi="Times New Roman" w:cs="Times New Roman"/>
          <w:sz w:val="24"/>
          <w:szCs w:val="24"/>
        </w:rPr>
        <w:t>s un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s que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ma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ca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te</w:t>
      </w:r>
      <w:r>
        <w:rPr>
          <w:rFonts w:ascii="Times New Roman" w:eastAsia="Times New Roman" w:hAnsi="Times New Roman" w:cs="Times New Roman"/>
          <w:sz w:val="24"/>
          <w:szCs w:val="24"/>
        </w:rPr>
        <w:t>nd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a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bor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ce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ci</w:t>
      </w:r>
      <w:r>
        <w:rPr>
          <w:rFonts w:ascii="Times New Roman" w:eastAsia="Times New Roman" w:hAnsi="Times New Roman" w:cs="Times New Roman"/>
          <w:sz w:val="24"/>
          <w:szCs w:val="24"/>
        </w:rPr>
        <w:t>ón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de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z w:val="24"/>
          <w:szCs w:val="24"/>
        </w:rPr>
        <w:t>or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q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rro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del w:id="170" w:author="Ines" w:date="2016-07-04T22:21:00Z">
        <w:r w:rsidDel="00F64397">
          <w:rPr>
            <w:rFonts w:ascii="Times New Roman" w:eastAsia="Times New Roman" w:hAnsi="Times New Roman" w:cs="Times New Roman"/>
            <w:sz w:val="24"/>
            <w:szCs w:val="24"/>
          </w:rPr>
          <w:delText>o</w:delText>
        </w:r>
      </w:del>
      <w:ins w:id="171" w:author="Ines" w:date="2016-07-04T22:21:00Z">
        <w:r w:rsidR="00F64397">
          <w:rPr>
            <w:rFonts w:ascii="Times New Roman" w:eastAsia="Times New Roman" w:hAnsi="Times New Roman" w:cs="Times New Roman"/>
            <w:sz w:val="24"/>
            <w:szCs w:val="24"/>
          </w:rPr>
          <w:t>ó</w:t>
        </w:r>
      </w:ins>
      <w:r>
        <w:rPr>
          <w:rFonts w:ascii="Times New Roman" w:eastAsia="Times New Roman" w:hAnsi="Times New Roman" w:cs="Times New Roman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una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for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a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tec</w:t>
      </w:r>
      <w:r>
        <w:rPr>
          <w:rFonts w:ascii="Times New Roman" w:eastAsia="Times New Roman" w:hAnsi="Times New Roman" w:cs="Times New Roman"/>
          <w:sz w:val="24"/>
          <w:szCs w:val="24"/>
        </w:rPr>
        <w:t>no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>ó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ic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a 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que </w:t>
      </w:r>
      <w:r>
        <w:rPr>
          <w:rFonts w:ascii="Times New Roman" w:eastAsia="Times New Roman" w:hAnsi="Times New Roman" w:cs="Times New Roman"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mi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a </w:t>
      </w:r>
      <w:r>
        <w:rPr>
          <w:rFonts w:ascii="Times New Roman" w:eastAsia="Times New Roman" w:hAnsi="Times New Roman" w:cs="Times New Roman"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a </w:t>
      </w:r>
      <w:r>
        <w:rPr>
          <w:rFonts w:ascii="Times New Roman" w:eastAsia="Times New Roman" w:hAnsi="Times New Roman" w:cs="Times New Roman"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u </w:t>
      </w:r>
      <w:r>
        <w:rPr>
          <w:rFonts w:ascii="Times New Roman" w:eastAsia="Times New Roman" w:hAnsi="Times New Roman" w:cs="Times New Roman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am</w:t>
      </w:r>
      <w:r>
        <w:rPr>
          <w:rFonts w:ascii="Times New Roman" w:eastAsia="Times New Roman" w:hAnsi="Times New Roman" w:cs="Times New Roman"/>
          <w:sz w:val="24"/>
          <w:szCs w:val="24"/>
        </w:rPr>
        <w:t>pus  un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ita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o </w:t>
      </w:r>
      <w:r>
        <w:rPr>
          <w:rFonts w:ascii="Times New Roman" w:eastAsia="Times New Roman" w:hAnsi="Times New Roman" w:cs="Times New Roman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r </w:t>
      </w:r>
      <w:r>
        <w:rPr>
          <w:rFonts w:ascii="Times New Roman" w:eastAsia="Times New Roman" w:hAnsi="Times New Roman" w:cs="Times New Roman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hor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spacing w:val="1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on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a </w:t>
      </w:r>
      <w:r>
        <w:rPr>
          <w:rFonts w:ascii="Times New Roman" w:eastAsia="Times New Roman" w:hAnsi="Times New Roman" w:cs="Times New Roman"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de 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no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s </w:t>
      </w:r>
      <w:r>
        <w:rPr>
          <w:rFonts w:ascii="Times New Roman" w:eastAsia="Times New Roman" w:hAnsi="Times New Roman" w:cs="Times New Roman"/>
          <w:spacing w:val="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y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ici</w:t>
      </w:r>
      <w:r>
        <w:rPr>
          <w:rFonts w:ascii="Times New Roman" w:eastAsia="Times New Roman" w:hAnsi="Times New Roman" w:cs="Times New Roman"/>
          <w:sz w:val="24"/>
          <w:szCs w:val="24"/>
        </w:rPr>
        <w:t>os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ici</w:t>
      </w:r>
      <w:r>
        <w:rPr>
          <w:rFonts w:ascii="Times New Roman" w:eastAsia="Times New Roman" w:hAnsi="Times New Roman" w:cs="Times New Roman"/>
          <w:sz w:val="24"/>
          <w:szCs w:val="24"/>
        </w:rPr>
        <w:t>on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le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s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ci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7941E59B" w14:textId="77777777" w:rsidR="00BE5A93" w:rsidRDefault="00BE5A93">
      <w:pPr>
        <w:spacing w:before="10" w:after="0" w:line="200" w:lineRule="exact"/>
        <w:rPr>
          <w:sz w:val="20"/>
          <w:szCs w:val="20"/>
        </w:rPr>
      </w:pPr>
    </w:p>
    <w:p w14:paraId="7012764C" w14:textId="77777777" w:rsidR="00BE5A93" w:rsidRDefault="00F700C7">
      <w:pPr>
        <w:spacing w:after="0"/>
        <w:ind w:left="117" w:right="629"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la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púb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ca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ó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e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mie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z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a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on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bor.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or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Ejem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2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2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2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2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ale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spacing w:val="28"/>
          <w:sz w:val="24"/>
          <w:szCs w:val="24"/>
        </w:rPr>
        <w:t xml:space="preserve"> </w:t>
      </w:r>
      <w:del w:id="172" w:author="Ines" w:date="2016-07-04T22:21:00Z">
        <w:r w:rsidDel="00F64397">
          <w:rPr>
            <w:rFonts w:ascii="Times New Roman" w:eastAsia="Times New Roman" w:hAnsi="Times New Roman" w:cs="Times New Roman"/>
            <w:spacing w:val="-3"/>
            <w:sz w:val="24"/>
            <w:szCs w:val="24"/>
          </w:rPr>
          <w:delText>l</w:delText>
        </w:r>
        <w:r w:rsidDel="00F64397">
          <w:rPr>
            <w:rFonts w:ascii="Times New Roman" w:eastAsia="Times New Roman" w:hAnsi="Times New Roman" w:cs="Times New Roman"/>
            <w:sz w:val="24"/>
            <w:szCs w:val="24"/>
          </w:rPr>
          <w:delText>a</w:delText>
        </w:r>
        <w:r w:rsidDel="00F64397">
          <w:rPr>
            <w:rFonts w:ascii="Times New Roman" w:eastAsia="Times New Roman" w:hAnsi="Times New Roman" w:cs="Times New Roman"/>
            <w:spacing w:val="29"/>
            <w:sz w:val="24"/>
            <w:szCs w:val="24"/>
          </w:rPr>
          <w:delText xml:space="preserve"> </w:delText>
        </w:r>
        <w:r w:rsidDel="00F64397">
          <w:rPr>
            <w:rFonts w:ascii="Times New Roman" w:eastAsia="Times New Roman" w:hAnsi="Times New Roman" w:cs="Times New Roman"/>
            <w:spacing w:val="1"/>
            <w:sz w:val="24"/>
            <w:szCs w:val="24"/>
          </w:rPr>
          <w:delText>c</w:delText>
        </w:r>
        <w:r w:rsidDel="00F64397">
          <w:rPr>
            <w:rFonts w:ascii="Times New Roman" w:eastAsia="Times New Roman" w:hAnsi="Times New Roman" w:cs="Times New Roman"/>
            <w:sz w:val="24"/>
            <w:szCs w:val="24"/>
          </w:rPr>
          <w:delText>u</w:delText>
        </w:r>
        <w:r w:rsidDel="00F64397">
          <w:rPr>
            <w:rFonts w:ascii="Times New Roman" w:eastAsia="Times New Roman" w:hAnsi="Times New Roman" w:cs="Times New Roman"/>
            <w:spacing w:val="1"/>
            <w:sz w:val="24"/>
            <w:szCs w:val="24"/>
          </w:rPr>
          <w:delText>a</w:delText>
        </w:r>
        <w:r w:rsidDel="00F64397">
          <w:rPr>
            <w:rFonts w:ascii="Times New Roman" w:eastAsia="Times New Roman" w:hAnsi="Times New Roman" w:cs="Times New Roman"/>
            <w:sz w:val="24"/>
            <w:szCs w:val="24"/>
          </w:rPr>
          <w:delText>l</w:delText>
        </w:r>
        <w:r w:rsidDel="00F64397">
          <w:rPr>
            <w:rFonts w:ascii="Times New Roman" w:eastAsia="Times New Roman" w:hAnsi="Times New Roman" w:cs="Times New Roman"/>
            <w:spacing w:val="29"/>
            <w:sz w:val="24"/>
            <w:szCs w:val="24"/>
          </w:rPr>
          <w:delText xml:space="preserve"> </w:delText>
        </w:r>
      </w:del>
      <w:r>
        <w:rPr>
          <w:rFonts w:ascii="Times New Roman" w:eastAsia="Times New Roman" w:hAnsi="Times New Roman" w:cs="Times New Roman"/>
          <w:sz w:val="24"/>
          <w:szCs w:val="24"/>
        </w:rPr>
        <w:t>no</w:t>
      </w:r>
      <w:r>
        <w:rPr>
          <w:rFonts w:ascii="Times New Roman" w:eastAsia="Times New Roman" w:hAnsi="Times New Roman" w:cs="Times New Roman"/>
          <w:spacing w:val="2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2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on</w:t>
      </w:r>
      <w:r>
        <w:rPr>
          <w:rFonts w:ascii="Times New Roman" w:eastAsia="Times New Roman" w:hAnsi="Times New Roman" w:cs="Times New Roman"/>
          <w:spacing w:val="2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z w:val="24"/>
          <w:szCs w:val="24"/>
        </w:rPr>
        <w:t>ún</w:t>
      </w:r>
      <w:r>
        <w:rPr>
          <w:rFonts w:ascii="Times New Roman" w:eastAsia="Times New Roman" w:hAnsi="Times New Roman" w:cs="Times New Roman"/>
          <w:spacing w:val="2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rro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ll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2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2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5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pp, que</w:t>
      </w:r>
      <w:r>
        <w:rPr>
          <w:rFonts w:ascii="Times New Roman" w:eastAsia="Times New Roman" w:hAnsi="Times New Roman" w:cs="Times New Roman"/>
          <w:spacing w:val="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ta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z w:val="24"/>
          <w:szCs w:val="24"/>
        </w:rPr>
        <w:t>un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ida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ti</w:t>
      </w:r>
      <w:r>
        <w:rPr>
          <w:rFonts w:ascii="Times New Roman" w:eastAsia="Times New Roman" w:hAnsi="Times New Roman" w:cs="Times New Roman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ta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on</w:t>
      </w:r>
      <w:r>
        <w:rPr>
          <w:rFonts w:ascii="Times New Roman" w:eastAsia="Times New Roman" w:hAnsi="Times New Roman" w:cs="Times New Roman"/>
          <w:spacing w:val="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ici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os </w:t>
      </w:r>
      <w:r>
        <w:rPr>
          <w:rFonts w:ascii="Times New Roman" w:eastAsia="Times New Roman" w:hAnsi="Times New Roman" w:cs="Times New Roman"/>
          <w:spacing w:val="4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y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z w:val="24"/>
          <w:szCs w:val="24"/>
        </w:rPr>
        <w:t>od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spacing w:val="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un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li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ati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z w:val="24"/>
          <w:szCs w:val="24"/>
        </w:rPr>
        <w:t>o f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á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ti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z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r 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ra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á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a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mi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spacing w:val="-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ro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F513FB8" w14:textId="77777777" w:rsidR="00BE5A93" w:rsidRDefault="00BE5A93">
      <w:pPr>
        <w:spacing w:before="10" w:after="0" w:line="200" w:lineRule="exact"/>
        <w:rPr>
          <w:sz w:val="20"/>
          <w:szCs w:val="20"/>
        </w:rPr>
      </w:pPr>
    </w:p>
    <w:p w14:paraId="3B061DEE" w14:textId="77777777" w:rsidR="00BE5A93" w:rsidRDefault="00F700C7">
      <w:pPr>
        <w:spacing w:after="0"/>
        <w:ind w:left="117" w:right="626"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ie</w:t>
      </w:r>
      <w:r>
        <w:rPr>
          <w:rFonts w:ascii="Times New Roman" w:eastAsia="Times New Roman" w:hAnsi="Times New Roman" w:cs="Times New Roman"/>
          <w:sz w:val="24"/>
          <w:szCs w:val="24"/>
        </w:rPr>
        <w:t>ndo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una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á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ea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la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n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c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z w:val="24"/>
          <w:szCs w:val="24"/>
        </w:rPr>
        <w:t>un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ca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ón e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te</w:t>
      </w:r>
      <w:r>
        <w:rPr>
          <w:rFonts w:ascii="Times New Roman" w:eastAsia="Times New Roman" w:hAnsi="Times New Roman" w:cs="Times New Roman"/>
          <w:sz w:val="24"/>
          <w:szCs w:val="24"/>
        </w:rPr>
        <w:t>rr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la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ón  </w:t>
      </w:r>
      <w:r>
        <w:rPr>
          <w:rFonts w:ascii="Times New Roman" w:eastAsia="Times New Roman" w:hAnsi="Times New Roman" w:cs="Times New Roman"/>
          <w:spacing w:val="2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>a un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y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us</w:t>
      </w:r>
      <w:r>
        <w:rPr>
          <w:rFonts w:ascii="Times New Roman" w:eastAsia="Times New Roman" w:hAnsi="Times New Roman" w:cs="Times New Roman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ud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ia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te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ac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8"/>
          <w:sz w:val="24"/>
          <w:szCs w:val="24"/>
        </w:rPr>
        <w:t>q</w:t>
      </w:r>
      <w:r>
        <w:rPr>
          <w:rFonts w:ascii="Times New Roman" w:eastAsia="Times New Roman" w:hAnsi="Times New Roman" w:cs="Times New Roman"/>
          <w:sz w:val="24"/>
          <w:szCs w:val="24"/>
        </w:rPr>
        <w:t>ue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al</w:t>
      </w:r>
      <w:r>
        <w:rPr>
          <w:rFonts w:ascii="Times New Roman" w:eastAsia="Times New Roman" w:hAnsi="Times New Roman" w:cs="Times New Roman"/>
          <w:sz w:val="24"/>
          <w:szCs w:val="24"/>
        </w:rPr>
        <w:t>qu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un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púb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li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ins w:id="173" w:author="Ines" w:date="2016-07-04T22:21:00Z">
        <w:r w:rsidR="00F64397">
          <w:rPr>
            <w:rFonts w:ascii="Times New Roman" w:eastAsia="Times New Roman" w:hAnsi="Times New Roman" w:cs="Times New Roman"/>
            <w:sz w:val="24"/>
            <w:szCs w:val="24"/>
          </w:rPr>
          <w:t xml:space="preserve"> o privada</w:t>
        </w:r>
      </w:ins>
      <w:r>
        <w:rPr>
          <w:rFonts w:ascii="Times New Roman" w:eastAsia="Times New Roman" w:hAnsi="Times New Roman" w:cs="Times New Roman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>a 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ón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pu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da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on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ta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una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rr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ie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que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mi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á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mi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y 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ro pr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-8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ecta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l</w:t>
      </w:r>
      <w:r>
        <w:rPr>
          <w:rFonts w:ascii="Times New Roman" w:eastAsia="Times New Roman" w:hAnsi="Times New Roman" w:cs="Times New Roman"/>
          <w:sz w:val="24"/>
          <w:szCs w:val="24"/>
        </w:rPr>
        <w:t>os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ud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ia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te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ili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z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ndo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un 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po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iti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má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ti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z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do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on</w:t>
      </w:r>
    </w:p>
    <w:p w14:paraId="74B7141E" w14:textId="77777777" w:rsidR="00BE5A93" w:rsidRDefault="00F700C7">
      <w:pPr>
        <w:spacing w:before="10" w:after="0" w:line="271" w:lineRule="exact"/>
        <w:ind w:left="117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pacing w:val="1"/>
          <w:position w:val="-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position w:val="-1"/>
          <w:sz w:val="24"/>
          <w:szCs w:val="24"/>
        </w:rPr>
        <w:t>os</w:t>
      </w:r>
      <w:r>
        <w:rPr>
          <w:rFonts w:ascii="Times New Roman" w:eastAsia="Times New Roman" w:hAnsi="Times New Roman" w:cs="Times New Roman"/>
          <w:spacing w:val="-1"/>
          <w:position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position w:val="-1"/>
          <w:sz w:val="24"/>
          <w:szCs w:val="24"/>
        </w:rPr>
        <w:t>cel</w:t>
      </w:r>
      <w:r>
        <w:rPr>
          <w:rFonts w:ascii="Times New Roman" w:eastAsia="Times New Roman" w:hAnsi="Times New Roman" w:cs="Times New Roman"/>
          <w:position w:val="-1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pacing w:val="-3"/>
          <w:position w:val="-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1"/>
          <w:position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position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position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position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position w:val="-1"/>
          <w:sz w:val="24"/>
          <w:szCs w:val="24"/>
        </w:rPr>
        <w:t>.</w:t>
      </w:r>
    </w:p>
    <w:p w14:paraId="2E8BA8E1" w14:textId="77777777" w:rsidR="00BE5A93" w:rsidRDefault="00BE5A93">
      <w:pPr>
        <w:spacing w:before="5" w:after="0" w:line="160" w:lineRule="exact"/>
        <w:rPr>
          <w:sz w:val="16"/>
          <w:szCs w:val="16"/>
        </w:rPr>
      </w:pPr>
    </w:p>
    <w:p w14:paraId="3EDA7B75" w14:textId="77777777" w:rsidR="00BE5A93" w:rsidRDefault="00BE5A93">
      <w:pPr>
        <w:spacing w:after="0" w:line="200" w:lineRule="exact"/>
        <w:rPr>
          <w:sz w:val="20"/>
          <w:szCs w:val="20"/>
        </w:rPr>
      </w:pPr>
    </w:p>
    <w:p w14:paraId="5EBF086D" w14:textId="77777777" w:rsidR="00BE5A93" w:rsidRDefault="00BE5A93">
      <w:pPr>
        <w:spacing w:after="0" w:line="200" w:lineRule="exact"/>
        <w:rPr>
          <w:sz w:val="20"/>
          <w:szCs w:val="20"/>
        </w:rPr>
      </w:pPr>
    </w:p>
    <w:p w14:paraId="61B31E07" w14:textId="77777777" w:rsidR="00BE5A93" w:rsidRDefault="00BE5A93">
      <w:pPr>
        <w:spacing w:after="0" w:line="200" w:lineRule="exact"/>
        <w:rPr>
          <w:sz w:val="20"/>
          <w:szCs w:val="20"/>
        </w:rPr>
      </w:pPr>
    </w:p>
    <w:p w14:paraId="2F93E9FB" w14:textId="77777777" w:rsidR="00BE5A93" w:rsidRDefault="00BE5A93">
      <w:pPr>
        <w:spacing w:after="0" w:line="200" w:lineRule="exact"/>
        <w:rPr>
          <w:sz w:val="20"/>
          <w:szCs w:val="20"/>
        </w:rPr>
      </w:pPr>
    </w:p>
    <w:p w14:paraId="58840A30" w14:textId="77777777" w:rsidR="00BE5A93" w:rsidRDefault="00BE5A93">
      <w:pPr>
        <w:spacing w:after="0" w:line="200" w:lineRule="exact"/>
        <w:rPr>
          <w:sz w:val="20"/>
          <w:szCs w:val="20"/>
        </w:rPr>
      </w:pPr>
    </w:p>
    <w:p w14:paraId="5C87C2A1" w14:textId="77777777" w:rsidR="00BE5A93" w:rsidRDefault="00BE5A93">
      <w:pPr>
        <w:spacing w:after="0" w:line="200" w:lineRule="exact"/>
        <w:rPr>
          <w:sz w:val="20"/>
          <w:szCs w:val="20"/>
        </w:rPr>
      </w:pPr>
    </w:p>
    <w:p w14:paraId="5F42899B" w14:textId="77777777" w:rsidR="00BE5A93" w:rsidRDefault="00BE5A93">
      <w:pPr>
        <w:spacing w:after="0" w:line="200" w:lineRule="exact"/>
        <w:rPr>
          <w:sz w:val="20"/>
          <w:szCs w:val="20"/>
        </w:rPr>
      </w:pPr>
    </w:p>
    <w:p w14:paraId="16A5E776" w14:textId="77777777" w:rsidR="00BE5A93" w:rsidRDefault="00BE5A93">
      <w:pPr>
        <w:spacing w:after="0" w:line="200" w:lineRule="exact"/>
        <w:rPr>
          <w:sz w:val="20"/>
          <w:szCs w:val="20"/>
        </w:rPr>
      </w:pPr>
    </w:p>
    <w:p w14:paraId="75AD5FC6" w14:textId="77777777" w:rsidR="00BE5A93" w:rsidRDefault="00BE5A93">
      <w:pPr>
        <w:spacing w:after="0" w:line="200" w:lineRule="exact"/>
        <w:rPr>
          <w:sz w:val="20"/>
          <w:szCs w:val="20"/>
        </w:rPr>
      </w:pPr>
    </w:p>
    <w:p w14:paraId="17401AD4" w14:textId="77777777" w:rsidR="00BE5A93" w:rsidRDefault="00BE5A93">
      <w:pPr>
        <w:spacing w:after="0" w:line="200" w:lineRule="exact"/>
        <w:rPr>
          <w:sz w:val="20"/>
          <w:szCs w:val="20"/>
        </w:rPr>
      </w:pPr>
    </w:p>
    <w:p w14:paraId="11520013" w14:textId="77777777" w:rsidR="00BE5A93" w:rsidRDefault="00645533">
      <w:pPr>
        <w:spacing w:before="31" w:after="0" w:line="240" w:lineRule="auto"/>
        <w:ind w:left="117" w:right="-20"/>
        <w:rPr>
          <w:rFonts w:ascii="Calibri" w:eastAsia="Calibri" w:hAnsi="Calibri" w:cs="Calibri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314162" behindDoc="1" locked="0" layoutInCell="1" allowOverlap="1" wp14:anchorId="6AE59F22" wp14:editId="0616CB00">
                <wp:simplePos x="0" y="0"/>
                <wp:positionH relativeFrom="page">
                  <wp:posOffset>899160</wp:posOffset>
                </wp:positionH>
                <wp:positionV relativeFrom="paragraph">
                  <wp:posOffset>-35560</wp:posOffset>
                </wp:positionV>
                <wp:extent cx="1829435" cy="1270"/>
                <wp:effectExtent l="13335" t="12065" r="14605" b="5715"/>
                <wp:wrapNone/>
                <wp:docPr id="130" name="Group 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829435" cy="1270"/>
                          <a:chOff x="1416" y="-56"/>
                          <a:chExt cx="2881" cy="2"/>
                        </a:xfrm>
                      </wpg:grpSpPr>
                      <wps:wsp>
                        <wps:cNvPr id="131" name="Freeform 98"/>
                        <wps:cNvSpPr>
                          <a:spLocks/>
                        </wps:cNvSpPr>
                        <wps:spPr bwMode="auto">
                          <a:xfrm>
                            <a:off x="1416" y="-56"/>
                            <a:ext cx="2881" cy="2"/>
                          </a:xfrm>
                          <a:custGeom>
                            <a:avLst/>
                            <a:gdLst>
                              <a:gd name="T0" fmla="+- 0 1416 1416"/>
                              <a:gd name="T1" fmla="*/ T0 w 2881"/>
                              <a:gd name="T2" fmla="+- 0 4297 1416"/>
                              <a:gd name="T3" fmla="*/ T2 w 2881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2881">
                                <a:moveTo>
                                  <a:pt x="0" y="0"/>
                                </a:moveTo>
                                <a:lnTo>
                                  <a:pt x="2881" y="0"/>
                                </a:lnTo>
                              </a:path>
                            </a:pathLst>
                          </a:custGeom>
                          <a:noFill/>
                          <a:ln w="1143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4D2DDC4" id="Group_x0020_97" o:spid="_x0000_s1026" style="position:absolute;margin-left:70.8pt;margin-top:-2.75pt;width:144.05pt;height:.1pt;z-index:-2318;mso-position-horizontal-relative:page" coordorigin="1416,-56" coordsize="2881,2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">
                <v:polyline id="Freeform_x0020_98" o:spid="_x0000_s1027" style="position:absolute;visibility:visible;mso-wrap-style:square;v-text-anchor:top" points="1416,-56,4297,-56" coordsize="2881,2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IyYXKxAAA&#10;ANwAAAAPAAAAZHJzL2Rvd25yZXYueG1sRE/NTsJAEL6T8A6bIfEmWxSFVBaCioSDiVJ4gLE7tIXu&#10;bLO7tvXtXRMTbvPl+53Fqje1aMn5yrKCyTgBQZxbXXGh4Hh4u52D8AFZY22ZFPyQh9VyOFhgqm3H&#10;e2qzUIgYwj5FBWUITSqlz0sy6Me2IY7cyTqDIUJXSO2wi+GmlndJ8igNVhwbSmzopaT8kn0bBdvP&#10;4+v78+w8/dp0beIeNtn0Y5spdTPq108gAvXhKv5373Scfz+Bv2fiBXL5Cw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iMmFysQAAADcAAAADwAAAAAAAAAAAAAAAACXAgAAZHJzL2Rv&#10;d25yZXYueG1sUEsFBgAAAAAEAAQA9QAAAIgDAAAAAA==&#10;" filled="f" strokeweight=".9pt">
                  <v:path arrowok="t" o:connecttype="custom" o:connectlocs="0,0;2881,0" o:connectangles="0,0"/>
                </v:polyline>
                <w10:wrap anchorx="page"/>
              </v:group>
            </w:pict>
          </mc:Fallback>
        </mc:AlternateContent>
      </w:r>
      <w:r w:rsidR="00F700C7">
        <w:rPr>
          <w:rFonts w:ascii="Calibri" w:eastAsia="Calibri" w:hAnsi="Calibri" w:cs="Calibri"/>
          <w:position w:val="10"/>
          <w:sz w:val="14"/>
          <w:szCs w:val="14"/>
        </w:rPr>
        <w:t>2</w:t>
      </w:r>
      <w:r w:rsidR="00F700C7">
        <w:rPr>
          <w:rFonts w:ascii="Calibri" w:eastAsia="Calibri" w:hAnsi="Calibri" w:cs="Calibri"/>
          <w:spacing w:val="31"/>
          <w:position w:val="10"/>
          <w:sz w:val="14"/>
          <w:szCs w:val="14"/>
        </w:rPr>
        <w:t xml:space="preserve"> </w:t>
      </w:r>
      <w:hyperlink r:id="rId11">
        <w:r w:rsidR="00F700C7">
          <w:rPr>
            <w:rFonts w:ascii="Calibri" w:eastAsia="Calibri" w:hAnsi="Calibri" w:cs="Calibri"/>
            <w:color w:val="0462C1"/>
            <w:u w:val="single" w:color="0462C1"/>
          </w:rPr>
          <w:t>h</w:t>
        </w:r>
        <w:r w:rsidR="00F700C7">
          <w:rPr>
            <w:rFonts w:ascii="Calibri" w:eastAsia="Calibri" w:hAnsi="Calibri" w:cs="Calibri"/>
            <w:color w:val="0462C1"/>
            <w:spacing w:val="-1"/>
            <w:u w:val="single" w:color="0462C1"/>
          </w:rPr>
          <w:t>t</w:t>
        </w:r>
        <w:r w:rsidR="00F700C7">
          <w:rPr>
            <w:rFonts w:ascii="Calibri" w:eastAsia="Calibri" w:hAnsi="Calibri" w:cs="Calibri"/>
            <w:color w:val="0462C1"/>
            <w:spacing w:val="-2"/>
            <w:u w:val="single" w:color="0462C1"/>
          </w:rPr>
          <w:t>t</w:t>
        </w:r>
        <w:r w:rsidR="00F700C7">
          <w:rPr>
            <w:rFonts w:ascii="Calibri" w:eastAsia="Calibri" w:hAnsi="Calibri" w:cs="Calibri"/>
            <w:color w:val="0462C1"/>
            <w:u w:val="single" w:color="0462C1"/>
          </w:rPr>
          <w:t>p</w:t>
        </w:r>
        <w:r w:rsidR="00F700C7">
          <w:rPr>
            <w:rFonts w:ascii="Calibri" w:eastAsia="Calibri" w:hAnsi="Calibri" w:cs="Calibri"/>
            <w:color w:val="0462C1"/>
            <w:spacing w:val="1"/>
            <w:u w:val="single" w:color="0462C1"/>
          </w:rPr>
          <w:t>:</w:t>
        </w:r>
        <w:r w:rsidR="00F700C7">
          <w:rPr>
            <w:rFonts w:ascii="Calibri" w:eastAsia="Calibri" w:hAnsi="Calibri" w:cs="Calibri"/>
            <w:color w:val="0462C1"/>
            <w:spacing w:val="-1"/>
            <w:u w:val="single" w:color="0462C1"/>
          </w:rPr>
          <w:t>/</w:t>
        </w:r>
        <w:r w:rsidR="00F700C7">
          <w:rPr>
            <w:rFonts w:ascii="Calibri" w:eastAsia="Calibri" w:hAnsi="Calibri" w:cs="Calibri"/>
            <w:color w:val="0462C1"/>
            <w:spacing w:val="3"/>
            <w:u w:val="single" w:color="0462C1"/>
          </w:rPr>
          <w:t>/</w:t>
        </w:r>
        <w:r w:rsidR="00F700C7">
          <w:rPr>
            <w:rFonts w:ascii="Calibri" w:eastAsia="Calibri" w:hAnsi="Calibri" w:cs="Calibri"/>
            <w:color w:val="0462C1"/>
            <w:spacing w:val="-1"/>
            <w:u w:val="single" w:color="0462C1"/>
          </w:rPr>
          <w:t>www</w:t>
        </w:r>
        <w:r w:rsidR="00F700C7">
          <w:rPr>
            <w:rFonts w:ascii="Calibri" w:eastAsia="Calibri" w:hAnsi="Calibri" w:cs="Calibri"/>
            <w:color w:val="0462C1"/>
            <w:u w:val="single" w:color="0462C1"/>
          </w:rPr>
          <w:t>.</w:t>
        </w:r>
        <w:r w:rsidR="00F700C7">
          <w:rPr>
            <w:rFonts w:ascii="Calibri" w:eastAsia="Calibri" w:hAnsi="Calibri" w:cs="Calibri"/>
            <w:color w:val="0462C1"/>
            <w:spacing w:val="-1"/>
            <w:u w:val="single" w:color="0462C1"/>
          </w:rPr>
          <w:t>e</w:t>
        </w:r>
        <w:r w:rsidR="00F700C7">
          <w:rPr>
            <w:rFonts w:ascii="Calibri" w:eastAsia="Calibri" w:hAnsi="Calibri" w:cs="Calibri"/>
            <w:color w:val="0462C1"/>
            <w:spacing w:val="5"/>
            <w:u w:val="single" w:color="0462C1"/>
          </w:rPr>
          <w:t>l</w:t>
        </w:r>
        <w:r w:rsidR="00F700C7">
          <w:rPr>
            <w:rFonts w:ascii="Calibri" w:eastAsia="Calibri" w:hAnsi="Calibri" w:cs="Calibri"/>
            <w:color w:val="0462C1"/>
            <w:spacing w:val="-2"/>
            <w:u w:val="single" w:color="0462C1"/>
          </w:rPr>
          <w:t>t</w:t>
        </w:r>
        <w:r w:rsidR="00F700C7">
          <w:rPr>
            <w:rFonts w:ascii="Calibri" w:eastAsia="Calibri" w:hAnsi="Calibri" w:cs="Calibri"/>
            <w:color w:val="0462C1"/>
            <w:spacing w:val="1"/>
            <w:u w:val="single" w:color="0462C1"/>
          </w:rPr>
          <w:t>i</w:t>
        </w:r>
        <w:r w:rsidR="00F700C7">
          <w:rPr>
            <w:rFonts w:ascii="Calibri" w:eastAsia="Calibri" w:hAnsi="Calibri" w:cs="Calibri"/>
            <w:color w:val="0462C1"/>
            <w:spacing w:val="-2"/>
            <w:u w:val="single" w:color="0462C1"/>
          </w:rPr>
          <w:t>e</w:t>
        </w:r>
        <w:r w:rsidR="00F700C7">
          <w:rPr>
            <w:rFonts w:ascii="Calibri" w:eastAsia="Calibri" w:hAnsi="Calibri" w:cs="Calibri"/>
            <w:color w:val="0462C1"/>
            <w:u w:val="single" w:color="0462C1"/>
          </w:rPr>
          <w:t>mpo.com</w:t>
        </w:r>
        <w:r w:rsidR="00F700C7">
          <w:rPr>
            <w:rFonts w:ascii="Calibri" w:eastAsia="Calibri" w:hAnsi="Calibri" w:cs="Calibri"/>
            <w:color w:val="0462C1"/>
            <w:spacing w:val="-1"/>
            <w:u w:val="single" w:color="0462C1"/>
          </w:rPr>
          <w:t>/arc</w:t>
        </w:r>
        <w:r w:rsidR="00F700C7">
          <w:rPr>
            <w:rFonts w:ascii="Calibri" w:eastAsia="Calibri" w:hAnsi="Calibri" w:cs="Calibri"/>
            <w:color w:val="0462C1"/>
            <w:u w:val="single" w:color="0462C1"/>
          </w:rPr>
          <w:t>h</w:t>
        </w:r>
        <w:r w:rsidR="00F700C7">
          <w:rPr>
            <w:rFonts w:ascii="Calibri" w:eastAsia="Calibri" w:hAnsi="Calibri" w:cs="Calibri"/>
            <w:color w:val="0462C1"/>
            <w:spacing w:val="2"/>
            <w:u w:val="single" w:color="0462C1"/>
          </w:rPr>
          <w:t>i</w:t>
        </w:r>
        <w:r w:rsidR="00F700C7">
          <w:rPr>
            <w:rFonts w:ascii="Calibri" w:eastAsia="Calibri" w:hAnsi="Calibri" w:cs="Calibri"/>
            <w:color w:val="0462C1"/>
            <w:u w:val="single" w:color="0462C1"/>
          </w:rPr>
          <w:t>vo/do</w:t>
        </w:r>
        <w:r w:rsidR="00F700C7">
          <w:rPr>
            <w:rFonts w:ascii="Calibri" w:eastAsia="Calibri" w:hAnsi="Calibri" w:cs="Calibri"/>
            <w:color w:val="0462C1"/>
            <w:spacing w:val="-1"/>
            <w:u w:val="single" w:color="0462C1"/>
          </w:rPr>
          <w:t>c</w:t>
        </w:r>
        <w:r w:rsidR="00F700C7">
          <w:rPr>
            <w:rFonts w:ascii="Calibri" w:eastAsia="Calibri" w:hAnsi="Calibri" w:cs="Calibri"/>
            <w:color w:val="0462C1"/>
            <w:u w:val="single" w:color="0462C1"/>
          </w:rPr>
          <w:t>um</w:t>
        </w:r>
        <w:r w:rsidR="00F700C7">
          <w:rPr>
            <w:rFonts w:ascii="Calibri" w:eastAsia="Calibri" w:hAnsi="Calibri" w:cs="Calibri"/>
            <w:color w:val="0462C1"/>
            <w:spacing w:val="-2"/>
            <w:u w:val="single" w:color="0462C1"/>
          </w:rPr>
          <w:t>e</w:t>
        </w:r>
        <w:r w:rsidR="00F700C7">
          <w:rPr>
            <w:rFonts w:ascii="Calibri" w:eastAsia="Calibri" w:hAnsi="Calibri" w:cs="Calibri"/>
            <w:color w:val="0462C1"/>
            <w:spacing w:val="4"/>
            <w:u w:val="single" w:color="0462C1"/>
          </w:rPr>
          <w:t>n</w:t>
        </w:r>
        <w:r w:rsidR="00F700C7">
          <w:rPr>
            <w:rFonts w:ascii="Calibri" w:eastAsia="Calibri" w:hAnsi="Calibri" w:cs="Calibri"/>
            <w:color w:val="0462C1"/>
            <w:spacing w:val="-2"/>
            <w:u w:val="single" w:color="0462C1"/>
          </w:rPr>
          <w:t>t</w:t>
        </w:r>
        <w:r w:rsidR="00F700C7">
          <w:rPr>
            <w:rFonts w:ascii="Calibri" w:eastAsia="Calibri" w:hAnsi="Calibri" w:cs="Calibri"/>
            <w:color w:val="0462C1"/>
            <w:u w:val="single" w:color="0462C1"/>
          </w:rPr>
          <w:t>o</w:t>
        </w:r>
        <w:r w:rsidR="00F700C7">
          <w:rPr>
            <w:rFonts w:ascii="Calibri" w:eastAsia="Calibri" w:hAnsi="Calibri" w:cs="Calibri"/>
            <w:color w:val="0462C1"/>
            <w:spacing w:val="-1"/>
            <w:u w:val="single" w:color="0462C1"/>
          </w:rPr>
          <w:t>/C</w:t>
        </w:r>
        <w:r w:rsidR="00F700C7">
          <w:rPr>
            <w:rFonts w:ascii="Calibri" w:eastAsia="Calibri" w:hAnsi="Calibri" w:cs="Calibri"/>
            <w:color w:val="0462C1"/>
            <w:u w:val="single" w:color="0462C1"/>
          </w:rPr>
          <w:t>M</w:t>
        </w:r>
        <w:r w:rsidR="00F700C7">
          <w:rPr>
            <w:rFonts w:ascii="Calibri" w:eastAsia="Calibri" w:hAnsi="Calibri" w:cs="Calibri"/>
            <w:color w:val="0462C1"/>
            <w:spacing w:val="3"/>
            <w:u w:val="single" w:color="0462C1"/>
          </w:rPr>
          <w:t>S</w:t>
        </w:r>
        <w:r w:rsidR="00F700C7">
          <w:rPr>
            <w:rFonts w:ascii="Calibri" w:eastAsia="Calibri" w:hAnsi="Calibri" w:cs="Calibri"/>
            <w:color w:val="0462C1"/>
            <w:spacing w:val="1"/>
            <w:u w:val="single" w:color="0462C1"/>
          </w:rPr>
          <w:t>-</w:t>
        </w:r>
        <w:r w:rsidR="00F700C7">
          <w:rPr>
            <w:rFonts w:ascii="Calibri" w:eastAsia="Calibri" w:hAnsi="Calibri" w:cs="Calibri"/>
            <w:color w:val="0462C1"/>
            <w:u w:val="single" w:color="0462C1"/>
          </w:rPr>
          <w:t>13661855</w:t>
        </w:r>
      </w:hyperlink>
    </w:p>
    <w:p w14:paraId="11D99034" w14:textId="77777777" w:rsidR="00BE5A93" w:rsidRDefault="00BE5A93">
      <w:pPr>
        <w:spacing w:after="0"/>
        <w:sectPr w:rsidR="00BE5A93">
          <w:pgSz w:w="12240" w:h="15840"/>
          <w:pgMar w:top="1700" w:right="1300" w:bottom="280" w:left="1300" w:header="1483" w:footer="0" w:gutter="0"/>
          <w:cols w:space="720"/>
        </w:sectPr>
      </w:pPr>
    </w:p>
    <w:p w14:paraId="627DD050" w14:textId="77777777" w:rsidR="00BE5A93" w:rsidRDefault="00BE5A93">
      <w:pPr>
        <w:spacing w:before="16" w:after="0" w:line="220" w:lineRule="exact"/>
      </w:pPr>
    </w:p>
    <w:p w14:paraId="0FAD7A76" w14:textId="77777777" w:rsidR="00BE5A93" w:rsidRDefault="00F700C7">
      <w:pPr>
        <w:spacing w:before="29" w:after="0"/>
        <w:ind w:left="117" w:right="624"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pu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é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o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or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la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ti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z w:val="24"/>
          <w:szCs w:val="24"/>
        </w:rPr>
        <w:t>un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ta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6"/>
          <w:sz w:val="24"/>
          <w:szCs w:val="24"/>
        </w:rPr>
        <w:t>¿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spacing w:val="1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un pro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ti</w:t>
      </w:r>
      <w:r>
        <w:rPr>
          <w:rFonts w:ascii="Times New Roman" w:eastAsia="Times New Roman" w:hAnsi="Times New Roman" w:cs="Times New Roman"/>
          <w:sz w:val="24"/>
          <w:szCs w:val="24"/>
        </w:rPr>
        <w:t>po</w:t>
      </w:r>
      <w:r>
        <w:rPr>
          <w:rFonts w:ascii="Times New Roman" w:eastAsia="Times New Roman" w:hAnsi="Times New Roman" w:cs="Times New Roman"/>
          <w:spacing w:val="2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ñ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do </w:t>
      </w:r>
      <w:del w:id="174" w:author="Microsoft Office User" w:date="2016-07-07T14:48:00Z">
        <w:r w:rsidDel="005513D0">
          <w:rPr>
            <w:rFonts w:ascii="Times New Roman" w:eastAsia="Times New Roman" w:hAnsi="Times New Roman" w:cs="Times New Roman"/>
            <w:spacing w:val="50"/>
            <w:sz w:val="24"/>
            <w:szCs w:val="24"/>
          </w:rPr>
          <w:delText xml:space="preserve"> </w:delText>
        </w:r>
      </w:del>
      <w:r>
        <w:rPr>
          <w:rFonts w:ascii="Times New Roman" w:eastAsia="Times New Roman" w:hAnsi="Times New Roman" w:cs="Times New Roman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ra</w:t>
      </w:r>
      <w:r>
        <w:rPr>
          <w:rFonts w:ascii="Times New Roman" w:eastAsia="Times New Roman" w:hAnsi="Times New Roman" w:cs="Times New Roman"/>
          <w:spacing w:val="2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po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z w:val="24"/>
          <w:szCs w:val="24"/>
        </w:rPr>
        <w:t>os</w:t>
      </w:r>
      <w:r>
        <w:rPr>
          <w:rFonts w:ascii="Times New Roman" w:eastAsia="Times New Roman" w:hAnsi="Times New Roman" w:cs="Times New Roman"/>
          <w:spacing w:val="2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>ó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ile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2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te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2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la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2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á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ea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2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spacing w:val="2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mi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on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2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spacing w:val="1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ros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on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c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z w:val="24"/>
          <w:szCs w:val="24"/>
        </w:rPr>
        <w:t>un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ud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>?</w:t>
      </w:r>
    </w:p>
    <w:p w14:paraId="0D3FBBD7" w14:textId="77777777" w:rsidR="00BE5A93" w:rsidRDefault="00BE5A93">
      <w:pPr>
        <w:spacing w:after="0"/>
        <w:jc w:val="both"/>
        <w:sectPr w:rsidR="00BE5A93">
          <w:headerReference w:type="default" r:id="rId12"/>
          <w:pgSz w:w="12240" w:h="15840"/>
          <w:pgMar w:top="1700" w:right="1300" w:bottom="280" w:left="1300" w:header="1483" w:footer="0" w:gutter="0"/>
          <w:pgNumType w:start="8"/>
          <w:cols w:space="720"/>
        </w:sectPr>
      </w:pPr>
    </w:p>
    <w:p w14:paraId="6115D8B5" w14:textId="77777777" w:rsidR="00BE5A93" w:rsidRDefault="00BE5A93">
      <w:pPr>
        <w:spacing w:after="0" w:line="240" w:lineRule="exact"/>
        <w:rPr>
          <w:sz w:val="24"/>
          <w:szCs w:val="24"/>
        </w:rPr>
      </w:pPr>
    </w:p>
    <w:p w14:paraId="1E277B09" w14:textId="77777777" w:rsidR="00BE5A93" w:rsidRDefault="00F700C7">
      <w:pPr>
        <w:spacing w:before="29" w:after="0" w:line="240" w:lineRule="auto"/>
        <w:ind w:left="117" w:right="7931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3. J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us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b/>
          <w:bCs/>
          <w:spacing w:val="1"/>
          <w:sz w:val="24"/>
          <w:szCs w:val="24"/>
        </w:rPr>
        <w:t>ic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b/>
          <w:bCs/>
          <w:spacing w:val="1"/>
          <w:sz w:val="24"/>
          <w:szCs w:val="24"/>
        </w:rPr>
        <w:t>ci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ón</w:t>
      </w:r>
    </w:p>
    <w:p w14:paraId="6BA7D598" w14:textId="77777777" w:rsidR="00BE5A93" w:rsidRDefault="00BE5A93">
      <w:pPr>
        <w:spacing w:before="12" w:after="0" w:line="260" w:lineRule="exact"/>
        <w:rPr>
          <w:sz w:val="26"/>
          <w:szCs w:val="26"/>
        </w:rPr>
      </w:pPr>
    </w:p>
    <w:p w14:paraId="20BA1372" w14:textId="77777777" w:rsidR="00BE5A93" w:rsidRDefault="00F700C7">
      <w:pPr>
        <w:spacing w:after="0"/>
        <w:ind w:left="117" w:right="621"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rro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ll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ti</w:t>
      </w:r>
      <w:r>
        <w:rPr>
          <w:rFonts w:ascii="Times New Roman" w:eastAsia="Times New Roman" w:hAnsi="Times New Roman" w:cs="Times New Roman"/>
          <w:sz w:val="24"/>
          <w:szCs w:val="24"/>
        </w:rPr>
        <w:t>po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pro</w:t>
      </w:r>
      <w:r>
        <w:rPr>
          <w:rFonts w:ascii="Times New Roman" w:eastAsia="Times New Roman" w:hAnsi="Times New Roman" w:cs="Times New Roman"/>
          <w:spacing w:val="-8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ect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os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miti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z w:val="24"/>
          <w:szCs w:val="24"/>
        </w:rPr>
        <w:t>á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>os</w:t>
      </w:r>
      <w:r>
        <w:rPr>
          <w:rFonts w:ascii="Times New Roman" w:eastAsia="Times New Roman" w:hAnsi="Times New Roman" w:cs="Times New Roman"/>
          <w:spacing w:val="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me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os de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mi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on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s </w:t>
      </w:r>
      <w:del w:id="175" w:author="Microsoft Office User" w:date="2016-07-07T14:48:00Z">
        <w:r w:rsidDel="005513D0">
          <w:rPr>
            <w:rFonts w:ascii="Times New Roman" w:eastAsia="Times New Roman" w:hAnsi="Times New Roman" w:cs="Times New Roman"/>
            <w:spacing w:val="54"/>
            <w:sz w:val="24"/>
            <w:szCs w:val="24"/>
          </w:rPr>
          <w:delText xml:space="preserve"> </w:delText>
        </w:r>
      </w:del>
      <w:r>
        <w:rPr>
          <w:rFonts w:ascii="Times New Roman" w:eastAsia="Times New Roman" w:hAnsi="Times New Roman" w:cs="Times New Roman"/>
          <w:sz w:val="24"/>
          <w:szCs w:val="24"/>
        </w:rPr>
        <w:t xml:space="preserve">y </w:t>
      </w:r>
      <w:r>
        <w:rPr>
          <w:rFonts w:ascii="Times New Roman" w:eastAsia="Times New Roman" w:hAnsi="Times New Roman" w:cs="Times New Roman"/>
          <w:spacing w:val="4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ros </w:t>
      </w:r>
      <w:r>
        <w:rPr>
          <w:rFonts w:ascii="Times New Roman" w:eastAsia="Times New Roman" w:hAnsi="Times New Roman" w:cs="Times New Roman"/>
          <w:spacing w:val="5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r </w:t>
      </w:r>
      <w:r>
        <w:rPr>
          <w:rFonts w:ascii="Times New Roman" w:eastAsia="Times New Roman" w:hAnsi="Times New Roman" w:cs="Times New Roman"/>
          <w:spacing w:val="5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a </w:t>
      </w:r>
      <w:r>
        <w:rPr>
          <w:rFonts w:ascii="Times New Roman" w:eastAsia="Times New Roman" w:hAnsi="Times New Roman" w:cs="Times New Roman"/>
          <w:spacing w:val="5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sz w:val="24"/>
          <w:szCs w:val="24"/>
        </w:rPr>
        <w:t>or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maci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ón </w:t>
      </w:r>
      <w:r>
        <w:rPr>
          <w:rFonts w:ascii="Times New Roman" w:eastAsia="Times New Roman" w:hAnsi="Times New Roman" w:cs="Times New Roman"/>
          <w:spacing w:val="5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de </w:t>
      </w:r>
      <w:r>
        <w:rPr>
          <w:rFonts w:ascii="Times New Roman" w:eastAsia="Times New Roman" w:hAnsi="Times New Roman" w:cs="Times New Roman"/>
          <w:spacing w:val="5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ho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spacing w:val="5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no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s </w:t>
      </w:r>
      <w:r>
        <w:rPr>
          <w:rFonts w:ascii="Times New Roman" w:eastAsia="Times New Roman" w:hAnsi="Times New Roman" w:cs="Times New Roman"/>
          <w:spacing w:val="5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ti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z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ndo </w:t>
      </w:r>
      <w:r>
        <w:rPr>
          <w:rFonts w:ascii="Times New Roman" w:eastAsia="Times New Roman" w:hAnsi="Times New Roman" w:cs="Times New Roman"/>
          <w:spacing w:val="5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un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s 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lata</w:t>
      </w:r>
      <w:r>
        <w:rPr>
          <w:rFonts w:ascii="Times New Roman" w:eastAsia="Times New Roman" w:hAnsi="Times New Roman" w:cs="Times New Roman"/>
          <w:sz w:val="24"/>
          <w:szCs w:val="24"/>
        </w:rPr>
        <w:t>fo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ma</w:t>
      </w:r>
      <w:r>
        <w:rPr>
          <w:rFonts w:ascii="Times New Roman" w:eastAsia="Times New Roman" w:hAnsi="Times New Roman" w:cs="Times New Roman"/>
          <w:sz w:val="24"/>
          <w:szCs w:val="24"/>
        </w:rPr>
        <w:t>s de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rro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on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s </w:t>
      </w:r>
      <w:r>
        <w:rPr>
          <w:rFonts w:ascii="Times New Roman" w:eastAsia="Times New Roman" w:hAnsi="Times New Roman" w:cs="Times New Roman"/>
          <w:spacing w:val="-5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7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for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pr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ta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ci</w:t>
      </w:r>
      <w:r>
        <w:rPr>
          <w:rFonts w:ascii="Times New Roman" w:eastAsia="Times New Roman" w:hAnsi="Times New Roman" w:cs="Times New Roman"/>
          <w:sz w:val="24"/>
          <w:szCs w:val="24"/>
        </w:rPr>
        <w:t>ón</w:t>
      </w:r>
      <w:r>
        <w:rPr>
          <w:rFonts w:ascii="Times New Roman" w:eastAsia="Times New Roman" w:hAnsi="Times New Roman" w:cs="Times New Roman"/>
          <w:spacing w:val="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a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ta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1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1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po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iti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z w:val="24"/>
          <w:szCs w:val="24"/>
        </w:rPr>
        <w:t>o,</w:t>
      </w:r>
      <w:r>
        <w:rPr>
          <w:rFonts w:ascii="Times New Roman" w:eastAsia="Times New Roman" w:hAnsi="Times New Roman" w:cs="Times New Roman"/>
          <w:spacing w:val="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on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ta</w:t>
      </w:r>
      <w:r>
        <w:rPr>
          <w:rFonts w:ascii="Times New Roman" w:eastAsia="Times New Roman" w:hAnsi="Times New Roman" w:cs="Times New Roman"/>
          <w:sz w:val="24"/>
          <w:szCs w:val="24"/>
        </w:rPr>
        <w:t>ndo</w:t>
      </w:r>
      <w:r>
        <w:rPr>
          <w:rFonts w:ascii="Times New Roman" w:eastAsia="Times New Roman" w:hAnsi="Times New Roman" w:cs="Times New Roman"/>
          <w:spacing w:val="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ci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alme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1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on</w:t>
      </w:r>
      <w:r>
        <w:rPr>
          <w:rFonts w:ascii="Times New Roman" w:eastAsia="Times New Roman" w:hAnsi="Times New Roman" w:cs="Times New Roman"/>
          <w:spacing w:val="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nu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acili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pacing w:val="-4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la</w:t>
      </w:r>
      <w:r>
        <w:rPr>
          <w:rFonts w:ascii="Times New Roman" w:eastAsia="Times New Roman" w:hAnsi="Times New Roman" w:cs="Times New Roman"/>
          <w:sz w:val="24"/>
          <w:szCs w:val="24"/>
        </w:rPr>
        <w:t>do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a de </w:t>
      </w:r>
      <w:r>
        <w:rPr>
          <w:rFonts w:ascii="Times New Roman" w:eastAsia="Times New Roman" w:hAnsi="Times New Roman" w:cs="Times New Roman"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no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s </w:t>
      </w:r>
      <w:r>
        <w:rPr>
          <w:rFonts w:ascii="Times New Roman" w:eastAsia="Times New Roman" w:hAnsi="Times New Roman" w:cs="Times New Roman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y   </w:t>
      </w:r>
      <w:r>
        <w:rPr>
          <w:rFonts w:ascii="Times New Roman" w:eastAsia="Times New Roman" w:hAnsi="Times New Roman" w:cs="Times New Roman"/>
          <w:spacing w:val="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la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dor </w:t>
      </w:r>
      <w:r>
        <w:rPr>
          <w:rFonts w:ascii="Times New Roman" w:eastAsia="Times New Roman" w:hAnsi="Times New Roman" w:cs="Times New Roman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de </w:t>
      </w:r>
      <w:r>
        <w:rPr>
          <w:rFonts w:ascii="Times New Roman" w:eastAsia="Times New Roman" w:hAnsi="Times New Roman" w:cs="Times New Roman"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os 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que 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e </w:t>
      </w:r>
      <w:r>
        <w:rPr>
          <w:rFonts w:ascii="Times New Roman" w:eastAsia="Times New Roman" w:hAnsi="Times New Roman" w:cs="Times New Roman"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-8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sz w:val="24"/>
          <w:szCs w:val="24"/>
        </w:rPr>
        <w:t>ud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n </w:t>
      </w:r>
      <w:r>
        <w:rPr>
          <w:rFonts w:ascii="Times New Roman" w:eastAsia="Times New Roman" w:hAnsi="Times New Roman" w:cs="Times New Roman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l </w:t>
      </w:r>
      <w:r>
        <w:rPr>
          <w:rFonts w:ascii="Times New Roman" w:eastAsia="Times New Roman" w:hAnsi="Times New Roman" w:cs="Times New Roman"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ud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ia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e </w:t>
      </w:r>
      <w:r>
        <w:rPr>
          <w:rFonts w:ascii="Times New Roman" w:eastAsia="Times New Roman" w:hAnsi="Times New Roman" w:cs="Times New Roman"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a </w:t>
      </w:r>
      <w:r>
        <w:rPr>
          <w:rFonts w:ascii="Times New Roman" w:eastAsia="Times New Roman" w:hAnsi="Times New Roman" w:cs="Times New Roman"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ec</w:t>
      </w:r>
      <w:r>
        <w:rPr>
          <w:rFonts w:ascii="Times New Roman" w:eastAsia="Times New Roman" w:hAnsi="Times New Roman" w:cs="Times New Roman"/>
          <w:sz w:val="24"/>
          <w:szCs w:val="24"/>
        </w:rPr>
        <w:t>ord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r 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la</w:t>
      </w:r>
      <w:r>
        <w:rPr>
          <w:rFonts w:ascii="Times New Roman" w:eastAsia="Times New Roman" w:hAnsi="Times New Roman" w:cs="Times New Roman"/>
          <w:sz w:val="24"/>
          <w:szCs w:val="24"/>
        </w:rPr>
        <w:t>s  f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ec</w:t>
      </w:r>
      <w:r>
        <w:rPr>
          <w:rFonts w:ascii="Times New Roman" w:eastAsia="Times New Roman" w:hAnsi="Times New Roman" w:cs="Times New Roman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s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eci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1D88AD32" w14:textId="77777777" w:rsidR="00BE5A93" w:rsidRDefault="00BE5A93">
      <w:pPr>
        <w:spacing w:before="10" w:after="0" w:line="200" w:lineRule="exact"/>
        <w:rPr>
          <w:sz w:val="20"/>
          <w:szCs w:val="20"/>
        </w:rPr>
      </w:pPr>
    </w:p>
    <w:p w14:paraId="1F691428" w14:textId="77777777" w:rsidR="00BE5A93" w:rsidRDefault="00F700C7">
      <w:pPr>
        <w:spacing w:after="0"/>
        <w:ind w:left="117" w:right="823"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pacing w:val="-5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ici</w:t>
      </w:r>
      <w:r>
        <w:rPr>
          <w:rFonts w:ascii="Times New Roman" w:eastAsia="Times New Roman" w:hAnsi="Times New Roman" w:cs="Times New Roman"/>
          <w:sz w:val="24"/>
          <w:szCs w:val="24"/>
        </w:rPr>
        <w:t>on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alme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li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z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aci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ón 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5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pp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on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ta</w:t>
      </w:r>
      <w:r>
        <w:rPr>
          <w:rFonts w:ascii="Times New Roman" w:eastAsia="Times New Roman" w:hAnsi="Times New Roman" w:cs="Times New Roman"/>
          <w:sz w:val="24"/>
          <w:szCs w:val="24"/>
        </w:rPr>
        <w:t>rá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0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on un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qu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z w:val="24"/>
          <w:szCs w:val="24"/>
        </w:rPr>
        <w:t>ur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o, que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ti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que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l</w:t>
      </w:r>
      <w:r>
        <w:rPr>
          <w:rFonts w:ascii="Times New Roman" w:eastAsia="Times New Roman" w:hAnsi="Times New Roman" w:cs="Times New Roman"/>
          <w:sz w:val="24"/>
          <w:szCs w:val="24"/>
        </w:rPr>
        <w:t>os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ma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i</w:t>
      </w:r>
      <w:r>
        <w:rPr>
          <w:rFonts w:ascii="Times New Roman" w:eastAsia="Times New Roman" w:hAnsi="Times New Roman" w:cs="Times New Roman"/>
          <w:sz w:val="24"/>
          <w:szCs w:val="24"/>
        </w:rPr>
        <w:t>nfo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ci</w:t>
      </w:r>
      <w:r>
        <w:rPr>
          <w:rFonts w:ascii="Times New Roman" w:eastAsia="Times New Roman" w:hAnsi="Times New Roman" w:cs="Times New Roman"/>
          <w:sz w:val="24"/>
          <w:szCs w:val="24"/>
        </w:rPr>
        <w:t>ón de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l</w:t>
      </w:r>
      <w:r>
        <w:rPr>
          <w:rFonts w:ascii="Times New Roman" w:eastAsia="Times New Roman" w:hAnsi="Times New Roman" w:cs="Times New Roman"/>
          <w:sz w:val="24"/>
          <w:szCs w:val="24"/>
        </w:rPr>
        <w:t>os</w:t>
      </w:r>
      <w:r>
        <w:rPr>
          <w:rFonts w:ascii="Times New Roman" w:eastAsia="Times New Roman" w:hAnsi="Times New Roman" w:cs="Times New Roman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ame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os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a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on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-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y 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ros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no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le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podr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á</w:t>
      </w:r>
      <w:r>
        <w:rPr>
          <w:rFonts w:ascii="Times New Roman" w:eastAsia="Times New Roman" w:hAnsi="Times New Roman" w:cs="Times New Roman"/>
          <w:sz w:val="24"/>
          <w:szCs w:val="24"/>
        </w:rPr>
        <w:t>n h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ace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cam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os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at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, y</w:t>
      </w:r>
      <w:r>
        <w:rPr>
          <w:rFonts w:ascii="Times New Roman" w:eastAsia="Times New Roman" w:hAnsi="Times New Roman" w:cs="Times New Roman"/>
          <w:spacing w:val="-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que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os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at</w:t>
      </w:r>
      <w:r>
        <w:rPr>
          <w:rFonts w:ascii="Times New Roman" w:eastAsia="Times New Roman" w:hAnsi="Times New Roman" w:cs="Times New Roman"/>
          <w:sz w:val="24"/>
          <w:szCs w:val="24"/>
        </w:rPr>
        <w:t>os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ca</w:t>
      </w:r>
      <w:r>
        <w:rPr>
          <w:rFonts w:ascii="Times New Roman" w:eastAsia="Times New Roman" w:hAnsi="Times New Roman" w:cs="Times New Roman"/>
          <w:sz w:val="24"/>
          <w:szCs w:val="24"/>
        </w:rPr>
        <w:t>da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ona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á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n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onf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ia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s y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 xml:space="preserve"> v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os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s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o por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ell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1D3716D4" w14:textId="77777777" w:rsidR="00BE5A93" w:rsidRDefault="00BE5A93">
      <w:pPr>
        <w:spacing w:before="10" w:after="0" w:line="200" w:lineRule="exact"/>
        <w:rPr>
          <w:sz w:val="20"/>
          <w:szCs w:val="20"/>
        </w:rPr>
      </w:pPr>
    </w:p>
    <w:p w14:paraId="657383C0" w14:textId="77777777" w:rsidR="00BE5A93" w:rsidRDefault="00F700C7">
      <w:pPr>
        <w:spacing w:after="0"/>
        <w:ind w:left="117" w:right="624"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ro</w:t>
      </w:r>
      <w:del w:id="176" w:author="Microsoft Office User" w:date="2016-07-07T14:48:00Z">
        <w:r w:rsidDel="005513D0">
          <w:rPr>
            <w:rFonts w:ascii="Times New Roman" w:eastAsia="Times New Roman" w:hAnsi="Times New Roman" w:cs="Times New Roman"/>
            <w:sz w:val="24"/>
            <w:szCs w:val="24"/>
          </w:rPr>
          <w:delText xml:space="preserve"> </w:delText>
        </w:r>
      </w:del>
      <w:r>
        <w:rPr>
          <w:rFonts w:ascii="Times New Roman" w:eastAsia="Times New Roman" w:hAnsi="Times New Roman" w:cs="Times New Roman"/>
          <w:spacing w:val="3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pun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o </w:t>
      </w:r>
      <w:r>
        <w:rPr>
          <w:rFonts w:ascii="Times New Roman" w:eastAsia="Times New Roman" w:hAnsi="Times New Roman" w:cs="Times New Roman"/>
          <w:spacing w:val="3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z w:val="24"/>
          <w:szCs w:val="24"/>
        </w:rPr>
        <w:t>por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e </w:t>
      </w:r>
      <w:r>
        <w:rPr>
          <w:rFonts w:ascii="Times New Roman" w:eastAsia="Times New Roman" w:hAnsi="Times New Roman" w:cs="Times New Roman"/>
          <w:spacing w:val="3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s </w:t>
      </w:r>
      <w:r>
        <w:rPr>
          <w:rFonts w:ascii="Times New Roman" w:eastAsia="Times New Roman" w:hAnsi="Times New Roman" w:cs="Times New Roman"/>
          <w:spacing w:val="3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que </w:t>
      </w:r>
      <w:r>
        <w:rPr>
          <w:rFonts w:ascii="Times New Roman" w:eastAsia="Times New Roman" w:hAnsi="Times New Roman" w:cs="Times New Roman"/>
          <w:spacing w:val="3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on </w:t>
      </w:r>
      <w:r>
        <w:rPr>
          <w:rFonts w:ascii="Times New Roman" w:eastAsia="Times New Roman" w:hAnsi="Times New Roman" w:cs="Times New Roman"/>
          <w:spacing w:val="3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l </w:t>
      </w:r>
      <w:r>
        <w:rPr>
          <w:rFonts w:ascii="Times New Roman" w:eastAsia="Times New Roman" w:hAnsi="Times New Roman" w:cs="Times New Roman"/>
          <w:spacing w:val="3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rro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ll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o </w:t>
      </w:r>
      <w:r>
        <w:rPr>
          <w:rFonts w:ascii="Times New Roman" w:eastAsia="Times New Roman" w:hAnsi="Times New Roman" w:cs="Times New Roman"/>
          <w:spacing w:val="3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de </w:t>
      </w:r>
      <w:r>
        <w:rPr>
          <w:rFonts w:ascii="Times New Roman" w:eastAsia="Times New Roman" w:hAnsi="Times New Roman" w:cs="Times New Roman"/>
          <w:spacing w:val="3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os </w:t>
      </w:r>
      <w:r>
        <w:rPr>
          <w:rFonts w:ascii="Times New Roman" w:eastAsia="Times New Roman" w:hAnsi="Times New Roman" w:cs="Times New Roman"/>
          <w:spacing w:val="3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z w:val="24"/>
          <w:szCs w:val="24"/>
        </w:rPr>
        <w:t>ó</w:t>
      </w:r>
      <w:r>
        <w:rPr>
          <w:rFonts w:ascii="Times New Roman" w:eastAsia="Times New Roman" w:hAnsi="Times New Roman" w:cs="Times New Roman"/>
          <w:spacing w:val="1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os </w:t>
      </w:r>
      <w:r>
        <w:rPr>
          <w:rFonts w:ascii="Times New Roman" w:eastAsia="Times New Roman" w:hAnsi="Times New Roman" w:cs="Times New Roman"/>
          <w:spacing w:val="3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a </w:t>
      </w:r>
      <w:r>
        <w:rPr>
          <w:rFonts w:ascii="Times New Roman" w:eastAsia="Times New Roman" w:hAnsi="Times New Roman" w:cs="Times New Roman"/>
          <w:spacing w:val="3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la</w:t>
      </w:r>
      <w:r>
        <w:rPr>
          <w:rFonts w:ascii="Times New Roman" w:eastAsia="Times New Roman" w:hAnsi="Times New Roman" w:cs="Times New Roman"/>
          <w:sz w:val="24"/>
          <w:szCs w:val="24"/>
        </w:rPr>
        <w:t>s 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lata</w:t>
      </w:r>
      <w:r>
        <w:rPr>
          <w:rFonts w:ascii="Times New Roman" w:eastAsia="Times New Roman" w:hAnsi="Times New Roman" w:cs="Times New Roman"/>
          <w:sz w:val="24"/>
          <w:szCs w:val="24"/>
        </w:rPr>
        <w:t>fo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ma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el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la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s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má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nd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dos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Co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ia</w:t>
      </w:r>
      <w:r>
        <w:rPr>
          <w:rFonts w:ascii="Times New Roman" w:eastAsia="Times New Roman" w:hAnsi="Times New Roman" w:cs="Times New Roman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ti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z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ndo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fun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ci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ili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y por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ta</w:t>
      </w:r>
      <w:r>
        <w:rPr>
          <w:rFonts w:ascii="Times New Roman" w:eastAsia="Times New Roman" w:hAnsi="Times New Roman" w:cs="Times New Roman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mi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z w:val="24"/>
          <w:szCs w:val="24"/>
        </w:rPr>
        <w:t>o.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on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n a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 xml:space="preserve"> </w:t>
      </w:r>
      <w:ins w:id="177" w:author="Ines" w:date="2016-07-04T22:22:00Z">
        <w:r w:rsidR="00F64397">
          <w:rPr>
            <w:rFonts w:ascii="Times New Roman" w:eastAsia="Times New Roman" w:hAnsi="Times New Roman" w:cs="Times New Roman"/>
            <w:sz w:val="24"/>
            <w:szCs w:val="24"/>
          </w:rPr>
          <w:t>U</w:t>
        </w:r>
      </w:ins>
      <w:del w:id="178" w:author="Ines" w:date="2016-07-04T22:22:00Z">
        <w:r w:rsidDel="00F64397">
          <w:rPr>
            <w:rFonts w:ascii="Times New Roman" w:eastAsia="Times New Roman" w:hAnsi="Times New Roman" w:cs="Times New Roman"/>
            <w:sz w:val="24"/>
            <w:szCs w:val="24"/>
          </w:rPr>
          <w:delText>u</w:delText>
        </w:r>
      </w:del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 xml:space="preserve"> </w:t>
      </w:r>
      <w:del w:id="179" w:author="Ines" w:date="2016-07-04T22:22:00Z">
        <w:r w:rsidDel="00F64397">
          <w:rPr>
            <w:rFonts w:ascii="Times New Roman" w:eastAsia="Times New Roman" w:hAnsi="Times New Roman" w:cs="Times New Roman"/>
            <w:spacing w:val="-3"/>
            <w:sz w:val="24"/>
            <w:szCs w:val="24"/>
          </w:rPr>
          <w:delText>m</w:delText>
        </w:r>
      </w:del>
      <w:ins w:id="180" w:author="Ines" w:date="2016-07-04T22:22:00Z">
        <w:r w:rsidR="00F64397">
          <w:rPr>
            <w:rFonts w:ascii="Times New Roman" w:eastAsia="Times New Roman" w:hAnsi="Times New Roman" w:cs="Times New Roman"/>
            <w:spacing w:val="-3"/>
            <w:sz w:val="24"/>
            <w:szCs w:val="24"/>
          </w:rPr>
          <w:t>M</w:t>
        </w:r>
      </w:ins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ale</w:t>
      </w:r>
      <w:r>
        <w:rPr>
          <w:rFonts w:ascii="Times New Roman" w:eastAsia="Times New Roman" w:hAnsi="Times New Roman" w:cs="Times New Roman"/>
          <w:sz w:val="24"/>
          <w:szCs w:val="24"/>
        </w:rPr>
        <w:t>na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c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z w:val="24"/>
          <w:szCs w:val="24"/>
        </w:rPr>
        <w:t>e 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rro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ll</w:t>
      </w:r>
      <w:r>
        <w:rPr>
          <w:rFonts w:ascii="Times New Roman" w:eastAsia="Times New Roman" w:hAnsi="Times New Roman" w:cs="Times New Roman"/>
          <w:sz w:val="24"/>
          <w:szCs w:val="24"/>
        </w:rPr>
        <w:t>o de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5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pp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n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ón C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1B925A8F" w14:textId="77777777" w:rsidR="00BE5A93" w:rsidRDefault="00BE5A93">
      <w:pPr>
        <w:spacing w:before="10" w:after="0" w:line="200" w:lineRule="exact"/>
        <w:rPr>
          <w:sz w:val="20"/>
          <w:szCs w:val="20"/>
        </w:rPr>
      </w:pPr>
    </w:p>
    <w:p w14:paraId="58A8D273" w14:textId="77777777" w:rsidR="00BE5A93" w:rsidRDefault="00F700C7">
      <w:pPr>
        <w:spacing w:after="0" w:line="240" w:lineRule="auto"/>
        <w:ind w:left="858" w:right="8626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F9E6FF3" w14:textId="77777777" w:rsidR="00BE5A93" w:rsidRDefault="00BE5A93">
      <w:pPr>
        <w:spacing w:before="17" w:after="0" w:line="260" w:lineRule="exact"/>
        <w:rPr>
          <w:sz w:val="26"/>
          <w:szCs w:val="26"/>
        </w:rPr>
      </w:pPr>
    </w:p>
    <w:p w14:paraId="5C39A5E0" w14:textId="77777777" w:rsidR="00BE5A93" w:rsidRDefault="00F700C7">
      <w:pPr>
        <w:spacing w:after="0"/>
        <w:ind w:left="117" w:right="624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ra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mi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rro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tec</w:t>
      </w:r>
      <w:r>
        <w:rPr>
          <w:rFonts w:ascii="Times New Roman" w:eastAsia="Times New Roman" w:hAnsi="Times New Roman" w:cs="Times New Roman"/>
          <w:sz w:val="24"/>
          <w:szCs w:val="24"/>
        </w:rPr>
        <w:t>no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ía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n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ic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ci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11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z w:val="24"/>
          <w:szCs w:val="24"/>
        </w:rPr>
        <w:t>ó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-8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del w:id="181" w:author="Ines" w:date="2016-07-04T22:22:00Z">
        <w:r w:rsidDel="00F64397">
          <w:rPr>
            <w:rFonts w:ascii="Times New Roman" w:eastAsia="Times New Roman" w:hAnsi="Times New Roman" w:cs="Times New Roman"/>
            <w:spacing w:val="5"/>
            <w:sz w:val="24"/>
            <w:szCs w:val="24"/>
          </w:rPr>
          <w:delText xml:space="preserve"> </w:delText>
        </w:r>
      </w:del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l</w:t>
      </w:r>
      <w:del w:id="182" w:author="Ines" w:date="2016-07-04T22:22:00Z">
        <w:r w:rsidDel="00F64397">
          <w:rPr>
            <w:rFonts w:ascii="Times New Roman" w:eastAsia="Times New Roman" w:hAnsi="Times New Roman" w:cs="Times New Roman"/>
            <w:sz w:val="24"/>
            <w:szCs w:val="24"/>
          </w:rPr>
          <w:delText>a</w:delText>
        </w:r>
      </w:del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del w:id="183" w:author="Ines" w:date="2016-07-04T22:22:00Z">
        <w:r w:rsidDel="00F64397">
          <w:rPr>
            <w:rFonts w:ascii="Times New Roman" w:eastAsia="Times New Roman" w:hAnsi="Times New Roman" w:cs="Times New Roman"/>
            <w:sz w:val="24"/>
            <w:szCs w:val="24"/>
          </w:rPr>
          <w:delText>f</w:delText>
        </w:r>
        <w:r w:rsidDel="00F64397">
          <w:rPr>
            <w:rFonts w:ascii="Times New Roman" w:eastAsia="Times New Roman" w:hAnsi="Times New Roman" w:cs="Times New Roman"/>
            <w:spacing w:val="1"/>
            <w:sz w:val="24"/>
            <w:szCs w:val="24"/>
          </w:rPr>
          <w:delText>ac</w:delText>
        </w:r>
        <w:r w:rsidDel="00F64397">
          <w:rPr>
            <w:rFonts w:ascii="Times New Roman" w:eastAsia="Times New Roman" w:hAnsi="Times New Roman" w:cs="Times New Roman"/>
            <w:sz w:val="24"/>
            <w:szCs w:val="24"/>
          </w:rPr>
          <w:delText>u</w:delText>
        </w:r>
        <w:r w:rsidDel="00F64397">
          <w:rPr>
            <w:rFonts w:ascii="Times New Roman" w:eastAsia="Times New Roman" w:hAnsi="Times New Roman" w:cs="Times New Roman"/>
            <w:spacing w:val="1"/>
            <w:sz w:val="24"/>
            <w:szCs w:val="24"/>
          </w:rPr>
          <w:delText>l</w:delText>
        </w:r>
        <w:r w:rsidDel="00F64397">
          <w:rPr>
            <w:rFonts w:ascii="Times New Roman" w:eastAsia="Times New Roman" w:hAnsi="Times New Roman" w:cs="Times New Roman"/>
            <w:spacing w:val="-3"/>
            <w:sz w:val="24"/>
            <w:szCs w:val="24"/>
          </w:rPr>
          <w:delText>t</w:delText>
        </w:r>
        <w:r w:rsidDel="00F64397">
          <w:rPr>
            <w:rFonts w:ascii="Times New Roman" w:eastAsia="Times New Roman" w:hAnsi="Times New Roman" w:cs="Times New Roman"/>
            <w:spacing w:val="1"/>
            <w:sz w:val="24"/>
            <w:szCs w:val="24"/>
          </w:rPr>
          <w:delText>a</w:delText>
        </w:r>
        <w:r w:rsidDel="00F64397">
          <w:rPr>
            <w:rFonts w:ascii="Times New Roman" w:eastAsia="Times New Roman" w:hAnsi="Times New Roman" w:cs="Times New Roman"/>
            <w:sz w:val="24"/>
            <w:szCs w:val="24"/>
          </w:rPr>
          <w:delText>d</w:delText>
        </w:r>
        <w:r w:rsidDel="00F64397">
          <w:rPr>
            <w:rFonts w:ascii="Times New Roman" w:eastAsia="Times New Roman" w:hAnsi="Times New Roman" w:cs="Times New Roman"/>
            <w:spacing w:val="16"/>
            <w:sz w:val="24"/>
            <w:szCs w:val="24"/>
          </w:rPr>
          <w:delText xml:space="preserve"> </w:delText>
        </w:r>
      </w:del>
      <w:ins w:id="184" w:author="Ines" w:date="2016-07-04T22:22:00Z">
        <w:r w:rsidR="00F64397">
          <w:rPr>
            <w:rFonts w:ascii="Times New Roman" w:eastAsia="Times New Roman" w:hAnsi="Times New Roman" w:cs="Times New Roman"/>
            <w:spacing w:val="16"/>
            <w:sz w:val="24"/>
            <w:szCs w:val="24"/>
          </w:rPr>
          <w:t xml:space="preserve"> Programa </w:t>
        </w:r>
      </w:ins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1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ie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í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1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17"/>
          <w:sz w:val="24"/>
          <w:szCs w:val="24"/>
        </w:rPr>
        <w:t xml:space="preserve"> </w:t>
      </w:r>
      <w:del w:id="185" w:author="Ines" w:date="2016-07-04T22:23:00Z">
        <w:r w:rsidDel="00F64397">
          <w:rPr>
            <w:rFonts w:ascii="Times New Roman" w:eastAsia="Times New Roman" w:hAnsi="Times New Roman" w:cs="Times New Roman"/>
            <w:spacing w:val="-1"/>
            <w:sz w:val="24"/>
            <w:szCs w:val="24"/>
          </w:rPr>
          <w:delText>s</w:delText>
        </w:r>
        <w:r w:rsidDel="00F64397">
          <w:rPr>
            <w:rFonts w:ascii="Times New Roman" w:eastAsia="Times New Roman" w:hAnsi="Times New Roman" w:cs="Times New Roman"/>
            <w:spacing w:val="1"/>
            <w:sz w:val="24"/>
            <w:szCs w:val="24"/>
          </w:rPr>
          <w:delText>i</w:delText>
        </w:r>
        <w:r w:rsidDel="00F64397">
          <w:rPr>
            <w:rFonts w:ascii="Times New Roman" w:eastAsia="Times New Roman" w:hAnsi="Times New Roman" w:cs="Times New Roman"/>
            <w:spacing w:val="-1"/>
            <w:sz w:val="24"/>
            <w:szCs w:val="24"/>
          </w:rPr>
          <w:delText>s</w:delText>
        </w:r>
        <w:r w:rsidDel="00F64397">
          <w:rPr>
            <w:rFonts w:ascii="Times New Roman" w:eastAsia="Times New Roman" w:hAnsi="Times New Roman" w:cs="Times New Roman"/>
            <w:spacing w:val="1"/>
            <w:sz w:val="24"/>
            <w:szCs w:val="24"/>
          </w:rPr>
          <w:delText>t</w:delText>
        </w:r>
        <w:r w:rsidDel="00F64397">
          <w:rPr>
            <w:rFonts w:ascii="Times New Roman" w:eastAsia="Times New Roman" w:hAnsi="Times New Roman" w:cs="Times New Roman"/>
            <w:spacing w:val="-3"/>
            <w:sz w:val="24"/>
            <w:szCs w:val="24"/>
          </w:rPr>
          <w:delText>e</w:delText>
        </w:r>
        <w:r w:rsidDel="00F64397">
          <w:rPr>
            <w:rFonts w:ascii="Times New Roman" w:eastAsia="Times New Roman" w:hAnsi="Times New Roman" w:cs="Times New Roman"/>
            <w:spacing w:val="1"/>
            <w:sz w:val="24"/>
            <w:szCs w:val="24"/>
          </w:rPr>
          <w:delText>ma</w:delText>
        </w:r>
        <w:r w:rsidDel="00F64397">
          <w:rPr>
            <w:rFonts w:ascii="Times New Roman" w:eastAsia="Times New Roman" w:hAnsi="Times New Roman" w:cs="Times New Roman"/>
            <w:sz w:val="24"/>
            <w:szCs w:val="24"/>
          </w:rPr>
          <w:delText>s</w:delText>
        </w:r>
        <w:r w:rsidDel="00F64397">
          <w:rPr>
            <w:rFonts w:ascii="Times New Roman" w:eastAsia="Times New Roman" w:hAnsi="Times New Roman" w:cs="Times New Roman"/>
            <w:spacing w:val="14"/>
            <w:sz w:val="24"/>
            <w:szCs w:val="24"/>
          </w:rPr>
          <w:delText xml:space="preserve"> </w:delText>
        </w:r>
      </w:del>
      <w:ins w:id="186" w:author="Ines" w:date="2016-07-04T22:23:00Z">
        <w:r w:rsidR="00F64397">
          <w:rPr>
            <w:rFonts w:ascii="Times New Roman" w:eastAsia="Times New Roman" w:hAnsi="Times New Roman" w:cs="Times New Roman"/>
            <w:spacing w:val="-1"/>
            <w:sz w:val="24"/>
            <w:szCs w:val="24"/>
          </w:rPr>
          <w:t>S</w:t>
        </w:r>
        <w:r w:rsidR="00F64397">
          <w:rPr>
            <w:rFonts w:ascii="Times New Roman" w:eastAsia="Times New Roman" w:hAnsi="Times New Roman" w:cs="Times New Roman"/>
            <w:spacing w:val="1"/>
            <w:sz w:val="24"/>
            <w:szCs w:val="24"/>
          </w:rPr>
          <w:t>i</w:t>
        </w:r>
        <w:r w:rsidR="00F64397">
          <w:rPr>
            <w:rFonts w:ascii="Times New Roman" w:eastAsia="Times New Roman" w:hAnsi="Times New Roman" w:cs="Times New Roman"/>
            <w:spacing w:val="-1"/>
            <w:sz w:val="24"/>
            <w:szCs w:val="24"/>
          </w:rPr>
          <w:t>s</w:t>
        </w:r>
        <w:r w:rsidR="00F64397">
          <w:rPr>
            <w:rFonts w:ascii="Times New Roman" w:eastAsia="Times New Roman" w:hAnsi="Times New Roman" w:cs="Times New Roman"/>
            <w:spacing w:val="1"/>
            <w:sz w:val="24"/>
            <w:szCs w:val="24"/>
          </w:rPr>
          <w:t>t</w:t>
        </w:r>
        <w:r w:rsidR="00F64397">
          <w:rPr>
            <w:rFonts w:ascii="Times New Roman" w:eastAsia="Times New Roman" w:hAnsi="Times New Roman" w:cs="Times New Roman"/>
            <w:spacing w:val="-3"/>
            <w:sz w:val="24"/>
            <w:szCs w:val="24"/>
          </w:rPr>
          <w:t>e</w:t>
        </w:r>
        <w:r w:rsidR="00F64397">
          <w:rPr>
            <w:rFonts w:ascii="Times New Roman" w:eastAsia="Times New Roman" w:hAnsi="Times New Roman" w:cs="Times New Roman"/>
            <w:spacing w:val="1"/>
            <w:sz w:val="24"/>
            <w:szCs w:val="24"/>
          </w:rPr>
          <w:t>ma</w:t>
        </w:r>
        <w:r w:rsidR="00F64397">
          <w:rPr>
            <w:rFonts w:ascii="Times New Roman" w:eastAsia="Times New Roman" w:hAnsi="Times New Roman" w:cs="Times New Roman"/>
            <w:sz w:val="24"/>
            <w:szCs w:val="24"/>
          </w:rPr>
          <w:t>s</w:t>
        </w:r>
        <w:r w:rsidR="00F64397">
          <w:rPr>
            <w:rFonts w:ascii="Times New Roman" w:eastAsia="Times New Roman" w:hAnsi="Times New Roman" w:cs="Times New Roman"/>
            <w:spacing w:val="14"/>
            <w:sz w:val="24"/>
            <w:szCs w:val="24"/>
          </w:rPr>
          <w:t xml:space="preserve"> </w:t>
        </w:r>
      </w:ins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1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po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on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1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1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ca</w:t>
      </w:r>
      <w:r>
        <w:rPr>
          <w:rFonts w:ascii="Times New Roman" w:eastAsia="Times New Roman" w:hAnsi="Times New Roman" w:cs="Times New Roman"/>
          <w:sz w:val="24"/>
          <w:szCs w:val="24"/>
        </w:rPr>
        <w:t>do</w:t>
      </w:r>
      <w:r>
        <w:rPr>
          <w:rFonts w:ascii="Times New Roman" w:eastAsia="Times New Roman" w:hAnsi="Times New Roman" w:cs="Times New Roman"/>
          <w:spacing w:val="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ca</w:t>
      </w:r>
      <w:r>
        <w:rPr>
          <w:rFonts w:ascii="Times New Roman" w:eastAsia="Times New Roman" w:hAnsi="Times New Roman" w:cs="Times New Roman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1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spacing w:val="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on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1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1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n</w:t>
      </w:r>
      <w:ins w:id="187" w:author="Ines" w:date="2016-07-04T22:23:00Z">
        <w:r w:rsidR="00F64397">
          <w:rPr>
            <w:rFonts w:ascii="Times New Roman" w:eastAsia="Times New Roman" w:hAnsi="Times New Roman" w:cs="Times New Roman"/>
            <w:sz w:val="24"/>
            <w:szCs w:val="24"/>
          </w:rPr>
          <w:t>o</w:t>
        </w:r>
      </w:ins>
      <w:del w:id="188" w:author="Ines" w:date="2016-07-04T22:23:00Z">
        <w:r w:rsidDel="00F64397">
          <w:rPr>
            <w:rFonts w:ascii="Times New Roman" w:eastAsia="Times New Roman" w:hAnsi="Times New Roman" w:cs="Times New Roman"/>
            <w:sz w:val="24"/>
            <w:szCs w:val="24"/>
          </w:rPr>
          <w:delText>a</w:delText>
        </w:r>
      </w:del>
      <w:r>
        <w:rPr>
          <w:rFonts w:ascii="Times New Roman" w:eastAsia="Times New Roman" w:hAnsi="Times New Roman" w:cs="Times New Roman"/>
          <w:sz w:val="24"/>
          <w:szCs w:val="24"/>
        </w:rPr>
        <w:t xml:space="preserve"> de</w:t>
      </w:r>
      <w:r>
        <w:rPr>
          <w:rFonts w:ascii="Times New Roman" w:eastAsia="Times New Roman" w:hAnsi="Times New Roman" w:cs="Times New Roman"/>
          <w:spacing w:val="2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del w:id="189" w:author="Ines" w:date="2016-07-04T22:23:00Z">
        <w:r w:rsidDel="00F64397">
          <w:rPr>
            <w:rFonts w:ascii="Times New Roman" w:eastAsia="Times New Roman" w:hAnsi="Times New Roman" w:cs="Times New Roman"/>
            <w:spacing w:val="1"/>
            <w:sz w:val="24"/>
            <w:szCs w:val="24"/>
          </w:rPr>
          <w:delText>a</w:delText>
        </w:r>
      </w:del>
      <w:ins w:id="190" w:author="Ines" w:date="2016-07-04T22:23:00Z">
        <w:r w:rsidR="00F64397">
          <w:rPr>
            <w:rFonts w:ascii="Times New Roman" w:eastAsia="Times New Roman" w:hAnsi="Times New Roman" w:cs="Times New Roman"/>
            <w:spacing w:val="1"/>
            <w:sz w:val="24"/>
            <w:szCs w:val="24"/>
          </w:rPr>
          <w:t>o</w:t>
        </w:r>
      </w:ins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2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má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2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im</w:t>
      </w:r>
      <w:r>
        <w:rPr>
          <w:rFonts w:ascii="Times New Roman" w:eastAsia="Times New Roman" w:hAnsi="Times New Roman" w:cs="Times New Roman"/>
          <w:sz w:val="24"/>
          <w:szCs w:val="24"/>
        </w:rPr>
        <w:t>po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ta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3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spacing w:val="2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ndo</w:t>
      </w:r>
      <w:r>
        <w:rPr>
          <w:rFonts w:ascii="Times New Roman" w:eastAsia="Times New Roman" w:hAnsi="Times New Roman" w:cs="Times New Roman"/>
          <w:spacing w:val="2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2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gr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2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po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te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ia</w:t>
      </w:r>
      <w:r>
        <w:rPr>
          <w:rFonts w:ascii="Times New Roman" w:eastAsia="Times New Roman" w:hAnsi="Times New Roman" w:cs="Times New Roman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2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2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us</w:t>
      </w:r>
      <w:r>
        <w:rPr>
          <w:rFonts w:ascii="Times New Roman" w:eastAsia="Times New Roman" w:hAnsi="Times New Roman" w:cs="Times New Roman"/>
          <w:spacing w:val="2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dos</w:t>
      </w:r>
      <w:r>
        <w:rPr>
          <w:rFonts w:ascii="Times New Roman" w:eastAsia="Times New Roman" w:hAnsi="Times New Roman" w:cs="Times New Roman"/>
          <w:spacing w:val="2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ra</w:t>
      </w:r>
      <w:r>
        <w:rPr>
          <w:rFonts w:ascii="Times New Roman" w:eastAsia="Times New Roman" w:hAnsi="Times New Roman" w:cs="Times New Roman"/>
          <w:spacing w:val="2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eti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2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n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al</w:t>
      </w:r>
      <w:r>
        <w:rPr>
          <w:rFonts w:ascii="Times New Roman" w:eastAsia="Times New Roman" w:hAnsi="Times New Roman" w:cs="Times New Roman"/>
          <w:sz w:val="24"/>
          <w:szCs w:val="24"/>
        </w:rPr>
        <w:t>qu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r 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am</w:t>
      </w:r>
      <w:r>
        <w:rPr>
          <w:rFonts w:ascii="Times New Roman" w:eastAsia="Times New Roman" w:hAnsi="Times New Roman" w:cs="Times New Roman"/>
          <w:sz w:val="24"/>
          <w:szCs w:val="24"/>
        </w:rPr>
        <w:t>po de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del w:id="191" w:author="Ines" w:date="2016-07-04T22:24:00Z">
        <w:r w:rsidDel="00F64397">
          <w:rPr>
            <w:rFonts w:ascii="Times New Roman" w:eastAsia="Times New Roman" w:hAnsi="Times New Roman" w:cs="Times New Roman"/>
            <w:spacing w:val="1"/>
            <w:sz w:val="24"/>
            <w:szCs w:val="24"/>
          </w:rPr>
          <w:delText>i</w:delText>
        </w:r>
        <w:r w:rsidDel="00F64397">
          <w:rPr>
            <w:rFonts w:ascii="Times New Roman" w:eastAsia="Times New Roman" w:hAnsi="Times New Roman" w:cs="Times New Roman"/>
            <w:sz w:val="24"/>
            <w:szCs w:val="24"/>
          </w:rPr>
          <w:delText>n</w:delText>
        </w:r>
        <w:r w:rsidDel="00F64397">
          <w:rPr>
            <w:rFonts w:ascii="Times New Roman" w:eastAsia="Times New Roman" w:hAnsi="Times New Roman" w:cs="Times New Roman"/>
            <w:spacing w:val="-4"/>
            <w:sz w:val="24"/>
            <w:szCs w:val="24"/>
          </w:rPr>
          <w:delText>g</w:delText>
        </w:r>
        <w:r w:rsidDel="00F64397">
          <w:rPr>
            <w:rFonts w:ascii="Times New Roman" w:eastAsia="Times New Roman" w:hAnsi="Times New Roman" w:cs="Times New Roman"/>
            <w:spacing w:val="1"/>
            <w:sz w:val="24"/>
            <w:szCs w:val="24"/>
          </w:rPr>
          <w:delText>e</w:delText>
        </w:r>
        <w:r w:rsidDel="00F64397">
          <w:rPr>
            <w:rFonts w:ascii="Times New Roman" w:eastAsia="Times New Roman" w:hAnsi="Times New Roman" w:cs="Times New Roman"/>
            <w:sz w:val="24"/>
            <w:szCs w:val="24"/>
          </w:rPr>
          <w:delText>n</w:delText>
        </w:r>
        <w:r w:rsidDel="00F64397">
          <w:rPr>
            <w:rFonts w:ascii="Times New Roman" w:eastAsia="Times New Roman" w:hAnsi="Times New Roman" w:cs="Times New Roman"/>
            <w:spacing w:val="1"/>
            <w:sz w:val="24"/>
            <w:szCs w:val="24"/>
          </w:rPr>
          <w:delText>ie</w:delText>
        </w:r>
        <w:r w:rsidDel="00F64397">
          <w:rPr>
            <w:rFonts w:ascii="Times New Roman" w:eastAsia="Times New Roman" w:hAnsi="Times New Roman" w:cs="Times New Roman"/>
            <w:spacing w:val="-4"/>
            <w:sz w:val="24"/>
            <w:szCs w:val="24"/>
          </w:rPr>
          <w:delText>r</w:delText>
        </w:r>
        <w:r w:rsidDel="00F64397">
          <w:rPr>
            <w:rFonts w:ascii="Times New Roman" w:eastAsia="Times New Roman" w:hAnsi="Times New Roman" w:cs="Times New Roman"/>
            <w:spacing w:val="1"/>
            <w:sz w:val="24"/>
            <w:szCs w:val="24"/>
          </w:rPr>
          <w:delText>í</w:delText>
        </w:r>
        <w:r w:rsidDel="00F64397">
          <w:rPr>
            <w:rFonts w:ascii="Times New Roman" w:eastAsia="Times New Roman" w:hAnsi="Times New Roman" w:cs="Times New Roman"/>
            <w:sz w:val="24"/>
            <w:szCs w:val="24"/>
          </w:rPr>
          <w:delText>a</w:delText>
        </w:r>
        <w:r w:rsidDel="00F64397">
          <w:rPr>
            <w:rFonts w:ascii="Times New Roman" w:eastAsia="Times New Roman" w:hAnsi="Times New Roman" w:cs="Times New Roman"/>
            <w:spacing w:val="1"/>
            <w:sz w:val="24"/>
            <w:szCs w:val="24"/>
          </w:rPr>
          <w:delText xml:space="preserve"> </w:delText>
        </w:r>
      </w:del>
      <w:ins w:id="192" w:author="Ines" w:date="2016-07-04T22:24:00Z">
        <w:r w:rsidR="00F64397">
          <w:rPr>
            <w:rFonts w:ascii="Times New Roman" w:eastAsia="Times New Roman" w:hAnsi="Times New Roman" w:cs="Times New Roman"/>
            <w:spacing w:val="1"/>
            <w:sz w:val="24"/>
            <w:szCs w:val="24"/>
          </w:rPr>
          <w:t>I</w:t>
        </w:r>
        <w:r w:rsidR="00F64397">
          <w:rPr>
            <w:rFonts w:ascii="Times New Roman" w:eastAsia="Times New Roman" w:hAnsi="Times New Roman" w:cs="Times New Roman"/>
            <w:sz w:val="24"/>
            <w:szCs w:val="24"/>
          </w:rPr>
          <w:t>n</w:t>
        </w:r>
        <w:r w:rsidR="00F64397">
          <w:rPr>
            <w:rFonts w:ascii="Times New Roman" w:eastAsia="Times New Roman" w:hAnsi="Times New Roman" w:cs="Times New Roman"/>
            <w:spacing w:val="-4"/>
            <w:sz w:val="24"/>
            <w:szCs w:val="24"/>
          </w:rPr>
          <w:t>g</w:t>
        </w:r>
        <w:r w:rsidR="00F64397">
          <w:rPr>
            <w:rFonts w:ascii="Times New Roman" w:eastAsia="Times New Roman" w:hAnsi="Times New Roman" w:cs="Times New Roman"/>
            <w:spacing w:val="1"/>
            <w:sz w:val="24"/>
            <w:szCs w:val="24"/>
          </w:rPr>
          <w:t>e</w:t>
        </w:r>
        <w:r w:rsidR="00F64397">
          <w:rPr>
            <w:rFonts w:ascii="Times New Roman" w:eastAsia="Times New Roman" w:hAnsi="Times New Roman" w:cs="Times New Roman"/>
            <w:sz w:val="24"/>
            <w:szCs w:val="24"/>
          </w:rPr>
          <w:t>n</w:t>
        </w:r>
        <w:r w:rsidR="00F64397">
          <w:rPr>
            <w:rFonts w:ascii="Times New Roman" w:eastAsia="Times New Roman" w:hAnsi="Times New Roman" w:cs="Times New Roman"/>
            <w:spacing w:val="1"/>
            <w:sz w:val="24"/>
            <w:szCs w:val="24"/>
          </w:rPr>
          <w:t>ie</w:t>
        </w:r>
        <w:r w:rsidR="00F64397">
          <w:rPr>
            <w:rFonts w:ascii="Times New Roman" w:eastAsia="Times New Roman" w:hAnsi="Times New Roman" w:cs="Times New Roman"/>
            <w:spacing w:val="-4"/>
            <w:sz w:val="24"/>
            <w:szCs w:val="24"/>
          </w:rPr>
          <w:t>r</w:t>
        </w:r>
        <w:r w:rsidR="00F64397">
          <w:rPr>
            <w:rFonts w:ascii="Times New Roman" w:eastAsia="Times New Roman" w:hAnsi="Times New Roman" w:cs="Times New Roman"/>
            <w:spacing w:val="1"/>
            <w:sz w:val="24"/>
            <w:szCs w:val="24"/>
          </w:rPr>
          <w:t>í</w:t>
        </w:r>
        <w:r w:rsidR="00F64397">
          <w:rPr>
            <w:rFonts w:ascii="Times New Roman" w:eastAsia="Times New Roman" w:hAnsi="Times New Roman" w:cs="Times New Roman"/>
            <w:sz w:val="24"/>
            <w:szCs w:val="24"/>
          </w:rPr>
          <w:t>a</w:t>
        </w:r>
        <w:r w:rsidR="00F64397">
          <w:rPr>
            <w:rFonts w:ascii="Times New Roman" w:eastAsia="Times New Roman" w:hAnsi="Times New Roman" w:cs="Times New Roman"/>
            <w:spacing w:val="1"/>
            <w:sz w:val="24"/>
            <w:szCs w:val="24"/>
          </w:rPr>
          <w:t xml:space="preserve"> </w:t>
        </w:r>
      </w:ins>
      <w:r>
        <w:rPr>
          <w:rFonts w:ascii="Times New Roman" w:eastAsia="Times New Roman" w:hAnsi="Times New Roman" w:cs="Times New Roman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del w:id="193" w:author="Ines" w:date="2016-07-04T22:24:00Z">
        <w:r w:rsidDel="00F64397">
          <w:rPr>
            <w:rFonts w:ascii="Times New Roman" w:eastAsia="Times New Roman" w:hAnsi="Times New Roman" w:cs="Times New Roman"/>
            <w:spacing w:val="-1"/>
            <w:sz w:val="24"/>
            <w:szCs w:val="24"/>
          </w:rPr>
          <w:delText>s</w:delText>
        </w:r>
        <w:r w:rsidDel="00F64397">
          <w:rPr>
            <w:rFonts w:ascii="Times New Roman" w:eastAsia="Times New Roman" w:hAnsi="Times New Roman" w:cs="Times New Roman"/>
            <w:spacing w:val="1"/>
            <w:sz w:val="24"/>
            <w:szCs w:val="24"/>
          </w:rPr>
          <w:delText>i</w:delText>
        </w:r>
        <w:r w:rsidDel="00F64397">
          <w:rPr>
            <w:rFonts w:ascii="Times New Roman" w:eastAsia="Times New Roman" w:hAnsi="Times New Roman" w:cs="Times New Roman"/>
            <w:spacing w:val="-1"/>
            <w:sz w:val="24"/>
            <w:szCs w:val="24"/>
          </w:rPr>
          <w:delText>s</w:delText>
        </w:r>
        <w:r w:rsidDel="00F64397">
          <w:rPr>
            <w:rFonts w:ascii="Times New Roman" w:eastAsia="Times New Roman" w:hAnsi="Times New Roman" w:cs="Times New Roman"/>
            <w:spacing w:val="-3"/>
            <w:sz w:val="24"/>
            <w:szCs w:val="24"/>
          </w:rPr>
          <w:delText>t</w:delText>
        </w:r>
        <w:r w:rsidDel="00F64397">
          <w:rPr>
            <w:rFonts w:ascii="Times New Roman" w:eastAsia="Times New Roman" w:hAnsi="Times New Roman" w:cs="Times New Roman"/>
            <w:spacing w:val="1"/>
            <w:sz w:val="24"/>
            <w:szCs w:val="24"/>
          </w:rPr>
          <w:delText>e</w:delText>
        </w:r>
        <w:r w:rsidDel="00F64397">
          <w:rPr>
            <w:rFonts w:ascii="Times New Roman" w:eastAsia="Times New Roman" w:hAnsi="Times New Roman" w:cs="Times New Roman"/>
            <w:spacing w:val="-3"/>
            <w:sz w:val="24"/>
            <w:szCs w:val="24"/>
          </w:rPr>
          <w:delText>m</w:delText>
        </w:r>
        <w:r w:rsidDel="00F64397">
          <w:rPr>
            <w:rFonts w:ascii="Times New Roman" w:eastAsia="Times New Roman" w:hAnsi="Times New Roman" w:cs="Times New Roman"/>
            <w:spacing w:val="1"/>
            <w:sz w:val="24"/>
            <w:szCs w:val="24"/>
          </w:rPr>
          <w:delText>a</w:delText>
        </w:r>
        <w:r w:rsidDel="00F64397">
          <w:rPr>
            <w:rFonts w:ascii="Times New Roman" w:eastAsia="Times New Roman" w:hAnsi="Times New Roman" w:cs="Times New Roman"/>
            <w:spacing w:val="-1"/>
            <w:sz w:val="24"/>
            <w:szCs w:val="24"/>
          </w:rPr>
          <w:delText>s</w:delText>
        </w:r>
      </w:del>
      <w:ins w:id="194" w:author="Ines" w:date="2016-07-04T22:24:00Z">
        <w:r w:rsidR="00F64397">
          <w:rPr>
            <w:rFonts w:ascii="Times New Roman" w:eastAsia="Times New Roman" w:hAnsi="Times New Roman" w:cs="Times New Roman"/>
            <w:spacing w:val="-1"/>
            <w:sz w:val="24"/>
            <w:szCs w:val="24"/>
          </w:rPr>
          <w:t>S</w:t>
        </w:r>
        <w:r w:rsidR="00F64397">
          <w:rPr>
            <w:rFonts w:ascii="Times New Roman" w:eastAsia="Times New Roman" w:hAnsi="Times New Roman" w:cs="Times New Roman"/>
            <w:spacing w:val="1"/>
            <w:sz w:val="24"/>
            <w:szCs w:val="24"/>
          </w:rPr>
          <w:t>i</w:t>
        </w:r>
        <w:r w:rsidR="00F64397">
          <w:rPr>
            <w:rFonts w:ascii="Times New Roman" w:eastAsia="Times New Roman" w:hAnsi="Times New Roman" w:cs="Times New Roman"/>
            <w:spacing w:val="-1"/>
            <w:sz w:val="24"/>
            <w:szCs w:val="24"/>
          </w:rPr>
          <w:t>s</w:t>
        </w:r>
        <w:r w:rsidR="00F64397">
          <w:rPr>
            <w:rFonts w:ascii="Times New Roman" w:eastAsia="Times New Roman" w:hAnsi="Times New Roman" w:cs="Times New Roman"/>
            <w:spacing w:val="-3"/>
            <w:sz w:val="24"/>
            <w:szCs w:val="24"/>
          </w:rPr>
          <w:t>t</w:t>
        </w:r>
        <w:r w:rsidR="00F64397">
          <w:rPr>
            <w:rFonts w:ascii="Times New Roman" w:eastAsia="Times New Roman" w:hAnsi="Times New Roman" w:cs="Times New Roman"/>
            <w:spacing w:val="1"/>
            <w:sz w:val="24"/>
            <w:szCs w:val="24"/>
          </w:rPr>
          <w:t>e</w:t>
        </w:r>
        <w:r w:rsidR="00F64397">
          <w:rPr>
            <w:rFonts w:ascii="Times New Roman" w:eastAsia="Times New Roman" w:hAnsi="Times New Roman" w:cs="Times New Roman"/>
            <w:spacing w:val="-3"/>
            <w:sz w:val="24"/>
            <w:szCs w:val="24"/>
          </w:rPr>
          <w:t>m</w:t>
        </w:r>
        <w:r w:rsidR="00F64397">
          <w:rPr>
            <w:rFonts w:ascii="Times New Roman" w:eastAsia="Times New Roman" w:hAnsi="Times New Roman" w:cs="Times New Roman"/>
            <w:spacing w:val="1"/>
            <w:sz w:val="24"/>
            <w:szCs w:val="24"/>
          </w:rPr>
          <w:t>a</w:t>
        </w:r>
        <w:r w:rsidR="00F64397">
          <w:rPr>
            <w:rFonts w:ascii="Times New Roman" w:eastAsia="Times New Roman" w:hAnsi="Times New Roman" w:cs="Times New Roman"/>
            <w:spacing w:val="-1"/>
            <w:sz w:val="24"/>
            <w:szCs w:val="24"/>
          </w:rPr>
          <w:t>s</w:t>
        </w:r>
      </w:ins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2A9D7218" w14:textId="77777777" w:rsidR="00BE5A93" w:rsidRDefault="00BE5A93">
      <w:pPr>
        <w:spacing w:after="0"/>
        <w:jc w:val="both"/>
        <w:sectPr w:rsidR="00BE5A93">
          <w:pgSz w:w="12240" w:h="15840"/>
          <w:pgMar w:top="1700" w:right="1300" w:bottom="280" w:left="1300" w:header="1483" w:footer="0" w:gutter="0"/>
          <w:cols w:space="720"/>
        </w:sectPr>
      </w:pPr>
    </w:p>
    <w:p w14:paraId="752ED5E3" w14:textId="77777777" w:rsidR="00BE5A93" w:rsidRDefault="00BE5A93">
      <w:pPr>
        <w:spacing w:after="0" w:line="240" w:lineRule="exact"/>
        <w:rPr>
          <w:sz w:val="24"/>
          <w:szCs w:val="24"/>
        </w:rPr>
      </w:pPr>
    </w:p>
    <w:p w14:paraId="20D05722" w14:textId="77777777" w:rsidR="00BE5A93" w:rsidRDefault="00F700C7">
      <w:pPr>
        <w:spacing w:before="29" w:after="0" w:line="240" w:lineRule="auto"/>
        <w:ind w:left="117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4. E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spacing w:val="4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b/>
          <w:bCs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6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b/>
          <w:bCs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b/>
          <w:bCs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b/>
          <w:bCs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te</w:t>
      </w:r>
    </w:p>
    <w:p w14:paraId="73AB7BF4" w14:textId="77777777" w:rsidR="00BE5A93" w:rsidRDefault="00BE5A93">
      <w:pPr>
        <w:spacing w:after="0" w:line="200" w:lineRule="exact"/>
        <w:rPr>
          <w:sz w:val="20"/>
          <w:szCs w:val="20"/>
        </w:rPr>
      </w:pPr>
    </w:p>
    <w:p w14:paraId="14BF4038" w14:textId="77777777" w:rsidR="00BE5A93" w:rsidRDefault="00BE5A93">
      <w:pPr>
        <w:spacing w:before="16" w:after="0" w:line="260" w:lineRule="exact"/>
        <w:rPr>
          <w:sz w:val="26"/>
          <w:szCs w:val="26"/>
        </w:rPr>
      </w:pPr>
    </w:p>
    <w:p w14:paraId="080F727F" w14:textId="77777777" w:rsidR="00BE5A93" w:rsidRDefault="00F700C7">
      <w:pPr>
        <w:spacing w:after="0" w:line="240" w:lineRule="auto"/>
        <w:ind w:left="836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4.1. 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An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spacing w:val="1"/>
          <w:sz w:val="24"/>
          <w:szCs w:val="24"/>
        </w:rPr>
        <w:t>ece</w:t>
      </w:r>
      <w:r>
        <w:rPr>
          <w:rFonts w:ascii="Times New Roman" w:eastAsia="Times New Roman" w:hAnsi="Times New Roman" w:cs="Times New Roman"/>
          <w:b/>
          <w:bCs/>
          <w:spacing w:val="-6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b/>
          <w:bCs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s</w:t>
      </w:r>
    </w:p>
    <w:p w14:paraId="53A836EC" w14:textId="77777777" w:rsidR="00BE5A93" w:rsidRDefault="00BE5A93">
      <w:pPr>
        <w:spacing w:before="17" w:after="0" w:line="260" w:lineRule="exact"/>
        <w:rPr>
          <w:sz w:val="26"/>
          <w:szCs w:val="26"/>
        </w:rPr>
      </w:pPr>
    </w:p>
    <w:p w14:paraId="774FCBD4" w14:textId="77777777" w:rsidR="00BE5A93" w:rsidRDefault="00F700C7">
      <w:pPr>
        <w:spacing w:after="0" w:line="240" w:lineRule="auto"/>
        <w:ind w:left="836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i/>
          <w:sz w:val="24"/>
          <w:szCs w:val="24"/>
        </w:rPr>
        <w:t>4.1.2. A</w:t>
      </w:r>
      <w:r>
        <w:rPr>
          <w:rFonts w:ascii="Times New Roman" w:eastAsia="Times New Roman" w:hAnsi="Times New Roman" w:cs="Times New Roman"/>
          <w:b/>
          <w:bCs/>
          <w:i/>
          <w:spacing w:val="-1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b/>
          <w:bCs/>
          <w:i/>
          <w:spacing w:val="1"/>
          <w:sz w:val="24"/>
          <w:szCs w:val="24"/>
        </w:rPr>
        <w:t>tece</w:t>
      </w:r>
      <w:r>
        <w:rPr>
          <w:rFonts w:ascii="Times New Roman" w:eastAsia="Times New Roman" w:hAnsi="Times New Roman" w:cs="Times New Roman"/>
          <w:b/>
          <w:bCs/>
          <w:i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b/>
          <w:bCs/>
          <w:i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i/>
          <w:spacing w:val="-1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b/>
          <w:bCs/>
          <w:i/>
          <w:spacing w:val="-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i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i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i/>
          <w:spacing w:val="-1"/>
          <w:sz w:val="24"/>
          <w:szCs w:val="24"/>
        </w:rPr>
        <w:t xml:space="preserve"> n</w:t>
      </w:r>
      <w:r>
        <w:rPr>
          <w:rFonts w:ascii="Times New Roman" w:eastAsia="Times New Roman" w:hAnsi="Times New Roman" w:cs="Times New Roman"/>
          <w:b/>
          <w:bCs/>
          <w:i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b/>
          <w:bCs/>
          <w:i/>
          <w:spacing w:val="1"/>
          <w:sz w:val="24"/>
          <w:szCs w:val="24"/>
        </w:rPr>
        <w:t>ci</w:t>
      </w:r>
      <w:r>
        <w:rPr>
          <w:rFonts w:ascii="Times New Roman" w:eastAsia="Times New Roman" w:hAnsi="Times New Roman" w:cs="Times New Roman"/>
          <w:b/>
          <w:bCs/>
          <w:i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b/>
          <w:bCs/>
          <w:i/>
          <w:spacing w:val="-1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b/>
          <w:bCs/>
          <w:i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b/>
          <w:bCs/>
          <w:i/>
          <w:spacing w:val="1"/>
          <w:sz w:val="24"/>
          <w:szCs w:val="24"/>
        </w:rPr>
        <w:t>le</w:t>
      </w:r>
      <w:r>
        <w:rPr>
          <w:rFonts w:ascii="Times New Roman" w:eastAsia="Times New Roman" w:hAnsi="Times New Roman" w:cs="Times New Roman"/>
          <w:b/>
          <w:bCs/>
          <w:i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i/>
          <w:sz w:val="24"/>
          <w:szCs w:val="24"/>
        </w:rPr>
        <w:t>.</w:t>
      </w:r>
    </w:p>
    <w:p w14:paraId="4B4B8AE3" w14:textId="77777777" w:rsidR="00BE5A93" w:rsidRDefault="00BE5A93">
      <w:pPr>
        <w:spacing w:before="4" w:after="0" w:line="100" w:lineRule="exact"/>
        <w:rPr>
          <w:sz w:val="10"/>
          <w:szCs w:val="10"/>
        </w:rPr>
      </w:pPr>
    </w:p>
    <w:p w14:paraId="2C1BFE82" w14:textId="77777777" w:rsidR="00BE5A93" w:rsidRDefault="00BE5A93">
      <w:pPr>
        <w:spacing w:after="0" w:line="200" w:lineRule="exact"/>
        <w:rPr>
          <w:sz w:val="20"/>
          <w:szCs w:val="20"/>
        </w:rPr>
      </w:pPr>
    </w:p>
    <w:p w14:paraId="48FF851D" w14:textId="77777777" w:rsidR="00BE5A93" w:rsidRDefault="00BE5A93">
      <w:pPr>
        <w:spacing w:after="0" w:line="200" w:lineRule="exact"/>
        <w:rPr>
          <w:sz w:val="20"/>
          <w:szCs w:val="20"/>
        </w:rPr>
      </w:pPr>
    </w:p>
    <w:p w14:paraId="0DA272BE" w14:textId="77777777" w:rsidR="00BE5A93" w:rsidRDefault="00F700C7">
      <w:pPr>
        <w:spacing w:after="0"/>
        <w:ind w:left="117" w:right="630"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pacing w:val="-7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im</w:t>
      </w:r>
      <w:r>
        <w:rPr>
          <w:rFonts w:ascii="Times New Roman" w:eastAsia="Times New Roman" w:hAnsi="Times New Roman" w:cs="Times New Roman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leme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ci</w:t>
      </w:r>
      <w:r>
        <w:rPr>
          <w:rFonts w:ascii="Times New Roman" w:eastAsia="Times New Roman" w:hAnsi="Times New Roman" w:cs="Times New Roman"/>
          <w:sz w:val="24"/>
          <w:szCs w:val="24"/>
        </w:rPr>
        <w:t>ón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ci</w:t>
      </w:r>
      <w:r>
        <w:rPr>
          <w:rFonts w:ascii="Times New Roman" w:eastAsia="Times New Roman" w:hAnsi="Times New Roman" w:cs="Times New Roman"/>
          <w:sz w:val="24"/>
          <w:szCs w:val="24"/>
        </w:rPr>
        <w:t>on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s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z w:val="24"/>
          <w:szCs w:val="24"/>
        </w:rPr>
        <w:t>ó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il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s a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un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ita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ha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on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ti</w:t>
      </w:r>
      <w:r>
        <w:rPr>
          <w:rFonts w:ascii="Times New Roman" w:eastAsia="Times New Roman" w:hAnsi="Times New Roman" w:cs="Times New Roman"/>
          <w:sz w:val="24"/>
          <w:szCs w:val="24"/>
        </w:rPr>
        <w:t>do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n una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al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rn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ra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ej</w:t>
      </w:r>
      <w:r>
        <w:rPr>
          <w:rFonts w:ascii="Times New Roman" w:eastAsia="Times New Roman" w:hAnsi="Times New Roman" w:cs="Times New Roman"/>
          <w:sz w:val="24"/>
          <w:szCs w:val="24"/>
        </w:rPr>
        <w:t>or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mie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pr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ta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ón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ici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por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e de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la</w:t>
      </w:r>
      <w:r>
        <w:rPr>
          <w:rFonts w:ascii="Times New Roman" w:eastAsia="Times New Roman" w:hAnsi="Times New Roman" w:cs="Times New Roman"/>
          <w:sz w:val="24"/>
          <w:szCs w:val="24"/>
        </w:rPr>
        <w:t>s un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on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pro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os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alt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cal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y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tec</w:t>
      </w:r>
      <w:r>
        <w:rPr>
          <w:rFonts w:ascii="Times New Roman" w:eastAsia="Times New Roman" w:hAnsi="Times New Roman" w:cs="Times New Roman"/>
          <w:sz w:val="24"/>
          <w:szCs w:val="24"/>
        </w:rPr>
        <w:t>no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>ó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ic</w:t>
      </w:r>
      <w:r>
        <w:rPr>
          <w:rFonts w:ascii="Times New Roman" w:eastAsia="Times New Roman" w:hAnsi="Times New Roman" w:cs="Times New Roman"/>
          <w:sz w:val="24"/>
          <w:szCs w:val="24"/>
        </w:rPr>
        <w:t>o,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donde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por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me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de 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ti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ta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ca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on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spacing w:val="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bu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ti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ece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ata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ia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ta</w:t>
      </w:r>
      <w:r>
        <w:rPr>
          <w:rFonts w:ascii="Times New Roman" w:eastAsia="Times New Roman" w:hAnsi="Times New Roman" w:cs="Times New Roman"/>
          <w:sz w:val="24"/>
          <w:szCs w:val="24"/>
        </w:rPr>
        <w:t>do</w:t>
      </w:r>
      <w:r>
        <w:rPr>
          <w:rFonts w:ascii="Times New Roman" w:eastAsia="Times New Roman" w:hAnsi="Times New Roman" w:cs="Times New Roman"/>
          <w:spacing w:val="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y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a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ur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ón</w:t>
      </w:r>
      <w:r>
        <w:rPr>
          <w:rFonts w:ascii="Times New Roman" w:eastAsia="Times New Roman" w:hAnsi="Times New Roman" w:cs="Times New Roman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tec</w:t>
      </w:r>
      <w:r>
        <w:rPr>
          <w:rFonts w:ascii="Times New Roman" w:eastAsia="Times New Roman" w:hAnsi="Times New Roman" w:cs="Times New Roman"/>
          <w:sz w:val="24"/>
          <w:szCs w:val="24"/>
        </w:rPr>
        <w:t>no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ía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us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ce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ros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ñ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z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c</w:t>
      </w:r>
      <w:r>
        <w:rPr>
          <w:rFonts w:ascii="Times New Roman" w:eastAsia="Times New Roman" w:hAnsi="Times New Roman" w:cs="Times New Roman"/>
          <w:sz w:val="24"/>
          <w:szCs w:val="24"/>
        </w:rPr>
        <w:t>on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ti</w:t>
      </w:r>
      <w:r>
        <w:rPr>
          <w:rFonts w:ascii="Times New Roman" w:eastAsia="Times New Roman" w:hAnsi="Times New Roman" w:cs="Times New Roman"/>
          <w:sz w:val="24"/>
          <w:szCs w:val="24"/>
        </w:rPr>
        <w:t>nu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ci</w:t>
      </w:r>
      <w:r>
        <w:rPr>
          <w:rFonts w:ascii="Times New Roman" w:eastAsia="Times New Roman" w:hAnsi="Times New Roman" w:cs="Times New Roman"/>
          <w:sz w:val="24"/>
          <w:szCs w:val="24"/>
        </w:rPr>
        <w:t>ón</w:t>
      </w:r>
      <w:r>
        <w:rPr>
          <w:rFonts w:ascii="Times New Roman" w:eastAsia="Times New Roman" w:hAnsi="Times New Roman" w:cs="Times New Roman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ci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á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n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al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z w:val="24"/>
          <w:szCs w:val="24"/>
        </w:rPr>
        <w:t>unos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ejem</w:t>
      </w:r>
      <w:r>
        <w:rPr>
          <w:rFonts w:ascii="Times New Roman" w:eastAsia="Times New Roman" w:hAnsi="Times New Roman" w:cs="Times New Roman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>os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nu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ro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aí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donde</w:t>
      </w:r>
      <w:r>
        <w:rPr>
          <w:rFonts w:ascii="Times New Roman" w:eastAsia="Times New Roman" w:hAnsi="Times New Roman" w:cs="Times New Roman"/>
          <w:spacing w:val="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im</w:t>
      </w:r>
      <w:r>
        <w:rPr>
          <w:rFonts w:ascii="Times New Roman" w:eastAsia="Times New Roman" w:hAnsi="Times New Roman" w:cs="Times New Roman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le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do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ca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on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ti</w:t>
      </w:r>
      <w:r>
        <w:rPr>
          <w:rFonts w:ascii="Times New Roman" w:eastAsia="Times New Roman" w:hAnsi="Times New Roman" w:cs="Times New Roman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ci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la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ci</w:t>
      </w:r>
      <w:r>
        <w:rPr>
          <w:rFonts w:ascii="Times New Roman" w:eastAsia="Times New Roman" w:hAnsi="Times New Roman" w:cs="Times New Roman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le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os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ud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ia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te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tie</w:t>
      </w:r>
      <w:r>
        <w:rPr>
          <w:rFonts w:ascii="Times New Roman" w:eastAsia="Times New Roman" w:hAnsi="Times New Roman" w:cs="Times New Roman"/>
          <w:sz w:val="24"/>
          <w:szCs w:val="24"/>
        </w:rPr>
        <w:t>ndo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ma</w:t>
      </w:r>
      <w:r>
        <w:rPr>
          <w:rFonts w:ascii="Times New Roman" w:eastAsia="Times New Roman" w:hAnsi="Times New Roman" w:cs="Times New Roman"/>
          <w:spacing w:val="-8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or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acce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ili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d de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>os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ici</w:t>
      </w:r>
      <w:r>
        <w:rPr>
          <w:rFonts w:ascii="Times New Roman" w:eastAsia="Times New Roman" w:hAnsi="Times New Roman" w:cs="Times New Roman"/>
          <w:sz w:val="24"/>
          <w:szCs w:val="24"/>
        </w:rPr>
        <w:t>os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pr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ta</w:t>
      </w:r>
      <w:r>
        <w:rPr>
          <w:rFonts w:ascii="Times New Roman" w:eastAsia="Times New Roman" w:hAnsi="Times New Roman" w:cs="Times New Roman"/>
          <w:sz w:val="24"/>
          <w:szCs w:val="24"/>
        </w:rPr>
        <w:t>do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2C18A842" w14:textId="77777777" w:rsidR="00BE5A93" w:rsidRDefault="00BE5A93">
      <w:pPr>
        <w:spacing w:after="0" w:line="150" w:lineRule="exact"/>
        <w:rPr>
          <w:sz w:val="15"/>
          <w:szCs w:val="15"/>
        </w:rPr>
      </w:pPr>
    </w:p>
    <w:p w14:paraId="48FBBF85" w14:textId="77777777" w:rsidR="00BE5A93" w:rsidRDefault="00BE5A93">
      <w:pPr>
        <w:spacing w:after="0" w:line="200" w:lineRule="exact"/>
        <w:rPr>
          <w:sz w:val="20"/>
          <w:szCs w:val="20"/>
        </w:rPr>
      </w:pPr>
    </w:p>
    <w:p w14:paraId="7CEF3F75" w14:textId="77777777" w:rsidR="00BE5A93" w:rsidRDefault="00BE5A93">
      <w:pPr>
        <w:spacing w:after="0" w:line="200" w:lineRule="exact"/>
        <w:rPr>
          <w:sz w:val="20"/>
          <w:szCs w:val="20"/>
        </w:rPr>
      </w:pPr>
    </w:p>
    <w:p w14:paraId="01626C29" w14:textId="77777777" w:rsidR="00BE5A93" w:rsidRDefault="00BE5A93">
      <w:pPr>
        <w:spacing w:after="0" w:line="200" w:lineRule="exact"/>
        <w:rPr>
          <w:sz w:val="20"/>
          <w:szCs w:val="20"/>
        </w:rPr>
      </w:pPr>
    </w:p>
    <w:p w14:paraId="37DC0FBA" w14:textId="77777777" w:rsidR="00BE5A93" w:rsidRDefault="00BE5A93">
      <w:pPr>
        <w:spacing w:after="0" w:line="200" w:lineRule="exact"/>
        <w:rPr>
          <w:sz w:val="20"/>
          <w:szCs w:val="20"/>
        </w:rPr>
      </w:pPr>
    </w:p>
    <w:p w14:paraId="10541A35" w14:textId="77777777" w:rsidR="00BE5A93" w:rsidRDefault="00F700C7">
      <w:pPr>
        <w:spacing w:after="0"/>
        <w:ind w:left="117" w:right="625"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.  </w:t>
      </w:r>
      <w:del w:id="195" w:author="Microsoft Office User" w:date="2016-07-07T14:48:00Z">
        <w:r w:rsidDel="005513D0">
          <w:rPr>
            <w:rFonts w:ascii="Times New Roman" w:eastAsia="Times New Roman" w:hAnsi="Times New Roman" w:cs="Times New Roman"/>
            <w:i/>
            <w:sz w:val="24"/>
            <w:szCs w:val="24"/>
          </w:rPr>
          <w:delText>ap</w:delText>
        </w:r>
        <w:r w:rsidDel="005513D0">
          <w:rPr>
            <w:rFonts w:ascii="Times New Roman" w:eastAsia="Times New Roman" w:hAnsi="Times New Roman" w:cs="Times New Roman"/>
            <w:i/>
            <w:spacing w:val="1"/>
            <w:sz w:val="24"/>
            <w:szCs w:val="24"/>
          </w:rPr>
          <w:delText>lic</w:delText>
        </w:r>
        <w:r w:rsidDel="005513D0">
          <w:rPr>
            <w:rFonts w:ascii="Times New Roman" w:eastAsia="Times New Roman" w:hAnsi="Times New Roman" w:cs="Times New Roman"/>
            <w:i/>
            <w:sz w:val="24"/>
            <w:szCs w:val="24"/>
          </w:rPr>
          <w:delText>a</w:delText>
        </w:r>
        <w:r w:rsidDel="005513D0">
          <w:rPr>
            <w:rFonts w:ascii="Times New Roman" w:eastAsia="Times New Roman" w:hAnsi="Times New Roman" w:cs="Times New Roman"/>
            <w:i/>
            <w:spacing w:val="-3"/>
            <w:sz w:val="24"/>
            <w:szCs w:val="24"/>
          </w:rPr>
          <w:delText>c</w:delText>
        </w:r>
        <w:r w:rsidDel="005513D0">
          <w:rPr>
            <w:rFonts w:ascii="Times New Roman" w:eastAsia="Times New Roman" w:hAnsi="Times New Roman" w:cs="Times New Roman"/>
            <w:i/>
            <w:spacing w:val="1"/>
            <w:sz w:val="24"/>
            <w:szCs w:val="24"/>
          </w:rPr>
          <w:delText>i</w:delText>
        </w:r>
        <w:r w:rsidDel="005513D0">
          <w:rPr>
            <w:rFonts w:ascii="Times New Roman" w:eastAsia="Times New Roman" w:hAnsi="Times New Roman" w:cs="Times New Roman"/>
            <w:i/>
            <w:sz w:val="24"/>
            <w:szCs w:val="24"/>
          </w:rPr>
          <w:delText xml:space="preserve">ón  </w:delText>
        </w:r>
        <w:r w:rsidDel="005513D0">
          <w:rPr>
            <w:rFonts w:ascii="Times New Roman" w:eastAsia="Times New Roman" w:hAnsi="Times New Roman" w:cs="Times New Roman"/>
            <w:i/>
            <w:spacing w:val="-1"/>
            <w:sz w:val="24"/>
            <w:szCs w:val="24"/>
          </w:rPr>
          <w:delText>m</w:delText>
        </w:r>
        <w:r w:rsidDel="005513D0">
          <w:rPr>
            <w:rFonts w:ascii="Times New Roman" w:eastAsia="Times New Roman" w:hAnsi="Times New Roman" w:cs="Times New Roman"/>
            <w:i/>
            <w:sz w:val="24"/>
            <w:szCs w:val="24"/>
          </w:rPr>
          <w:delText>ó</w:delText>
        </w:r>
        <w:r w:rsidDel="005513D0">
          <w:rPr>
            <w:rFonts w:ascii="Times New Roman" w:eastAsia="Times New Roman" w:hAnsi="Times New Roman" w:cs="Times New Roman"/>
            <w:i/>
            <w:spacing w:val="1"/>
            <w:sz w:val="24"/>
            <w:szCs w:val="24"/>
          </w:rPr>
          <w:delText>vi</w:delText>
        </w:r>
        <w:r w:rsidDel="005513D0">
          <w:rPr>
            <w:rFonts w:ascii="Times New Roman" w:eastAsia="Times New Roman" w:hAnsi="Times New Roman" w:cs="Times New Roman"/>
            <w:i/>
            <w:sz w:val="24"/>
            <w:szCs w:val="24"/>
          </w:rPr>
          <w:delText>l</w:delText>
        </w:r>
      </w:del>
      <w:ins w:id="196" w:author="Microsoft Office User" w:date="2016-07-07T14:48:00Z">
        <w:r w:rsidR="005513D0">
          <w:rPr>
            <w:rFonts w:ascii="Times New Roman" w:eastAsia="Times New Roman" w:hAnsi="Times New Roman" w:cs="Times New Roman"/>
            <w:i/>
            <w:sz w:val="24"/>
            <w:szCs w:val="24"/>
          </w:rPr>
          <w:t>ap</w:t>
        </w:r>
        <w:r w:rsidR="005513D0">
          <w:rPr>
            <w:rFonts w:ascii="Times New Roman" w:eastAsia="Times New Roman" w:hAnsi="Times New Roman" w:cs="Times New Roman"/>
            <w:i/>
            <w:spacing w:val="1"/>
            <w:sz w:val="24"/>
            <w:szCs w:val="24"/>
          </w:rPr>
          <w:t>lic</w:t>
        </w:r>
        <w:r w:rsidR="005513D0">
          <w:rPr>
            <w:rFonts w:ascii="Times New Roman" w:eastAsia="Times New Roman" w:hAnsi="Times New Roman" w:cs="Times New Roman"/>
            <w:i/>
            <w:sz w:val="24"/>
            <w:szCs w:val="24"/>
          </w:rPr>
          <w:t>a</w:t>
        </w:r>
        <w:r w:rsidR="005513D0">
          <w:rPr>
            <w:rFonts w:ascii="Times New Roman" w:eastAsia="Times New Roman" w:hAnsi="Times New Roman" w:cs="Times New Roman"/>
            <w:i/>
            <w:spacing w:val="-3"/>
            <w:sz w:val="24"/>
            <w:szCs w:val="24"/>
          </w:rPr>
          <w:t>c</w:t>
        </w:r>
        <w:r w:rsidR="005513D0">
          <w:rPr>
            <w:rFonts w:ascii="Times New Roman" w:eastAsia="Times New Roman" w:hAnsi="Times New Roman" w:cs="Times New Roman"/>
            <w:i/>
            <w:spacing w:val="1"/>
            <w:sz w:val="24"/>
            <w:szCs w:val="24"/>
          </w:rPr>
          <w:t>i</w:t>
        </w:r>
        <w:r w:rsidR="005513D0">
          <w:rPr>
            <w:rFonts w:ascii="Times New Roman" w:eastAsia="Times New Roman" w:hAnsi="Times New Roman" w:cs="Times New Roman"/>
            <w:i/>
            <w:sz w:val="24"/>
            <w:szCs w:val="24"/>
          </w:rPr>
          <w:t xml:space="preserve">ón </w:t>
        </w:r>
        <w:proofErr w:type="gramStart"/>
        <w:r w:rsidR="005513D0">
          <w:rPr>
            <w:rFonts w:ascii="Times New Roman" w:eastAsia="Times New Roman" w:hAnsi="Times New Roman" w:cs="Times New Roman"/>
            <w:i/>
            <w:sz w:val="24"/>
            <w:szCs w:val="24"/>
          </w:rPr>
          <w:t>móvil</w:t>
        </w:r>
      </w:ins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un</w:t>
      </w:r>
      <w:r>
        <w:rPr>
          <w:rFonts w:ascii="Times New Roman" w:eastAsia="Times New Roman" w:hAnsi="Times New Roman" w:cs="Times New Roman"/>
          <w:i/>
          <w:spacing w:val="1"/>
          <w:sz w:val="24"/>
          <w:szCs w:val="24"/>
        </w:rPr>
        <w:t>ive</w:t>
      </w:r>
      <w:r>
        <w:rPr>
          <w:rFonts w:ascii="Times New Roman" w:eastAsia="Times New Roman" w:hAnsi="Times New Roman" w:cs="Times New Roman"/>
          <w:i/>
          <w:spacing w:val="-1"/>
          <w:sz w:val="24"/>
          <w:szCs w:val="24"/>
        </w:rPr>
        <w:t>rs</w:t>
      </w:r>
      <w:r>
        <w:rPr>
          <w:rFonts w:ascii="Times New Roman" w:eastAsia="Times New Roman" w:hAnsi="Times New Roman" w:cs="Times New Roman"/>
          <w:i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dad</w:t>
      </w:r>
      <w:proofErr w:type="gramEnd"/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  de </w:t>
      </w:r>
      <w:r>
        <w:rPr>
          <w:rFonts w:ascii="Times New Roman" w:eastAsia="Times New Roman" w:hAnsi="Times New Roman" w:cs="Times New Roman"/>
          <w:i/>
          <w:spacing w:val="1"/>
          <w:sz w:val="24"/>
          <w:szCs w:val="24"/>
        </w:rPr>
        <w:t xml:space="preserve"> l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a  </w:t>
      </w:r>
      <w:r>
        <w:rPr>
          <w:rFonts w:ascii="Times New Roman" w:eastAsia="Times New Roman" w:hAnsi="Times New Roman" w:cs="Times New Roman"/>
          <w:i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abana. </w:t>
      </w:r>
      <w:r>
        <w:rPr>
          <w:rFonts w:ascii="Times New Roman" w:eastAsia="Times New Roman" w:hAnsi="Times New Roman" w:cs="Times New Roman"/>
          <w:i/>
          <w:spacing w:val="7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ún 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,  </w:t>
      </w:r>
      <w:r>
        <w:rPr>
          <w:rFonts w:ascii="Times New Roman" w:eastAsia="Times New Roman" w:hAnsi="Times New Roman" w:cs="Times New Roman"/>
          <w:w w:val="44"/>
          <w:sz w:val="24"/>
          <w:szCs w:val="24"/>
        </w:rPr>
        <w:t xml:space="preserve">―    </w:t>
      </w:r>
      <w:r>
        <w:rPr>
          <w:rFonts w:ascii="Times New Roman" w:eastAsia="Times New Roman" w:hAnsi="Times New Roman" w:cs="Times New Roman"/>
          <w:spacing w:val="13"/>
          <w:w w:val="4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a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i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iciati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a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ur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ó</w:t>
      </w:r>
      <w:r>
        <w:rPr>
          <w:rFonts w:ascii="Times New Roman" w:eastAsia="Times New Roman" w:hAnsi="Times New Roman" w:cs="Times New Roman"/>
          <w:spacing w:val="2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on</w:t>
      </w:r>
      <w:r>
        <w:rPr>
          <w:rFonts w:ascii="Times New Roman" w:eastAsia="Times New Roman" w:hAnsi="Times New Roman" w:cs="Times New Roman"/>
          <w:spacing w:val="2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2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2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spacing w:val="2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ta</w:t>
      </w:r>
      <w:r>
        <w:rPr>
          <w:rFonts w:ascii="Times New Roman" w:eastAsia="Times New Roman" w:hAnsi="Times New Roman" w:cs="Times New Roman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le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2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un</w:t>
      </w:r>
      <w:r>
        <w:rPr>
          <w:rFonts w:ascii="Times New Roman" w:eastAsia="Times New Roman" w:hAnsi="Times New Roman" w:cs="Times New Roman"/>
          <w:spacing w:val="2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nu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2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ca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2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2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z w:val="24"/>
          <w:szCs w:val="24"/>
        </w:rPr>
        <w:t>un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ca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ón</w:t>
      </w:r>
      <w:r>
        <w:rPr>
          <w:rFonts w:ascii="Times New Roman" w:eastAsia="Times New Roman" w:hAnsi="Times New Roman" w:cs="Times New Roman"/>
          <w:spacing w:val="2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spacing w:val="1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ofr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ece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2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2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2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z w:val="24"/>
          <w:szCs w:val="24"/>
        </w:rPr>
        <w:t>un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d una</w:t>
      </w:r>
      <w:r>
        <w:rPr>
          <w:rFonts w:ascii="Times New Roman" w:eastAsia="Times New Roman" w:hAnsi="Times New Roman" w:cs="Times New Roman"/>
          <w:spacing w:val="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la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for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spacing w:val="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ici</w:t>
      </w:r>
      <w:r>
        <w:rPr>
          <w:rFonts w:ascii="Times New Roman" w:eastAsia="Times New Roman" w:hAnsi="Times New Roman" w:cs="Times New Roman"/>
          <w:sz w:val="24"/>
          <w:szCs w:val="24"/>
        </w:rPr>
        <w:t>os</w:t>
      </w:r>
      <w:r>
        <w:rPr>
          <w:rFonts w:ascii="Times New Roman" w:eastAsia="Times New Roman" w:hAnsi="Times New Roman" w:cs="Times New Roman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y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aci</w:t>
      </w:r>
      <w:r>
        <w:rPr>
          <w:rFonts w:ascii="Times New Roman" w:eastAsia="Times New Roman" w:hAnsi="Times New Roman" w:cs="Times New Roman"/>
          <w:sz w:val="24"/>
          <w:szCs w:val="24"/>
        </w:rPr>
        <w:t>os</w:t>
      </w:r>
      <w:r>
        <w:rPr>
          <w:rFonts w:ascii="Times New Roman" w:eastAsia="Times New Roman" w:hAnsi="Times New Roman" w:cs="Times New Roman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spacing w:val="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ci</w:t>
      </w:r>
      <w:r>
        <w:rPr>
          <w:rFonts w:ascii="Times New Roman" w:eastAsia="Times New Roman" w:hAnsi="Times New Roman" w:cs="Times New Roman"/>
          <w:sz w:val="24"/>
          <w:szCs w:val="24"/>
        </w:rPr>
        <w:t>ón.</w:t>
      </w:r>
      <w:r>
        <w:rPr>
          <w:rFonts w:ascii="Times New Roman" w:eastAsia="Times New Roman" w:hAnsi="Times New Roman" w:cs="Times New Roman"/>
          <w:spacing w:val="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spacing w:val="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una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ic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ci</w:t>
      </w:r>
      <w:r>
        <w:rPr>
          <w:rFonts w:ascii="Times New Roman" w:eastAsia="Times New Roman" w:hAnsi="Times New Roman" w:cs="Times New Roman"/>
          <w:sz w:val="24"/>
          <w:szCs w:val="24"/>
        </w:rPr>
        <w:t>ón</w:t>
      </w:r>
      <w:r>
        <w:rPr>
          <w:rFonts w:ascii="Times New Roman" w:eastAsia="Times New Roman" w:hAnsi="Times New Roman" w:cs="Times New Roman"/>
          <w:spacing w:val="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ea</w:t>
      </w:r>
      <w:r>
        <w:rPr>
          <w:rFonts w:ascii="Times New Roman" w:eastAsia="Times New Roman" w:hAnsi="Times New Roman" w:cs="Times New Roman"/>
          <w:sz w:val="24"/>
          <w:szCs w:val="24"/>
        </w:rPr>
        <w:t>da</w:t>
      </w:r>
      <w:r>
        <w:rPr>
          <w:rFonts w:ascii="Times New Roman" w:eastAsia="Times New Roman" w:hAnsi="Times New Roman" w:cs="Times New Roman"/>
          <w:spacing w:val="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y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ea</w:t>
      </w:r>
      <w:r>
        <w:rPr>
          <w:rFonts w:ascii="Times New Roman" w:eastAsia="Times New Roman" w:hAnsi="Times New Roman" w:cs="Times New Roman"/>
          <w:sz w:val="24"/>
          <w:szCs w:val="24"/>
        </w:rPr>
        <w:t>da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por</w:t>
      </w:r>
      <w:r>
        <w:rPr>
          <w:rFonts w:ascii="Times New Roman" w:eastAsia="Times New Roman" w:hAnsi="Times New Roman" w:cs="Times New Roman"/>
          <w:spacing w:val="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qu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po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rro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y 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ra</w:t>
      </w:r>
      <w:r>
        <w:rPr>
          <w:rFonts w:ascii="Times New Roman" w:eastAsia="Times New Roman" w:hAnsi="Times New Roman" w:cs="Times New Roman"/>
          <w:spacing w:val="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pacing w:val="1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z w:val="24"/>
          <w:szCs w:val="24"/>
        </w:rPr>
        <w:t>un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d.</w:t>
      </w:r>
      <w:r>
        <w:rPr>
          <w:rFonts w:ascii="Times New Roman" w:eastAsia="Times New Roman" w:hAnsi="Times New Roman" w:cs="Times New Roman"/>
          <w:spacing w:val="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pu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é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ali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za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r 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ia</w:t>
      </w:r>
      <w:r>
        <w:rPr>
          <w:rFonts w:ascii="Times New Roman" w:eastAsia="Times New Roman" w:hAnsi="Times New Roman" w:cs="Times New Roman"/>
          <w:sz w:val="24"/>
          <w:szCs w:val="24"/>
        </w:rPr>
        <w:t>s op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ci</w:t>
      </w:r>
      <w:r>
        <w:rPr>
          <w:rFonts w:ascii="Times New Roman" w:eastAsia="Times New Roman" w:hAnsi="Times New Roman" w:cs="Times New Roman"/>
          <w:sz w:val="24"/>
          <w:szCs w:val="24"/>
        </w:rPr>
        <w:t>on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te</w:t>
      </w:r>
      <w:r>
        <w:rPr>
          <w:rFonts w:ascii="Times New Roman" w:eastAsia="Times New Roman" w:hAnsi="Times New Roman" w:cs="Times New Roman"/>
          <w:sz w:val="24"/>
          <w:szCs w:val="24"/>
        </w:rPr>
        <w:t>nd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ó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q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ej</w:t>
      </w:r>
      <w:r>
        <w:rPr>
          <w:rFonts w:ascii="Times New Roman" w:eastAsia="Times New Roman" w:hAnsi="Times New Roman" w:cs="Times New Roman"/>
          <w:sz w:val="24"/>
          <w:szCs w:val="24"/>
        </w:rPr>
        <w:t>or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te</w:t>
      </w:r>
      <w:r>
        <w:rPr>
          <w:rFonts w:ascii="Times New Roman" w:eastAsia="Times New Roman" w:hAnsi="Times New Roman" w:cs="Times New Roman"/>
          <w:sz w:val="24"/>
          <w:szCs w:val="24"/>
        </w:rPr>
        <w:t>rn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ti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on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tí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n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pro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ec</w:t>
      </w:r>
      <w:r>
        <w:rPr>
          <w:rFonts w:ascii="Times New Roman" w:eastAsia="Times New Roman" w:hAnsi="Times New Roman" w:cs="Times New Roman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r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po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i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rno,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onf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ndo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n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po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te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ci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i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rno‖</w:t>
      </w:r>
      <w:r>
        <w:rPr>
          <w:rFonts w:ascii="Times New Roman" w:eastAsia="Times New Roman" w:hAnsi="Times New Roman" w:cs="Times New Roman"/>
          <w:spacing w:val="40"/>
          <w:sz w:val="24"/>
          <w:szCs w:val="24"/>
        </w:rPr>
        <w:t xml:space="preserve"> </w:t>
      </w:r>
      <w:commentRangeStart w:id="197"/>
      <w:r>
        <w:rPr>
          <w:rFonts w:ascii="Times New Roman" w:eastAsia="Times New Roman" w:hAnsi="Times New Roman" w:cs="Times New Roman"/>
          <w:sz w:val="24"/>
          <w:szCs w:val="24"/>
        </w:rPr>
        <w:t xml:space="preserve">( </w:t>
      </w:r>
      <w:r>
        <w:rPr>
          <w:rFonts w:ascii="Times New Roman" w:eastAsia="Times New Roman" w:hAnsi="Times New Roman" w:cs="Times New Roman"/>
          <w:spacing w:val="2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d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la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z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u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li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aci</w:t>
      </w:r>
      <w:r>
        <w:rPr>
          <w:rFonts w:ascii="Times New Roman" w:eastAsia="Times New Roman" w:hAnsi="Times New Roman" w:cs="Times New Roman"/>
          <w:sz w:val="24"/>
          <w:szCs w:val="24"/>
        </w:rPr>
        <w:t>ón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z w:val="24"/>
          <w:szCs w:val="24"/>
        </w:rPr>
        <w:t>ó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il</w:t>
      </w:r>
      <w:r>
        <w:rPr>
          <w:rFonts w:ascii="Times New Roman" w:eastAsia="Times New Roman" w:hAnsi="Times New Roman" w:cs="Times New Roman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spacing w:val="-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2014).</w:t>
      </w:r>
      <w:commentRangeEnd w:id="197"/>
      <w:r w:rsidR="00455E98">
        <w:rPr>
          <w:rStyle w:val="CommentReference"/>
        </w:rPr>
        <w:commentReference w:id="197"/>
      </w:r>
    </w:p>
    <w:p w14:paraId="057E14B6" w14:textId="77777777" w:rsidR="00BE5A93" w:rsidRDefault="00BE5A93">
      <w:pPr>
        <w:spacing w:after="0"/>
        <w:jc w:val="both"/>
        <w:sectPr w:rsidR="00BE5A93">
          <w:headerReference w:type="default" r:id="rId13"/>
          <w:pgSz w:w="12240" w:h="15840"/>
          <w:pgMar w:top="1700" w:right="1300" w:bottom="280" w:left="1300" w:header="1483" w:footer="0" w:gutter="0"/>
          <w:pgNumType w:start="10"/>
          <w:cols w:space="720"/>
        </w:sectPr>
      </w:pPr>
    </w:p>
    <w:p w14:paraId="50ED3919" w14:textId="77777777" w:rsidR="00BE5A93" w:rsidRDefault="00BE5A93">
      <w:pPr>
        <w:spacing w:before="16" w:after="0" w:line="220" w:lineRule="exact"/>
      </w:pPr>
    </w:p>
    <w:p w14:paraId="37B449A7" w14:textId="77777777" w:rsidR="00BE5A93" w:rsidRDefault="00F700C7">
      <w:pPr>
        <w:spacing w:before="29" w:after="0"/>
        <w:ind w:left="117" w:right="622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spacing w:val="-7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a </w:t>
      </w:r>
      <w:r>
        <w:rPr>
          <w:rFonts w:ascii="Times New Roman" w:eastAsia="Times New Roman" w:hAnsi="Times New Roman" w:cs="Times New Roman"/>
          <w:spacing w:val="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la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z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a 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u 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lic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ci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ón 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óv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l 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onf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ndo 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n 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u 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prop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a 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ca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aci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d.  </w:t>
      </w:r>
      <w:proofErr w:type="gramStart"/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ic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e 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l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ect</w:t>
      </w:r>
      <w:r>
        <w:rPr>
          <w:rFonts w:ascii="Times New Roman" w:eastAsia="Times New Roman" w:hAnsi="Times New Roman" w:cs="Times New Roman"/>
          <w:sz w:val="24"/>
          <w:szCs w:val="24"/>
        </w:rPr>
        <w:t>or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pro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am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í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nfo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mát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i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i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i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do</w:t>
      </w:r>
      <w:r>
        <w:rPr>
          <w:rFonts w:ascii="Times New Roman" w:eastAsia="Times New Roman" w:hAnsi="Times New Roman" w:cs="Times New Roman"/>
          <w:i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So</w:t>
      </w:r>
      <w:r>
        <w:rPr>
          <w:rFonts w:ascii="Times New Roman" w:eastAsia="Times New Roman" w:hAnsi="Times New Roman" w:cs="Times New Roman"/>
          <w:i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aqu</w:t>
      </w:r>
      <w:r>
        <w:rPr>
          <w:rFonts w:ascii="Times New Roman" w:eastAsia="Times New Roman" w:hAnsi="Times New Roman" w:cs="Times New Roman"/>
          <w:i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i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i/>
          <w:spacing w:val="2"/>
          <w:sz w:val="24"/>
          <w:szCs w:val="24"/>
        </w:rPr>
        <w:t>á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>
        <w:rPr>
          <w:rFonts w:ascii="Times New Roman" w:eastAsia="Times New Roman" w:hAnsi="Times New Roman" w:cs="Times New Roman"/>
          <w:spacing w:val="1"/>
          <w:w w:val="44"/>
          <w:sz w:val="24"/>
          <w:szCs w:val="24"/>
        </w:rPr>
        <w:t>―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rr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ll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fue</w:t>
      </w:r>
      <w:r>
        <w:rPr>
          <w:rFonts w:ascii="Times New Roman" w:eastAsia="Times New Roman" w:hAnsi="Times New Roman" w:cs="Times New Roman"/>
          <w:spacing w:val="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a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li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aci</w:t>
      </w:r>
      <w:r>
        <w:rPr>
          <w:rFonts w:ascii="Times New Roman" w:eastAsia="Times New Roman" w:hAnsi="Times New Roman" w:cs="Times New Roman"/>
          <w:sz w:val="24"/>
          <w:szCs w:val="24"/>
        </w:rPr>
        <w:t>ón</w:t>
      </w:r>
      <w:r>
        <w:rPr>
          <w:rFonts w:ascii="Times New Roman" w:eastAsia="Times New Roman" w:hAnsi="Times New Roman" w:cs="Times New Roman"/>
          <w:spacing w:val="2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2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ra</w:t>
      </w:r>
      <w:r>
        <w:rPr>
          <w:rFonts w:ascii="Times New Roman" w:eastAsia="Times New Roman" w:hAnsi="Times New Roman" w:cs="Times New Roman"/>
          <w:spacing w:val="2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po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z w:val="24"/>
          <w:szCs w:val="24"/>
        </w:rPr>
        <w:t>os</w:t>
      </w:r>
      <w:r>
        <w:rPr>
          <w:rFonts w:ascii="Times New Roman" w:eastAsia="Times New Roman" w:hAnsi="Times New Roman" w:cs="Times New Roman"/>
          <w:spacing w:val="2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z w:val="24"/>
          <w:szCs w:val="24"/>
        </w:rPr>
        <w:t>ó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spacing w:val="2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spacing w:val="1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rro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lla</w:t>
      </w:r>
      <w:r>
        <w:rPr>
          <w:rFonts w:ascii="Times New Roman" w:eastAsia="Times New Roman" w:hAnsi="Times New Roman" w:cs="Times New Roman"/>
          <w:sz w:val="24"/>
          <w:szCs w:val="24"/>
        </w:rPr>
        <w:t>da</w:t>
      </w:r>
      <w:r>
        <w:rPr>
          <w:rFonts w:ascii="Times New Roman" w:eastAsia="Times New Roman" w:hAnsi="Times New Roman" w:cs="Times New Roman"/>
          <w:spacing w:val="2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2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2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me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1"/>
          <w:w w:val="158"/>
          <w:sz w:val="24"/>
          <w:szCs w:val="24"/>
        </w:rPr>
        <w:t>‖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.   </w:t>
      </w:r>
      <w:r>
        <w:rPr>
          <w:rFonts w:ascii="Times New Roman" w:eastAsia="Times New Roman" w:hAnsi="Times New Roman" w:cs="Times New Roman"/>
          <w:spacing w:val="-2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os</w:t>
      </w:r>
      <w:r>
        <w:rPr>
          <w:rFonts w:ascii="Times New Roman" w:eastAsia="Times New Roman" w:hAnsi="Times New Roman" w:cs="Times New Roman"/>
          <w:spacing w:val="2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rvi</w:t>
      </w:r>
      <w:r>
        <w:rPr>
          <w:rFonts w:ascii="Times New Roman" w:eastAsia="Times New Roman" w:hAnsi="Times New Roman" w:cs="Times New Roman"/>
          <w:spacing w:val="-4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ci</w:t>
      </w:r>
      <w:r>
        <w:rPr>
          <w:rFonts w:ascii="Times New Roman" w:eastAsia="Times New Roman" w:hAnsi="Times New Roman" w:cs="Times New Roman"/>
          <w:sz w:val="24"/>
          <w:szCs w:val="24"/>
        </w:rPr>
        <w:t>os</w:t>
      </w:r>
      <w:r>
        <w:rPr>
          <w:rFonts w:ascii="Times New Roman" w:eastAsia="Times New Roman" w:hAnsi="Times New Roman" w:cs="Times New Roman"/>
          <w:spacing w:val="2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e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pr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ime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ón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fu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ron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produ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ct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un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aj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on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lt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re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te</w:t>
      </w:r>
      <w:r>
        <w:rPr>
          <w:rFonts w:ascii="Times New Roman" w:eastAsia="Times New Roman" w:hAnsi="Times New Roman" w:cs="Times New Roman"/>
          <w:sz w:val="24"/>
          <w:szCs w:val="24"/>
        </w:rPr>
        <w:t>s púb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lic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z w:val="24"/>
          <w:szCs w:val="24"/>
        </w:rPr>
        <w:t>s de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z w:val="24"/>
          <w:szCs w:val="24"/>
        </w:rPr>
        <w:t>un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d un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ita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ia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lm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ud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ia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pacing w:val="-8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mit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ron </w:t>
      </w:r>
      <w:del w:id="198" w:author="Microsoft Office User" w:date="2016-07-07T14:48:00Z">
        <w:r w:rsidDel="005513D0">
          <w:rPr>
            <w:rFonts w:ascii="Times New Roman" w:eastAsia="Times New Roman" w:hAnsi="Times New Roman" w:cs="Times New Roman"/>
            <w:spacing w:val="1"/>
            <w:sz w:val="24"/>
            <w:szCs w:val="24"/>
          </w:rPr>
          <w:delText>e</w:delText>
        </w:r>
        <w:r w:rsidDel="005513D0">
          <w:rPr>
            <w:rFonts w:ascii="Times New Roman" w:eastAsia="Times New Roman" w:hAnsi="Times New Roman" w:cs="Times New Roman"/>
            <w:spacing w:val="-1"/>
            <w:sz w:val="24"/>
            <w:szCs w:val="24"/>
          </w:rPr>
          <w:delText>s</w:delText>
        </w:r>
        <w:r w:rsidDel="005513D0">
          <w:rPr>
            <w:rFonts w:ascii="Times New Roman" w:eastAsia="Times New Roman" w:hAnsi="Times New Roman" w:cs="Times New Roman"/>
            <w:spacing w:val="1"/>
            <w:sz w:val="24"/>
            <w:szCs w:val="24"/>
          </w:rPr>
          <w:delText>ta</w:delText>
        </w:r>
        <w:r w:rsidDel="005513D0">
          <w:rPr>
            <w:rFonts w:ascii="Times New Roman" w:eastAsia="Times New Roman" w:hAnsi="Times New Roman" w:cs="Times New Roman"/>
            <w:sz w:val="24"/>
            <w:szCs w:val="24"/>
          </w:rPr>
          <w:delText>b</w:delText>
        </w:r>
        <w:r w:rsidDel="005513D0">
          <w:rPr>
            <w:rFonts w:ascii="Times New Roman" w:eastAsia="Times New Roman" w:hAnsi="Times New Roman" w:cs="Times New Roman"/>
            <w:spacing w:val="1"/>
            <w:sz w:val="24"/>
            <w:szCs w:val="24"/>
          </w:rPr>
          <w:delText>l</w:delText>
        </w:r>
        <w:r w:rsidDel="005513D0">
          <w:rPr>
            <w:rFonts w:ascii="Times New Roman" w:eastAsia="Times New Roman" w:hAnsi="Times New Roman" w:cs="Times New Roman"/>
            <w:spacing w:val="-3"/>
            <w:sz w:val="24"/>
            <w:szCs w:val="24"/>
          </w:rPr>
          <w:delText>e</w:delText>
        </w:r>
        <w:r w:rsidDel="005513D0">
          <w:rPr>
            <w:rFonts w:ascii="Times New Roman" w:eastAsia="Times New Roman" w:hAnsi="Times New Roman" w:cs="Times New Roman"/>
            <w:spacing w:val="1"/>
            <w:sz w:val="24"/>
            <w:szCs w:val="24"/>
          </w:rPr>
          <w:delText>ce</w:delText>
        </w:r>
        <w:r w:rsidDel="005513D0">
          <w:rPr>
            <w:rFonts w:ascii="Times New Roman" w:eastAsia="Times New Roman" w:hAnsi="Times New Roman" w:cs="Times New Roman"/>
            <w:sz w:val="24"/>
            <w:szCs w:val="24"/>
          </w:rPr>
          <w:delText xml:space="preserve">r </w:delText>
        </w:r>
        <w:r w:rsidDel="005513D0">
          <w:rPr>
            <w:rFonts w:ascii="Times New Roman" w:eastAsia="Times New Roman" w:hAnsi="Times New Roman" w:cs="Times New Roman"/>
            <w:spacing w:val="8"/>
            <w:sz w:val="24"/>
            <w:szCs w:val="24"/>
          </w:rPr>
          <w:delText xml:space="preserve"> </w:delText>
        </w:r>
        <w:r w:rsidDel="005513D0">
          <w:rPr>
            <w:rFonts w:ascii="Times New Roman" w:eastAsia="Times New Roman" w:hAnsi="Times New Roman" w:cs="Times New Roman"/>
            <w:sz w:val="24"/>
            <w:szCs w:val="24"/>
          </w:rPr>
          <w:delText>y</w:delText>
        </w:r>
      </w:del>
      <w:ins w:id="199" w:author="Microsoft Office User" w:date="2016-07-07T14:48:00Z">
        <w:r w:rsidR="005513D0">
          <w:rPr>
            <w:rFonts w:ascii="Times New Roman" w:eastAsia="Times New Roman" w:hAnsi="Times New Roman" w:cs="Times New Roman"/>
            <w:spacing w:val="1"/>
            <w:sz w:val="24"/>
            <w:szCs w:val="24"/>
          </w:rPr>
          <w:t>e</w:t>
        </w:r>
        <w:r w:rsidR="005513D0">
          <w:rPr>
            <w:rFonts w:ascii="Times New Roman" w:eastAsia="Times New Roman" w:hAnsi="Times New Roman" w:cs="Times New Roman"/>
            <w:spacing w:val="-1"/>
            <w:sz w:val="24"/>
            <w:szCs w:val="24"/>
          </w:rPr>
          <w:t>s</w:t>
        </w:r>
        <w:r w:rsidR="005513D0">
          <w:rPr>
            <w:rFonts w:ascii="Times New Roman" w:eastAsia="Times New Roman" w:hAnsi="Times New Roman" w:cs="Times New Roman"/>
            <w:spacing w:val="1"/>
            <w:sz w:val="24"/>
            <w:szCs w:val="24"/>
          </w:rPr>
          <w:t>ta</w:t>
        </w:r>
        <w:r w:rsidR="005513D0">
          <w:rPr>
            <w:rFonts w:ascii="Times New Roman" w:eastAsia="Times New Roman" w:hAnsi="Times New Roman" w:cs="Times New Roman"/>
            <w:sz w:val="24"/>
            <w:szCs w:val="24"/>
          </w:rPr>
          <w:t>b</w:t>
        </w:r>
        <w:r w:rsidR="005513D0">
          <w:rPr>
            <w:rFonts w:ascii="Times New Roman" w:eastAsia="Times New Roman" w:hAnsi="Times New Roman" w:cs="Times New Roman"/>
            <w:spacing w:val="1"/>
            <w:sz w:val="24"/>
            <w:szCs w:val="24"/>
          </w:rPr>
          <w:t>l</w:t>
        </w:r>
        <w:r w:rsidR="005513D0">
          <w:rPr>
            <w:rFonts w:ascii="Times New Roman" w:eastAsia="Times New Roman" w:hAnsi="Times New Roman" w:cs="Times New Roman"/>
            <w:spacing w:val="-3"/>
            <w:sz w:val="24"/>
            <w:szCs w:val="24"/>
          </w:rPr>
          <w:t>e</w:t>
        </w:r>
        <w:r w:rsidR="005513D0">
          <w:rPr>
            <w:rFonts w:ascii="Times New Roman" w:eastAsia="Times New Roman" w:hAnsi="Times New Roman" w:cs="Times New Roman"/>
            <w:spacing w:val="1"/>
            <w:sz w:val="24"/>
            <w:szCs w:val="24"/>
          </w:rPr>
          <w:t>ce</w:t>
        </w:r>
        <w:r w:rsidR="005513D0">
          <w:rPr>
            <w:rFonts w:ascii="Times New Roman" w:eastAsia="Times New Roman" w:hAnsi="Times New Roman" w:cs="Times New Roman"/>
            <w:sz w:val="24"/>
            <w:szCs w:val="24"/>
          </w:rPr>
          <w:t xml:space="preserve">r </w:t>
        </w:r>
        <w:r w:rsidR="005513D0">
          <w:rPr>
            <w:rFonts w:ascii="Times New Roman" w:eastAsia="Times New Roman" w:hAnsi="Times New Roman" w:cs="Times New Roman"/>
            <w:spacing w:val="8"/>
            <w:sz w:val="24"/>
            <w:szCs w:val="24"/>
          </w:rPr>
          <w:t>y</w:t>
        </w:r>
      </w:ins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pr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eci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r </w:t>
      </w:r>
      <w:r>
        <w:rPr>
          <w:rFonts w:ascii="Times New Roman" w:eastAsia="Times New Roman" w:hAnsi="Times New Roman" w:cs="Times New Roman"/>
          <w:spacing w:val="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s </w:t>
      </w:r>
      <w:r>
        <w:rPr>
          <w:rFonts w:ascii="Times New Roman" w:eastAsia="Times New Roman" w:hAnsi="Times New Roman" w:cs="Times New Roman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pr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ci</w:t>
      </w:r>
      <w:r>
        <w:rPr>
          <w:rFonts w:ascii="Times New Roman" w:eastAsia="Times New Roman" w:hAnsi="Times New Roman" w:cs="Times New Roman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s </w:t>
      </w:r>
      <w:r>
        <w:rPr>
          <w:rFonts w:ascii="Times New Roman" w:eastAsia="Times New Roman" w:hAnsi="Times New Roman" w:cs="Times New Roman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s </w:t>
      </w:r>
      <w:r>
        <w:rPr>
          <w:rFonts w:ascii="Times New Roman" w:eastAsia="Times New Roman" w:hAnsi="Times New Roman" w:cs="Times New Roman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y 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os </w:t>
      </w:r>
      <w:r>
        <w:rPr>
          <w:rFonts w:ascii="Times New Roman" w:eastAsia="Times New Roman" w:hAnsi="Times New Roman" w:cs="Times New Roman"/>
          <w:spacing w:val="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ici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os </w:t>
      </w:r>
      <w:r>
        <w:rPr>
          <w:rFonts w:ascii="Times New Roman" w:eastAsia="Times New Roman" w:hAnsi="Times New Roman" w:cs="Times New Roman"/>
          <w:spacing w:val="1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pr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or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ita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os </w:t>
      </w:r>
      <w:r>
        <w:rPr>
          <w:rFonts w:ascii="Times New Roman" w:eastAsia="Times New Roman" w:hAnsi="Times New Roman" w:cs="Times New Roman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ra </w:t>
      </w:r>
      <w:r>
        <w:rPr>
          <w:rFonts w:ascii="Times New Roman" w:eastAsia="Times New Roman" w:hAnsi="Times New Roman" w:cs="Times New Roman"/>
          <w:spacing w:val="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</w:p>
    <w:p w14:paraId="1A7A4FC8" w14:textId="77777777" w:rsidR="00BE5A93" w:rsidRDefault="00F700C7">
      <w:pPr>
        <w:spacing w:before="10" w:after="0" w:line="271" w:lineRule="exact"/>
        <w:ind w:left="117" w:right="789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position w:val="-1"/>
          <w:sz w:val="24"/>
          <w:szCs w:val="24"/>
        </w:rPr>
        <w:t>pr</w:t>
      </w:r>
      <w:r>
        <w:rPr>
          <w:rFonts w:ascii="Times New Roman" w:eastAsia="Times New Roman" w:hAnsi="Times New Roman" w:cs="Times New Roman"/>
          <w:spacing w:val="1"/>
          <w:position w:val="-1"/>
          <w:sz w:val="24"/>
          <w:szCs w:val="24"/>
        </w:rPr>
        <w:t>ime</w:t>
      </w:r>
      <w:r>
        <w:rPr>
          <w:rFonts w:ascii="Times New Roman" w:eastAsia="Times New Roman" w:hAnsi="Times New Roman" w:cs="Times New Roman"/>
          <w:position w:val="-1"/>
          <w:sz w:val="24"/>
          <w:szCs w:val="24"/>
        </w:rPr>
        <w:t>ra</w:t>
      </w:r>
      <w:r>
        <w:rPr>
          <w:rFonts w:ascii="Times New Roman" w:eastAsia="Times New Roman" w:hAnsi="Times New Roman" w:cs="Times New Roman"/>
          <w:spacing w:val="-3"/>
          <w:position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position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3"/>
          <w:position w:val="-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1"/>
          <w:position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position w:val="-1"/>
          <w:sz w:val="24"/>
          <w:szCs w:val="24"/>
        </w:rPr>
        <w:t>pa</w:t>
      </w:r>
      <w:r>
        <w:rPr>
          <w:rFonts w:ascii="Times New Roman" w:eastAsia="Times New Roman" w:hAnsi="Times New Roman" w:cs="Times New Roman"/>
          <w:spacing w:val="1"/>
          <w:position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position w:val="-1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spacing w:val="1"/>
          <w:position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4"/>
          <w:position w:val="-1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position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position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position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position w:val="-1"/>
          <w:sz w:val="24"/>
          <w:szCs w:val="24"/>
        </w:rPr>
        <w:t>rro</w:t>
      </w:r>
      <w:r>
        <w:rPr>
          <w:rFonts w:ascii="Times New Roman" w:eastAsia="Times New Roman" w:hAnsi="Times New Roman" w:cs="Times New Roman"/>
          <w:spacing w:val="1"/>
          <w:position w:val="-1"/>
          <w:sz w:val="24"/>
          <w:szCs w:val="24"/>
        </w:rPr>
        <w:t>ll</w:t>
      </w:r>
      <w:r>
        <w:rPr>
          <w:rFonts w:ascii="Times New Roman" w:eastAsia="Times New Roman" w:hAnsi="Times New Roman" w:cs="Times New Roman"/>
          <w:position w:val="-1"/>
          <w:sz w:val="24"/>
          <w:szCs w:val="24"/>
        </w:rPr>
        <w:t>o don</w:t>
      </w:r>
      <w:r>
        <w:rPr>
          <w:rFonts w:ascii="Times New Roman" w:eastAsia="Times New Roman" w:hAnsi="Times New Roman" w:cs="Times New Roman"/>
          <w:spacing w:val="-4"/>
          <w:position w:val="-1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position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1"/>
          <w:position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position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position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1"/>
          <w:position w:val="-1"/>
          <w:sz w:val="24"/>
          <w:szCs w:val="24"/>
        </w:rPr>
        <w:t xml:space="preserve"> c</w:t>
      </w:r>
      <w:r>
        <w:rPr>
          <w:rFonts w:ascii="Times New Roman" w:eastAsia="Times New Roman" w:hAnsi="Times New Roman" w:cs="Times New Roman"/>
          <w:position w:val="-1"/>
          <w:sz w:val="24"/>
          <w:szCs w:val="24"/>
        </w:rPr>
        <w:t>on</w:t>
      </w:r>
      <w:r>
        <w:rPr>
          <w:rFonts w:ascii="Times New Roman" w:eastAsia="Times New Roman" w:hAnsi="Times New Roman" w:cs="Times New Roman"/>
          <w:spacing w:val="-3"/>
          <w:position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pacing w:val="1"/>
          <w:position w:val="-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4"/>
          <w:position w:val="-1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pacing w:val="-8"/>
          <w:position w:val="-1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position w:val="-1"/>
          <w:sz w:val="24"/>
          <w:szCs w:val="24"/>
        </w:rPr>
        <w:t xml:space="preserve">ó </w:t>
      </w:r>
      <w:r>
        <w:rPr>
          <w:rFonts w:ascii="Times New Roman" w:eastAsia="Times New Roman" w:hAnsi="Times New Roman" w:cs="Times New Roman"/>
          <w:spacing w:val="1"/>
          <w:position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position w:val="-1"/>
          <w:sz w:val="24"/>
          <w:szCs w:val="24"/>
        </w:rPr>
        <w:t xml:space="preserve">on </w:t>
      </w:r>
      <w:r>
        <w:rPr>
          <w:rFonts w:ascii="Times New Roman" w:eastAsia="Times New Roman" w:hAnsi="Times New Roman" w:cs="Times New Roman"/>
          <w:spacing w:val="1"/>
          <w:position w:val="-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position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1"/>
          <w:position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position w:val="-1"/>
          <w:sz w:val="24"/>
          <w:szCs w:val="24"/>
        </w:rPr>
        <w:t>pr</w:t>
      </w:r>
      <w:r>
        <w:rPr>
          <w:rFonts w:ascii="Times New Roman" w:eastAsia="Times New Roman" w:hAnsi="Times New Roman" w:cs="Times New Roman"/>
          <w:spacing w:val="1"/>
          <w:position w:val="-1"/>
          <w:sz w:val="24"/>
          <w:szCs w:val="24"/>
        </w:rPr>
        <w:t>ime</w:t>
      </w:r>
      <w:r>
        <w:rPr>
          <w:rFonts w:ascii="Times New Roman" w:eastAsia="Times New Roman" w:hAnsi="Times New Roman" w:cs="Times New Roman"/>
          <w:spacing w:val="-4"/>
          <w:position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position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1"/>
          <w:position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4"/>
          <w:position w:val="-1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pacing w:val="1"/>
          <w:position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position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-1"/>
          <w:position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position w:val="-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position w:val="-1"/>
          <w:sz w:val="24"/>
          <w:szCs w:val="24"/>
        </w:rPr>
        <w:t xml:space="preserve">ón </w:t>
      </w:r>
      <w:r>
        <w:rPr>
          <w:rFonts w:ascii="Times New Roman" w:eastAsia="Times New Roman" w:hAnsi="Times New Roman" w:cs="Times New Roman"/>
          <w:spacing w:val="1"/>
          <w:position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position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position w:val="-1"/>
          <w:sz w:val="24"/>
          <w:szCs w:val="24"/>
        </w:rPr>
        <w:t>ta</w:t>
      </w:r>
      <w:r>
        <w:rPr>
          <w:rFonts w:ascii="Times New Roman" w:eastAsia="Times New Roman" w:hAnsi="Times New Roman" w:cs="Times New Roman"/>
          <w:position w:val="-1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spacing w:val="-3"/>
          <w:position w:val="-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position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1"/>
          <w:position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position w:val="-1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spacing w:val="1"/>
          <w:position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3"/>
          <w:position w:val="-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position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-3"/>
          <w:position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position w:val="-1"/>
          <w:sz w:val="24"/>
          <w:szCs w:val="24"/>
        </w:rPr>
        <w:t>mi</w:t>
      </w:r>
      <w:r>
        <w:rPr>
          <w:rFonts w:ascii="Times New Roman" w:eastAsia="Times New Roman" w:hAnsi="Times New Roman" w:cs="Times New Roman"/>
          <w:spacing w:val="-1"/>
          <w:position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position w:val="-1"/>
          <w:sz w:val="24"/>
          <w:szCs w:val="24"/>
        </w:rPr>
        <w:t>ma</w:t>
      </w:r>
      <w:r>
        <w:rPr>
          <w:rFonts w:ascii="Times New Roman" w:eastAsia="Times New Roman" w:hAnsi="Times New Roman" w:cs="Times New Roman"/>
          <w:position w:val="-1"/>
          <w:sz w:val="24"/>
          <w:szCs w:val="24"/>
        </w:rPr>
        <w:t>.</w:t>
      </w:r>
    </w:p>
    <w:p w14:paraId="61536367" w14:textId="77777777" w:rsidR="00BE5A93" w:rsidRDefault="00BE5A93">
      <w:pPr>
        <w:spacing w:after="0" w:line="200" w:lineRule="exact"/>
        <w:rPr>
          <w:sz w:val="20"/>
          <w:szCs w:val="20"/>
        </w:rPr>
      </w:pPr>
    </w:p>
    <w:p w14:paraId="571945A7" w14:textId="77777777" w:rsidR="00BE5A93" w:rsidRDefault="00BE5A93">
      <w:pPr>
        <w:spacing w:after="0" w:line="200" w:lineRule="exact"/>
        <w:rPr>
          <w:sz w:val="20"/>
          <w:szCs w:val="20"/>
        </w:rPr>
      </w:pPr>
    </w:p>
    <w:p w14:paraId="7F91EC55" w14:textId="77777777" w:rsidR="00BE5A93" w:rsidRDefault="00BE5A93">
      <w:pPr>
        <w:spacing w:after="0" w:line="200" w:lineRule="exact"/>
        <w:rPr>
          <w:sz w:val="20"/>
          <w:szCs w:val="20"/>
        </w:rPr>
      </w:pPr>
    </w:p>
    <w:p w14:paraId="1C2482D3" w14:textId="77777777" w:rsidR="00BE5A93" w:rsidRDefault="00BE5A93">
      <w:pPr>
        <w:spacing w:after="0" w:line="200" w:lineRule="exact"/>
        <w:rPr>
          <w:sz w:val="20"/>
          <w:szCs w:val="20"/>
        </w:rPr>
      </w:pPr>
    </w:p>
    <w:p w14:paraId="3FBB9B90" w14:textId="77777777" w:rsidR="00BE5A93" w:rsidRDefault="00BE5A93">
      <w:pPr>
        <w:spacing w:after="0" w:line="200" w:lineRule="exact"/>
        <w:rPr>
          <w:sz w:val="20"/>
          <w:szCs w:val="20"/>
        </w:rPr>
      </w:pPr>
    </w:p>
    <w:p w14:paraId="1B4BC506" w14:textId="77777777" w:rsidR="00BE5A93" w:rsidRDefault="00BE5A93">
      <w:pPr>
        <w:spacing w:after="0" w:line="200" w:lineRule="exact"/>
        <w:rPr>
          <w:sz w:val="20"/>
          <w:szCs w:val="20"/>
        </w:rPr>
      </w:pPr>
    </w:p>
    <w:p w14:paraId="44D22543" w14:textId="77777777" w:rsidR="00BE5A93" w:rsidRDefault="00BE5A93">
      <w:pPr>
        <w:spacing w:after="0" w:line="200" w:lineRule="exact"/>
        <w:rPr>
          <w:sz w:val="20"/>
          <w:szCs w:val="20"/>
        </w:rPr>
      </w:pPr>
    </w:p>
    <w:p w14:paraId="4CEC4A04" w14:textId="77777777" w:rsidR="00BE5A93" w:rsidRDefault="00BE5A93">
      <w:pPr>
        <w:spacing w:after="0" w:line="200" w:lineRule="exact"/>
        <w:rPr>
          <w:sz w:val="20"/>
          <w:szCs w:val="20"/>
        </w:rPr>
      </w:pPr>
    </w:p>
    <w:p w14:paraId="1FE04AA8" w14:textId="77777777" w:rsidR="00BE5A93" w:rsidRDefault="00BE5A93">
      <w:pPr>
        <w:spacing w:after="0" w:line="200" w:lineRule="exact"/>
        <w:rPr>
          <w:sz w:val="20"/>
          <w:szCs w:val="20"/>
        </w:rPr>
      </w:pPr>
    </w:p>
    <w:p w14:paraId="7A9CC247" w14:textId="77777777" w:rsidR="00BE5A93" w:rsidRDefault="00BE5A93">
      <w:pPr>
        <w:spacing w:after="0" w:line="200" w:lineRule="exact"/>
        <w:rPr>
          <w:sz w:val="20"/>
          <w:szCs w:val="20"/>
        </w:rPr>
      </w:pPr>
    </w:p>
    <w:p w14:paraId="6AD62749" w14:textId="77777777" w:rsidR="00BE5A93" w:rsidRDefault="00BE5A93">
      <w:pPr>
        <w:spacing w:after="0" w:line="200" w:lineRule="exact"/>
        <w:rPr>
          <w:sz w:val="20"/>
          <w:szCs w:val="20"/>
        </w:rPr>
      </w:pPr>
    </w:p>
    <w:p w14:paraId="34AE0159" w14:textId="77777777" w:rsidR="00BE5A93" w:rsidRDefault="00BE5A93">
      <w:pPr>
        <w:spacing w:after="0" w:line="200" w:lineRule="exact"/>
        <w:rPr>
          <w:sz w:val="20"/>
          <w:szCs w:val="20"/>
        </w:rPr>
      </w:pPr>
    </w:p>
    <w:p w14:paraId="1276877B" w14:textId="77777777" w:rsidR="00BE5A93" w:rsidRDefault="00BE5A93">
      <w:pPr>
        <w:spacing w:after="0" w:line="200" w:lineRule="exact"/>
        <w:rPr>
          <w:sz w:val="20"/>
          <w:szCs w:val="20"/>
        </w:rPr>
      </w:pPr>
    </w:p>
    <w:p w14:paraId="68382C7C" w14:textId="77777777" w:rsidR="00BE5A93" w:rsidRDefault="00BE5A93">
      <w:pPr>
        <w:spacing w:after="0" w:line="200" w:lineRule="exact"/>
        <w:rPr>
          <w:sz w:val="20"/>
          <w:szCs w:val="20"/>
        </w:rPr>
      </w:pPr>
    </w:p>
    <w:p w14:paraId="4E0F70BB" w14:textId="77777777" w:rsidR="00BE5A93" w:rsidRDefault="00BE5A93">
      <w:pPr>
        <w:spacing w:after="0" w:line="200" w:lineRule="exact"/>
        <w:rPr>
          <w:sz w:val="20"/>
          <w:szCs w:val="20"/>
        </w:rPr>
      </w:pPr>
    </w:p>
    <w:p w14:paraId="41648E0D" w14:textId="77777777" w:rsidR="00BE5A93" w:rsidRDefault="00BE5A93">
      <w:pPr>
        <w:spacing w:after="0" w:line="200" w:lineRule="exact"/>
        <w:rPr>
          <w:sz w:val="20"/>
          <w:szCs w:val="20"/>
        </w:rPr>
      </w:pPr>
    </w:p>
    <w:p w14:paraId="49AA5393" w14:textId="77777777" w:rsidR="00BE5A93" w:rsidRDefault="00BE5A93">
      <w:pPr>
        <w:spacing w:after="0" w:line="200" w:lineRule="exact"/>
        <w:rPr>
          <w:sz w:val="20"/>
          <w:szCs w:val="20"/>
        </w:rPr>
      </w:pPr>
    </w:p>
    <w:p w14:paraId="265519DA" w14:textId="77777777" w:rsidR="00BE5A93" w:rsidRDefault="00BE5A93">
      <w:pPr>
        <w:spacing w:after="0" w:line="200" w:lineRule="exact"/>
        <w:rPr>
          <w:sz w:val="20"/>
          <w:szCs w:val="20"/>
        </w:rPr>
      </w:pPr>
    </w:p>
    <w:p w14:paraId="29CD85CE" w14:textId="77777777" w:rsidR="00BE5A93" w:rsidRDefault="00BE5A93">
      <w:pPr>
        <w:spacing w:after="0" w:line="200" w:lineRule="exact"/>
        <w:rPr>
          <w:sz w:val="20"/>
          <w:szCs w:val="20"/>
        </w:rPr>
      </w:pPr>
    </w:p>
    <w:p w14:paraId="4C92FFDC" w14:textId="77777777" w:rsidR="00BE5A93" w:rsidRDefault="00BE5A93">
      <w:pPr>
        <w:spacing w:after="0" w:line="200" w:lineRule="exact"/>
        <w:rPr>
          <w:sz w:val="20"/>
          <w:szCs w:val="20"/>
        </w:rPr>
      </w:pPr>
    </w:p>
    <w:p w14:paraId="3E6E7476" w14:textId="77777777" w:rsidR="00BE5A93" w:rsidRDefault="00BE5A93">
      <w:pPr>
        <w:spacing w:after="0" w:line="200" w:lineRule="exact"/>
        <w:rPr>
          <w:sz w:val="20"/>
          <w:szCs w:val="20"/>
        </w:rPr>
      </w:pPr>
    </w:p>
    <w:p w14:paraId="2E76AF08" w14:textId="77777777" w:rsidR="00BE5A93" w:rsidRDefault="00BE5A93">
      <w:pPr>
        <w:spacing w:after="0" w:line="200" w:lineRule="exact"/>
        <w:rPr>
          <w:sz w:val="20"/>
          <w:szCs w:val="20"/>
        </w:rPr>
      </w:pPr>
    </w:p>
    <w:p w14:paraId="1A25896B" w14:textId="77777777" w:rsidR="00BE5A93" w:rsidRDefault="00BE5A93">
      <w:pPr>
        <w:spacing w:after="0" w:line="200" w:lineRule="exact"/>
        <w:rPr>
          <w:sz w:val="20"/>
          <w:szCs w:val="20"/>
        </w:rPr>
      </w:pPr>
    </w:p>
    <w:p w14:paraId="2D159A99" w14:textId="77777777" w:rsidR="00BE5A93" w:rsidRDefault="00BE5A93">
      <w:pPr>
        <w:spacing w:after="0" w:line="200" w:lineRule="exact"/>
        <w:rPr>
          <w:sz w:val="20"/>
          <w:szCs w:val="20"/>
        </w:rPr>
      </w:pPr>
    </w:p>
    <w:p w14:paraId="30D8B96C" w14:textId="77777777" w:rsidR="00BE5A93" w:rsidRDefault="00BE5A93">
      <w:pPr>
        <w:spacing w:after="0" w:line="200" w:lineRule="exact"/>
        <w:rPr>
          <w:sz w:val="20"/>
          <w:szCs w:val="20"/>
        </w:rPr>
      </w:pPr>
    </w:p>
    <w:p w14:paraId="054E35E9" w14:textId="77777777" w:rsidR="00BE5A93" w:rsidRDefault="00BE5A93">
      <w:pPr>
        <w:spacing w:before="9" w:after="0" w:line="260" w:lineRule="exact"/>
        <w:rPr>
          <w:sz w:val="26"/>
          <w:szCs w:val="26"/>
        </w:rPr>
      </w:pPr>
    </w:p>
    <w:p w14:paraId="2476DEAC" w14:textId="77777777" w:rsidR="00BE5A93" w:rsidRDefault="00F700C7">
      <w:pPr>
        <w:spacing w:before="15" w:after="0" w:line="264" w:lineRule="exact"/>
        <w:ind w:left="681" w:right="-20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i/>
          <w:spacing w:val="-1"/>
        </w:rPr>
        <w:t>F</w:t>
      </w:r>
      <w:r>
        <w:rPr>
          <w:rFonts w:ascii="Calibri" w:eastAsia="Calibri" w:hAnsi="Calibri" w:cs="Calibri"/>
          <w:i/>
          <w:spacing w:val="1"/>
        </w:rPr>
        <w:t>i</w:t>
      </w:r>
      <w:r>
        <w:rPr>
          <w:rFonts w:ascii="Calibri" w:eastAsia="Calibri" w:hAnsi="Calibri" w:cs="Calibri"/>
          <w:i/>
          <w:spacing w:val="-1"/>
        </w:rPr>
        <w:t>gu</w:t>
      </w:r>
      <w:r>
        <w:rPr>
          <w:rFonts w:ascii="Calibri" w:eastAsia="Calibri" w:hAnsi="Calibri" w:cs="Calibri"/>
          <w:i/>
        </w:rPr>
        <w:t>ra</w:t>
      </w:r>
      <w:r>
        <w:rPr>
          <w:rFonts w:ascii="Calibri" w:eastAsia="Calibri" w:hAnsi="Calibri" w:cs="Calibri"/>
          <w:i/>
          <w:spacing w:val="-4"/>
        </w:rPr>
        <w:t xml:space="preserve"> </w:t>
      </w:r>
      <w:r>
        <w:rPr>
          <w:rFonts w:ascii="Calibri" w:eastAsia="Calibri" w:hAnsi="Calibri" w:cs="Calibri"/>
          <w:i/>
        </w:rPr>
        <w:t>1.</w:t>
      </w:r>
      <w:r>
        <w:rPr>
          <w:rFonts w:ascii="Calibri" w:eastAsia="Calibri" w:hAnsi="Calibri" w:cs="Calibri"/>
          <w:i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V</w:t>
      </w:r>
      <w:r>
        <w:rPr>
          <w:rFonts w:ascii="Calibri" w:eastAsia="Calibri" w:hAnsi="Calibri" w:cs="Calibri"/>
          <w:spacing w:val="1"/>
        </w:rPr>
        <w:t>i</w:t>
      </w:r>
      <w:r>
        <w:rPr>
          <w:rFonts w:ascii="Calibri" w:eastAsia="Calibri" w:hAnsi="Calibri" w:cs="Calibri"/>
          <w:spacing w:val="2"/>
        </w:rPr>
        <w:t>s</w:t>
      </w:r>
      <w:r>
        <w:rPr>
          <w:rFonts w:ascii="Calibri" w:eastAsia="Calibri" w:hAnsi="Calibri" w:cs="Calibri"/>
          <w:spacing w:val="-2"/>
        </w:rPr>
        <w:t>t</w:t>
      </w:r>
      <w:r>
        <w:rPr>
          <w:rFonts w:ascii="Calibri" w:eastAsia="Calibri" w:hAnsi="Calibri" w:cs="Calibri"/>
          <w:spacing w:val="-1"/>
        </w:rPr>
        <w:t>a</w:t>
      </w:r>
      <w:r>
        <w:rPr>
          <w:rFonts w:ascii="Calibri" w:eastAsia="Calibri" w:hAnsi="Calibri" w:cs="Calibri"/>
        </w:rPr>
        <w:t>s</w:t>
      </w:r>
      <w:r>
        <w:rPr>
          <w:rFonts w:ascii="Calibri" w:eastAsia="Calibri" w:hAnsi="Calibri" w:cs="Calibri"/>
          <w:spacing w:val="-1"/>
        </w:rPr>
        <w:t xml:space="preserve"> </w:t>
      </w:r>
      <w:r>
        <w:rPr>
          <w:rFonts w:ascii="Calibri" w:eastAsia="Calibri" w:hAnsi="Calibri" w:cs="Calibri"/>
        </w:rPr>
        <w:t>A</w:t>
      </w:r>
      <w:r>
        <w:rPr>
          <w:rFonts w:ascii="Calibri" w:eastAsia="Calibri" w:hAnsi="Calibri" w:cs="Calibri"/>
          <w:spacing w:val="1"/>
        </w:rPr>
        <w:t>p</w:t>
      </w:r>
      <w:r>
        <w:rPr>
          <w:rFonts w:ascii="Calibri" w:eastAsia="Calibri" w:hAnsi="Calibri" w:cs="Calibri"/>
        </w:rPr>
        <w:t>p</w:t>
      </w:r>
      <w:r>
        <w:rPr>
          <w:rFonts w:ascii="Calibri" w:eastAsia="Calibri" w:hAnsi="Calibri" w:cs="Calibri"/>
          <w:spacing w:val="3"/>
        </w:rPr>
        <w:t xml:space="preserve"> </w:t>
      </w:r>
      <w:r>
        <w:rPr>
          <w:rFonts w:ascii="Calibri" w:eastAsia="Calibri" w:hAnsi="Calibri" w:cs="Calibri"/>
          <w:spacing w:val="-1"/>
        </w:rPr>
        <w:t>U</w:t>
      </w:r>
      <w:r>
        <w:rPr>
          <w:rFonts w:ascii="Calibri" w:eastAsia="Calibri" w:hAnsi="Calibri" w:cs="Calibri"/>
        </w:rPr>
        <w:t>n</w:t>
      </w:r>
      <w:r>
        <w:rPr>
          <w:rFonts w:ascii="Calibri" w:eastAsia="Calibri" w:hAnsi="Calibri" w:cs="Calibri"/>
          <w:spacing w:val="2"/>
        </w:rPr>
        <w:t>i</w:t>
      </w:r>
      <w:r>
        <w:rPr>
          <w:rFonts w:ascii="Calibri" w:eastAsia="Calibri" w:hAnsi="Calibri" w:cs="Calibri"/>
        </w:rPr>
        <w:t>v</w:t>
      </w:r>
      <w:r>
        <w:rPr>
          <w:rFonts w:ascii="Calibri" w:eastAsia="Calibri" w:hAnsi="Calibri" w:cs="Calibri"/>
          <w:spacing w:val="-1"/>
        </w:rPr>
        <w:t>er</w:t>
      </w:r>
      <w:r>
        <w:rPr>
          <w:rFonts w:ascii="Calibri" w:eastAsia="Calibri" w:hAnsi="Calibri" w:cs="Calibri"/>
          <w:spacing w:val="2"/>
        </w:rPr>
        <w:t>s</w:t>
      </w:r>
      <w:r>
        <w:rPr>
          <w:rFonts w:ascii="Calibri" w:eastAsia="Calibri" w:hAnsi="Calibri" w:cs="Calibri"/>
          <w:spacing w:val="1"/>
        </w:rPr>
        <w:t>i</w:t>
      </w:r>
      <w:r>
        <w:rPr>
          <w:rFonts w:ascii="Calibri" w:eastAsia="Calibri" w:hAnsi="Calibri" w:cs="Calibri"/>
        </w:rPr>
        <w:t>d</w:t>
      </w:r>
      <w:r>
        <w:rPr>
          <w:rFonts w:ascii="Calibri" w:eastAsia="Calibri" w:hAnsi="Calibri" w:cs="Calibri"/>
          <w:spacing w:val="-1"/>
        </w:rPr>
        <w:t>a</w:t>
      </w:r>
      <w:r>
        <w:rPr>
          <w:rFonts w:ascii="Calibri" w:eastAsia="Calibri" w:hAnsi="Calibri" w:cs="Calibri"/>
        </w:rPr>
        <w:t>d</w:t>
      </w:r>
      <w:r>
        <w:rPr>
          <w:rFonts w:ascii="Calibri" w:eastAsia="Calibri" w:hAnsi="Calibri" w:cs="Calibri"/>
          <w:spacing w:val="-5"/>
        </w:rPr>
        <w:t xml:space="preserve"> </w:t>
      </w:r>
      <w:r>
        <w:rPr>
          <w:rFonts w:ascii="Calibri" w:eastAsia="Calibri" w:hAnsi="Calibri" w:cs="Calibri"/>
        </w:rPr>
        <w:t>de</w:t>
      </w:r>
      <w:r>
        <w:rPr>
          <w:rFonts w:ascii="Calibri" w:eastAsia="Calibri" w:hAnsi="Calibri" w:cs="Calibri"/>
          <w:spacing w:val="-5"/>
        </w:rPr>
        <w:t xml:space="preserve"> </w:t>
      </w:r>
      <w:r>
        <w:rPr>
          <w:rFonts w:ascii="Calibri" w:eastAsia="Calibri" w:hAnsi="Calibri" w:cs="Calibri"/>
          <w:spacing w:val="1"/>
        </w:rPr>
        <w:t>l</w:t>
      </w:r>
      <w:r>
        <w:rPr>
          <w:rFonts w:ascii="Calibri" w:eastAsia="Calibri" w:hAnsi="Calibri" w:cs="Calibri"/>
        </w:rPr>
        <w:t>a</w:t>
      </w:r>
      <w:r>
        <w:rPr>
          <w:rFonts w:ascii="Calibri" w:eastAsia="Calibri" w:hAnsi="Calibri" w:cs="Calibri"/>
          <w:spacing w:val="1"/>
        </w:rPr>
        <w:t xml:space="preserve"> </w:t>
      </w:r>
      <w:r>
        <w:rPr>
          <w:rFonts w:ascii="Calibri" w:eastAsia="Calibri" w:hAnsi="Calibri" w:cs="Calibri"/>
          <w:spacing w:val="-1"/>
        </w:rPr>
        <w:t>Sa</w:t>
      </w:r>
      <w:r>
        <w:rPr>
          <w:rFonts w:ascii="Calibri" w:eastAsia="Calibri" w:hAnsi="Calibri" w:cs="Calibri"/>
        </w:rPr>
        <w:t>b</w:t>
      </w:r>
      <w:r>
        <w:rPr>
          <w:rFonts w:ascii="Calibri" w:eastAsia="Calibri" w:hAnsi="Calibri" w:cs="Calibri"/>
          <w:spacing w:val="-1"/>
        </w:rPr>
        <w:t>a</w:t>
      </w:r>
      <w:r>
        <w:rPr>
          <w:rFonts w:ascii="Calibri" w:eastAsia="Calibri" w:hAnsi="Calibri" w:cs="Calibri"/>
        </w:rPr>
        <w:t>na</w:t>
      </w:r>
    </w:p>
    <w:p w14:paraId="7F493AB5" w14:textId="77777777" w:rsidR="00BE5A93" w:rsidRDefault="00BE5A93">
      <w:pPr>
        <w:spacing w:before="4" w:after="0" w:line="100" w:lineRule="exact"/>
        <w:rPr>
          <w:sz w:val="10"/>
          <w:szCs w:val="10"/>
        </w:rPr>
      </w:pPr>
    </w:p>
    <w:p w14:paraId="375E23DF" w14:textId="77777777" w:rsidR="00BE5A93" w:rsidRDefault="00BE5A93">
      <w:pPr>
        <w:spacing w:after="0" w:line="200" w:lineRule="exact"/>
        <w:rPr>
          <w:sz w:val="20"/>
          <w:szCs w:val="20"/>
        </w:rPr>
      </w:pPr>
    </w:p>
    <w:p w14:paraId="3192EE11" w14:textId="77777777" w:rsidR="00BE5A93" w:rsidRDefault="00BE5A93">
      <w:pPr>
        <w:spacing w:after="0" w:line="200" w:lineRule="exact"/>
        <w:rPr>
          <w:sz w:val="20"/>
          <w:szCs w:val="20"/>
        </w:rPr>
      </w:pPr>
    </w:p>
    <w:p w14:paraId="6CC3C3A9" w14:textId="77777777" w:rsidR="00BE5A93" w:rsidRDefault="00BE5A93">
      <w:pPr>
        <w:spacing w:after="0" w:line="200" w:lineRule="exact"/>
        <w:rPr>
          <w:sz w:val="20"/>
          <w:szCs w:val="20"/>
        </w:rPr>
      </w:pPr>
    </w:p>
    <w:p w14:paraId="2D362128" w14:textId="77777777" w:rsidR="00BE5A93" w:rsidRDefault="00BE5A93">
      <w:pPr>
        <w:spacing w:after="0" w:line="200" w:lineRule="exact"/>
        <w:rPr>
          <w:sz w:val="20"/>
          <w:szCs w:val="20"/>
        </w:rPr>
      </w:pPr>
    </w:p>
    <w:p w14:paraId="10A2D1A1" w14:textId="77777777" w:rsidR="00BE5A93" w:rsidRDefault="00645533">
      <w:pPr>
        <w:spacing w:before="29" w:after="0"/>
        <w:ind w:left="117" w:right="821"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503314163" behindDoc="1" locked="0" layoutInCell="1" allowOverlap="1" wp14:anchorId="337664FD" wp14:editId="600D1B45">
            <wp:simplePos x="0" y="0"/>
            <wp:positionH relativeFrom="page">
              <wp:posOffset>1257300</wp:posOffset>
            </wp:positionH>
            <wp:positionV relativeFrom="paragraph">
              <wp:posOffset>-3591560</wp:posOffset>
            </wp:positionV>
            <wp:extent cx="4837430" cy="3145790"/>
            <wp:effectExtent l="0" t="0" r="1270" b="0"/>
            <wp:wrapNone/>
            <wp:docPr id="129" name="Imagen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7430" cy="31457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700C7">
        <w:rPr>
          <w:rFonts w:ascii="Times New Roman" w:eastAsia="Times New Roman" w:hAnsi="Times New Roman" w:cs="Times New Roman"/>
          <w:i/>
          <w:spacing w:val="1"/>
          <w:sz w:val="24"/>
          <w:szCs w:val="24"/>
        </w:rPr>
        <w:t>ii</w:t>
      </w:r>
      <w:r w:rsidR="00F700C7">
        <w:rPr>
          <w:rFonts w:ascii="Times New Roman" w:eastAsia="Times New Roman" w:hAnsi="Times New Roman" w:cs="Times New Roman"/>
          <w:i/>
          <w:sz w:val="24"/>
          <w:szCs w:val="24"/>
        </w:rPr>
        <w:t>. ap</w:t>
      </w:r>
      <w:r w:rsidR="00F700C7">
        <w:rPr>
          <w:rFonts w:ascii="Times New Roman" w:eastAsia="Times New Roman" w:hAnsi="Times New Roman" w:cs="Times New Roman"/>
          <w:i/>
          <w:spacing w:val="1"/>
          <w:sz w:val="24"/>
          <w:szCs w:val="24"/>
        </w:rPr>
        <w:t>l</w:t>
      </w:r>
      <w:r w:rsidR="00F700C7">
        <w:rPr>
          <w:rFonts w:ascii="Times New Roman" w:eastAsia="Times New Roman" w:hAnsi="Times New Roman" w:cs="Times New Roman"/>
          <w:i/>
          <w:spacing w:val="-3"/>
          <w:sz w:val="24"/>
          <w:szCs w:val="24"/>
        </w:rPr>
        <w:t>i</w:t>
      </w:r>
      <w:r w:rsidR="00F700C7">
        <w:rPr>
          <w:rFonts w:ascii="Times New Roman" w:eastAsia="Times New Roman" w:hAnsi="Times New Roman" w:cs="Times New Roman"/>
          <w:i/>
          <w:spacing w:val="1"/>
          <w:sz w:val="24"/>
          <w:szCs w:val="24"/>
        </w:rPr>
        <w:t>c</w:t>
      </w:r>
      <w:r w:rsidR="00F700C7">
        <w:rPr>
          <w:rFonts w:ascii="Times New Roman" w:eastAsia="Times New Roman" w:hAnsi="Times New Roman" w:cs="Times New Roman"/>
          <w:i/>
          <w:sz w:val="24"/>
          <w:szCs w:val="24"/>
        </w:rPr>
        <w:t>a</w:t>
      </w:r>
      <w:r w:rsidR="00F700C7">
        <w:rPr>
          <w:rFonts w:ascii="Times New Roman" w:eastAsia="Times New Roman" w:hAnsi="Times New Roman" w:cs="Times New Roman"/>
          <w:i/>
          <w:spacing w:val="1"/>
          <w:sz w:val="24"/>
          <w:szCs w:val="24"/>
        </w:rPr>
        <w:t>ci</w:t>
      </w:r>
      <w:r w:rsidR="00F700C7">
        <w:rPr>
          <w:rFonts w:ascii="Times New Roman" w:eastAsia="Times New Roman" w:hAnsi="Times New Roman" w:cs="Times New Roman"/>
          <w:i/>
          <w:sz w:val="24"/>
          <w:szCs w:val="24"/>
        </w:rPr>
        <w:t xml:space="preserve">ón </w:t>
      </w:r>
      <w:r w:rsidR="00F700C7">
        <w:rPr>
          <w:rFonts w:ascii="Times New Roman" w:eastAsia="Times New Roman" w:hAnsi="Times New Roman" w:cs="Times New Roman"/>
          <w:i/>
          <w:spacing w:val="-1"/>
          <w:sz w:val="24"/>
          <w:szCs w:val="24"/>
        </w:rPr>
        <w:t>U</w:t>
      </w:r>
      <w:r w:rsidR="00F700C7">
        <w:rPr>
          <w:rFonts w:ascii="Times New Roman" w:eastAsia="Times New Roman" w:hAnsi="Times New Roman" w:cs="Times New Roman"/>
          <w:i/>
          <w:sz w:val="24"/>
          <w:szCs w:val="24"/>
        </w:rPr>
        <w:t>n</w:t>
      </w:r>
      <w:r w:rsidR="00F700C7">
        <w:rPr>
          <w:rFonts w:ascii="Times New Roman" w:eastAsia="Times New Roman" w:hAnsi="Times New Roman" w:cs="Times New Roman"/>
          <w:i/>
          <w:spacing w:val="1"/>
          <w:sz w:val="24"/>
          <w:szCs w:val="24"/>
        </w:rPr>
        <w:t>i</w:t>
      </w:r>
      <w:r w:rsidR="00F700C7">
        <w:rPr>
          <w:rFonts w:ascii="Times New Roman" w:eastAsia="Times New Roman" w:hAnsi="Times New Roman" w:cs="Times New Roman"/>
          <w:i/>
          <w:sz w:val="24"/>
          <w:szCs w:val="24"/>
        </w:rPr>
        <w:t>no</w:t>
      </w:r>
      <w:r w:rsidR="00F700C7">
        <w:rPr>
          <w:rFonts w:ascii="Times New Roman" w:eastAsia="Times New Roman" w:hAnsi="Times New Roman" w:cs="Times New Roman"/>
          <w:i/>
          <w:spacing w:val="-1"/>
          <w:sz w:val="24"/>
          <w:szCs w:val="24"/>
        </w:rPr>
        <w:t>r</w:t>
      </w:r>
      <w:r w:rsidR="00F700C7">
        <w:rPr>
          <w:rFonts w:ascii="Times New Roman" w:eastAsia="Times New Roman" w:hAnsi="Times New Roman" w:cs="Times New Roman"/>
          <w:i/>
          <w:spacing w:val="-3"/>
          <w:sz w:val="24"/>
          <w:szCs w:val="24"/>
        </w:rPr>
        <w:t>t</w:t>
      </w:r>
      <w:r w:rsidR="00F700C7">
        <w:rPr>
          <w:rFonts w:ascii="Times New Roman" w:eastAsia="Times New Roman" w:hAnsi="Times New Roman" w:cs="Times New Roman"/>
          <w:i/>
          <w:spacing w:val="1"/>
          <w:sz w:val="24"/>
          <w:szCs w:val="24"/>
        </w:rPr>
        <w:t>e</w:t>
      </w:r>
      <w:r w:rsidR="00F700C7">
        <w:rPr>
          <w:rFonts w:ascii="Times New Roman" w:eastAsia="Times New Roman" w:hAnsi="Times New Roman" w:cs="Times New Roman"/>
          <w:i/>
          <w:sz w:val="24"/>
          <w:szCs w:val="24"/>
        </w:rPr>
        <w:t>.</w:t>
      </w:r>
      <w:r w:rsidR="00F700C7">
        <w:rPr>
          <w:rFonts w:ascii="Times New Roman" w:eastAsia="Times New Roman" w:hAnsi="Times New Roman" w:cs="Times New Roman"/>
          <w:i/>
          <w:spacing w:val="1"/>
          <w:sz w:val="24"/>
          <w:szCs w:val="24"/>
        </w:rPr>
        <w:t>c</w:t>
      </w:r>
      <w:r w:rsidR="00F700C7">
        <w:rPr>
          <w:rFonts w:ascii="Times New Roman" w:eastAsia="Times New Roman" w:hAnsi="Times New Roman" w:cs="Times New Roman"/>
          <w:i/>
          <w:sz w:val="24"/>
          <w:szCs w:val="24"/>
        </w:rPr>
        <w:t>o.</w:t>
      </w:r>
      <w:r w:rsidR="00F700C7">
        <w:rPr>
          <w:rFonts w:ascii="Times New Roman" w:eastAsia="Times New Roman" w:hAnsi="Times New Roman" w:cs="Times New Roman"/>
          <w:i/>
          <w:spacing w:val="4"/>
          <w:sz w:val="24"/>
          <w:szCs w:val="24"/>
        </w:rPr>
        <w:t xml:space="preserve"> </w:t>
      </w:r>
      <w:r w:rsidR="00F700C7"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 w:rsidR="00F700C7"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 w:rsidR="00F700C7">
        <w:rPr>
          <w:rFonts w:ascii="Times New Roman" w:eastAsia="Times New Roman" w:hAnsi="Times New Roman" w:cs="Times New Roman"/>
          <w:spacing w:val="-4"/>
          <w:sz w:val="24"/>
          <w:szCs w:val="24"/>
        </w:rPr>
        <w:t>g</w:t>
      </w:r>
      <w:r w:rsidR="00F700C7">
        <w:rPr>
          <w:rFonts w:ascii="Times New Roman" w:eastAsia="Times New Roman" w:hAnsi="Times New Roman" w:cs="Times New Roman"/>
          <w:sz w:val="24"/>
          <w:szCs w:val="24"/>
        </w:rPr>
        <w:t xml:space="preserve">ún </w:t>
      </w:r>
      <w:r w:rsidR="00F700C7">
        <w:rPr>
          <w:rFonts w:ascii="Times New Roman" w:eastAsia="Times New Roman" w:hAnsi="Times New Roman" w:cs="Times New Roman"/>
          <w:spacing w:val="-1"/>
          <w:sz w:val="24"/>
          <w:szCs w:val="24"/>
        </w:rPr>
        <w:t>U</w:t>
      </w:r>
      <w:r w:rsidR="00F700C7">
        <w:rPr>
          <w:rFonts w:ascii="Times New Roman" w:eastAsia="Times New Roman" w:hAnsi="Times New Roman" w:cs="Times New Roman"/>
          <w:sz w:val="24"/>
          <w:szCs w:val="24"/>
        </w:rPr>
        <w:t>n</w:t>
      </w:r>
      <w:r w:rsidR="00F700C7"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 w:rsidR="00F700C7">
        <w:rPr>
          <w:rFonts w:ascii="Times New Roman" w:eastAsia="Times New Roman" w:hAnsi="Times New Roman" w:cs="Times New Roman"/>
          <w:sz w:val="24"/>
          <w:szCs w:val="24"/>
        </w:rPr>
        <w:t>nor</w:t>
      </w:r>
      <w:r w:rsidR="00F700C7"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 w:rsidR="00F700C7">
        <w:rPr>
          <w:rFonts w:ascii="Times New Roman" w:eastAsia="Times New Roman" w:hAnsi="Times New Roman" w:cs="Times New Roman"/>
          <w:sz w:val="24"/>
          <w:szCs w:val="24"/>
        </w:rPr>
        <w:t>e</w:t>
      </w:r>
      <w:r w:rsidR="00F700C7">
        <w:rPr>
          <w:rFonts w:ascii="Times New Roman" w:eastAsia="Times New Roman" w:hAnsi="Times New Roman" w:cs="Times New Roman"/>
          <w:spacing w:val="3"/>
          <w:sz w:val="24"/>
          <w:szCs w:val="24"/>
        </w:rPr>
        <w:t xml:space="preserve"> </w:t>
      </w:r>
      <w:r w:rsidR="00F700C7">
        <w:rPr>
          <w:rFonts w:ascii="Times New Roman" w:eastAsia="Times New Roman" w:hAnsi="Times New Roman" w:cs="Times New Roman"/>
          <w:w w:val="44"/>
          <w:sz w:val="24"/>
          <w:szCs w:val="24"/>
        </w:rPr>
        <w:t xml:space="preserve">―    </w:t>
      </w:r>
      <w:r w:rsidR="00F700C7">
        <w:rPr>
          <w:rFonts w:ascii="Times New Roman" w:eastAsia="Times New Roman" w:hAnsi="Times New Roman" w:cs="Times New Roman"/>
          <w:spacing w:val="17"/>
          <w:w w:val="44"/>
          <w:sz w:val="24"/>
          <w:szCs w:val="24"/>
        </w:rPr>
        <w:t xml:space="preserve"> </w:t>
      </w:r>
      <w:r w:rsidR="00F700C7">
        <w:rPr>
          <w:rFonts w:ascii="Times New Roman" w:eastAsia="Times New Roman" w:hAnsi="Times New Roman" w:cs="Times New Roman"/>
          <w:sz w:val="24"/>
          <w:szCs w:val="24"/>
        </w:rPr>
        <w:t>s</w:t>
      </w:r>
      <w:r w:rsidR="00F700C7"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 w:rsidR="00F700C7">
        <w:rPr>
          <w:rFonts w:ascii="Times New Roman" w:eastAsia="Times New Roman" w:hAnsi="Times New Roman" w:cs="Times New Roman"/>
          <w:sz w:val="24"/>
          <w:szCs w:val="24"/>
        </w:rPr>
        <w:t>una</w:t>
      </w:r>
      <w:r w:rsidR="00F700C7"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a</w:t>
      </w:r>
      <w:r w:rsidR="00F700C7">
        <w:rPr>
          <w:rFonts w:ascii="Times New Roman" w:eastAsia="Times New Roman" w:hAnsi="Times New Roman" w:cs="Times New Roman"/>
          <w:spacing w:val="-4"/>
          <w:sz w:val="24"/>
          <w:szCs w:val="24"/>
        </w:rPr>
        <w:t>p</w:t>
      </w:r>
      <w:r w:rsidR="00F700C7"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 w:rsidR="00F700C7">
        <w:rPr>
          <w:rFonts w:ascii="Times New Roman" w:eastAsia="Times New Roman" w:hAnsi="Times New Roman" w:cs="Times New Roman"/>
          <w:spacing w:val="-3"/>
          <w:sz w:val="24"/>
          <w:szCs w:val="24"/>
        </w:rPr>
        <w:t>i</w:t>
      </w:r>
      <w:r w:rsidR="00F700C7">
        <w:rPr>
          <w:rFonts w:ascii="Times New Roman" w:eastAsia="Times New Roman" w:hAnsi="Times New Roman" w:cs="Times New Roman"/>
          <w:spacing w:val="1"/>
          <w:sz w:val="24"/>
          <w:szCs w:val="24"/>
        </w:rPr>
        <w:t>ca</w:t>
      </w:r>
      <w:r w:rsidR="00F700C7">
        <w:rPr>
          <w:rFonts w:ascii="Times New Roman" w:eastAsia="Times New Roman" w:hAnsi="Times New Roman" w:cs="Times New Roman"/>
          <w:spacing w:val="-3"/>
          <w:sz w:val="24"/>
          <w:szCs w:val="24"/>
        </w:rPr>
        <w:t>c</w:t>
      </w:r>
      <w:r w:rsidR="00F700C7"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 w:rsidR="00F700C7">
        <w:rPr>
          <w:rFonts w:ascii="Times New Roman" w:eastAsia="Times New Roman" w:hAnsi="Times New Roman" w:cs="Times New Roman"/>
          <w:sz w:val="24"/>
          <w:szCs w:val="24"/>
        </w:rPr>
        <w:t>ón p</w:t>
      </w:r>
      <w:r w:rsidR="00F700C7"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 w:rsidR="00F700C7">
        <w:rPr>
          <w:rFonts w:ascii="Times New Roman" w:eastAsia="Times New Roman" w:hAnsi="Times New Roman" w:cs="Times New Roman"/>
          <w:sz w:val="24"/>
          <w:szCs w:val="24"/>
        </w:rPr>
        <w:t>ra</w:t>
      </w:r>
      <w:r w:rsidR="00F700C7"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 w:rsidR="00F700C7">
        <w:rPr>
          <w:rFonts w:ascii="Times New Roman" w:eastAsia="Times New Roman" w:hAnsi="Times New Roman" w:cs="Times New Roman"/>
          <w:spacing w:val="-4"/>
          <w:sz w:val="24"/>
          <w:szCs w:val="24"/>
        </w:rPr>
        <w:t>d</w:t>
      </w:r>
      <w:r w:rsidR="00F700C7"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 w:rsidR="00F700C7">
        <w:rPr>
          <w:rFonts w:ascii="Times New Roman" w:eastAsia="Times New Roman" w:hAnsi="Times New Roman" w:cs="Times New Roman"/>
          <w:spacing w:val="3"/>
          <w:sz w:val="24"/>
          <w:szCs w:val="24"/>
        </w:rPr>
        <w:t>s</w:t>
      </w:r>
      <w:r w:rsidR="00F700C7">
        <w:rPr>
          <w:rFonts w:ascii="Times New Roman" w:eastAsia="Times New Roman" w:hAnsi="Times New Roman" w:cs="Times New Roman"/>
          <w:sz w:val="24"/>
          <w:szCs w:val="24"/>
        </w:rPr>
        <w:t>po</w:t>
      </w:r>
      <w:r w:rsidR="00F700C7"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 w:rsidR="00F700C7">
        <w:rPr>
          <w:rFonts w:ascii="Times New Roman" w:eastAsia="Times New Roman" w:hAnsi="Times New Roman" w:cs="Times New Roman"/>
          <w:spacing w:val="1"/>
          <w:sz w:val="24"/>
          <w:szCs w:val="24"/>
        </w:rPr>
        <w:t>iti</w:t>
      </w:r>
      <w:r w:rsidR="00F700C7">
        <w:rPr>
          <w:rFonts w:ascii="Times New Roman" w:eastAsia="Times New Roman" w:hAnsi="Times New Roman" w:cs="Times New Roman"/>
          <w:spacing w:val="-4"/>
          <w:sz w:val="24"/>
          <w:szCs w:val="24"/>
        </w:rPr>
        <w:t>v</w:t>
      </w:r>
      <w:r w:rsidR="00F700C7">
        <w:rPr>
          <w:rFonts w:ascii="Times New Roman" w:eastAsia="Times New Roman" w:hAnsi="Times New Roman" w:cs="Times New Roman"/>
          <w:sz w:val="24"/>
          <w:szCs w:val="24"/>
        </w:rPr>
        <w:t xml:space="preserve">os </w:t>
      </w:r>
      <w:r w:rsidR="00F700C7">
        <w:rPr>
          <w:rFonts w:ascii="Times New Roman" w:eastAsia="Times New Roman" w:hAnsi="Times New Roman" w:cs="Times New Roman"/>
          <w:spacing w:val="1"/>
          <w:sz w:val="24"/>
          <w:szCs w:val="24"/>
        </w:rPr>
        <w:t>m</w:t>
      </w:r>
      <w:r w:rsidR="00F700C7">
        <w:rPr>
          <w:rFonts w:ascii="Times New Roman" w:eastAsia="Times New Roman" w:hAnsi="Times New Roman" w:cs="Times New Roman"/>
          <w:sz w:val="24"/>
          <w:szCs w:val="24"/>
        </w:rPr>
        <w:t>ó</w:t>
      </w:r>
      <w:r w:rsidR="00F700C7">
        <w:rPr>
          <w:rFonts w:ascii="Times New Roman" w:eastAsia="Times New Roman" w:hAnsi="Times New Roman" w:cs="Times New Roman"/>
          <w:spacing w:val="-4"/>
          <w:sz w:val="24"/>
          <w:szCs w:val="24"/>
        </w:rPr>
        <w:t>v</w:t>
      </w:r>
      <w:r w:rsidR="00F700C7">
        <w:rPr>
          <w:rFonts w:ascii="Times New Roman" w:eastAsia="Times New Roman" w:hAnsi="Times New Roman" w:cs="Times New Roman"/>
          <w:spacing w:val="1"/>
          <w:sz w:val="24"/>
          <w:szCs w:val="24"/>
        </w:rPr>
        <w:t>ile</w:t>
      </w:r>
      <w:r w:rsidR="00F700C7"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 w:rsidR="00F700C7">
        <w:rPr>
          <w:rFonts w:ascii="Times New Roman" w:eastAsia="Times New Roman" w:hAnsi="Times New Roman" w:cs="Times New Roman"/>
          <w:sz w:val="24"/>
          <w:szCs w:val="24"/>
        </w:rPr>
        <w:t>, d</w:t>
      </w:r>
      <w:r w:rsidR="00F700C7"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 w:rsidR="00F700C7"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 w:rsidR="00F700C7"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 w:rsidR="00F700C7">
        <w:rPr>
          <w:rFonts w:ascii="Times New Roman" w:eastAsia="Times New Roman" w:hAnsi="Times New Roman" w:cs="Times New Roman"/>
          <w:sz w:val="24"/>
          <w:szCs w:val="24"/>
        </w:rPr>
        <w:t>ñ</w:t>
      </w:r>
      <w:r w:rsidR="00F700C7"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 w:rsidR="00F700C7">
        <w:rPr>
          <w:rFonts w:ascii="Times New Roman" w:eastAsia="Times New Roman" w:hAnsi="Times New Roman" w:cs="Times New Roman"/>
          <w:sz w:val="24"/>
          <w:szCs w:val="24"/>
        </w:rPr>
        <w:t>da</w:t>
      </w:r>
      <w:r w:rsidR="00F700C7"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 w:rsidR="00F700C7">
        <w:rPr>
          <w:rFonts w:ascii="Times New Roman" w:eastAsia="Times New Roman" w:hAnsi="Times New Roman" w:cs="Times New Roman"/>
          <w:sz w:val="24"/>
          <w:szCs w:val="24"/>
        </w:rPr>
        <w:t>p</w:t>
      </w:r>
      <w:r w:rsidR="00F700C7"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 w:rsidR="00F700C7">
        <w:rPr>
          <w:rFonts w:ascii="Times New Roman" w:eastAsia="Times New Roman" w:hAnsi="Times New Roman" w:cs="Times New Roman"/>
          <w:spacing w:val="-4"/>
          <w:sz w:val="24"/>
          <w:szCs w:val="24"/>
        </w:rPr>
        <w:t>r</w:t>
      </w:r>
      <w:r w:rsidR="00F700C7">
        <w:rPr>
          <w:rFonts w:ascii="Times New Roman" w:eastAsia="Times New Roman" w:hAnsi="Times New Roman" w:cs="Times New Roman"/>
          <w:sz w:val="24"/>
          <w:szCs w:val="24"/>
        </w:rPr>
        <w:t>a</w:t>
      </w:r>
      <w:r w:rsidR="00F700C7"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a</w:t>
      </w:r>
      <w:r w:rsidR="00F700C7">
        <w:rPr>
          <w:rFonts w:ascii="Times New Roman" w:eastAsia="Times New Roman" w:hAnsi="Times New Roman" w:cs="Times New Roman"/>
          <w:spacing w:val="-8"/>
          <w:sz w:val="24"/>
          <w:szCs w:val="24"/>
        </w:rPr>
        <w:t>y</w:t>
      </w:r>
      <w:r w:rsidR="00F700C7">
        <w:rPr>
          <w:rFonts w:ascii="Times New Roman" w:eastAsia="Times New Roman" w:hAnsi="Times New Roman" w:cs="Times New Roman"/>
          <w:sz w:val="24"/>
          <w:szCs w:val="24"/>
        </w:rPr>
        <w:t>ud</w:t>
      </w:r>
      <w:r w:rsidR="00F700C7"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 w:rsidR="00F700C7">
        <w:rPr>
          <w:rFonts w:ascii="Times New Roman" w:eastAsia="Times New Roman" w:hAnsi="Times New Roman" w:cs="Times New Roman"/>
          <w:sz w:val="24"/>
          <w:szCs w:val="24"/>
        </w:rPr>
        <w:t>r</w:t>
      </w:r>
      <w:r w:rsidR="00F700C7"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 w:rsidR="00F700C7">
        <w:rPr>
          <w:rFonts w:ascii="Times New Roman" w:eastAsia="Times New Roman" w:hAnsi="Times New Roman" w:cs="Times New Roman"/>
          <w:sz w:val="24"/>
          <w:szCs w:val="24"/>
        </w:rPr>
        <w:t>e</w:t>
      </w:r>
      <w:r w:rsidR="00F700C7"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 w:rsidR="00F700C7">
        <w:rPr>
          <w:rFonts w:ascii="Times New Roman" w:eastAsia="Times New Roman" w:hAnsi="Times New Roman" w:cs="Times New Roman"/>
          <w:sz w:val="24"/>
          <w:szCs w:val="24"/>
        </w:rPr>
        <w:t>a</w:t>
      </w:r>
      <w:r w:rsidR="00F700C7"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e</w:t>
      </w:r>
      <w:r w:rsidR="00F700C7"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 w:rsidR="00F700C7">
        <w:rPr>
          <w:rFonts w:ascii="Times New Roman" w:eastAsia="Times New Roman" w:hAnsi="Times New Roman" w:cs="Times New Roman"/>
          <w:spacing w:val="1"/>
          <w:sz w:val="24"/>
          <w:szCs w:val="24"/>
        </w:rPr>
        <w:t>ta</w:t>
      </w:r>
      <w:r w:rsidR="00F700C7">
        <w:rPr>
          <w:rFonts w:ascii="Times New Roman" w:eastAsia="Times New Roman" w:hAnsi="Times New Roman" w:cs="Times New Roman"/>
          <w:sz w:val="24"/>
          <w:szCs w:val="24"/>
        </w:rPr>
        <w:t>r</w:t>
      </w:r>
      <w:r w:rsidR="00F700C7">
        <w:rPr>
          <w:rFonts w:ascii="Times New Roman" w:eastAsia="Times New Roman" w:hAnsi="Times New Roman" w:cs="Times New Roman"/>
          <w:spacing w:val="-4"/>
          <w:sz w:val="24"/>
          <w:szCs w:val="24"/>
        </w:rPr>
        <w:t xml:space="preserve"> </w:t>
      </w:r>
      <w:r w:rsidR="00F700C7"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 w:rsidR="00F700C7">
        <w:rPr>
          <w:rFonts w:ascii="Times New Roman" w:eastAsia="Times New Roman" w:hAnsi="Times New Roman" w:cs="Times New Roman"/>
          <w:sz w:val="24"/>
          <w:szCs w:val="24"/>
        </w:rPr>
        <w:t>n</w:t>
      </w:r>
      <w:r w:rsidR="00F700C7">
        <w:rPr>
          <w:rFonts w:ascii="Times New Roman" w:eastAsia="Times New Roman" w:hAnsi="Times New Roman" w:cs="Times New Roman"/>
          <w:spacing w:val="-4"/>
          <w:sz w:val="24"/>
          <w:szCs w:val="24"/>
        </w:rPr>
        <w:t xml:space="preserve"> </w:t>
      </w:r>
      <w:r w:rsidR="00F700C7">
        <w:rPr>
          <w:rFonts w:ascii="Times New Roman" w:eastAsia="Times New Roman" w:hAnsi="Times New Roman" w:cs="Times New Roman"/>
          <w:spacing w:val="1"/>
          <w:sz w:val="24"/>
          <w:szCs w:val="24"/>
        </w:rPr>
        <w:t>c</w:t>
      </w:r>
      <w:r w:rsidR="00F700C7">
        <w:rPr>
          <w:rFonts w:ascii="Times New Roman" w:eastAsia="Times New Roman" w:hAnsi="Times New Roman" w:cs="Times New Roman"/>
          <w:sz w:val="24"/>
          <w:szCs w:val="24"/>
        </w:rPr>
        <w:t>on</w:t>
      </w:r>
      <w:r w:rsidR="00F700C7">
        <w:rPr>
          <w:rFonts w:ascii="Times New Roman" w:eastAsia="Times New Roman" w:hAnsi="Times New Roman" w:cs="Times New Roman"/>
          <w:spacing w:val="1"/>
          <w:sz w:val="24"/>
          <w:szCs w:val="24"/>
        </w:rPr>
        <w:t>ta</w:t>
      </w:r>
      <w:r w:rsidR="00F700C7">
        <w:rPr>
          <w:rFonts w:ascii="Times New Roman" w:eastAsia="Times New Roman" w:hAnsi="Times New Roman" w:cs="Times New Roman"/>
          <w:spacing w:val="-3"/>
          <w:sz w:val="24"/>
          <w:szCs w:val="24"/>
        </w:rPr>
        <w:t>c</w:t>
      </w:r>
      <w:r w:rsidR="00F700C7"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 w:rsidR="00F700C7">
        <w:rPr>
          <w:rFonts w:ascii="Times New Roman" w:eastAsia="Times New Roman" w:hAnsi="Times New Roman" w:cs="Times New Roman"/>
          <w:sz w:val="24"/>
          <w:szCs w:val="24"/>
        </w:rPr>
        <w:t xml:space="preserve">o </w:t>
      </w:r>
      <w:r w:rsidR="00F700C7">
        <w:rPr>
          <w:rFonts w:ascii="Times New Roman" w:eastAsia="Times New Roman" w:hAnsi="Times New Roman" w:cs="Times New Roman"/>
          <w:spacing w:val="1"/>
          <w:sz w:val="24"/>
          <w:szCs w:val="24"/>
        </w:rPr>
        <w:t>c</w:t>
      </w:r>
      <w:r w:rsidR="00F700C7">
        <w:rPr>
          <w:rFonts w:ascii="Times New Roman" w:eastAsia="Times New Roman" w:hAnsi="Times New Roman" w:cs="Times New Roman"/>
          <w:sz w:val="24"/>
          <w:szCs w:val="24"/>
        </w:rPr>
        <w:t xml:space="preserve">on </w:t>
      </w:r>
      <w:r w:rsidR="00F700C7">
        <w:rPr>
          <w:rFonts w:ascii="Times New Roman" w:eastAsia="Times New Roman" w:hAnsi="Times New Roman" w:cs="Times New Roman"/>
          <w:spacing w:val="-3"/>
          <w:sz w:val="24"/>
          <w:szCs w:val="24"/>
        </w:rPr>
        <w:t>l</w:t>
      </w:r>
      <w:r w:rsidR="00F700C7">
        <w:rPr>
          <w:rFonts w:ascii="Times New Roman" w:eastAsia="Times New Roman" w:hAnsi="Times New Roman" w:cs="Times New Roman"/>
          <w:sz w:val="24"/>
          <w:szCs w:val="24"/>
        </w:rPr>
        <w:t>a</w:t>
      </w:r>
      <w:r w:rsidR="00F700C7"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 w:rsidR="00F700C7">
        <w:rPr>
          <w:rFonts w:ascii="Times New Roman" w:eastAsia="Times New Roman" w:hAnsi="Times New Roman" w:cs="Times New Roman"/>
          <w:spacing w:val="-1"/>
          <w:sz w:val="24"/>
          <w:szCs w:val="24"/>
        </w:rPr>
        <w:t>U</w:t>
      </w:r>
      <w:r w:rsidR="00F700C7">
        <w:rPr>
          <w:rFonts w:ascii="Times New Roman" w:eastAsia="Times New Roman" w:hAnsi="Times New Roman" w:cs="Times New Roman"/>
          <w:sz w:val="24"/>
          <w:szCs w:val="24"/>
        </w:rPr>
        <w:t>n</w:t>
      </w:r>
      <w:r w:rsidR="00F700C7"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 w:rsidR="00F700C7">
        <w:rPr>
          <w:rFonts w:ascii="Times New Roman" w:eastAsia="Times New Roman" w:hAnsi="Times New Roman" w:cs="Times New Roman"/>
          <w:spacing w:val="-4"/>
          <w:sz w:val="24"/>
          <w:szCs w:val="24"/>
        </w:rPr>
        <w:t>v</w:t>
      </w:r>
      <w:r w:rsidR="00F700C7"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 w:rsidR="00F700C7">
        <w:rPr>
          <w:rFonts w:ascii="Times New Roman" w:eastAsia="Times New Roman" w:hAnsi="Times New Roman" w:cs="Times New Roman"/>
          <w:sz w:val="24"/>
          <w:szCs w:val="24"/>
        </w:rPr>
        <w:t>r</w:t>
      </w:r>
      <w:r w:rsidR="00F700C7"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 w:rsidR="00F700C7"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 w:rsidR="00F700C7">
        <w:rPr>
          <w:rFonts w:ascii="Times New Roman" w:eastAsia="Times New Roman" w:hAnsi="Times New Roman" w:cs="Times New Roman"/>
          <w:sz w:val="24"/>
          <w:szCs w:val="24"/>
        </w:rPr>
        <w:t>d</w:t>
      </w:r>
      <w:r w:rsidR="00F700C7"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 w:rsidR="00F700C7">
        <w:rPr>
          <w:rFonts w:ascii="Times New Roman" w:eastAsia="Times New Roman" w:hAnsi="Times New Roman" w:cs="Times New Roman"/>
          <w:sz w:val="24"/>
          <w:szCs w:val="24"/>
        </w:rPr>
        <w:t xml:space="preserve">d. </w:t>
      </w:r>
      <w:r w:rsidR="00F700C7">
        <w:rPr>
          <w:rFonts w:ascii="Times New Roman" w:eastAsia="Times New Roman" w:hAnsi="Times New Roman" w:cs="Times New Roman"/>
          <w:spacing w:val="1"/>
          <w:sz w:val="24"/>
          <w:szCs w:val="24"/>
        </w:rPr>
        <w:t>Te</w:t>
      </w:r>
      <w:r w:rsidR="00F700C7">
        <w:rPr>
          <w:rFonts w:ascii="Times New Roman" w:eastAsia="Times New Roman" w:hAnsi="Times New Roman" w:cs="Times New Roman"/>
          <w:sz w:val="24"/>
          <w:szCs w:val="24"/>
        </w:rPr>
        <w:t>nd</w:t>
      </w:r>
      <w:r w:rsidR="00F700C7">
        <w:rPr>
          <w:rFonts w:ascii="Times New Roman" w:eastAsia="Times New Roman" w:hAnsi="Times New Roman" w:cs="Times New Roman"/>
          <w:spacing w:val="-4"/>
          <w:sz w:val="24"/>
          <w:szCs w:val="24"/>
        </w:rPr>
        <w:t>r</w:t>
      </w:r>
      <w:r w:rsidR="00F700C7">
        <w:rPr>
          <w:rFonts w:ascii="Times New Roman" w:eastAsia="Times New Roman" w:hAnsi="Times New Roman" w:cs="Times New Roman"/>
          <w:spacing w:val="1"/>
          <w:sz w:val="24"/>
          <w:szCs w:val="24"/>
        </w:rPr>
        <w:t>á</w:t>
      </w:r>
      <w:r w:rsidR="00F700C7">
        <w:rPr>
          <w:rFonts w:ascii="Times New Roman" w:eastAsia="Times New Roman" w:hAnsi="Times New Roman" w:cs="Times New Roman"/>
          <w:sz w:val="24"/>
          <w:szCs w:val="24"/>
        </w:rPr>
        <w:t>s</w:t>
      </w:r>
      <w:r w:rsidR="00F700C7"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 w:rsidR="00F700C7">
        <w:rPr>
          <w:rFonts w:ascii="Times New Roman" w:eastAsia="Times New Roman" w:hAnsi="Times New Roman" w:cs="Times New Roman"/>
          <w:spacing w:val="1"/>
          <w:sz w:val="24"/>
          <w:szCs w:val="24"/>
        </w:rPr>
        <w:t>ac</w:t>
      </w:r>
      <w:r w:rsidR="00F700C7">
        <w:rPr>
          <w:rFonts w:ascii="Times New Roman" w:eastAsia="Times New Roman" w:hAnsi="Times New Roman" w:cs="Times New Roman"/>
          <w:spacing w:val="-3"/>
          <w:sz w:val="24"/>
          <w:szCs w:val="24"/>
        </w:rPr>
        <w:t>c</w:t>
      </w:r>
      <w:r w:rsidR="00F700C7"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 w:rsidR="00F700C7"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 w:rsidR="00F700C7">
        <w:rPr>
          <w:rFonts w:ascii="Times New Roman" w:eastAsia="Times New Roman" w:hAnsi="Times New Roman" w:cs="Times New Roman"/>
          <w:sz w:val="24"/>
          <w:szCs w:val="24"/>
        </w:rPr>
        <w:t>o d</w:t>
      </w:r>
      <w:r w:rsidR="00F700C7"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 w:rsidR="00F700C7"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 w:rsidR="00F700C7">
        <w:rPr>
          <w:rFonts w:ascii="Times New Roman" w:eastAsia="Times New Roman" w:hAnsi="Times New Roman" w:cs="Times New Roman"/>
          <w:sz w:val="24"/>
          <w:szCs w:val="24"/>
        </w:rPr>
        <w:t>de</w:t>
      </w:r>
      <w:r w:rsidR="00F700C7"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t</w:t>
      </w:r>
      <w:r w:rsidR="00F700C7">
        <w:rPr>
          <w:rFonts w:ascii="Times New Roman" w:eastAsia="Times New Roman" w:hAnsi="Times New Roman" w:cs="Times New Roman"/>
          <w:sz w:val="24"/>
          <w:szCs w:val="24"/>
        </w:rPr>
        <w:t>u d</w:t>
      </w:r>
      <w:r w:rsidR="00F700C7"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 w:rsidR="00F700C7"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 w:rsidR="00F700C7">
        <w:rPr>
          <w:rFonts w:ascii="Times New Roman" w:eastAsia="Times New Roman" w:hAnsi="Times New Roman" w:cs="Times New Roman"/>
          <w:sz w:val="24"/>
          <w:szCs w:val="24"/>
        </w:rPr>
        <w:t>po</w:t>
      </w:r>
      <w:r w:rsidR="00F700C7"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 w:rsidR="00F700C7">
        <w:rPr>
          <w:rFonts w:ascii="Times New Roman" w:eastAsia="Times New Roman" w:hAnsi="Times New Roman" w:cs="Times New Roman"/>
          <w:spacing w:val="1"/>
          <w:sz w:val="24"/>
          <w:szCs w:val="24"/>
        </w:rPr>
        <w:t>iti</w:t>
      </w:r>
      <w:r w:rsidR="00F700C7">
        <w:rPr>
          <w:rFonts w:ascii="Times New Roman" w:eastAsia="Times New Roman" w:hAnsi="Times New Roman" w:cs="Times New Roman"/>
          <w:spacing w:val="-4"/>
          <w:sz w:val="24"/>
          <w:szCs w:val="24"/>
        </w:rPr>
        <w:t>v</w:t>
      </w:r>
      <w:r w:rsidR="00F700C7">
        <w:rPr>
          <w:rFonts w:ascii="Times New Roman" w:eastAsia="Times New Roman" w:hAnsi="Times New Roman" w:cs="Times New Roman"/>
          <w:sz w:val="24"/>
          <w:szCs w:val="24"/>
        </w:rPr>
        <w:t>o a</w:t>
      </w:r>
      <w:r w:rsidR="00F700C7"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 w:rsidR="00F700C7">
        <w:rPr>
          <w:rFonts w:ascii="Times New Roman" w:eastAsia="Times New Roman" w:hAnsi="Times New Roman" w:cs="Times New Roman"/>
          <w:sz w:val="24"/>
          <w:szCs w:val="24"/>
        </w:rPr>
        <w:t>fun</w:t>
      </w:r>
      <w:r w:rsidR="00F700C7">
        <w:rPr>
          <w:rFonts w:ascii="Times New Roman" w:eastAsia="Times New Roman" w:hAnsi="Times New Roman" w:cs="Times New Roman"/>
          <w:spacing w:val="1"/>
          <w:sz w:val="24"/>
          <w:szCs w:val="24"/>
        </w:rPr>
        <w:t>ci</w:t>
      </w:r>
      <w:r w:rsidR="00F700C7">
        <w:rPr>
          <w:rFonts w:ascii="Times New Roman" w:eastAsia="Times New Roman" w:hAnsi="Times New Roman" w:cs="Times New Roman"/>
          <w:sz w:val="24"/>
          <w:szCs w:val="24"/>
        </w:rPr>
        <w:t>o</w:t>
      </w:r>
      <w:r w:rsidR="00F700C7">
        <w:rPr>
          <w:rFonts w:ascii="Times New Roman" w:eastAsia="Times New Roman" w:hAnsi="Times New Roman" w:cs="Times New Roman"/>
          <w:spacing w:val="-4"/>
          <w:sz w:val="24"/>
          <w:szCs w:val="24"/>
        </w:rPr>
        <w:t>n</w:t>
      </w:r>
      <w:r w:rsidR="00F700C7">
        <w:rPr>
          <w:rFonts w:ascii="Times New Roman" w:eastAsia="Times New Roman" w:hAnsi="Times New Roman" w:cs="Times New Roman"/>
          <w:spacing w:val="1"/>
          <w:sz w:val="24"/>
          <w:szCs w:val="24"/>
        </w:rPr>
        <w:t>ali</w:t>
      </w:r>
      <w:r w:rsidR="00F700C7">
        <w:rPr>
          <w:rFonts w:ascii="Times New Roman" w:eastAsia="Times New Roman" w:hAnsi="Times New Roman" w:cs="Times New Roman"/>
          <w:spacing w:val="-4"/>
          <w:sz w:val="24"/>
          <w:szCs w:val="24"/>
        </w:rPr>
        <w:t>d</w:t>
      </w:r>
      <w:r w:rsidR="00F700C7"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 w:rsidR="00F700C7">
        <w:rPr>
          <w:rFonts w:ascii="Times New Roman" w:eastAsia="Times New Roman" w:hAnsi="Times New Roman" w:cs="Times New Roman"/>
          <w:sz w:val="24"/>
          <w:szCs w:val="24"/>
        </w:rPr>
        <w:t>d</w:t>
      </w:r>
      <w:r w:rsidR="00F700C7"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 w:rsidR="00F700C7">
        <w:rPr>
          <w:rFonts w:ascii="Times New Roman" w:eastAsia="Times New Roman" w:hAnsi="Times New Roman" w:cs="Times New Roman"/>
          <w:sz w:val="24"/>
          <w:szCs w:val="24"/>
        </w:rPr>
        <w:t>s</w:t>
      </w:r>
      <w:r w:rsidR="00F700C7"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 w:rsidR="00F700C7">
        <w:rPr>
          <w:rFonts w:ascii="Times New Roman" w:eastAsia="Times New Roman" w:hAnsi="Times New Roman" w:cs="Times New Roman"/>
          <w:sz w:val="24"/>
          <w:szCs w:val="24"/>
        </w:rPr>
        <w:t>que</w:t>
      </w:r>
      <w:r w:rsidR="00F700C7">
        <w:rPr>
          <w:rFonts w:ascii="Times New Roman" w:eastAsia="Times New Roman" w:hAnsi="Times New Roman" w:cs="Times New Roman"/>
          <w:spacing w:val="-3"/>
          <w:sz w:val="24"/>
          <w:szCs w:val="24"/>
        </w:rPr>
        <w:t xml:space="preserve"> </w:t>
      </w:r>
      <w:r w:rsidR="00F700C7">
        <w:rPr>
          <w:rFonts w:ascii="Times New Roman" w:eastAsia="Times New Roman" w:hAnsi="Times New Roman" w:cs="Times New Roman"/>
          <w:sz w:val="24"/>
          <w:szCs w:val="24"/>
        </w:rPr>
        <w:t>h</w:t>
      </w:r>
      <w:r w:rsidR="00F700C7"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 w:rsidR="00F700C7">
        <w:rPr>
          <w:rFonts w:ascii="Times New Roman" w:eastAsia="Times New Roman" w:hAnsi="Times New Roman" w:cs="Times New Roman"/>
          <w:sz w:val="24"/>
          <w:szCs w:val="24"/>
        </w:rPr>
        <w:t>r</w:t>
      </w:r>
      <w:r w:rsidR="00F700C7">
        <w:rPr>
          <w:rFonts w:ascii="Times New Roman" w:eastAsia="Times New Roman" w:hAnsi="Times New Roman" w:cs="Times New Roman"/>
          <w:spacing w:val="1"/>
          <w:sz w:val="24"/>
          <w:szCs w:val="24"/>
        </w:rPr>
        <w:t>á</w:t>
      </w:r>
      <w:r w:rsidR="00F700C7">
        <w:rPr>
          <w:rFonts w:ascii="Times New Roman" w:eastAsia="Times New Roman" w:hAnsi="Times New Roman" w:cs="Times New Roman"/>
          <w:sz w:val="24"/>
          <w:szCs w:val="24"/>
        </w:rPr>
        <w:t xml:space="preserve">n </w:t>
      </w:r>
      <w:r w:rsidR="00F700C7"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 w:rsidR="00F700C7">
        <w:rPr>
          <w:rFonts w:ascii="Times New Roman" w:eastAsia="Times New Roman" w:hAnsi="Times New Roman" w:cs="Times New Roman"/>
          <w:sz w:val="24"/>
          <w:szCs w:val="24"/>
        </w:rPr>
        <w:t xml:space="preserve">u </w:t>
      </w:r>
      <w:r w:rsidR="00F700C7"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 w:rsidR="00F700C7">
        <w:rPr>
          <w:rFonts w:ascii="Times New Roman" w:eastAsia="Times New Roman" w:hAnsi="Times New Roman" w:cs="Times New Roman"/>
          <w:sz w:val="24"/>
          <w:szCs w:val="24"/>
        </w:rPr>
        <w:t>x</w:t>
      </w:r>
      <w:r w:rsidR="00F700C7">
        <w:rPr>
          <w:rFonts w:ascii="Times New Roman" w:eastAsia="Times New Roman" w:hAnsi="Times New Roman" w:cs="Times New Roman"/>
          <w:spacing w:val="-4"/>
          <w:sz w:val="24"/>
          <w:szCs w:val="24"/>
        </w:rPr>
        <w:t>p</w:t>
      </w:r>
      <w:r w:rsidR="00F700C7"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 w:rsidR="00F700C7">
        <w:rPr>
          <w:rFonts w:ascii="Times New Roman" w:eastAsia="Times New Roman" w:hAnsi="Times New Roman" w:cs="Times New Roman"/>
          <w:sz w:val="24"/>
          <w:szCs w:val="24"/>
        </w:rPr>
        <w:t>r</w:t>
      </w:r>
      <w:r w:rsidR="00F700C7">
        <w:rPr>
          <w:rFonts w:ascii="Times New Roman" w:eastAsia="Times New Roman" w:hAnsi="Times New Roman" w:cs="Times New Roman"/>
          <w:spacing w:val="-3"/>
          <w:sz w:val="24"/>
          <w:szCs w:val="24"/>
        </w:rPr>
        <w:t>i</w:t>
      </w:r>
      <w:r w:rsidR="00F700C7"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 w:rsidR="00F700C7">
        <w:rPr>
          <w:rFonts w:ascii="Times New Roman" w:eastAsia="Times New Roman" w:hAnsi="Times New Roman" w:cs="Times New Roman"/>
          <w:sz w:val="24"/>
          <w:szCs w:val="24"/>
        </w:rPr>
        <w:t>n</w:t>
      </w:r>
      <w:r w:rsidR="00F700C7">
        <w:rPr>
          <w:rFonts w:ascii="Times New Roman" w:eastAsia="Times New Roman" w:hAnsi="Times New Roman" w:cs="Times New Roman"/>
          <w:spacing w:val="1"/>
          <w:sz w:val="24"/>
          <w:szCs w:val="24"/>
        </w:rPr>
        <w:t>c</w:t>
      </w:r>
      <w:r w:rsidR="00F700C7">
        <w:rPr>
          <w:rFonts w:ascii="Times New Roman" w:eastAsia="Times New Roman" w:hAnsi="Times New Roman" w:cs="Times New Roman"/>
          <w:spacing w:val="-3"/>
          <w:sz w:val="24"/>
          <w:szCs w:val="24"/>
        </w:rPr>
        <w:t>i</w:t>
      </w:r>
      <w:r w:rsidR="00F700C7">
        <w:rPr>
          <w:rFonts w:ascii="Times New Roman" w:eastAsia="Times New Roman" w:hAnsi="Times New Roman" w:cs="Times New Roman"/>
          <w:sz w:val="24"/>
          <w:szCs w:val="24"/>
        </w:rPr>
        <w:t>a</w:t>
      </w:r>
      <w:r w:rsidR="00F700C7"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 w:rsidR="00F700C7">
        <w:rPr>
          <w:rFonts w:ascii="Times New Roman" w:eastAsia="Times New Roman" w:hAnsi="Times New Roman" w:cs="Times New Roman"/>
          <w:sz w:val="24"/>
          <w:szCs w:val="24"/>
        </w:rPr>
        <w:t>un</w:t>
      </w:r>
      <w:r w:rsidR="00F700C7"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 w:rsidR="00F700C7">
        <w:rPr>
          <w:rFonts w:ascii="Times New Roman" w:eastAsia="Times New Roman" w:hAnsi="Times New Roman" w:cs="Times New Roman"/>
          <w:spacing w:val="-4"/>
          <w:sz w:val="24"/>
          <w:szCs w:val="24"/>
        </w:rPr>
        <w:t>v</w:t>
      </w:r>
      <w:r w:rsidR="00F700C7"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 w:rsidR="00F700C7">
        <w:rPr>
          <w:rFonts w:ascii="Times New Roman" w:eastAsia="Times New Roman" w:hAnsi="Times New Roman" w:cs="Times New Roman"/>
          <w:sz w:val="24"/>
          <w:szCs w:val="24"/>
        </w:rPr>
        <w:t>r</w:t>
      </w:r>
      <w:r w:rsidR="00F700C7"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 w:rsidR="00F700C7">
        <w:rPr>
          <w:rFonts w:ascii="Times New Roman" w:eastAsia="Times New Roman" w:hAnsi="Times New Roman" w:cs="Times New Roman"/>
          <w:spacing w:val="1"/>
          <w:sz w:val="24"/>
          <w:szCs w:val="24"/>
        </w:rPr>
        <w:t>ita</w:t>
      </w:r>
      <w:r w:rsidR="00F700C7">
        <w:rPr>
          <w:rFonts w:ascii="Times New Roman" w:eastAsia="Times New Roman" w:hAnsi="Times New Roman" w:cs="Times New Roman"/>
          <w:sz w:val="24"/>
          <w:szCs w:val="24"/>
        </w:rPr>
        <w:t>r</w:t>
      </w:r>
      <w:r w:rsidR="00F700C7">
        <w:rPr>
          <w:rFonts w:ascii="Times New Roman" w:eastAsia="Times New Roman" w:hAnsi="Times New Roman" w:cs="Times New Roman"/>
          <w:spacing w:val="-3"/>
          <w:sz w:val="24"/>
          <w:szCs w:val="24"/>
        </w:rPr>
        <w:t>i</w:t>
      </w:r>
      <w:r w:rsidR="00F700C7">
        <w:rPr>
          <w:rFonts w:ascii="Times New Roman" w:eastAsia="Times New Roman" w:hAnsi="Times New Roman" w:cs="Times New Roman"/>
          <w:sz w:val="24"/>
          <w:szCs w:val="24"/>
        </w:rPr>
        <w:t>a</w:t>
      </w:r>
      <w:r w:rsidR="00F700C7"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má</w:t>
      </w:r>
      <w:r w:rsidR="00F700C7">
        <w:rPr>
          <w:rFonts w:ascii="Times New Roman" w:eastAsia="Times New Roman" w:hAnsi="Times New Roman" w:cs="Times New Roman"/>
          <w:sz w:val="24"/>
          <w:szCs w:val="24"/>
        </w:rPr>
        <w:t>s</w:t>
      </w:r>
      <w:r w:rsidR="00F700C7"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 w:rsidR="00F700C7"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 w:rsidR="00F700C7">
        <w:rPr>
          <w:rFonts w:ascii="Times New Roman" w:eastAsia="Times New Roman" w:hAnsi="Times New Roman" w:cs="Times New Roman"/>
          <w:spacing w:val="-4"/>
          <w:sz w:val="24"/>
          <w:szCs w:val="24"/>
        </w:rPr>
        <w:t>f</w:t>
      </w:r>
      <w:r w:rsidR="00F700C7">
        <w:rPr>
          <w:rFonts w:ascii="Times New Roman" w:eastAsia="Times New Roman" w:hAnsi="Times New Roman" w:cs="Times New Roman"/>
          <w:spacing w:val="-3"/>
          <w:sz w:val="24"/>
          <w:szCs w:val="24"/>
        </w:rPr>
        <w:t>e</w:t>
      </w:r>
      <w:r w:rsidR="00F700C7">
        <w:rPr>
          <w:rFonts w:ascii="Times New Roman" w:eastAsia="Times New Roman" w:hAnsi="Times New Roman" w:cs="Times New Roman"/>
          <w:spacing w:val="1"/>
          <w:sz w:val="24"/>
          <w:szCs w:val="24"/>
        </w:rPr>
        <w:t>cti</w:t>
      </w:r>
      <w:r w:rsidR="00F700C7">
        <w:rPr>
          <w:rFonts w:ascii="Times New Roman" w:eastAsia="Times New Roman" w:hAnsi="Times New Roman" w:cs="Times New Roman"/>
          <w:spacing w:val="-4"/>
          <w:sz w:val="24"/>
          <w:szCs w:val="24"/>
        </w:rPr>
        <w:t>v</w:t>
      </w:r>
      <w:r w:rsidR="00F700C7"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 w:rsidR="00F700C7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="00F700C7"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 w:rsidR="00F700C7">
        <w:rPr>
          <w:rFonts w:ascii="Times New Roman" w:eastAsia="Times New Roman" w:hAnsi="Times New Roman" w:cs="Times New Roman"/>
          <w:sz w:val="24"/>
          <w:szCs w:val="24"/>
        </w:rPr>
        <w:t>f</w:t>
      </w:r>
      <w:r w:rsidR="00F700C7">
        <w:rPr>
          <w:rFonts w:ascii="Times New Roman" w:eastAsia="Times New Roman" w:hAnsi="Times New Roman" w:cs="Times New Roman"/>
          <w:spacing w:val="1"/>
          <w:sz w:val="24"/>
          <w:szCs w:val="24"/>
        </w:rPr>
        <w:t>ic</w:t>
      </w:r>
      <w:r w:rsidR="00F700C7">
        <w:rPr>
          <w:rFonts w:ascii="Times New Roman" w:eastAsia="Times New Roman" w:hAnsi="Times New Roman" w:cs="Times New Roman"/>
          <w:spacing w:val="-3"/>
          <w:sz w:val="24"/>
          <w:szCs w:val="24"/>
        </w:rPr>
        <w:t>i</w:t>
      </w:r>
      <w:r w:rsidR="00F700C7"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 w:rsidR="00F700C7">
        <w:rPr>
          <w:rFonts w:ascii="Times New Roman" w:eastAsia="Times New Roman" w:hAnsi="Times New Roman" w:cs="Times New Roman"/>
          <w:sz w:val="24"/>
          <w:szCs w:val="24"/>
        </w:rPr>
        <w:t>n</w:t>
      </w:r>
      <w:r w:rsidR="00F700C7"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 w:rsidR="00F700C7">
        <w:rPr>
          <w:rFonts w:ascii="Times New Roman" w:eastAsia="Times New Roman" w:hAnsi="Times New Roman" w:cs="Times New Roman"/>
          <w:sz w:val="24"/>
          <w:szCs w:val="24"/>
        </w:rPr>
        <w:t>e</w:t>
      </w:r>
      <w:r w:rsidR="00F700C7"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 w:rsidR="00F700C7">
        <w:rPr>
          <w:rFonts w:ascii="Times New Roman" w:eastAsia="Times New Roman" w:hAnsi="Times New Roman" w:cs="Times New Roman"/>
          <w:sz w:val="24"/>
          <w:szCs w:val="24"/>
        </w:rPr>
        <w:t>y</w:t>
      </w:r>
      <w:r w:rsidR="00F700C7">
        <w:rPr>
          <w:rFonts w:ascii="Times New Roman" w:eastAsia="Times New Roman" w:hAnsi="Times New Roman" w:cs="Times New Roman"/>
          <w:spacing w:val="-8"/>
          <w:sz w:val="24"/>
          <w:szCs w:val="24"/>
        </w:rPr>
        <w:t xml:space="preserve"> </w:t>
      </w:r>
      <w:r w:rsidR="00F700C7"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 w:rsidR="00F700C7">
        <w:rPr>
          <w:rFonts w:ascii="Times New Roman" w:eastAsia="Times New Roman" w:hAnsi="Times New Roman" w:cs="Times New Roman"/>
          <w:sz w:val="24"/>
          <w:szCs w:val="24"/>
        </w:rPr>
        <w:t>n</w:t>
      </w:r>
      <w:r w:rsidR="00F700C7"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 w:rsidR="00F700C7">
        <w:rPr>
          <w:rFonts w:ascii="Times New Roman" w:eastAsia="Times New Roman" w:hAnsi="Times New Roman" w:cs="Times New Roman"/>
          <w:sz w:val="24"/>
          <w:szCs w:val="24"/>
        </w:rPr>
        <w:t>r</w:t>
      </w:r>
      <w:r w:rsidR="00F700C7">
        <w:rPr>
          <w:rFonts w:ascii="Times New Roman" w:eastAsia="Times New Roman" w:hAnsi="Times New Roman" w:cs="Times New Roman"/>
          <w:spacing w:val="1"/>
          <w:sz w:val="24"/>
          <w:szCs w:val="24"/>
        </w:rPr>
        <w:t>ete</w:t>
      </w:r>
      <w:r w:rsidR="00F700C7">
        <w:rPr>
          <w:rFonts w:ascii="Times New Roman" w:eastAsia="Times New Roman" w:hAnsi="Times New Roman" w:cs="Times New Roman"/>
          <w:spacing w:val="-4"/>
          <w:sz w:val="24"/>
          <w:szCs w:val="24"/>
        </w:rPr>
        <w:t>n</w:t>
      </w:r>
      <w:r w:rsidR="00F700C7"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 w:rsidR="00F700C7">
        <w:rPr>
          <w:rFonts w:ascii="Times New Roman" w:eastAsia="Times New Roman" w:hAnsi="Times New Roman" w:cs="Times New Roman"/>
          <w:sz w:val="24"/>
          <w:szCs w:val="24"/>
        </w:rPr>
        <w:t>da</w:t>
      </w:r>
      <w:r w:rsidR="00F700C7"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 w:rsidR="00F700C7">
        <w:rPr>
          <w:rFonts w:ascii="Times New Roman" w:eastAsia="Times New Roman" w:hAnsi="Times New Roman" w:cs="Times New Roman"/>
          <w:sz w:val="24"/>
          <w:szCs w:val="24"/>
        </w:rPr>
        <w:t>(</w:t>
      </w:r>
      <w:commentRangeStart w:id="200"/>
      <w:r w:rsidR="00F700C7">
        <w:rPr>
          <w:rFonts w:ascii="Times New Roman" w:eastAsia="Times New Roman" w:hAnsi="Times New Roman" w:cs="Times New Roman"/>
          <w:spacing w:val="-1"/>
          <w:sz w:val="24"/>
          <w:szCs w:val="24"/>
        </w:rPr>
        <w:t>U</w:t>
      </w:r>
      <w:r w:rsidR="00F700C7">
        <w:rPr>
          <w:rFonts w:ascii="Times New Roman" w:eastAsia="Times New Roman" w:hAnsi="Times New Roman" w:cs="Times New Roman"/>
          <w:sz w:val="24"/>
          <w:szCs w:val="24"/>
        </w:rPr>
        <w:t>n</w:t>
      </w:r>
      <w:r w:rsidR="00F700C7"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 w:rsidR="00F700C7">
        <w:rPr>
          <w:rFonts w:ascii="Times New Roman" w:eastAsia="Times New Roman" w:hAnsi="Times New Roman" w:cs="Times New Roman"/>
          <w:spacing w:val="-4"/>
          <w:sz w:val="24"/>
          <w:szCs w:val="24"/>
        </w:rPr>
        <w:t>v</w:t>
      </w:r>
      <w:r w:rsidR="00F700C7"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 w:rsidR="00F700C7">
        <w:rPr>
          <w:rFonts w:ascii="Times New Roman" w:eastAsia="Times New Roman" w:hAnsi="Times New Roman" w:cs="Times New Roman"/>
          <w:sz w:val="24"/>
          <w:szCs w:val="24"/>
        </w:rPr>
        <w:t>r</w:t>
      </w:r>
      <w:r w:rsidR="00F700C7"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 w:rsidR="00F700C7"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 w:rsidR="00F700C7">
        <w:rPr>
          <w:rFonts w:ascii="Times New Roman" w:eastAsia="Times New Roman" w:hAnsi="Times New Roman" w:cs="Times New Roman"/>
          <w:sz w:val="24"/>
          <w:szCs w:val="24"/>
        </w:rPr>
        <w:t>d</w:t>
      </w:r>
      <w:r w:rsidR="00F700C7"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 w:rsidR="00F700C7">
        <w:rPr>
          <w:rFonts w:ascii="Times New Roman" w:eastAsia="Times New Roman" w:hAnsi="Times New Roman" w:cs="Times New Roman"/>
          <w:sz w:val="24"/>
          <w:szCs w:val="24"/>
        </w:rPr>
        <w:t>d d</w:t>
      </w:r>
      <w:r w:rsidR="00F700C7">
        <w:rPr>
          <w:rFonts w:ascii="Times New Roman" w:eastAsia="Times New Roman" w:hAnsi="Times New Roman" w:cs="Times New Roman"/>
          <w:spacing w:val="7"/>
          <w:sz w:val="24"/>
          <w:szCs w:val="24"/>
        </w:rPr>
        <w:t>e</w:t>
      </w:r>
      <w:r w:rsidR="00F700C7">
        <w:rPr>
          <w:rFonts w:ascii="Times New Roman" w:eastAsia="Times New Roman" w:hAnsi="Times New Roman" w:cs="Times New Roman"/>
          <w:sz w:val="24"/>
          <w:szCs w:val="24"/>
        </w:rPr>
        <w:t>l</w:t>
      </w:r>
      <w:r w:rsidR="00F700C7"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 w:rsidR="00F700C7">
        <w:rPr>
          <w:rFonts w:ascii="Times New Roman" w:eastAsia="Times New Roman" w:hAnsi="Times New Roman" w:cs="Times New Roman"/>
          <w:spacing w:val="-5"/>
          <w:sz w:val="24"/>
          <w:szCs w:val="24"/>
        </w:rPr>
        <w:t>N</w:t>
      </w:r>
      <w:r w:rsidR="00F700C7">
        <w:rPr>
          <w:rFonts w:ascii="Times New Roman" w:eastAsia="Times New Roman" w:hAnsi="Times New Roman" w:cs="Times New Roman"/>
          <w:sz w:val="24"/>
          <w:szCs w:val="24"/>
        </w:rPr>
        <w:t>or</w:t>
      </w:r>
      <w:r w:rsidR="00F700C7">
        <w:rPr>
          <w:rFonts w:ascii="Times New Roman" w:eastAsia="Times New Roman" w:hAnsi="Times New Roman" w:cs="Times New Roman"/>
          <w:spacing w:val="1"/>
          <w:sz w:val="24"/>
          <w:szCs w:val="24"/>
        </w:rPr>
        <w:t>te</w:t>
      </w:r>
      <w:r w:rsidR="00F700C7">
        <w:rPr>
          <w:rFonts w:ascii="Times New Roman" w:eastAsia="Times New Roman" w:hAnsi="Times New Roman" w:cs="Times New Roman"/>
          <w:sz w:val="24"/>
          <w:szCs w:val="24"/>
        </w:rPr>
        <w:t>,   2015).</w:t>
      </w:r>
      <w:commentRangeEnd w:id="200"/>
      <w:r w:rsidR="00D603CE">
        <w:rPr>
          <w:rStyle w:val="CommentReference"/>
        </w:rPr>
        <w:commentReference w:id="200"/>
      </w:r>
    </w:p>
    <w:p w14:paraId="5150B5A6" w14:textId="77777777" w:rsidR="00BE5A93" w:rsidRDefault="00BE5A93">
      <w:pPr>
        <w:spacing w:after="0"/>
        <w:sectPr w:rsidR="00BE5A93">
          <w:headerReference w:type="default" r:id="rId15"/>
          <w:pgSz w:w="12240" w:h="15840"/>
          <w:pgMar w:top="1700" w:right="1300" w:bottom="280" w:left="1300" w:header="1483" w:footer="0" w:gutter="0"/>
          <w:pgNumType w:start="11"/>
          <w:cols w:space="720"/>
        </w:sectPr>
      </w:pPr>
    </w:p>
    <w:p w14:paraId="205588EF" w14:textId="77777777" w:rsidR="00BE5A93" w:rsidRDefault="00645533">
      <w:pPr>
        <w:spacing w:before="16" w:after="0" w:line="220" w:lineRule="exact"/>
      </w:pPr>
      <w:r>
        <w:rPr>
          <w:noProof/>
        </w:rPr>
        <w:lastRenderedPageBreak/>
        <w:drawing>
          <wp:anchor distT="0" distB="0" distL="114300" distR="114300" simplePos="0" relativeHeight="503314164" behindDoc="1" locked="0" layoutInCell="1" allowOverlap="1" wp14:anchorId="71DC0C57" wp14:editId="21D2637D">
            <wp:simplePos x="0" y="0"/>
            <wp:positionH relativeFrom="page">
              <wp:posOffset>1391920</wp:posOffset>
            </wp:positionH>
            <wp:positionV relativeFrom="page">
              <wp:posOffset>8826500</wp:posOffset>
            </wp:positionV>
            <wp:extent cx="4229100" cy="213360"/>
            <wp:effectExtent l="0" t="0" r="0" b="0"/>
            <wp:wrapNone/>
            <wp:docPr id="128" name="Imagen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2133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C72F452" w14:textId="77777777" w:rsidR="00BE5A93" w:rsidRDefault="00F700C7">
      <w:pPr>
        <w:spacing w:before="29" w:after="0"/>
        <w:ind w:left="117" w:right="625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ic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ci</w:t>
      </w:r>
      <w:r>
        <w:rPr>
          <w:rFonts w:ascii="Times New Roman" w:eastAsia="Times New Roman" w:hAnsi="Times New Roman" w:cs="Times New Roman"/>
          <w:sz w:val="24"/>
          <w:szCs w:val="24"/>
        </w:rPr>
        <w:t>ón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s una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s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má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s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5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te</w:t>
      </w:r>
      <w:r>
        <w:rPr>
          <w:rFonts w:ascii="Times New Roman" w:eastAsia="Times New Roman" w:hAnsi="Times New Roman" w:cs="Times New Roman"/>
          <w:sz w:val="24"/>
          <w:szCs w:val="24"/>
        </w:rPr>
        <w:t>s a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on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8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que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pod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em</w:t>
      </w:r>
      <w:r>
        <w:rPr>
          <w:rFonts w:ascii="Times New Roman" w:eastAsia="Times New Roman" w:hAnsi="Times New Roman" w:cs="Times New Roman"/>
          <w:sz w:val="24"/>
          <w:szCs w:val="24"/>
        </w:rPr>
        <w:t>os ob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r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3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3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rro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3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ec</w:t>
      </w:r>
      <w:r>
        <w:rPr>
          <w:rFonts w:ascii="Times New Roman" w:eastAsia="Times New Roman" w:hAnsi="Times New Roman" w:cs="Times New Roman"/>
          <w:sz w:val="24"/>
          <w:szCs w:val="24"/>
        </w:rPr>
        <w:t>no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>ó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ic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3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no</w:t>
      </w:r>
      <w:r>
        <w:rPr>
          <w:rFonts w:ascii="Times New Roman" w:eastAsia="Times New Roman" w:hAnsi="Times New Roman" w:cs="Times New Roman"/>
          <w:spacing w:val="3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3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al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3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ta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3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spacing w:val="2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que</w:t>
      </w:r>
      <w:r>
        <w:rPr>
          <w:rFonts w:ascii="Times New Roman" w:eastAsia="Times New Roman" w:hAnsi="Times New Roman" w:cs="Times New Roman"/>
          <w:spacing w:val="3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un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3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eci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3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3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>a un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nor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8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po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ee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s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no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ía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ic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ci</w:t>
      </w:r>
      <w:r>
        <w:rPr>
          <w:rFonts w:ascii="Times New Roman" w:eastAsia="Times New Roman" w:hAnsi="Times New Roman" w:cs="Times New Roman"/>
          <w:spacing w:val="11"/>
          <w:sz w:val="24"/>
          <w:szCs w:val="24"/>
        </w:rPr>
        <w:t>ó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n </w:t>
      </w:r>
      <w:r>
        <w:rPr>
          <w:rFonts w:ascii="Times New Roman" w:eastAsia="Times New Roman" w:hAnsi="Times New Roman" w:cs="Times New Roman"/>
          <w:spacing w:val="5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á</w:t>
      </w:r>
      <w:proofErr w:type="gramEnd"/>
      <w:r>
        <w:rPr>
          <w:rFonts w:ascii="Times New Roman" w:eastAsia="Times New Roman" w:hAnsi="Times New Roman" w:cs="Times New Roman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rro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la</w:t>
      </w:r>
      <w:r>
        <w:rPr>
          <w:rFonts w:ascii="Times New Roman" w:eastAsia="Times New Roman" w:hAnsi="Times New Roman" w:cs="Times New Roman"/>
          <w:sz w:val="24"/>
          <w:szCs w:val="24"/>
        </w:rPr>
        <w:t>da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ra 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po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iti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z w:val="24"/>
          <w:szCs w:val="24"/>
        </w:rPr>
        <w:t>os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z w:val="24"/>
          <w:szCs w:val="24"/>
        </w:rPr>
        <w:t>ó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ile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y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á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ec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al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da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il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ta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>os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pr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os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on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lta</w:t>
      </w:r>
      <w:r>
        <w:rPr>
          <w:rFonts w:ascii="Times New Roman" w:eastAsia="Times New Roman" w:hAnsi="Times New Roman" w:cs="Times New Roman"/>
          <w:sz w:val="24"/>
          <w:szCs w:val="24"/>
        </w:rPr>
        <w:t>, bú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qu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da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z w:val="24"/>
          <w:szCs w:val="24"/>
        </w:rPr>
        <w:t>for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ci</w:t>
      </w:r>
      <w:r>
        <w:rPr>
          <w:rFonts w:ascii="Times New Roman" w:eastAsia="Times New Roman" w:hAnsi="Times New Roman" w:cs="Times New Roman"/>
          <w:sz w:val="24"/>
          <w:szCs w:val="24"/>
        </w:rPr>
        <w:t>ón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que pr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>a un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d.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rro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ll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te</w:t>
      </w:r>
      <w:r>
        <w:rPr>
          <w:rFonts w:ascii="Times New Roman" w:eastAsia="Times New Roman" w:hAnsi="Times New Roman" w:cs="Times New Roman"/>
          <w:sz w:val="24"/>
          <w:szCs w:val="24"/>
        </w:rPr>
        <w:t>rno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ca</w:t>
      </w:r>
      <w:r>
        <w:rPr>
          <w:rFonts w:ascii="Times New Roman" w:eastAsia="Times New Roman" w:hAnsi="Times New Roman" w:cs="Times New Roman"/>
          <w:sz w:val="24"/>
          <w:szCs w:val="24"/>
        </w:rPr>
        <w:t>ndo for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tal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ce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>os</w:t>
      </w:r>
      <w:r>
        <w:rPr>
          <w:rFonts w:ascii="Times New Roman" w:eastAsia="Times New Roman" w:hAnsi="Times New Roman" w:cs="Times New Roman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on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ci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ie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os</w:t>
      </w:r>
      <w:r>
        <w:rPr>
          <w:rFonts w:ascii="Times New Roman" w:eastAsia="Times New Roman" w:hAnsi="Times New Roman" w:cs="Times New Roman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y 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ono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ce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>os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ta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os</w:t>
      </w:r>
      <w:r>
        <w:rPr>
          <w:rFonts w:ascii="Times New Roman" w:eastAsia="Times New Roman" w:hAnsi="Times New Roman" w:cs="Times New Roman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que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ie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spacing w:val="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>a un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d.</w:t>
      </w:r>
    </w:p>
    <w:p w14:paraId="3113A9CF" w14:textId="77777777" w:rsidR="00BE5A93" w:rsidRDefault="00BE5A93">
      <w:pPr>
        <w:spacing w:before="10" w:after="0" w:line="200" w:lineRule="exact"/>
        <w:rPr>
          <w:sz w:val="20"/>
          <w:szCs w:val="20"/>
        </w:rPr>
      </w:pPr>
    </w:p>
    <w:p w14:paraId="5A6630A1" w14:textId="77777777" w:rsidR="00BE5A93" w:rsidRDefault="00F700C7">
      <w:pPr>
        <w:spacing w:after="0"/>
        <w:ind w:left="117" w:right="623"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aci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ón </w:t>
      </w:r>
      <w:del w:id="201" w:author="Ines" w:date="2016-07-04T22:27:00Z">
        <w:r w:rsidDel="00CB61AB">
          <w:rPr>
            <w:rFonts w:ascii="Times New Roman" w:eastAsia="Times New Roman" w:hAnsi="Times New Roman" w:cs="Times New Roman"/>
            <w:spacing w:val="1"/>
            <w:sz w:val="24"/>
            <w:szCs w:val="24"/>
          </w:rPr>
          <w:delText>e</w:delText>
        </w:r>
        <w:r w:rsidDel="00CB61AB">
          <w:rPr>
            <w:rFonts w:ascii="Times New Roman" w:eastAsia="Times New Roman" w:hAnsi="Times New Roman" w:cs="Times New Roman"/>
            <w:spacing w:val="-1"/>
            <w:sz w:val="24"/>
            <w:szCs w:val="24"/>
          </w:rPr>
          <w:delText>s</w:delText>
        </w:r>
        <w:r w:rsidDel="00CB61AB">
          <w:rPr>
            <w:rFonts w:ascii="Times New Roman" w:eastAsia="Times New Roman" w:hAnsi="Times New Roman" w:cs="Times New Roman"/>
            <w:spacing w:val="1"/>
            <w:sz w:val="24"/>
            <w:szCs w:val="24"/>
          </w:rPr>
          <w:delText>t</w:delText>
        </w:r>
        <w:r w:rsidDel="00CB61AB">
          <w:rPr>
            <w:rFonts w:ascii="Times New Roman" w:eastAsia="Times New Roman" w:hAnsi="Times New Roman" w:cs="Times New Roman"/>
            <w:sz w:val="24"/>
            <w:szCs w:val="24"/>
          </w:rPr>
          <w:delText>a</w:delText>
        </w:r>
        <w:r w:rsidDel="00CB61AB">
          <w:rPr>
            <w:rFonts w:ascii="Times New Roman" w:eastAsia="Times New Roman" w:hAnsi="Times New Roman" w:cs="Times New Roman"/>
            <w:spacing w:val="1"/>
            <w:sz w:val="24"/>
            <w:szCs w:val="24"/>
          </w:rPr>
          <w:delText xml:space="preserve"> a</w:delText>
        </w:r>
        <w:r w:rsidDel="00CB61AB">
          <w:rPr>
            <w:rFonts w:ascii="Times New Roman" w:eastAsia="Times New Roman" w:hAnsi="Times New Roman" w:cs="Times New Roman"/>
            <w:sz w:val="24"/>
            <w:szCs w:val="24"/>
          </w:rPr>
          <w:delText>p</w:delText>
        </w:r>
        <w:r w:rsidDel="00CB61AB">
          <w:rPr>
            <w:rFonts w:ascii="Times New Roman" w:eastAsia="Times New Roman" w:hAnsi="Times New Roman" w:cs="Times New Roman"/>
            <w:spacing w:val="1"/>
            <w:sz w:val="24"/>
            <w:szCs w:val="24"/>
          </w:rPr>
          <w:delText>l</w:delText>
        </w:r>
        <w:r w:rsidDel="00CB61AB">
          <w:rPr>
            <w:rFonts w:ascii="Times New Roman" w:eastAsia="Times New Roman" w:hAnsi="Times New Roman" w:cs="Times New Roman"/>
            <w:spacing w:val="-3"/>
            <w:sz w:val="24"/>
            <w:szCs w:val="24"/>
          </w:rPr>
          <w:delText>i</w:delText>
        </w:r>
        <w:r w:rsidDel="00CB61AB">
          <w:rPr>
            <w:rFonts w:ascii="Times New Roman" w:eastAsia="Times New Roman" w:hAnsi="Times New Roman" w:cs="Times New Roman"/>
            <w:spacing w:val="1"/>
            <w:sz w:val="24"/>
            <w:szCs w:val="24"/>
          </w:rPr>
          <w:delText>ca</w:delText>
        </w:r>
        <w:r w:rsidDel="00CB61AB">
          <w:rPr>
            <w:rFonts w:ascii="Times New Roman" w:eastAsia="Times New Roman" w:hAnsi="Times New Roman" w:cs="Times New Roman"/>
            <w:spacing w:val="-3"/>
            <w:sz w:val="24"/>
            <w:szCs w:val="24"/>
          </w:rPr>
          <w:delText>c</w:delText>
        </w:r>
        <w:r w:rsidDel="00CB61AB">
          <w:rPr>
            <w:rFonts w:ascii="Times New Roman" w:eastAsia="Times New Roman" w:hAnsi="Times New Roman" w:cs="Times New Roman"/>
            <w:spacing w:val="1"/>
            <w:sz w:val="24"/>
            <w:szCs w:val="24"/>
          </w:rPr>
          <w:delText>i</w:delText>
        </w:r>
        <w:r w:rsidDel="00CB61AB">
          <w:rPr>
            <w:rFonts w:ascii="Times New Roman" w:eastAsia="Times New Roman" w:hAnsi="Times New Roman" w:cs="Times New Roman"/>
            <w:sz w:val="24"/>
            <w:szCs w:val="24"/>
          </w:rPr>
          <w:delText>ón</w:delText>
        </w:r>
        <w:r w:rsidDel="00CB61AB">
          <w:rPr>
            <w:rFonts w:ascii="Times New Roman" w:eastAsia="Times New Roman" w:hAnsi="Times New Roman" w:cs="Times New Roman"/>
            <w:spacing w:val="4"/>
            <w:sz w:val="24"/>
            <w:szCs w:val="24"/>
          </w:rPr>
          <w:delText xml:space="preserve"> </w:delText>
        </w:r>
      </w:del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c</w:t>
      </w:r>
      <w:r>
        <w:rPr>
          <w:rFonts w:ascii="Times New Roman" w:eastAsia="Times New Roman" w:hAnsi="Times New Roman" w:cs="Times New Roman"/>
          <w:sz w:val="24"/>
          <w:szCs w:val="24"/>
        </w:rPr>
        <w:t>on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la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fun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on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on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s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aca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é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ca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spacing w:val="2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hor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spacing w:val="2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áme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spacing w:val="2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má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spacing w:val="2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2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2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on</w:t>
      </w:r>
      <w:r>
        <w:rPr>
          <w:rFonts w:ascii="Times New Roman" w:eastAsia="Times New Roman" w:hAnsi="Times New Roman" w:cs="Times New Roman"/>
          <w:spacing w:val="3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am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2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ci</w:t>
      </w:r>
      <w:r>
        <w:rPr>
          <w:rFonts w:ascii="Times New Roman" w:eastAsia="Times New Roman" w:hAnsi="Times New Roman" w:cs="Times New Roman"/>
          <w:sz w:val="24"/>
          <w:szCs w:val="24"/>
        </w:rPr>
        <w:t>on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al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2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s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ici</w:t>
      </w:r>
      <w:r>
        <w:rPr>
          <w:rFonts w:ascii="Times New Roman" w:eastAsia="Times New Roman" w:hAnsi="Times New Roman" w:cs="Times New Roman"/>
          <w:sz w:val="24"/>
          <w:szCs w:val="24"/>
        </w:rPr>
        <w:t>os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li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á</w:t>
      </w:r>
      <w:r>
        <w:rPr>
          <w:rFonts w:ascii="Times New Roman" w:eastAsia="Times New Roman" w:hAnsi="Times New Roman" w:cs="Times New Roman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ic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nda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de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ciale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ma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un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y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s </w:t>
      </w:r>
      <w:r>
        <w:rPr>
          <w:rFonts w:ascii="Times New Roman" w:eastAsia="Times New Roman" w:hAnsi="Times New Roman" w:cs="Times New Roman"/>
          <w:spacing w:val="5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s </w:t>
      </w:r>
      <w:r>
        <w:rPr>
          <w:rFonts w:ascii="Times New Roman" w:eastAsia="Times New Roman" w:hAnsi="Times New Roman" w:cs="Times New Roman"/>
          <w:spacing w:val="5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li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on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s </w:t>
      </w:r>
      <w:r>
        <w:rPr>
          <w:rFonts w:ascii="Times New Roman" w:eastAsia="Times New Roman" w:hAnsi="Times New Roman" w:cs="Times New Roman"/>
          <w:spacing w:val="5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s </w:t>
      </w:r>
      <w:r>
        <w:rPr>
          <w:rFonts w:ascii="Times New Roman" w:eastAsia="Times New Roman" w:hAnsi="Times New Roman" w:cs="Times New Roman"/>
          <w:spacing w:val="5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ra </w:t>
      </w:r>
      <w:r>
        <w:rPr>
          <w:rFonts w:ascii="Times New Roman" w:eastAsia="Times New Roman" w:hAnsi="Times New Roman" w:cs="Times New Roman"/>
          <w:spacing w:val="5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que </w:t>
      </w:r>
      <w:r>
        <w:rPr>
          <w:rFonts w:ascii="Times New Roman" w:eastAsia="Times New Roman" w:hAnsi="Times New Roman" w:cs="Times New Roman"/>
          <w:spacing w:val="5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os </w:t>
      </w:r>
      <w:r>
        <w:rPr>
          <w:rFonts w:ascii="Times New Roman" w:eastAsia="Times New Roman" w:hAnsi="Times New Roman" w:cs="Times New Roman"/>
          <w:spacing w:val="5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ia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s </w:t>
      </w:r>
      <w:r>
        <w:rPr>
          <w:rFonts w:ascii="Times New Roman" w:eastAsia="Times New Roman" w:hAnsi="Times New Roman" w:cs="Times New Roman"/>
          <w:spacing w:val="5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pu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n </w:t>
      </w:r>
      <w:r>
        <w:rPr>
          <w:rFonts w:ascii="Times New Roman" w:eastAsia="Times New Roman" w:hAnsi="Times New Roman" w:cs="Times New Roman"/>
          <w:spacing w:val="5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r </w:t>
      </w:r>
      <w:r>
        <w:rPr>
          <w:rFonts w:ascii="Times New Roman" w:eastAsia="Times New Roman" w:hAnsi="Times New Roman" w:cs="Times New Roman"/>
          <w:spacing w:val="5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una</w:t>
      </w:r>
    </w:p>
    <w:p w14:paraId="1D6486CD" w14:textId="77777777" w:rsidR="00BE5A93" w:rsidRDefault="00F700C7">
      <w:pPr>
        <w:spacing w:before="10" w:after="0" w:line="271" w:lineRule="exact"/>
        <w:ind w:left="117" w:right="5378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pacing w:val="1"/>
          <w:position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position w:val="-1"/>
          <w:sz w:val="24"/>
          <w:szCs w:val="24"/>
        </w:rPr>
        <w:t>xp</w:t>
      </w:r>
      <w:r>
        <w:rPr>
          <w:rFonts w:ascii="Times New Roman" w:eastAsia="Times New Roman" w:hAnsi="Times New Roman" w:cs="Times New Roman"/>
          <w:spacing w:val="1"/>
          <w:position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position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position w:val="-1"/>
          <w:sz w:val="24"/>
          <w:szCs w:val="24"/>
        </w:rPr>
        <w:t>ie</w:t>
      </w:r>
      <w:r>
        <w:rPr>
          <w:rFonts w:ascii="Times New Roman" w:eastAsia="Times New Roman" w:hAnsi="Times New Roman" w:cs="Times New Roman"/>
          <w:spacing w:val="-4"/>
          <w:position w:val="-1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position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pacing w:val="-3"/>
          <w:position w:val="-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position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1"/>
          <w:position w:val="-1"/>
          <w:sz w:val="24"/>
          <w:szCs w:val="24"/>
        </w:rPr>
        <w:t xml:space="preserve"> a</w:t>
      </w:r>
      <w:r>
        <w:rPr>
          <w:rFonts w:ascii="Times New Roman" w:eastAsia="Times New Roman" w:hAnsi="Times New Roman" w:cs="Times New Roman"/>
          <w:spacing w:val="-4"/>
          <w:position w:val="-1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position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position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position w:val="-1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position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position w:val="-1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spacing w:val="1"/>
          <w:position w:val="-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position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3"/>
          <w:position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position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1"/>
          <w:position w:val="-1"/>
          <w:sz w:val="24"/>
          <w:szCs w:val="24"/>
        </w:rPr>
        <w:t xml:space="preserve"> t</w:t>
      </w:r>
      <w:r>
        <w:rPr>
          <w:rFonts w:ascii="Times New Roman" w:eastAsia="Times New Roman" w:hAnsi="Times New Roman" w:cs="Times New Roman"/>
          <w:position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position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-4"/>
          <w:position w:val="-1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pacing w:val="1"/>
          <w:position w:val="-1"/>
          <w:sz w:val="24"/>
          <w:szCs w:val="24"/>
        </w:rPr>
        <w:t>é</w:t>
      </w:r>
      <w:r>
        <w:rPr>
          <w:rFonts w:ascii="Times New Roman" w:eastAsia="Times New Roman" w:hAnsi="Times New Roman" w:cs="Times New Roman"/>
          <w:position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-1"/>
          <w:position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position w:val="-1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position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position w:val="-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1"/>
          <w:position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position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position w:val="-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-1"/>
          <w:position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position w:val="-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-3"/>
          <w:position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1"/>
          <w:position w:val="-1"/>
          <w:sz w:val="24"/>
          <w:szCs w:val="24"/>
        </w:rPr>
        <w:t>ma</w:t>
      </w:r>
      <w:r>
        <w:rPr>
          <w:rFonts w:ascii="Times New Roman" w:eastAsia="Times New Roman" w:hAnsi="Times New Roman" w:cs="Times New Roman"/>
          <w:position w:val="-1"/>
          <w:sz w:val="24"/>
          <w:szCs w:val="24"/>
        </w:rPr>
        <w:t>.</w:t>
      </w:r>
    </w:p>
    <w:p w14:paraId="3494390B" w14:textId="77777777" w:rsidR="00BE5A93" w:rsidRDefault="00BE5A93">
      <w:pPr>
        <w:spacing w:after="0" w:line="200" w:lineRule="exact"/>
        <w:rPr>
          <w:sz w:val="20"/>
          <w:szCs w:val="20"/>
        </w:rPr>
      </w:pPr>
    </w:p>
    <w:p w14:paraId="355D3B48" w14:textId="77777777" w:rsidR="00BE5A93" w:rsidRDefault="00BE5A93">
      <w:pPr>
        <w:spacing w:after="0" w:line="200" w:lineRule="exact"/>
        <w:rPr>
          <w:sz w:val="20"/>
          <w:szCs w:val="20"/>
        </w:rPr>
      </w:pPr>
    </w:p>
    <w:p w14:paraId="54B7FC4B" w14:textId="77777777" w:rsidR="00BE5A93" w:rsidRDefault="00BE5A93">
      <w:pPr>
        <w:spacing w:after="0" w:line="200" w:lineRule="exact"/>
        <w:rPr>
          <w:sz w:val="20"/>
          <w:szCs w:val="20"/>
        </w:rPr>
      </w:pPr>
    </w:p>
    <w:p w14:paraId="3156997F" w14:textId="77777777" w:rsidR="00BE5A93" w:rsidRDefault="00BE5A93">
      <w:pPr>
        <w:spacing w:after="0" w:line="200" w:lineRule="exact"/>
        <w:rPr>
          <w:sz w:val="20"/>
          <w:szCs w:val="20"/>
        </w:rPr>
      </w:pPr>
    </w:p>
    <w:p w14:paraId="624B6537" w14:textId="77777777" w:rsidR="00BE5A93" w:rsidRDefault="00BE5A93">
      <w:pPr>
        <w:spacing w:after="0" w:line="200" w:lineRule="exact"/>
        <w:rPr>
          <w:sz w:val="20"/>
          <w:szCs w:val="20"/>
        </w:rPr>
      </w:pPr>
    </w:p>
    <w:p w14:paraId="0176E526" w14:textId="77777777" w:rsidR="00BE5A93" w:rsidRDefault="00BE5A93">
      <w:pPr>
        <w:spacing w:after="0" w:line="200" w:lineRule="exact"/>
        <w:rPr>
          <w:sz w:val="20"/>
          <w:szCs w:val="20"/>
        </w:rPr>
      </w:pPr>
    </w:p>
    <w:p w14:paraId="49418113" w14:textId="77777777" w:rsidR="00BE5A93" w:rsidRDefault="00BE5A93">
      <w:pPr>
        <w:spacing w:after="0" w:line="200" w:lineRule="exact"/>
        <w:rPr>
          <w:sz w:val="20"/>
          <w:szCs w:val="20"/>
        </w:rPr>
      </w:pPr>
    </w:p>
    <w:p w14:paraId="71019E6D" w14:textId="77777777" w:rsidR="00BE5A93" w:rsidRDefault="00BE5A93">
      <w:pPr>
        <w:spacing w:before="19" w:after="0" w:line="220" w:lineRule="exact"/>
      </w:pPr>
    </w:p>
    <w:p w14:paraId="6627AFCF" w14:textId="77777777" w:rsidR="00BE5A93" w:rsidRDefault="00645533">
      <w:pPr>
        <w:spacing w:after="0" w:line="240" w:lineRule="auto"/>
        <w:ind w:left="890" w:right="-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1F3F6BE2" wp14:editId="5F1A7CCA">
            <wp:extent cx="4246245" cy="2345690"/>
            <wp:effectExtent l="0" t="0" r="1905" b="0"/>
            <wp:docPr id="4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6245" cy="2345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908DEA" w14:textId="77777777" w:rsidR="00BE5A93" w:rsidRDefault="00F700C7">
      <w:pPr>
        <w:spacing w:before="56" w:after="0" w:line="240" w:lineRule="auto"/>
        <w:ind w:left="892" w:right="-20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i/>
          <w:spacing w:val="-1"/>
        </w:rPr>
        <w:t>F</w:t>
      </w:r>
      <w:r>
        <w:rPr>
          <w:rFonts w:ascii="Calibri" w:eastAsia="Calibri" w:hAnsi="Calibri" w:cs="Calibri"/>
          <w:i/>
          <w:spacing w:val="1"/>
        </w:rPr>
        <w:t>i</w:t>
      </w:r>
      <w:r>
        <w:rPr>
          <w:rFonts w:ascii="Calibri" w:eastAsia="Calibri" w:hAnsi="Calibri" w:cs="Calibri"/>
          <w:i/>
          <w:spacing w:val="-1"/>
        </w:rPr>
        <w:t>gu</w:t>
      </w:r>
      <w:r>
        <w:rPr>
          <w:rFonts w:ascii="Calibri" w:eastAsia="Calibri" w:hAnsi="Calibri" w:cs="Calibri"/>
          <w:i/>
        </w:rPr>
        <w:t>ra</w:t>
      </w:r>
      <w:r>
        <w:rPr>
          <w:rFonts w:ascii="Calibri" w:eastAsia="Calibri" w:hAnsi="Calibri" w:cs="Calibri"/>
          <w:i/>
          <w:spacing w:val="-3"/>
        </w:rPr>
        <w:t xml:space="preserve"> </w:t>
      </w:r>
      <w:r>
        <w:rPr>
          <w:rFonts w:ascii="Calibri" w:eastAsia="Calibri" w:hAnsi="Calibri" w:cs="Calibri"/>
          <w:i/>
        </w:rPr>
        <w:t>2.</w:t>
      </w:r>
      <w:r>
        <w:rPr>
          <w:rFonts w:ascii="Calibri" w:eastAsia="Calibri" w:hAnsi="Calibri" w:cs="Calibri"/>
          <w:i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V</w:t>
      </w:r>
      <w:r>
        <w:rPr>
          <w:rFonts w:ascii="Calibri" w:eastAsia="Calibri" w:hAnsi="Calibri" w:cs="Calibri"/>
          <w:spacing w:val="1"/>
        </w:rPr>
        <w:t>i</w:t>
      </w:r>
      <w:r>
        <w:rPr>
          <w:rFonts w:ascii="Calibri" w:eastAsia="Calibri" w:hAnsi="Calibri" w:cs="Calibri"/>
          <w:spacing w:val="2"/>
        </w:rPr>
        <w:t>s</w:t>
      </w:r>
      <w:r>
        <w:rPr>
          <w:rFonts w:ascii="Calibri" w:eastAsia="Calibri" w:hAnsi="Calibri" w:cs="Calibri"/>
          <w:spacing w:val="-2"/>
        </w:rPr>
        <w:t>t</w:t>
      </w:r>
      <w:r>
        <w:rPr>
          <w:rFonts w:ascii="Calibri" w:eastAsia="Calibri" w:hAnsi="Calibri" w:cs="Calibri"/>
        </w:rPr>
        <w:t>a mó</w:t>
      </w:r>
      <w:r>
        <w:rPr>
          <w:rFonts w:ascii="Calibri" w:eastAsia="Calibri" w:hAnsi="Calibri" w:cs="Calibri"/>
          <w:spacing w:val="1"/>
        </w:rPr>
        <w:t>vil</w:t>
      </w:r>
      <w:r>
        <w:rPr>
          <w:rFonts w:ascii="Calibri" w:eastAsia="Calibri" w:hAnsi="Calibri" w:cs="Calibri"/>
          <w:spacing w:val="-1"/>
        </w:rPr>
        <w:t>e</w:t>
      </w:r>
      <w:r>
        <w:rPr>
          <w:rFonts w:ascii="Calibri" w:eastAsia="Calibri" w:hAnsi="Calibri" w:cs="Calibri"/>
        </w:rPr>
        <w:t>s</w:t>
      </w:r>
      <w:r>
        <w:rPr>
          <w:rFonts w:ascii="Calibri" w:eastAsia="Calibri" w:hAnsi="Calibri" w:cs="Calibri"/>
          <w:spacing w:val="-5"/>
        </w:rPr>
        <w:t xml:space="preserve"> </w:t>
      </w:r>
      <w:r>
        <w:rPr>
          <w:rFonts w:ascii="Calibri" w:eastAsia="Calibri" w:hAnsi="Calibri" w:cs="Calibri"/>
          <w:spacing w:val="-1"/>
        </w:rPr>
        <w:t>U</w:t>
      </w:r>
      <w:r>
        <w:rPr>
          <w:rFonts w:ascii="Calibri" w:eastAsia="Calibri" w:hAnsi="Calibri" w:cs="Calibri"/>
        </w:rPr>
        <w:t>n</w:t>
      </w:r>
      <w:r>
        <w:rPr>
          <w:rFonts w:ascii="Calibri" w:eastAsia="Calibri" w:hAnsi="Calibri" w:cs="Calibri"/>
          <w:spacing w:val="2"/>
        </w:rPr>
        <w:t>i</w:t>
      </w:r>
      <w:r>
        <w:rPr>
          <w:rFonts w:ascii="Calibri" w:eastAsia="Calibri" w:hAnsi="Calibri" w:cs="Calibri"/>
        </w:rPr>
        <w:t>v</w:t>
      </w:r>
      <w:r>
        <w:rPr>
          <w:rFonts w:ascii="Calibri" w:eastAsia="Calibri" w:hAnsi="Calibri" w:cs="Calibri"/>
          <w:spacing w:val="-1"/>
        </w:rPr>
        <w:t>er</w:t>
      </w:r>
      <w:r>
        <w:rPr>
          <w:rFonts w:ascii="Calibri" w:eastAsia="Calibri" w:hAnsi="Calibri" w:cs="Calibri"/>
          <w:spacing w:val="2"/>
        </w:rPr>
        <w:t>s</w:t>
      </w:r>
      <w:r>
        <w:rPr>
          <w:rFonts w:ascii="Calibri" w:eastAsia="Calibri" w:hAnsi="Calibri" w:cs="Calibri"/>
          <w:spacing w:val="1"/>
        </w:rPr>
        <w:t>i</w:t>
      </w:r>
      <w:r>
        <w:rPr>
          <w:rFonts w:ascii="Calibri" w:eastAsia="Calibri" w:hAnsi="Calibri" w:cs="Calibri"/>
        </w:rPr>
        <w:t>d</w:t>
      </w:r>
      <w:r>
        <w:rPr>
          <w:rFonts w:ascii="Calibri" w:eastAsia="Calibri" w:hAnsi="Calibri" w:cs="Calibri"/>
          <w:spacing w:val="-1"/>
        </w:rPr>
        <w:t>a</w:t>
      </w:r>
      <w:r>
        <w:rPr>
          <w:rFonts w:ascii="Calibri" w:eastAsia="Calibri" w:hAnsi="Calibri" w:cs="Calibri"/>
        </w:rPr>
        <w:t>d</w:t>
      </w:r>
      <w:r>
        <w:rPr>
          <w:rFonts w:ascii="Calibri" w:eastAsia="Calibri" w:hAnsi="Calibri" w:cs="Calibri"/>
          <w:spacing w:val="-5"/>
        </w:rPr>
        <w:t xml:space="preserve"> </w:t>
      </w:r>
      <w:r>
        <w:rPr>
          <w:rFonts w:ascii="Calibri" w:eastAsia="Calibri" w:hAnsi="Calibri" w:cs="Calibri"/>
        </w:rPr>
        <w:t>d</w:t>
      </w:r>
      <w:r>
        <w:rPr>
          <w:rFonts w:ascii="Calibri" w:eastAsia="Calibri" w:hAnsi="Calibri" w:cs="Calibri"/>
          <w:spacing w:val="-1"/>
        </w:rPr>
        <w:t>e</w:t>
      </w:r>
      <w:r>
        <w:rPr>
          <w:rFonts w:ascii="Calibri" w:eastAsia="Calibri" w:hAnsi="Calibri" w:cs="Calibri"/>
        </w:rPr>
        <w:t>l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  <w:spacing w:val="2"/>
        </w:rPr>
        <w:t>N</w:t>
      </w:r>
      <w:r>
        <w:rPr>
          <w:rFonts w:ascii="Calibri" w:eastAsia="Calibri" w:hAnsi="Calibri" w:cs="Calibri"/>
        </w:rPr>
        <w:t>o</w:t>
      </w:r>
      <w:r>
        <w:rPr>
          <w:rFonts w:ascii="Calibri" w:eastAsia="Calibri" w:hAnsi="Calibri" w:cs="Calibri"/>
          <w:spacing w:val="-1"/>
        </w:rPr>
        <w:t>r</w:t>
      </w:r>
      <w:r>
        <w:rPr>
          <w:rFonts w:ascii="Calibri" w:eastAsia="Calibri" w:hAnsi="Calibri" w:cs="Calibri"/>
          <w:spacing w:val="-2"/>
        </w:rPr>
        <w:t>t</w:t>
      </w:r>
      <w:r>
        <w:rPr>
          <w:rFonts w:ascii="Calibri" w:eastAsia="Calibri" w:hAnsi="Calibri" w:cs="Calibri"/>
        </w:rPr>
        <w:t>e</w:t>
      </w:r>
    </w:p>
    <w:p w14:paraId="13A10B33" w14:textId="77777777" w:rsidR="00BE5A93" w:rsidRDefault="00BE5A93">
      <w:pPr>
        <w:spacing w:after="0"/>
        <w:sectPr w:rsidR="00BE5A93">
          <w:headerReference w:type="default" r:id="rId18"/>
          <w:pgSz w:w="12240" w:h="15840"/>
          <w:pgMar w:top="1700" w:right="1300" w:bottom="280" w:left="1300" w:header="1483" w:footer="0" w:gutter="0"/>
          <w:pgNumType w:start="12"/>
          <w:cols w:space="720"/>
        </w:sectPr>
      </w:pPr>
    </w:p>
    <w:p w14:paraId="2437580E" w14:textId="77777777" w:rsidR="00BE5A93" w:rsidRDefault="00645533">
      <w:pPr>
        <w:spacing w:before="16" w:after="0" w:line="220" w:lineRule="exact"/>
      </w:pPr>
      <w:r>
        <w:rPr>
          <w:noProof/>
        </w:rPr>
        <w:lastRenderedPageBreak/>
        <w:drawing>
          <wp:anchor distT="0" distB="0" distL="114300" distR="114300" simplePos="0" relativeHeight="503314165" behindDoc="1" locked="0" layoutInCell="1" allowOverlap="1" wp14:anchorId="16323A5C" wp14:editId="1FF5A142">
            <wp:simplePos x="0" y="0"/>
            <wp:positionH relativeFrom="page">
              <wp:posOffset>1295400</wp:posOffset>
            </wp:positionH>
            <wp:positionV relativeFrom="page">
              <wp:posOffset>8039100</wp:posOffset>
            </wp:positionV>
            <wp:extent cx="5250180" cy="297180"/>
            <wp:effectExtent l="0" t="0" r="0" b="0"/>
            <wp:wrapNone/>
            <wp:docPr id="127" name="Imagen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0180" cy="2971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A39D139" w14:textId="77777777" w:rsidR="00BE5A93" w:rsidRDefault="00F700C7">
      <w:pPr>
        <w:spacing w:before="29" w:after="0"/>
        <w:ind w:left="117" w:right="624"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spacing w:val="1"/>
          <w:sz w:val="24"/>
          <w:szCs w:val="24"/>
        </w:rPr>
        <w:t>iii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i/>
          <w:spacing w:val="1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i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i/>
          <w:spacing w:val="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ud</w:t>
      </w:r>
      <w:r>
        <w:rPr>
          <w:rFonts w:ascii="Times New Roman" w:eastAsia="Times New Roman" w:hAnsi="Times New Roman" w:cs="Times New Roman"/>
          <w:i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i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i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i/>
          <w:spacing w:val="1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pacing w:val="-1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i/>
          <w:spacing w:val="1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i/>
          <w:spacing w:val="1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z w:val="24"/>
          <w:szCs w:val="24"/>
        </w:rPr>
        <w:t>ún</w:t>
      </w:r>
      <w:r>
        <w:rPr>
          <w:rFonts w:ascii="Times New Roman" w:eastAsia="Times New Roman" w:hAnsi="Times New Roman" w:cs="Times New Roman"/>
          <w:spacing w:val="1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am</w:t>
      </w:r>
      <w:r>
        <w:rPr>
          <w:rFonts w:ascii="Times New Roman" w:eastAsia="Times New Roman" w:hAnsi="Times New Roman" w:cs="Times New Roman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>ona</w:t>
      </w:r>
      <w:r>
        <w:rPr>
          <w:rFonts w:ascii="Times New Roman" w:eastAsia="Times New Roman" w:hAnsi="Times New Roman" w:cs="Times New Roman"/>
          <w:spacing w:val="1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w w:val="44"/>
          <w:sz w:val="24"/>
          <w:szCs w:val="24"/>
        </w:rPr>
        <w:t xml:space="preserve">―    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a</w:t>
      </w:r>
      <w:proofErr w:type="gramEnd"/>
      <w:r>
        <w:rPr>
          <w:rFonts w:ascii="Times New Roman" w:eastAsia="Times New Roman" w:hAnsi="Times New Roman" w:cs="Times New Roman"/>
          <w:spacing w:val="2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spacing w:val="1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am</w:t>
      </w:r>
      <w:r>
        <w:rPr>
          <w:rFonts w:ascii="Times New Roman" w:eastAsia="Times New Roman" w:hAnsi="Times New Roman" w:cs="Times New Roman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>ona</w:t>
      </w:r>
      <w:r>
        <w:rPr>
          <w:rFonts w:ascii="Times New Roman" w:eastAsia="Times New Roman" w:hAnsi="Times New Roman" w:cs="Times New Roman"/>
          <w:spacing w:val="1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ofr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ec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1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a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li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aci</w:t>
      </w:r>
      <w:r>
        <w:rPr>
          <w:rFonts w:ascii="Times New Roman" w:eastAsia="Times New Roman" w:hAnsi="Times New Roman" w:cs="Times New Roman"/>
          <w:sz w:val="24"/>
          <w:szCs w:val="24"/>
        </w:rPr>
        <w:t>ón 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ci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ita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r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a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nfor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aci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ón 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ca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é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mi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ca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uno de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us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ud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ia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spacing w:val="3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Con</w:t>
      </w:r>
      <w:r>
        <w:rPr>
          <w:rFonts w:ascii="Times New Roman" w:eastAsia="Times New Roman" w:hAnsi="Times New Roman" w:cs="Times New Roman"/>
          <w:spacing w:val="3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3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aci</w:t>
      </w:r>
      <w:r>
        <w:rPr>
          <w:rFonts w:ascii="Times New Roman" w:eastAsia="Times New Roman" w:hAnsi="Times New Roman" w:cs="Times New Roman"/>
          <w:sz w:val="24"/>
          <w:szCs w:val="24"/>
        </w:rPr>
        <w:t>ón,</w:t>
      </w:r>
      <w:r>
        <w:rPr>
          <w:rFonts w:ascii="Times New Roman" w:eastAsia="Times New Roman" w:hAnsi="Times New Roman" w:cs="Times New Roman"/>
          <w:spacing w:val="2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3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3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2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tie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2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ac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3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>os</w:t>
      </w:r>
      <w:r>
        <w:rPr>
          <w:rFonts w:ascii="Times New Roman" w:eastAsia="Times New Roman" w:hAnsi="Times New Roman" w:cs="Times New Roman"/>
          <w:spacing w:val="3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ud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ia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te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3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spacing w:val="3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3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cati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o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do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z w:val="24"/>
          <w:szCs w:val="24"/>
        </w:rPr>
        <w:t>od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li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y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ta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cia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pu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n 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li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z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lta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s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3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ti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z w:val="24"/>
          <w:szCs w:val="24"/>
        </w:rPr>
        <w:t>po</w:t>
      </w:r>
      <w:r>
        <w:rPr>
          <w:rFonts w:ascii="Times New Roman" w:eastAsia="Times New Roman" w:hAnsi="Times New Roman" w:cs="Times New Roman"/>
          <w:spacing w:val="3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3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re</w:t>
      </w:r>
      <w:r>
        <w:rPr>
          <w:rFonts w:ascii="Times New Roman" w:eastAsia="Times New Roman" w:hAnsi="Times New Roman" w:cs="Times New Roman"/>
          <w:spacing w:val="2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la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3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le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3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3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3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3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ho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os</w:t>
      </w:r>
      <w:r>
        <w:rPr>
          <w:rFonts w:ascii="Times New Roman" w:eastAsia="Times New Roman" w:hAnsi="Times New Roman" w:cs="Times New Roman"/>
          <w:spacing w:val="3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spacing w:val="3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spacing w:val="3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la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3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no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ta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3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ct</w:t>
      </w:r>
      <w:r>
        <w:rPr>
          <w:rFonts w:ascii="Times New Roman" w:eastAsia="Times New Roman" w:hAnsi="Times New Roman" w:cs="Times New Roman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ale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spacing w:val="3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l 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ro</w:t>
      </w:r>
      <w:r>
        <w:rPr>
          <w:rFonts w:ascii="Times New Roman" w:eastAsia="Times New Roman" w:hAnsi="Times New Roman" w:cs="Times New Roman"/>
          <w:spacing w:val="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te</w:t>
      </w:r>
      <w:r>
        <w:rPr>
          <w:rFonts w:ascii="Times New Roman" w:eastAsia="Times New Roman" w:hAnsi="Times New Roman" w:cs="Times New Roman"/>
          <w:sz w:val="24"/>
          <w:szCs w:val="24"/>
        </w:rPr>
        <w:t>nd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do</w:t>
      </w:r>
      <w:r>
        <w:rPr>
          <w:rFonts w:ascii="Times New Roman" w:eastAsia="Times New Roman" w:hAnsi="Times New Roman" w:cs="Times New Roman"/>
          <w:spacing w:val="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la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li</w:t>
      </w:r>
      <w:r>
        <w:rPr>
          <w:rFonts w:ascii="Times New Roman" w:eastAsia="Times New Roman" w:hAnsi="Times New Roman" w:cs="Times New Roman"/>
          <w:sz w:val="24"/>
          <w:szCs w:val="24"/>
        </w:rPr>
        <w:t>qu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aci</w:t>
      </w:r>
      <w:r>
        <w:rPr>
          <w:rFonts w:ascii="Times New Roman" w:eastAsia="Times New Roman" w:hAnsi="Times New Roman" w:cs="Times New Roman"/>
          <w:sz w:val="24"/>
          <w:szCs w:val="24"/>
        </w:rPr>
        <w:t>on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spacing w:val="9"/>
          <w:sz w:val="24"/>
          <w:szCs w:val="24"/>
        </w:rPr>
        <w:t xml:space="preserve"> </w:t>
      </w:r>
      <w:commentRangeStart w:id="202"/>
      <w:r>
        <w:rPr>
          <w:rFonts w:ascii="Times New Roman" w:eastAsia="Times New Roman" w:hAnsi="Times New Roman" w:cs="Times New Roman"/>
          <w:spacing w:val="1"/>
          <w:sz w:val="24"/>
          <w:szCs w:val="24"/>
        </w:rPr>
        <w:t>mat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í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1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spacing w:val="-5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ca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em</w:t>
      </w:r>
      <w:r>
        <w:rPr>
          <w:rFonts w:ascii="Times New Roman" w:eastAsia="Times New Roman" w:hAnsi="Times New Roman" w:cs="Times New Roman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oft</w:t>
      </w:r>
      <w:r>
        <w:rPr>
          <w:rFonts w:ascii="Times New Roman" w:eastAsia="Times New Roman" w:hAnsi="Times New Roman" w:cs="Times New Roman"/>
          <w:spacing w:val="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po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iti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z w:val="24"/>
          <w:szCs w:val="24"/>
        </w:rPr>
        <w:t>os</w:t>
      </w:r>
      <w:r>
        <w:rPr>
          <w:rFonts w:ascii="Times New Roman" w:eastAsia="Times New Roman" w:hAnsi="Times New Roman" w:cs="Times New Roman"/>
          <w:spacing w:val="1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z w:val="24"/>
          <w:szCs w:val="24"/>
        </w:rPr>
        <w:t>ó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-4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,</w:t>
      </w:r>
    </w:p>
    <w:p w14:paraId="171C6422" w14:textId="77777777" w:rsidR="00BE5A93" w:rsidRDefault="00F700C7">
      <w:pPr>
        <w:spacing w:before="10" w:after="0" w:line="240" w:lineRule="auto"/>
        <w:ind w:left="117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2014).</w:t>
      </w:r>
      <w:commentRangeEnd w:id="202"/>
      <w:r w:rsidR="00CB61AB">
        <w:rPr>
          <w:rStyle w:val="CommentReference"/>
        </w:rPr>
        <w:commentReference w:id="202"/>
      </w:r>
    </w:p>
    <w:p w14:paraId="373A1989" w14:textId="77777777" w:rsidR="00BE5A93" w:rsidRDefault="00BE5A93">
      <w:pPr>
        <w:spacing w:before="2" w:after="0" w:line="200" w:lineRule="exact"/>
        <w:rPr>
          <w:sz w:val="20"/>
          <w:szCs w:val="20"/>
        </w:rPr>
      </w:pPr>
    </w:p>
    <w:p w14:paraId="4AF2648D" w14:textId="77777777" w:rsidR="00BE5A93" w:rsidRDefault="00F700C7">
      <w:pPr>
        <w:spacing w:after="0" w:line="550" w:lineRule="atLeast"/>
        <w:ind w:left="117" w:right="619"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ra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ón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pr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ta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te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alte</w:t>
      </w:r>
      <w:r>
        <w:rPr>
          <w:rFonts w:ascii="Times New Roman" w:eastAsia="Times New Roman" w:hAnsi="Times New Roman" w:cs="Times New Roman"/>
          <w:sz w:val="24"/>
          <w:szCs w:val="24"/>
        </w:rPr>
        <w:t>rn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que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mite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l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ud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ia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e 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eali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z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3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3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imie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3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3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pacing w:val="3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nfor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maci</w:t>
      </w:r>
      <w:r>
        <w:rPr>
          <w:rFonts w:ascii="Times New Roman" w:eastAsia="Times New Roman" w:hAnsi="Times New Roman" w:cs="Times New Roman"/>
          <w:sz w:val="24"/>
          <w:szCs w:val="24"/>
        </w:rPr>
        <w:t>ón</w:t>
      </w:r>
      <w:r>
        <w:rPr>
          <w:rFonts w:ascii="Times New Roman" w:eastAsia="Times New Roman" w:hAnsi="Times New Roman" w:cs="Times New Roman"/>
          <w:spacing w:val="3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aca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é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ic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3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spacing w:val="2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spacing w:val="3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3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ma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ra</w:t>
      </w:r>
      <w:r>
        <w:rPr>
          <w:rFonts w:ascii="Times New Roman" w:eastAsia="Times New Roman" w:hAnsi="Times New Roman" w:cs="Times New Roman"/>
          <w:spacing w:val="3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ur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on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3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5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s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li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aci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z w:val="24"/>
          <w:szCs w:val="24"/>
        </w:rPr>
        <w:t>ó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ile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0084F83" w14:textId="77777777" w:rsidR="00BE5A93" w:rsidRDefault="00BE5A93">
      <w:pPr>
        <w:spacing w:after="0" w:line="200" w:lineRule="exact"/>
        <w:rPr>
          <w:sz w:val="20"/>
          <w:szCs w:val="20"/>
        </w:rPr>
      </w:pPr>
    </w:p>
    <w:p w14:paraId="69DF29B5" w14:textId="77777777" w:rsidR="00BE5A93" w:rsidRDefault="00BE5A93">
      <w:pPr>
        <w:spacing w:after="0" w:line="200" w:lineRule="exact"/>
        <w:rPr>
          <w:sz w:val="20"/>
          <w:szCs w:val="20"/>
        </w:rPr>
      </w:pPr>
    </w:p>
    <w:p w14:paraId="314FEBC8" w14:textId="77777777" w:rsidR="00BE5A93" w:rsidRDefault="00BE5A93">
      <w:pPr>
        <w:spacing w:after="0" w:line="200" w:lineRule="exact"/>
        <w:rPr>
          <w:sz w:val="20"/>
          <w:szCs w:val="20"/>
        </w:rPr>
      </w:pPr>
    </w:p>
    <w:p w14:paraId="62152821" w14:textId="77777777" w:rsidR="00BE5A93" w:rsidRDefault="00BE5A93">
      <w:pPr>
        <w:spacing w:before="6" w:after="0" w:line="260" w:lineRule="exact"/>
        <w:rPr>
          <w:sz w:val="26"/>
          <w:szCs w:val="26"/>
        </w:rPr>
      </w:pPr>
    </w:p>
    <w:p w14:paraId="60B156F9" w14:textId="77777777" w:rsidR="00BE5A93" w:rsidRDefault="00645533">
      <w:pPr>
        <w:spacing w:after="0" w:line="240" w:lineRule="auto"/>
        <w:ind w:left="635" w:right="-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2D381F8B" wp14:editId="5D1EE4AC">
            <wp:extent cx="5271770" cy="2727325"/>
            <wp:effectExtent l="0" t="0" r="5080" b="0"/>
            <wp:docPr id="4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272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627842" w14:textId="77777777" w:rsidR="00BE5A93" w:rsidRDefault="00F700C7">
      <w:pPr>
        <w:spacing w:before="85" w:after="0" w:line="240" w:lineRule="auto"/>
        <w:ind w:left="740" w:right="-20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i/>
          <w:spacing w:val="-1"/>
        </w:rPr>
        <w:t>F</w:t>
      </w:r>
      <w:r>
        <w:rPr>
          <w:rFonts w:ascii="Calibri" w:eastAsia="Calibri" w:hAnsi="Calibri" w:cs="Calibri"/>
          <w:i/>
          <w:spacing w:val="1"/>
        </w:rPr>
        <w:t>i</w:t>
      </w:r>
      <w:r>
        <w:rPr>
          <w:rFonts w:ascii="Calibri" w:eastAsia="Calibri" w:hAnsi="Calibri" w:cs="Calibri"/>
          <w:i/>
          <w:spacing w:val="-1"/>
        </w:rPr>
        <w:t>gu</w:t>
      </w:r>
      <w:r>
        <w:rPr>
          <w:rFonts w:ascii="Calibri" w:eastAsia="Calibri" w:hAnsi="Calibri" w:cs="Calibri"/>
          <w:i/>
        </w:rPr>
        <w:t>ra</w:t>
      </w:r>
      <w:r>
        <w:rPr>
          <w:rFonts w:ascii="Calibri" w:eastAsia="Calibri" w:hAnsi="Calibri" w:cs="Calibri"/>
          <w:i/>
          <w:spacing w:val="-3"/>
        </w:rPr>
        <w:t xml:space="preserve"> </w:t>
      </w:r>
      <w:r>
        <w:rPr>
          <w:rFonts w:ascii="Calibri" w:eastAsia="Calibri" w:hAnsi="Calibri" w:cs="Calibri"/>
          <w:i/>
        </w:rPr>
        <w:t>3.</w:t>
      </w:r>
      <w:r>
        <w:rPr>
          <w:rFonts w:ascii="Calibri" w:eastAsia="Calibri" w:hAnsi="Calibri" w:cs="Calibri"/>
          <w:i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V</w:t>
      </w:r>
      <w:r>
        <w:rPr>
          <w:rFonts w:ascii="Calibri" w:eastAsia="Calibri" w:hAnsi="Calibri" w:cs="Calibri"/>
          <w:spacing w:val="1"/>
        </w:rPr>
        <w:t>i</w:t>
      </w:r>
      <w:r>
        <w:rPr>
          <w:rFonts w:ascii="Calibri" w:eastAsia="Calibri" w:hAnsi="Calibri" w:cs="Calibri"/>
          <w:spacing w:val="2"/>
        </w:rPr>
        <w:t>s</w:t>
      </w:r>
      <w:r>
        <w:rPr>
          <w:rFonts w:ascii="Calibri" w:eastAsia="Calibri" w:hAnsi="Calibri" w:cs="Calibri"/>
          <w:spacing w:val="-2"/>
        </w:rPr>
        <w:t>t</w:t>
      </w:r>
      <w:r>
        <w:rPr>
          <w:rFonts w:ascii="Calibri" w:eastAsia="Calibri" w:hAnsi="Calibri" w:cs="Calibri"/>
        </w:rPr>
        <w:t>a mó</w:t>
      </w:r>
      <w:r>
        <w:rPr>
          <w:rFonts w:ascii="Calibri" w:eastAsia="Calibri" w:hAnsi="Calibri" w:cs="Calibri"/>
          <w:spacing w:val="1"/>
        </w:rPr>
        <w:t>vil</w:t>
      </w:r>
      <w:r>
        <w:rPr>
          <w:rFonts w:ascii="Calibri" w:eastAsia="Calibri" w:hAnsi="Calibri" w:cs="Calibri"/>
          <w:spacing w:val="-1"/>
        </w:rPr>
        <w:t>e</w:t>
      </w:r>
      <w:r>
        <w:rPr>
          <w:rFonts w:ascii="Calibri" w:eastAsia="Calibri" w:hAnsi="Calibri" w:cs="Calibri"/>
        </w:rPr>
        <w:t>s</w:t>
      </w:r>
      <w:r>
        <w:rPr>
          <w:rFonts w:ascii="Calibri" w:eastAsia="Calibri" w:hAnsi="Calibri" w:cs="Calibri"/>
          <w:spacing w:val="-5"/>
        </w:rPr>
        <w:t xml:space="preserve"> </w:t>
      </w:r>
      <w:r>
        <w:rPr>
          <w:rFonts w:ascii="Calibri" w:eastAsia="Calibri" w:hAnsi="Calibri" w:cs="Calibri"/>
          <w:spacing w:val="-1"/>
        </w:rPr>
        <w:t>U</w:t>
      </w:r>
      <w:r>
        <w:rPr>
          <w:rFonts w:ascii="Calibri" w:eastAsia="Calibri" w:hAnsi="Calibri" w:cs="Calibri"/>
        </w:rPr>
        <w:t>n</w:t>
      </w:r>
      <w:r>
        <w:rPr>
          <w:rFonts w:ascii="Calibri" w:eastAsia="Calibri" w:hAnsi="Calibri" w:cs="Calibri"/>
          <w:spacing w:val="2"/>
        </w:rPr>
        <w:t>i</w:t>
      </w:r>
      <w:r>
        <w:rPr>
          <w:rFonts w:ascii="Calibri" w:eastAsia="Calibri" w:hAnsi="Calibri" w:cs="Calibri"/>
        </w:rPr>
        <w:t>v</w:t>
      </w:r>
      <w:r>
        <w:rPr>
          <w:rFonts w:ascii="Calibri" w:eastAsia="Calibri" w:hAnsi="Calibri" w:cs="Calibri"/>
          <w:spacing w:val="-1"/>
        </w:rPr>
        <w:t>er</w:t>
      </w:r>
      <w:r>
        <w:rPr>
          <w:rFonts w:ascii="Calibri" w:eastAsia="Calibri" w:hAnsi="Calibri" w:cs="Calibri"/>
          <w:spacing w:val="2"/>
        </w:rPr>
        <w:t>s</w:t>
      </w:r>
      <w:r>
        <w:rPr>
          <w:rFonts w:ascii="Calibri" w:eastAsia="Calibri" w:hAnsi="Calibri" w:cs="Calibri"/>
          <w:spacing w:val="1"/>
        </w:rPr>
        <w:t>i</w:t>
      </w:r>
      <w:r>
        <w:rPr>
          <w:rFonts w:ascii="Calibri" w:eastAsia="Calibri" w:hAnsi="Calibri" w:cs="Calibri"/>
        </w:rPr>
        <w:t>d</w:t>
      </w:r>
      <w:r>
        <w:rPr>
          <w:rFonts w:ascii="Calibri" w:eastAsia="Calibri" w:hAnsi="Calibri" w:cs="Calibri"/>
          <w:spacing w:val="-1"/>
        </w:rPr>
        <w:t>a</w:t>
      </w:r>
      <w:r>
        <w:rPr>
          <w:rFonts w:ascii="Calibri" w:eastAsia="Calibri" w:hAnsi="Calibri" w:cs="Calibri"/>
        </w:rPr>
        <w:t>d</w:t>
      </w:r>
      <w:r>
        <w:rPr>
          <w:rFonts w:ascii="Calibri" w:eastAsia="Calibri" w:hAnsi="Calibri" w:cs="Calibri"/>
          <w:spacing w:val="-5"/>
        </w:rPr>
        <w:t xml:space="preserve"> </w:t>
      </w:r>
      <w:r>
        <w:rPr>
          <w:rFonts w:ascii="Calibri" w:eastAsia="Calibri" w:hAnsi="Calibri" w:cs="Calibri"/>
        </w:rPr>
        <w:t>de</w:t>
      </w:r>
      <w:r>
        <w:rPr>
          <w:rFonts w:ascii="Calibri" w:eastAsia="Calibri" w:hAnsi="Calibri" w:cs="Calibri"/>
          <w:spacing w:val="-5"/>
        </w:rPr>
        <w:t xml:space="preserve"> </w:t>
      </w:r>
      <w:r>
        <w:rPr>
          <w:rFonts w:ascii="Calibri" w:eastAsia="Calibri" w:hAnsi="Calibri" w:cs="Calibri"/>
          <w:spacing w:val="-2"/>
        </w:rPr>
        <w:t>P</w:t>
      </w:r>
      <w:r>
        <w:rPr>
          <w:rFonts w:ascii="Calibri" w:eastAsia="Calibri" w:hAnsi="Calibri" w:cs="Calibri"/>
          <w:spacing w:val="-1"/>
        </w:rPr>
        <w:t>a</w:t>
      </w:r>
      <w:r>
        <w:rPr>
          <w:rFonts w:ascii="Calibri" w:eastAsia="Calibri" w:hAnsi="Calibri" w:cs="Calibri"/>
        </w:rPr>
        <w:t>mp</w:t>
      </w:r>
      <w:r>
        <w:rPr>
          <w:rFonts w:ascii="Calibri" w:eastAsia="Calibri" w:hAnsi="Calibri" w:cs="Calibri"/>
          <w:spacing w:val="5"/>
        </w:rPr>
        <w:t>l</w:t>
      </w:r>
      <w:r>
        <w:rPr>
          <w:rFonts w:ascii="Calibri" w:eastAsia="Calibri" w:hAnsi="Calibri" w:cs="Calibri"/>
        </w:rPr>
        <w:t>on</w:t>
      </w:r>
      <w:r>
        <w:rPr>
          <w:rFonts w:ascii="Calibri" w:eastAsia="Calibri" w:hAnsi="Calibri" w:cs="Calibri"/>
          <w:spacing w:val="-1"/>
        </w:rPr>
        <w:t>a</w:t>
      </w:r>
      <w:r>
        <w:rPr>
          <w:rFonts w:ascii="Calibri" w:eastAsia="Calibri" w:hAnsi="Calibri" w:cs="Calibri"/>
        </w:rPr>
        <w:t>.</w:t>
      </w:r>
    </w:p>
    <w:p w14:paraId="72AC41BB" w14:textId="77777777" w:rsidR="00BE5A93" w:rsidRDefault="00BE5A93">
      <w:pPr>
        <w:spacing w:after="0"/>
        <w:sectPr w:rsidR="00BE5A93">
          <w:headerReference w:type="default" r:id="rId21"/>
          <w:pgSz w:w="12240" w:h="15840"/>
          <w:pgMar w:top="1700" w:right="1300" w:bottom="280" w:left="1300" w:header="1483" w:footer="0" w:gutter="0"/>
          <w:pgNumType w:start="13"/>
          <w:cols w:space="720"/>
        </w:sectPr>
      </w:pPr>
    </w:p>
    <w:p w14:paraId="5562A742" w14:textId="77777777" w:rsidR="00BE5A93" w:rsidRDefault="00645533">
      <w:pPr>
        <w:spacing w:after="0" w:line="240" w:lineRule="exact"/>
        <w:rPr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503314166" behindDoc="1" locked="0" layoutInCell="1" allowOverlap="1" wp14:anchorId="053777C6" wp14:editId="3BFA9FE0">
            <wp:simplePos x="0" y="0"/>
            <wp:positionH relativeFrom="page">
              <wp:posOffset>1163320</wp:posOffset>
            </wp:positionH>
            <wp:positionV relativeFrom="page">
              <wp:posOffset>8239760</wp:posOffset>
            </wp:positionV>
            <wp:extent cx="5875020" cy="299720"/>
            <wp:effectExtent l="0" t="0" r="0" b="0"/>
            <wp:wrapNone/>
            <wp:docPr id="126" name="Imagen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020" cy="2997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4B7606C" w14:textId="77777777" w:rsidR="00BE5A93" w:rsidRDefault="00F700C7">
      <w:pPr>
        <w:spacing w:before="29" w:after="0" w:line="240" w:lineRule="auto"/>
        <w:ind w:left="836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i/>
          <w:sz w:val="24"/>
          <w:szCs w:val="24"/>
        </w:rPr>
        <w:t>4.1.3 A</w:t>
      </w:r>
      <w:r>
        <w:rPr>
          <w:rFonts w:ascii="Times New Roman" w:eastAsia="Times New Roman" w:hAnsi="Times New Roman" w:cs="Times New Roman"/>
          <w:b/>
          <w:bCs/>
          <w:i/>
          <w:spacing w:val="-1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b/>
          <w:bCs/>
          <w:i/>
          <w:spacing w:val="1"/>
          <w:sz w:val="24"/>
          <w:szCs w:val="24"/>
        </w:rPr>
        <w:t>tece</w:t>
      </w:r>
      <w:r>
        <w:rPr>
          <w:rFonts w:ascii="Times New Roman" w:eastAsia="Times New Roman" w:hAnsi="Times New Roman" w:cs="Times New Roman"/>
          <w:b/>
          <w:bCs/>
          <w:i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b/>
          <w:bCs/>
          <w:i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i/>
          <w:spacing w:val="-1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b/>
          <w:bCs/>
          <w:i/>
          <w:spacing w:val="-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i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i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i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i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b/>
          <w:bCs/>
          <w:i/>
          <w:spacing w:val="-1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b/>
          <w:bCs/>
          <w:i/>
          <w:spacing w:val="1"/>
          <w:sz w:val="24"/>
          <w:szCs w:val="24"/>
        </w:rPr>
        <w:t>te</w:t>
      </w:r>
      <w:r>
        <w:rPr>
          <w:rFonts w:ascii="Times New Roman" w:eastAsia="Times New Roman" w:hAnsi="Times New Roman" w:cs="Times New Roman"/>
          <w:b/>
          <w:bCs/>
          <w:i/>
          <w:spacing w:val="-1"/>
          <w:sz w:val="24"/>
          <w:szCs w:val="24"/>
        </w:rPr>
        <w:t>rn</w:t>
      </w:r>
      <w:r>
        <w:rPr>
          <w:rFonts w:ascii="Times New Roman" w:eastAsia="Times New Roman" w:hAnsi="Times New Roman" w:cs="Times New Roman"/>
          <w:b/>
          <w:bCs/>
          <w:i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b/>
          <w:bCs/>
          <w:i/>
          <w:spacing w:val="1"/>
          <w:sz w:val="24"/>
          <w:szCs w:val="24"/>
        </w:rPr>
        <w:t>ci</w:t>
      </w:r>
      <w:r>
        <w:rPr>
          <w:rFonts w:ascii="Times New Roman" w:eastAsia="Times New Roman" w:hAnsi="Times New Roman" w:cs="Times New Roman"/>
          <w:b/>
          <w:bCs/>
          <w:i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b/>
          <w:bCs/>
          <w:i/>
          <w:spacing w:val="-1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b/>
          <w:bCs/>
          <w:i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b/>
          <w:bCs/>
          <w:i/>
          <w:spacing w:val="1"/>
          <w:sz w:val="24"/>
          <w:szCs w:val="24"/>
        </w:rPr>
        <w:t>le</w:t>
      </w:r>
      <w:r>
        <w:rPr>
          <w:rFonts w:ascii="Times New Roman" w:eastAsia="Times New Roman" w:hAnsi="Times New Roman" w:cs="Times New Roman"/>
          <w:b/>
          <w:bCs/>
          <w:i/>
          <w:sz w:val="24"/>
          <w:szCs w:val="24"/>
        </w:rPr>
        <w:t>s</w:t>
      </w:r>
    </w:p>
    <w:p w14:paraId="49FAFA15" w14:textId="77777777" w:rsidR="00BE5A93" w:rsidRDefault="00BE5A93">
      <w:pPr>
        <w:spacing w:before="4" w:after="0" w:line="100" w:lineRule="exact"/>
        <w:rPr>
          <w:sz w:val="10"/>
          <w:szCs w:val="10"/>
        </w:rPr>
      </w:pPr>
    </w:p>
    <w:p w14:paraId="3C58D238" w14:textId="77777777" w:rsidR="00BE5A93" w:rsidRDefault="00BE5A93">
      <w:pPr>
        <w:spacing w:after="0" w:line="200" w:lineRule="exact"/>
        <w:rPr>
          <w:sz w:val="20"/>
          <w:szCs w:val="20"/>
        </w:rPr>
      </w:pPr>
    </w:p>
    <w:p w14:paraId="368578F9" w14:textId="77777777" w:rsidR="00BE5A93" w:rsidRDefault="00BE5A93">
      <w:pPr>
        <w:spacing w:after="0" w:line="200" w:lineRule="exact"/>
        <w:rPr>
          <w:sz w:val="20"/>
          <w:szCs w:val="20"/>
        </w:rPr>
      </w:pPr>
    </w:p>
    <w:p w14:paraId="397EBF00" w14:textId="77777777" w:rsidR="00BE5A93" w:rsidRDefault="00F700C7">
      <w:pPr>
        <w:spacing w:after="0"/>
        <w:ind w:left="117" w:right="848"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i/>
          <w:spacing w:val="2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pacing w:val="-1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i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i/>
          <w:spacing w:val="1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i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i/>
          <w:spacing w:val="2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pacing w:val="-1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i/>
          <w:spacing w:val="1"/>
          <w:sz w:val="24"/>
          <w:szCs w:val="24"/>
        </w:rPr>
        <w:t>ive</w:t>
      </w:r>
      <w:r>
        <w:rPr>
          <w:rFonts w:ascii="Times New Roman" w:eastAsia="Times New Roman" w:hAnsi="Times New Roman" w:cs="Times New Roman"/>
          <w:i/>
          <w:spacing w:val="-1"/>
          <w:sz w:val="24"/>
          <w:szCs w:val="24"/>
        </w:rPr>
        <w:t>rs</w:t>
      </w:r>
      <w:r>
        <w:rPr>
          <w:rFonts w:ascii="Times New Roman" w:eastAsia="Times New Roman" w:hAnsi="Times New Roman" w:cs="Times New Roman"/>
          <w:i/>
          <w:spacing w:val="1"/>
          <w:sz w:val="24"/>
          <w:szCs w:val="24"/>
        </w:rPr>
        <w:t>it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i/>
          <w:spacing w:val="2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Mob</w:t>
      </w:r>
      <w:r>
        <w:rPr>
          <w:rFonts w:ascii="Times New Roman" w:eastAsia="Times New Roman" w:hAnsi="Times New Roman" w:cs="Times New Roman"/>
          <w:i/>
          <w:spacing w:val="1"/>
          <w:sz w:val="24"/>
          <w:szCs w:val="24"/>
        </w:rPr>
        <w:t>il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i/>
          <w:spacing w:val="2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pp.</w:t>
      </w:r>
      <w:r>
        <w:rPr>
          <w:rFonts w:ascii="Times New Roman" w:eastAsia="Times New Roman" w:hAnsi="Times New Roman" w:cs="Times New Roman"/>
          <w:i/>
          <w:spacing w:val="3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202020"/>
          <w:spacing w:val="-1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20202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202020"/>
          <w:spacing w:val="2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20202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202020"/>
          <w:spacing w:val="4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202020"/>
          <w:spacing w:val="1"/>
          <w:sz w:val="24"/>
          <w:szCs w:val="24"/>
        </w:rPr>
        <w:t>lic</w:t>
      </w:r>
      <w:r>
        <w:rPr>
          <w:rFonts w:ascii="Times New Roman" w:eastAsia="Times New Roman" w:hAnsi="Times New Roman" w:cs="Times New Roman"/>
          <w:color w:val="202020"/>
          <w:spacing w:val="-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202020"/>
          <w:spacing w:val="1"/>
          <w:sz w:val="24"/>
          <w:szCs w:val="24"/>
        </w:rPr>
        <w:t>ci</w:t>
      </w:r>
      <w:r>
        <w:rPr>
          <w:rFonts w:ascii="Times New Roman" w:eastAsia="Times New Roman" w:hAnsi="Times New Roman" w:cs="Times New Roman"/>
          <w:color w:val="202020"/>
          <w:sz w:val="24"/>
          <w:szCs w:val="24"/>
        </w:rPr>
        <w:t>ón</w:t>
      </w:r>
      <w:r>
        <w:rPr>
          <w:rFonts w:ascii="Times New Roman" w:eastAsia="Times New Roman" w:hAnsi="Times New Roman" w:cs="Times New Roman"/>
          <w:color w:val="202020"/>
          <w:spacing w:val="2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202020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color w:val="202020"/>
          <w:spacing w:val="2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202020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20202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202020"/>
          <w:spacing w:val="2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202020"/>
          <w:spacing w:val="-1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20202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20202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202020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20202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20202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202020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20202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20202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20202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20202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202020"/>
          <w:spacing w:val="2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202020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color w:val="202020"/>
          <w:spacing w:val="2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202020"/>
          <w:spacing w:val="-5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20202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20202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202020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20202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202020"/>
          <w:sz w:val="24"/>
          <w:szCs w:val="24"/>
        </w:rPr>
        <w:t>rd</w:t>
      </w:r>
      <w:r>
        <w:rPr>
          <w:rFonts w:ascii="Times New Roman" w:eastAsia="Times New Roman" w:hAnsi="Times New Roman" w:cs="Times New Roman"/>
          <w:color w:val="202020"/>
          <w:spacing w:val="2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20202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202020"/>
          <w:sz w:val="24"/>
          <w:szCs w:val="24"/>
        </w:rPr>
        <w:t>s una</w:t>
      </w:r>
      <w:r>
        <w:rPr>
          <w:rFonts w:ascii="Times New Roman" w:eastAsia="Times New Roman" w:hAnsi="Times New Roman" w:cs="Times New Roman"/>
          <w:color w:val="202020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20202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20202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202020"/>
          <w:spacing w:val="1"/>
          <w:sz w:val="24"/>
          <w:szCs w:val="24"/>
        </w:rPr>
        <w:t>ic</w:t>
      </w:r>
      <w:r>
        <w:rPr>
          <w:rFonts w:ascii="Times New Roman" w:eastAsia="Times New Roman" w:hAnsi="Times New Roman" w:cs="Times New Roman"/>
          <w:color w:val="20202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202020"/>
          <w:spacing w:val="1"/>
          <w:sz w:val="24"/>
          <w:szCs w:val="24"/>
        </w:rPr>
        <w:t>ati</w:t>
      </w:r>
      <w:r>
        <w:rPr>
          <w:rFonts w:ascii="Times New Roman" w:eastAsia="Times New Roman" w:hAnsi="Times New Roman" w:cs="Times New Roman"/>
          <w:color w:val="202020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20202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202020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20202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20202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202020"/>
          <w:spacing w:val="-4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20202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202020"/>
          <w:spacing w:val="1"/>
          <w:sz w:val="24"/>
          <w:szCs w:val="24"/>
        </w:rPr>
        <w:t xml:space="preserve"> mej</w:t>
      </w:r>
      <w:r>
        <w:rPr>
          <w:rFonts w:ascii="Times New Roman" w:eastAsia="Times New Roman" w:hAnsi="Times New Roman" w:cs="Times New Roman"/>
          <w:color w:val="20202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202020"/>
          <w:spacing w:val="-4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20202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202020"/>
          <w:sz w:val="24"/>
          <w:szCs w:val="24"/>
        </w:rPr>
        <w:t xml:space="preserve">r </w:t>
      </w:r>
      <w:r>
        <w:rPr>
          <w:rFonts w:ascii="Times New Roman" w:eastAsia="Times New Roman" w:hAnsi="Times New Roman" w:cs="Times New Roman"/>
          <w:color w:val="202020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20202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202020"/>
          <w:spacing w:val="1"/>
          <w:sz w:val="24"/>
          <w:szCs w:val="24"/>
        </w:rPr>
        <w:t xml:space="preserve"> e</w:t>
      </w:r>
      <w:r>
        <w:rPr>
          <w:rFonts w:ascii="Times New Roman" w:eastAsia="Times New Roman" w:hAnsi="Times New Roman" w:cs="Times New Roman"/>
          <w:color w:val="202020"/>
          <w:sz w:val="24"/>
          <w:szCs w:val="24"/>
        </w:rPr>
        <w:t>xp</w:t>
      </w:r>
      <w:r>
        <w:rPr>
          <w:rFonts w:ascii="Times New Roman" w:eastAsia="Times New Roman" w:hAnsi="Times New Roman" w:cs="Times New Roman"/>
          <w:color w:val="20202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202020"/>
          <w:spacing w:val="-4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202020"/>
          <w:spacing w:val="1"/>
          <w:sz w:val="24"/>
          <w:szCs w:val="24"/>
        </w:rPr>
        <w:t>ie</w:t>
      </w:r>
      <w:r>
        <w:rPr>
          <w:rFonts w:ascii="Times New Roman" w:eastAsia="Times New Roman" w:hAnsi="Times New Roman" w:cs="Times New Roman"/>
          <w:color w:val="20202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202020"/>
          <w:spacing w:val="-3"/>
          <w:sz w:val="24"/>
          <w:szCs w:val="24"/>
        </w:rPr>
        <w:t>ci</w:t>
      </w:r>
      <w:r>
        <w:rPr>
          <w:rFonts w:ascii="Times New Roman" w:eastAsia="Times New Roman" w:hAnsi="Times New Roman" w:cs="Times New Roman"/>
          <w:color w:val="20202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202020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202020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202020"/>
          <w:sz w:val="24"/>
          <w:szCs w:val="24"/>
        </w:rPr>
        <w:t>ó</w:t>
      </w:r>
      <w:r>
        <w:rPr>
          <w:rFonts w:ascii="Times New Roman" w:eastAsia="Times New Roman" w:hAnsi="Times New Roman" w:cs="Times New Roman"/>
          <w:color w:val="202020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20202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20202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202020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202020"/>
          <w:spacing w:val="-4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20202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202020"/>
          <w:spacing w:val="1"/>
          <w:sz w:val="24"/>
          <w:szCs w:val="24"/>
        </w:rPr>
        <w:t xml:space="preserve"> l</w:t>
      </w:r>
      <w:r>
        <w:rPr>
          <w:rFonts w:ascii="Times New Roman" w:eastAsia="Times New Roman" w:hAnsi="Times New Roman" w:cs="Times New Roman"/>
          <w:color w:val="202020"/>
          <w:sz w:val="24"/>
          <w:szCs w:val="24"/>
        </w:rPr>
        <w:t>os</w:t>
      </w:r>
      <w:r>
        <w:rPr>
          <w:rFonts w:ascii="Times New Roman" w:eastAsia="Times New Roman" w:hAnsi="Times New Roman" w:cs="Times New Roman"/>
          <w:color w:val="20202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20202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202020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20202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202020"/>
          <w:sz w:val="24"/>
          <w:szCs w:val="24"/>
        </w:rPr>
        <w:t>ud</w:t>
      </w:r>
      <w:r>
        <w:rPr>
          <w:rFonts w:ascii="Times New Roman" w:eastAsia="Times New Roman" w:hAnsi="Times New Roman" w:cs="Times New Roman"/>
          <w:color w:val="20202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20202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20202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202020"/>
          <w:spacing w:val="1"/>
          <w:sz w:val="24"/>
          <w:szCs w:val="24"/>
        </w:rPr>
        <w:t>te</w:t>
      </w:r>
      <w:r>
        <w:rPr>
          <w:rFonts w:ascii="Times New Roman" w:eastAsia="Times New Roman" w:hAnsi="Times New Roman" w:cs="Times New Roman"/>
          <w:color w:val="202020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202020"/>
          <w:sz w:val="24"/>
          <w:szCs w:val="24"/>
        </w:rPr>
        <w:t>, prof</w:t>
      </w:r>
      <w:r>
        <w:rPr>
          <w:rFonts w:ascii="Times New Roman" w:eastAsia="Times New Roman" w:hAnsi="Times New Roman" w:cs="Times New Roman"/>
          <w:color w:val="20202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202020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202020"/>
          <w:sz w:val="24"/>
          <w:szCs w:val="24"/>
        </w:rPr>
        <w:t>or</w:t>
      </w:r>
      <w:r>
        <w:rPr>
          <w:rFonts w:ascii="Times New Roman" w:eastAsia="Times New Roman" w:hAnsi="Times New Roman" w:cs="Times New Roman"/>
          <w:color w:val="20202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202020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20202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20202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202020"/>
          <w:spacing w:val="-4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20202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20202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202020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202020"/>
          <w:sz w:val="24"/>
          <w:szCs w:val="24"/>
        </w:rPr>
        <w:t>on</w:t>
      </w:r>
      <w:r>
        <w:rPr>
          <w:rFonts w:ascii="Times New Roman" w:eastAsia="Times New Roman" w:hAnsi="Times New Roman" w:cs="Times New Roman"/>
          <w:color w:val="202020"/>
          <w:spacing w:val="1"/>
          <w:sz w:val="24"/>
          <w:szCs w:val="24"/>
        </w:rPr>
        <w:t>al</w:t>
      </w:r>
      <w:r>
        <w:rPr>
          <w:rFonts w:ascii="Times New Roman" w:eastAsia="Times New Roman" w:hAnsi="Times New Roman" w:cs="Times New Roman"/>
          <w:color w:val="202020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color w:val="202020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20202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202020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202020"/>
          <w:spacing w:val="1"/>
          <w:sz w:val="24"/>
          <w:szCs w:val="24"/>
        </w:rPr>
        <w:t>ita</w:t>
      </w:r>
      <w:r>
        <w:rPr>
          <w:rFonts w:ascii="Times New Roman" w:eastAsia="Times New Roman" w:hAnsi="Times New Roman" w:cs="Times New Roman"/>
          <w:color w:val="20202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202020"/>
          <w:spacing w:val="1"/>
          <w:sz w:val="24"/>
          <w:szCs w:val="24"/>
        </w:rPr>
        <w:t>te</w:t>
      </w:r>
      <w:r>
        <w:rPr>
          <w:rFonts w:ascii="Times New Roman" w:eastAsia="Times New Roman" w:hAnsi="Times New Roman" w:cs="Times New Roman"/>
          <w:color w:val="202020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202020"/>
          <w:spacing w:val="3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202020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202020"/>
          <w:spacing w:val="2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202020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202020"/>
          <w:spacing w:val="1"/>
          <w:sz w:val="24"/>
          <w:szCs w:val="24"/>
        </w:rPr>
        <w:t>eci</w:t>
      </w:r>
      <w:r>
        <w:rPr>
          <w:rFonts w:ascii="Times New Roman" w:eastAsia="Times New Roman" w:hAnsi="Times New Roman" w:cs="Times New Roman"/>
          <w:color w:val="202020"/>
          <w:sz w:val="24"/>
          <w:szCs w:val="24"/>
        </w:rPr>
        <w:t>nos</w:t>
      </w:r>
      <w:r>
        <w:rPr>
          <w:rFonts w:ascii="Times New Roman" w:eastAsia="Times New Roman" w:hAnsi="Times New Roman" w:cs="Times New Roman"/>
          <w:color w:val="202020"/>
          <w:spacing w:val="3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202020"/>
          <w:sz w:val="24"/>
          <w:szCs w:val="24"/>
        </w:rPr>
        <w:t>que</w:t>
      </w:r>
      <w:r>
        <w:rPr>
          <w:rFonts w:ascii="Times New Roman" w:eastAsia="Times New Roman" w:hAnsi="Times New Roman" w:cs="Times New Roman"/>
          <w:color w:val="202020"/>
          <w:spacing w:val="3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20202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20202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202020"/>
          <w:spacing w:val="1"/>
          <w:sz w:val="24"/>
          <w:szCs w:val="24"/>
        </w:rPr>
        <w:t>te</w:t>
      </w:r>
      <w:r>
        <w:rPr>
          <w:rFonts w:ascii="Times New Roman" w:eastAsia="Times New Roman" w:hAnsi="Times New Roman" w:cs="Times New Roman"/>
          <w:color w:val="20202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202020"/>
          <w:spacing w:val="-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202020"/>
          <w:spacing w:val="1"/>
          <w:sz w:val="24"/>
          <w:szCs w:val="24"/>
        </w:rPr>
        <w:t>ct</w:t>
      </w:r>
      <w:r>
        <w:rPr>
          <w:rFonts w:ascii="Times New Roman" w:eastAsia="Times New Roman" w:hAnsi="Times New Roman" w:cs="Times New Roman"/>
          <w:color w:val="202020"/>
          <w:sz w:val="24"/>
          <w:szCs w:val="24"/>
        </w:rPr>
        <w:t>ú</w:t>
      </w:r>
      <w:r>
        <w:rPr>
          <w:rFonts w:ascii="Times New Roman" w:eastAsia="Times New Roman" w:hAnsi="Times New Roman" w:cs="Times New Roman"/>
          <w:color w:val="20202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20202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202020"/>
          <w:spacing w:val="2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202020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202020"/>
          <w:sz w:val="24"/>
          <w:szCs w:val="24"/>
        </w:rPr>
        <w:t>on</w:t>
      </w:r>
      <w:r>
        <w:rPr>
          <w:rFonts w:ascii="Times New Roman" w:eastAsia="Times New Roman" w:hAnsi="Times New Roman" w:cs="Times New Roman"/>
          <w:color w:val="202020"/>
          <w:spacing w:val="2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202020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20202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202020"/>
          <w:spacing w:val="3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20202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202020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202020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202020"/>
          <w:spacing w:val="-4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202020"/>
          <w:spacing w:val="1"/>
          <w:sz w:val="24"/>
          <w:szCs w:val="24"/>
        </w:rPr>
        <w:t>el</w:t>
      </w:r>
      <w:r>
        <w:rPr>
          <w:rFonts w:ascii="Times New Roman" w:eastAsia="Times New Roman" w:hAnsi="Times New Roman" w:cs="Times New Roman"/>
          <w:color w:val="20202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202020"/>
          <w:spacing w:val="3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202020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202020"/>
          <w:spacing w:val="2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202020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20202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202020"/>
          <w:spacing w:val="3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202020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20202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202020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202020"/>
          <w:sz w:val="24"/>
          <w:szCs w:val="24"/>
        </w:rPr>
        <w:t>un</w:t>
      </w:r>
      <w:r>
        <w:rPr>
          <w:rFonts w:ascii="Times New Roman" w:eastAsia="Times New Roman" w:hAnsi="Times New Roman" w:cs="Times New Roman"/>
          <w:color w:val="20202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202020"/>
          <w:spacing w:val="-4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20202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20202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202020"/>
          <w:spacing w:val="3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202020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color w:val="202020"/>
          <w:spacing w:val="2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202020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20202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202020"/>
          <w:spacing w:val="3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202020"/>
          <w:spacing w:val="-1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20202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20202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202020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20202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20202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202020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20202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20202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20202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20202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202020"/>
          <w:spacing w:val="3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202020"/>
          <w:spacing w:val="-4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202020"/>
          <w:sz w:val="24"/>
          <w:szCs w:val="24"/>
        </w:rPr>
        <w:t xml:space="preserve">e </w:t>
      </w:r>
      <w:r>
        <w:rPr>
          <w:rFonts w:ascii="Times New Roman" w:eastAsia="Times New Roman" w:hAnsi="Times New Roman" w:cs="Times New Roman"/>
          <w:color w:val="202020"/>
          <w:spacing w:val="-5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20202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202020"/>
          <w:spacing w:val="4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202020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20202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202020"/>
          <w:sz w:val="24"/>
          <w:szCs w:val="24"/>
        </w:rPr>
        <w:t>rd.</w:t>
      </w:r>
      <w:r>
        <w:rPr>
          <w:rFonts w:ascii="Times New Roman" w:eastAsia="Times New Roman" w:hAnsi="Times New Roman" w:cs="Times New Roman"/>
          <w:color w:val="202020"/>
          <w:spacing w:val="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202020"/>
          <w:spacing w:val="-1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20202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202020"/>
          <w:spacing w:val="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202020"/>
          <w:spacing w:val="-3"/>
          <w:sz w:val="24"/>
          <w:szCs w:val="24"/>
        </w:rPr>
        <w:t>z</w:t>
      </w:r>
      <w:r>
        <w:rPr>
          <w:rFonts w:ascii="Times New Roman" w:eastAsia="Times New Roman" w:hAnsi="Times New Roman" w:cs="Times New Roman"/>
          <w:color w:val="20202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202020"/>
          <w:sz w:val="24"/>
          <w:szCs w:val="24"/>
        </w:rPr>
        <w:t>do</w:t>
      </w:r>
      <w:r>
        <w:rPr>
          <w:rFonts w:ascii="Times New Roman" w:eastAsia="Times New Roman" w:hAnsi="Times New Roman" w:cs="Times New Roman"/>
          <w:color w:val="20202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20202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20202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20202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20202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20202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20202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202020"/>
          <w:sz w:val="24"/>
          <w:szCs w:val="24"/>
        </w:rPr>
        <w:t>ro de</w:t>
      </w:r>
      <w:r>
        <w:rPr>
          <w:rFonts w:ascii="Times New Roman" w:eastAsia="Times New Roman" w:hAnsi="Times New Roman" w:cs="Times New Roman"/>
          <w:color w:val="202020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202020"/>
          <w:sz w:val="24"/>
          <w:szCs w:val="24"/>
        </w:rPr>
        <w:t>2</w:t>
      </w:r>
      <w:r>
        <w:rPr>
          <w:rFonts w:ascii="Times New Roman" w:eastAsia="Times New Roman" w:hAnsi="Times New Roman" w:cs="Times New Roman"/>
          <w:color w:val="202020"/>
          <w:spacing w:val="5"/>
          <w:sz w:val="24"/>
          <w:szCs w:val="24"/>
        </w:rPr>
        <w:t>0</w:t>
      </w:r>
      <w:r>
        <w:rPr>
          <w:rFonts w:ascii="Times New Roman" w:eastAsia="Times New Roman" w:hAnsi="Times New Roman" w:cs="Times New Roman"/>
          <w:color w:val="202020"/>
          <w:sz w:val="24"/>
          <w:szCs w:val="24"/>
        </w:rPr>
        <w:t xml:space="preserve">13, </w:t>
      </w:r>
      <w:r>
        <w:rPr>
          <w:rFonts w:ascii="Times New Roman" w:eastAsia="Times New Roman" w:hAnsi="Times New Roman" w:cs="Times New Roman"/>
          <w:color w:val="202020"/>
          <w:spacing w:val="-5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20202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202020"/>
          <w:spacing w:val="4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202020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20202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202020"/>
          <w:sz w:val="24"/>
          <w:szCs w:val="24"/>
        </w:rPr>
        <w:t>rd</w:t>
      </w:r>
      <w:r>
        <w:rPr>
          <w:rFonts w:ascii="Times New Roman" w:eastAsia="Times New Roman" w:hAnsi="Times New Roman" w:cs="Times New Roman"/>
          <w:color w:val="20202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202020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202020"/>
          <w:sz w:val="24"/>
          <w:szCs w:val="24"/>
        </w:rPr>
        <w:t>ob</w:t>
      </w:r>
      <w:r>
        <w:rPr>
          <w:rFonts w:ascii="Times New Roman" w:eastAsia="Times New Roman" w:hAnsi="Times New Roman" w:cs="Times New Roman"/>
          <w:color w:val="202020"/>
          <w:spacing w:val="1"/>
          <w:sz w:val="24"/>
          <w:szCs w:val="24"/>
        </w:rPr>
        <w:t>il</w:t>
      </w:r>
      <w:r>
        <w:rPr>
          <w:rFonts w:ascii="Times New Roman" w:eastAsia="Times New Roman" w:hAnsi="Times New Roman" w:cs="Times New Roman"/>
          <w:color w:val="20202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202020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202020"/>
          <w:sz w:val="24"/>
          <w:szCs w:val="24"/>
        </w:rPr>
        <w:t xml:space="preserve">2.0 </w:t>
      </w:r>
      <w:r>
        <w:rPr>
          <w:rFonts w:ascii="Times New Roman" w:eastAsia="Times New Roman" w:hAnsi="Times New Roman" w:cs="Times New Roman"/>
          <w:color w:val="20202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202020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20202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202020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20202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202020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202020"/>
          <w:sz w:val="24"/>
          <w:szCs w:val="24"/>
        </w:rPr>
        <w:t>ú</w:t>
      </w:r>
      <w:r>
        <w:rPr>
          <w:rFonts w:ascii="Times New Roman" w:eastAsia="Times New Roman" w:hAnsi="Times New Roman" w:cs="Times New Roman"/>
          <w:color w:val="202020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202020"/>
          <w:spacing w:val="1"/>
          <w:sz w:val="24"/>
          <w:szCs w:val="24"/>
        </w:rPr>
        <w:t>ti</w:t>
      </w:r>
      <w:r>
        <w:rPr>
          <w:rFonts w:ascii="Times New Roman" w:eastAsia="Times New Roman" w:hAnsi="Times New Roman" w:cs="Times New Roman"/>
          <w:color w:val="202020"/>
          <w:spacing w:val="-3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20202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202020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202020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20202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20202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202020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20202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202020"/>
          <w:sz w:val="24"/>
          <w:szCs w:val="24"/>
        </w:rPr>
        <w:t>ón</w:t>
      </w:r>
      <w:r>
        <w:rPr>
          <w:rFonts w:ascii="Times New Roman" w:eastAsia="Times New Roman" w:hAnsi="Times New Roman" w:cs="Times New Roman"/>
          <w:color w:val="20202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202020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color w:val="202020"/>
          <w:spacing w:val="1"/>
          <w:sz w:val="24"/>
          <w:szCs w:val="24"/>
        </w:rPr>
        <w:t xml:space="preserve"> l</w:t>
      </w:r>
      <w:r>
        <w:rPr>
          <w:rFonts w:ascii="Times New Roman" w:eastAsia="Times New Roman" w:hAnsi="Times New Roman" w:cs="Times New Roman"/>
          <w:color w:val="202020"/>
          <w:sz w:val="24"/>
          <w:szCs w:val="24"/>
        </w:rPr>
        <w:t xml:space="preserve">a </w:t>
      </w:r>
      <w:r>
        <w:rPr>
          <w:rFonts w:ascii="Times New Roman" w:eastAsia="Times New Roman" w:hAnsi="Times New Roman" w:cs="Times New Roman"/>
          <w:color w:val="20202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20202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202020"/>
          <w:spacing w:val="1"/>
          <w:sz w:val="24"/>
          <w:szCs w:val="24"/>
        </w:rPr>
        <w:t>li</w:t>
      </w:r>
      <w:r>
        <w:rPr>
          <w:rFonts w:ascii="Times New Roman" w:eastAsia="Times New Roman" w:hAnsi="Times New Roman" w:cs="Times New Roman"/>
          <w:color w:val="202020"/>
          <w:spacing w:val="-3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202020"/>
          <w:spacing w:val="1"/>
          <w:sz w:val="24"/>
          <w:szCs w:val="24"/>
        </w:rPr>
        <w:t>aci</w:t>
      </w:r>
      <w:r>
        <w:rPr>
          <w:rFonts w:ascii="Times New Roman" w:eastAsia="Times New Roman" w:hAnsi="Times New Roman" w:cs="Times New Roman"/>
          <w:color w:val="202020"/>
          <w:sz w:val="24"/>
          <w:szCs w:val="24"/>
        </w:rPr>
        <w:t>ón</w:t>
      </w:r>
      <w:r>
        <w:rPr>
          <w:rFonts w:ascii="Times New Roman" w:eastAsia="Times New Roman" w:hAnsi="Times New Roman" w:cs="Times New Roman"/>
          <w:color w:val="202020"/>
          <w:spacing w:val="1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202020"/>
          <w:spacing w:val="-4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20202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202020"/>
          <w:spacing w:val="1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202020"/>
          <w:sz w:val="24"/>
          <w:szCs w:val="24"/>
        </w:rPr>
        <w:t>una</w:t>
      </w:r>
      <w:r>
        <w:rPr>
          <w:rFonts w:ascii="Times New Roman" w:eastAsia="Times New Roman" w:hAnsi="Times New Roman" w:cs="Times New Roman"/>
          <w:color w:val="202020"/>
          <w:spacing w:val="1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202020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20202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202020"/>
          <w:spacing w:val="-4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20202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20202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202020"/>
          <w:spacing w:val="1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202020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color w:val="202020"/>
          <w:spacing w:val="1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202020"/>
          <w:spacing w:val="1"/>
          <w:sz w:val="24"/>
          <w:szCs w:val="24"/>
        </w:rPr>
        <w:t>mej</w:t>
      </w:r>
      <w:r>
        <w:rPr>
          <w:rFonts w:ascii="Times New Roman" w:eastAsia="Times New Roman" w:hAnsi="Times New Roman" w:cs="Times New Roman"/>
          <w:color w:val="20202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202020"/>
          <w:spacing w:val="-4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20202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202020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202020"/>
          <w:spacing w:val="1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202020"/>
          <w:sz w:val="24"/>
          <w:szCs w:val="24"/>
        </w:rPr>
        <w:t>fun</w:t>
      </w:r>
      <w:r>
        <w:rPr>
          <w:rFonts w:ascii="Times New Roman" w:eastAsia="Times New Roman" w:hAnsi="Times New Roman" w:cs="Times New Roman"/>
          <w:color w:val="202020"/>
          <w:spacing w:val="1"/>
          <w:sz w:val="24"/>
          <w:szCs w:val="24"/>
        </w:rPr>
        <w:t>ci</w:t>
      </w:r>
      <w:r>
        <w:rPr>
          <w:rFonts w:ascii="Times New Roman" w:eastAsia="Times New Roman" w:hAnsi="Times New Roman" w:cs="Times New Roman"/>
          <w:color w:val="202020"/>
          <w:spacing w:val="-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20202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202020"/>
          <w:spacing w:val="1"/>
          <w:sz w:val="24"/>
          <w:szCs w:val="24"/>
        </w:rPr>
        <w:t>ale</w:t>
      </w:r>
      <w:r>
        <w:rPr>
          <w:rFonts w:ascii="Times New Roman" w:eastAsia="Times New Roman" w:hAnsi="Times New Roman" w:cs="Times New Roman"/>
          <w:color w:val="202020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20202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202020"/>
          <w:spacing w:val="1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202020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color w:val="202020"/>
          <w:spacing w:val="1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20202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20202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202020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20202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202020"/>
          <w:sz w:val="24"/>
          <w:szCs w:val="24"/>
        </w:rPr>
        <w:t>ño</w:t>
      </w:r>
      <w:r>
        <w:rPr>
          <w:rFonts w:ascii="Times New Roman" w:eastAsia="Times New Roman" w:hAnsi="Times New Roman" w:cs="Times New Roman"/>
          <w:color w:val="202020"/>
          <w:spacing w:val="1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202020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202020"/>
          <w:spacing w:val="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202020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color w:val="202020"/>
          <w:spacing w:val="1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202020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202020"/>
          <w:sz w:val="24"/>
          <w:szCs w:val="24"/>
        </w:rPr>
        <w:t>on</w:t>
      </w:r>
      <w:r>
        <w:rPr>
          <w:rFonts w:ascii="Times New Roman" w:eastAsia="Times New Roman" w:hAnsi="Times New Roman" w:cs="Times New Roman"/>
          <w:color w:val="202020"/>
          <w:spacing w:val="1"/>
          <w:sz w:val="24"/>
          <w:szCs w:val="24"/>
        </w:rPr>
        <w:t>te</w:t>
      </w:r>
      <w:r>
        <w:rPr>
          <w:rFonts w:ascii="Times New Roman" w:eastAsia="Times New Roman" w:hAnsi="Times New Roman" w:cs="Times New Roman"/>
          <w:color w:val="20202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20202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202020"/>
          <w:sz w:val="24"/>
          <w:szCs w:val="24"/>
        </w:rPr>
        <w:t>do.</w:t>
      </w:r>
      <w:r>
        <w:rPr>
          <w:rFonts w:ascii="Times New Roman" w:eastAsia="Times New Roman" w:hAnsi="Times New Roman" w:cs="Times New Roman"/>
          <w:color w:val="202020"/>
          <w:spacing w:val="1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202020"/>
          <w:spacing w:val="-5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20202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20202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202020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20202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202020"/>
          <w:sz w:val="24"/>
          <w:szCs w:val="24"/>
        </w:rPr>
        <w:t>rd</w:t>
      </w:r>
      <w:r>
        <w:rPr>
          <w:rFonts w:ascii="Times New Roman" w:eastAsia="Times New Roman" w:hAnsi="Times New Roman" w:cs="Times New Roman"/>
          <w:color w:val="202020"/>
          <w:spacing w:val="1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202020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202020"/>
          <w:sz w:val="24"/>
          <w:szCs w:val="24"/>
        </w:rPr>
        <w:t>ob</w:t>
      </w:r>
      <w:r>
        <w:rPr>
          <w:rFonts w:ascii="Times New Roman" w:eastAsia="Times New Roman" w:hAnsi="Times New Roman" w:cs="Times New Roman"/>
          <w:color w:val="202020"/>
          <w:spacing w:val="1"/>
          <w:sz w:val="24"/>
          <w:szCs w:val="24"/>
        </w:rPr>
        <w:t>il</w:t>
      </w:r>
      <w:r>
        <w:rPr>
          <w:rFonts w:ascii="Times New Roman" w:eastAsia="Times New Roman" w:hAnsi="Times New Roman" w:cs="Times New Roman"/>
          <w:color w:val="202020"/>
          <w:sz w:val="24"/>
          <w:szCs w:val="24"/>
        </w:rPr>
        <w:t>e</w:t>
      </w:r>
    </w:p>
    <w:p w14:paraId="4E7234F9" w14:textId="77777777" w:rsidR="00BE5A93" w:rsidRDefault="00F700C7">
      <w:pPr>
        <w:spacing w:before="10" w:after="0"/>
        <w:ind w:left="117" w:right="85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202020"/>
          <w:sz w:val="24"/>
          <w:szCs w:val="24"/>
        </w:rPr>
        <w:t>2.0</w:t>
      </w:r>
      <w:r>
        <w:rPr>
          <w:rFonts w:ascii="Times New Roman" w:eastAsia="Times New Roman" w:hAnsi="Times New Roman" w:cs="Times New Roman"/>
          <w:color w:val="202020"/>
          <w:spacing w:val="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20202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202020"/>
          <w:sz w:val="24"/>
          <w:szCs w:val="24"/>
        </w:rPr>
        <w:t>hora</w:t>
      </w:r>
      <w:r>
        <w:rPr>
          <w:rFonts w:ascii="Times New Roman" w:eastAsia="Times New Roman" w:hAnsi="Times New Roman" w:cs="Times New Roman"/>
          <w:color w:val="202020"/>
          <w:spacing w:val="1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202020"/>
          <w:spacing w:val="1"/>
          <w:sz w:val="24"/>
          <w:szCs w:val="24"/>
        </w:rPr>
        <w:t>tie</w:t>
      </w:r>
      <w:r>
        <w:rPr>
          <w:rFonts w:ascii="Times New Roman" w:eastAsia="Times New Roman" w:hAnsi="Times New Roman" w:cs="Times New Roman"/>
          <w:color w:val="202020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20202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202020"/>
          <w:spacing w:val="1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20202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20202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202020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202020"/>
          <w:spacing w:val="1"/>
          <w:sz w:val="24"/>
          <w:szCs w:val="24"/>
        </w:rPr>
        <w:t>ic</w:t>
      </w:r>
      <w:r>
        <w:rPr>
          <w:rFonts w:ascii="Times New Roman" w:eastAsia="Times New Roman" w:hAnsi="Times New Roman" w:cs="Times New Roman"/>
          <w:color w:val="202020"/>
          <w:spacing w:val="-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202020"/>
          <w:spacing w:val="1"/>
          <w:sz w:val="24"/>
          <w:szCs w:val="24"/>
        </w:rPr>
        <w:t>ci</w:t>
      </w:r>
      <w:r>
        <w:rPr>
          <w:rFonts w:ascii="Times New Roman" w:eastAsia="Times New Roman" w:hAnsi="Times New Roman" w:cs="Times New Roman"/>
          <w:color w:val="202020"/>
          <w:sz w:val="24"/>
          <w:szCs w:val="24"/>
        </w:rPr>
        <w:t>on</w:t>
      </w:r>
      <w:r>
        <w:rPr>
          <w:rFonts w:ascii="Times New Roman" w:eastAsia="Times New Roman" w:hAnsi="Times New Roman" w:cs="Times New Roman"/>
          <w:color w:val="20202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202020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202020"/>
          <w:spacing w:val="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20202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20202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202020"/>
          <w:spacing w:val="-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20202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202020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20202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202020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202020"/>
          <w:spacing w:val="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20202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20202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202020"/>
          <w:sz w:val="24"/>
          <w:szCs w:val="24"/>
        </w:rPr>
        <w:t>ra</w:t>
      </w:r>
      <w:r>
        <w:rPr>
          <w:rFonts w:ascii="Times New Roman" w:eastAsia="Times New Roman" w:hAnsi="Times New Roman" w:cs="Times New Roman"/>
          <w:color w:val="202020"/>
          <w:spacing w:val="1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202020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20202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202020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202020"/>
          <w:spacing w:val="1"/>
          <w:sz w:val="24"/>
          <w:szCs w:val="24"/>
        </w:rPr>
        <w:t>tema</w:t>
      </w:r>
      <w:r>
        <w:rPr>
          <w:rFonts w:ascii="Times New Roman" w:eastAsia="Times New Roman" w:hAnsi="Times New Roman" w:cs="Times New Roman"/>
          <w:color w:val="202020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202020"/>
          <w:spacing w:val="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202020"/>
          <w:sz w:val="24"/>
          <w:szCs w:val="24"/>
        </w:rPr>
        <w:t>op</w:t>
      </w:r>
      <w:r>
        <w:rPr>
          <w:rFonts w:ascii="Times New Roman" w:eastAsia="Times New Roman" w:hAnsi="Times New Roman" w:cs="Times New Roman"/>
          <w:color w:val="20202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20202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202020"/>
          <w:spacing w:val="-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202020"/>
          <w:spacing w:val="1"/>
          <w:sz w:val="24"/>
          <w:szCs w:val="24"/>
        </w:rPr>
        <w:t>ti</w:t>
      </w:r>
      <w:r>
        <w:rPr>
          <w:rFonts w:ascii="Times New Roman" w:eastAsia="Times New Roman" w:hAnsi="Times New Roman" w:cs="Times New Roman"/>
          <w:color w:val="202020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202020"/>
          <w:sz w:val="24"/>
          <w:szCs w:val="24"/>
        </w:rPr>
        <w:t>os</w:t>
      </w:r>
      <w:r>
        <w:rPr>
          <w:rFonts w:ascii="Times New Roman" w:eastAsia="Times New Roman" w:hAnsi="Times New Roman" w:cs="Times New Roman"/>
          <w:color w:val="202020"/>
          <w:spacing w:val="1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202020"/>
          <w:spacing w:val="-5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202020"/>
          <w:sz w:val="24"/>
          <w:szCs w:val="24"/>
        </w:rPr>
        <w:t>ndro</w:t>
      </w:r>
      <w:r>
        <w:rPr>
          <w:rFonts w:ascii="Times New Roman" w:eastAsia="Times New Roman" w:hAnsi="Times New Roman" w:cs="Times New Roman"/>
          <w:color w:val="20202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20202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202020"/>
          <w:spacing w:val="1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202020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color w:val="202020"/>
          <w:spacing w:val="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20202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202020"/>
          <w:spacing w:val="-1"/>
          <w:sz w:val="24"/>
          <w:szCs w:val="24"/>
        </w:rPr>
        <w:t>OS</w:t>
      </w:r>
      <w:r>
        <w:rPr>
          <w:rFonts w:ascii="Times New Roman" w:eastAsia="Times New Roman" w:hAnsi="Times New Roman" w:cs="Times New Roman"/>
          <w:color w:val="20202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202020"/>
          <w:spacing w:val="1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20202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202020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202020"/>
          <w:sz w:val="24"/>
          <w:szCs w:val="24"/>
        </w:rPr>
        <w:t>í</w:t>
      </w:r>
      <w:r>
        <w:rPr>
          <w:rFonts w:ascii="Times New Roman" w:eastAsia="Times New Roman" w:hAnsi="Times New Roman" w:cs="Times New Roman"/>
          <w:color w:val="202020"/>
          <w:spacing w:val="1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202020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20202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202020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20202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202020"/>
          <w:spacing w:val="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202020"/>
          <w:sz w:val="24"/>
          <w:szCs w:val="24"/>
        </w:rPr>
        <w:t xml:space="preserve">una </w:t>
      </w:r>
      <w:r>
        <w:rPr>
          <w:rFonts w:ascii="Times New Roman" w:eastAsia="Times New Roman" w:hAnsi="Times New Roman" w:cs="Times New Roman"/>
          <w:color w:val="20202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20202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202020"/>
          <w:spacing w:val="1"/>
          <w:sz w:val="24"/>
          <w:szCs w:val="24"/>
        </w:rPr>
        <w:t>li</w:t>
      </w:r>
      <w:r>
        <w:rPr>
          <w:rFonts w:ascii="Times New Roman" w:eastAsia="Times New Roman" w:hAnsi="Times New Roman" w:cs="Times New Roman"/>
          <w:color w:val="202020"/>
          <w:spacing w:val="-3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202020"/>
          <w:spacing w:val="1"/>
          <w:sz w:val="24"/>
          <w:szCs w:val="24"/>
        </w:rPr>
        <w:t>aci</w:t>
      </w:r>
      <w:r>
        <w:rPr>
          <w:rFonts w:ascii="Times New Roman" w:eastAsia="Times New Roman" w:hAnsi="Times New Roman" w:cs="Times New Roman"/>
          <w:color w:val="202020"/>
          <w:sz w:val="24"/>
          <w:szCs w:val="24"/>
        </w:rPr>
        <w:t>ón</w:t>
      </w:r>
      <w:r>
        <w:rPr>
          <w:rFonts w:ascii="Times New Roman" w:eastAsia="Times New Roman" w:hAnsi="Times New Roman" w:cs="Times New Roman"/>
          <w:color w:val="202020"/>
          <w:spacing w:val="4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202020"/>
          <w:spacing w:val="-1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20202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202020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202020"/>
          <w:spacing w:val="4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202020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202020"/>
          <w:sz w:val="24"/>
          <w:szCs w:val="24"/>
        </w:rPr>
        <w:t>ó</w:t>
      </w:r>
      <w:r>
        <w:rPr>
          <w:rFonts w:ascii="Times New Roman" w:eastAsia="Times New Roman" w:hAnsi="Times New Roman" w:cs="Times New Roman"/>
          <w:color w:val="202020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20202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20202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202020"/>
          <w:spacing w:val="4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20202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202020"/>
          <w:spacing w:val="-3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202020"/>
          <w:spacing w:val="1"/>
          <w:sz w:val="24"/>
          <w:szCs w:val="24"/>
        </w:rPr>
        <w:t>ce</w:t>
      </w:r>
      <w:r>
        <w:rPr>
          <w:rFonts w:ascii="Times New Roman" w:eastAsia="Times New Roman" w:hAnsi="Times New Roman" w:cs="Times New Roman"/>
          <w:color w:val="202020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202020"/>
          <w:spacing w:val="7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202020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202020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20202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202020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202020"/>
          <w:spacing w:val="4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20202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202020"/>
          <w:spacing w:val="4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202020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20202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202020"/>
          <w:spacing w:val="1"/>
          <w:sz w:val="24"/>
          <w:szCs w:val="24"/>
        </w:rPr>
        <w:t>al</w:t>
      </w:r>
      <w:r>
        <w:rPr>
          <w:rFonts w:ascii="Times New Roman" w:eastAsia="Times New Roman" w:hAnsi="Times New Roman" w:cs="Times New Roman"/>
          <w:color w:val="202020"/>
          <w:spacing w:val="-4"/>
          <w:sz w:val="24"/>
          <w:szCs w:val="24"/>
        </w:rPr>
        <w:t>q</w:t>
      </w:r>
      <w:r>
        <w:rPr>
          <w:rFonts w:ascii="Times New Roman" w:eastAsia="Times New Roman" w:hAnsi="Times New Roman" w:cs="Times New Roman"/>
          <w:color w:val="202020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color w:val="202020"/>
          <w:spacing w:val="1"/>
          <w:sz w:val="24"/>
          <w:szCs w:val="24"/>
        </w:rPr>
        <w:t>ie</w:t>
      </w:r>
      <w:r>
        <w:rPr>
          <w:rFonts w:ascii="Times New Roman" w:eastAsia="Times New Roman" w:hAnsi="Times New Roman" w:cs="Times New Roman"/>
          <w:color w:val="20202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202020"/>
          <w:spacing w:val="4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202020"/>
          <w:spacing w:val="-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202020"/>
          <w:spacing w:val="1"/>
          <w:sz w:val="24"/>
          <w:szCs w:val="24"/>
        </w:rPr>
        <w:t>elé</w:t>
      </w:r>
      <w:r>
        <w:rPr>
          <w:rFonts w:ascii="Times New Roman" w:eastAsia="Times New Roman" w:hAnsi="Times New Roman" w:cs="Times New Roman"/>
          <w:color w:val="202020"/>
          <w:sz w:val="24"/>
          <w:szCs w:val="24"/>
        </w:rPr>
        <w:t>fono</w:t>
      </w:r>
      <w:r>
        <w:rPr>
          <w:rFonts w:ascii="Times New Roman" w:eastAsia="Times New Roman" w:hAnsi="Times New Roman" w:cs="Times New Roman"/>
          <w:color w:val="202020"/>
          <w:spacing w:val="4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20202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20202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202020"/>
          <w:spacing w:val="-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202020"/>
          <w:spacing w:val="1"/>
          <w:sz w:val="24"/>
          <w:szCs w:val="24"/>
        </w:rPr>
        <w:t>eli</w:t>
      </w:r>
      <w:r>
        <w:rPr>
          <w:rFonts w:ascii="Times New Roman" w:eastAsia="Times New Roman" w:hAnsi="Times New Roman" w:cs="Times New Roman"/>
          <w:color w:val="202020"/>
          <w:spacing w:val="-4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color w:val="20202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20202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20202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20202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202020"/>
          <w:spacing w:val="4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202020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20202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202020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202020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202020"/>
          <w:spacing w:val="1"/>
          <w:sz w:val="24"/>
          <w:szCs w:val="24"/>
        </w:rPr>
        <w:t>li</w:t>
      </w:r>
      <w:r>
        <w:rPr>
          <w:rFonts w:ascii="Times New Roman" w:eastAsia="Times New Roman" w:hAnsi="Times New Roman" w:cs="Times New Roman"/>
          <w:color w:val="202020"/>
          <w:spacing w:val="-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20202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202020"/>
          <w:sz w:val="24"/>
          <w:szCs w:val="24"/>
        </w:rPr>
        <w:t>do</w:t>
      </w:r>
      <w:r>
        <w:rPr>
          <w:rFonts w:ascii="Times New Roman" w:eastAsia="Times New Roman" w:hAnsi="Times New Roman" w:cs="Times New Roman"/>
          <w:color w:val="202020"/>
          <w:spacing w:val="4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202020"/>
          <w:spacing w:val="-4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20202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202020"/>
          <w:sz w:val="24"/>
          <w:szCs w:val="24"/>
        </w:rPr>
        <w:t>ra</w:t>
      </w:r>
      <w:r>
        <w:rPr>
          <w:rFonts w:ascii="Times New Roman" w:eastAsia="Times New Roman" w:hAnsi="Times New Roman" w:cs="Times New Roman"/>
          <w:color w:val="202020"/>
          <w:spacing w:val="4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202020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202020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202020"/>
          <w:spacing w:val="4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202020"/>
          <w:spacing w:val="-1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color w:val="202020"/>
          <w:spacing w:val="-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202020"/>
          <w:sz w:val="24"/>
          <w:szCs w:val="24"/>
        </w:rPr>
        <w:t>b</w:t>
      </w:r>
    </w:p>
    <w:p w14:paraId="0E67035C" w14:textId="77777777" w:rsidR="00BE5A93" w:rsidRDefault="00F700C7">
      <w:pPr>
        <w:spacing w:before="10" w:after="0" w:line="271" w:lineRule="exact"/>
        <w:ind w:left="117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202020"/>
          <w:position w:val="-1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color w:val="202020"/>
          <w:spacing w:val="-5"/>
          <w:position w:val="-1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color w:val="202020"/>
          <w:spacing w:val="1"/>
          <w:position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202020"/>
          <w:spacing w:val="4"/>
          <w:position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202020"/>
          <w:spacing w:val="-4"/>
          <w:position w:val="-1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202020"/>
          <w:spacing w:val="1"/>
          <w:position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202020"/>
          <w:position w:val="-1"/>
          <w:sz w:val="24"/>
          <w:szCs w:val="24"/>
        </w:rPr>
        <w:t xml:space="preserve">rd </w:t>
      </w:r>
      <w:r>
        <w:rPr>
          <w:rFonts w:ascii="Times New Roman" w:eastAsia="Times New Roman" w:hAnsi="Times New Roman" w:cs="Times New Roman"/>
          <w:color w:val="202020"/>
          <w:spacing w:val="-1"/>
          <w:position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202020"/>
          <w:position w:val="-1"/>
          <w:sz w:val="24"/>
          <w:szCs w:val="24"/>
        </w:rPr>
        <w:t>ob</w:t>
      </w:r>
      <w:r>
        <w:rPr>
          <w:rFonts w:ascii="Times New Roman" w:eastAsia="Times New Roman" w:hAnsi="Times New Roman" w:cs="Times New Roman"/>
          <w:color w:val="202020"/>
          <w:spacing w:val="1"/>
          <w:position w:val="-1"/>
          <w:sz w:val="24"/>
          <w:szCs w:val="24"/>
        </w:rPr>
        <w:t>il</w:t>
      </w:r>
      <w:r>
        <w:rPr>
          <w:rFonts w:ascii="Times New Roman" w:eastAsia="Times New Roman" w:hAnsi="Times New Roman" w:cs="Times New Roman"/>
          <w:color w:val="202020"/>
          <w:position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202020"/>
          <w:spacing w:val="1"/>
          <w:position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202020"/>
          <w:spacing w:val="-5"/>
          <w:position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202020"/>
          <w:position w:val="-1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202020"/>
          <w:spacing w:val="4"/>
          <w:position w:val="-1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202020"/>
          <w:spacing w:val="-1"/>
          <w:position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202020"/>
          <w:position w:val="-1"/>
          <w:sz w:val="24"/>
          <w:szCs w:val="24"/>
        </w:rPr>
        <w:t xml:space="preserve">, </w:t>
      </w:r>
      <w:commentRangeStart w:id="203"/>
      <w:r>
        <w:rPr>
          <w:rFonts w:ascii="Times New Roman" w:eastAsia="Times New Roman" w:hAnsi="Times New Roman" w:cs="Times New Roman"/>
          <w:color w:val="202020"/>
          <w:position w:val="-1"/>
          <w:sz w:val="24"/>
          <w:szCs w:val="24"/>
        </w:rPr>
        <w:t>201</w:t>
      </w:r>
      <w:r>
        <w:rPr>
          <w:rFonts w:ascii="Times New Roman" w:eastAsia="Times New Roman" w:hAnsi="Times New Roman" w:cs="Times New Roman"/>
          <w:color w:val="202020"/>
          <w:spacing w:val="3"/>
          <w:position w:val="-1"/>
          <w:sz w:val="24"/>
          <w:szCs w:val="24"/>
        </w:rPr>
        <w:t>6</w:t>
      </w:r>
      <w:commentRangeEnd w:id="203"/>
      <w:r>
        <w:rPr>
          <w:rStyle w:val="CommentReference"/>
        </w:rPr>
        <w:commentReference w:id="203"/>
      </w:r>
      <w:r>
        <w:rPr>
          <w:rFonts w:ascii="Times New Roman" w:eastAsia="Times New Roman" w:hAnsi="Times New Roman" w:cs="Times New Roman"/>
          <w:color w:val="202020"/>
          <w:position w:val="-1"/>
          <w:sz w:val="24"/>
          <w:szCs w:val="24"/>
        </w:rPr>
        <w:t>).</w:t>
      </w:r>
    </w:p>
    <w:p w14:paraId="20F89E2A" w14:textId="77777777" w:rsidR="00BE5A93" w:rsidRDefault="00BE5A93">
      <w:pPr>
        <w:spacing w:before="9" w:after="0" w:line="130" w:lineRule="exact"/>
        <w:rPr>
          <w:sz w:val="13"/>
          <w:szCs w:val="13"/>
        </w:rPr>
      </w:pPr>
    </w:p>
    <w:p w14:paraId="7CD87E81" w14:textId="77777777" w:rsidR="00BE5A93" w:rsidRDefault="00BE5A93">
      <w:pPr>
        <w:spacing w:after="0" w:line="200" w:lineRule="exact"/>
        <w:rPr>
          <w:sz w:val="20"/>
          <w:szCs w:val="20"/>
        </w:rPr>
      </w:pPr>
    </w:p>
    <w:p w14:paraId="187A257C" w14:textId="77777777" w:rsidR="00BE5A93" w:rsidRDefault="00BE5A93">
      <w:pPr>
        <w:spacing w:after="0" w:line="200" w:lineRule="exact"/>
        <w:rPr>
          <w:sz w:val="20"/>
          <w:szCs w:val="20"/>
        </w:rPr>
      </w:pPr>
    </w:p>
    <w:p w14:paraId="20FCBB06" w14:textId="77777777" w:rsidR="00BE5A93" w:rsidRDefault="00BE5A93">
      <w:pPr>
        <w:spacing w:after="0" w:line="200" w:lineRule="exact"/>
        <w:rPr>
          <w:sz w:val="20"/>
          <w:szCs w:val="20"/>
        </w:rPr>
      </w:pPr>
    </w:p>
    <w:p w14:paraId="1A9F98C5" w14:textId="77777777" w:rsidR="00BE5A93" w:rsidRDefault="00BE5A93">
      <w:pPr>
        <w:spacing w:after="0" w:line="200" w:lineRule="exact"/>
        <w:rPr>
          <w:sz w:val="20"/>
          <w:szCs w:val="20"/>
        </w:rPr>
      </w:pPr>
    </w:p>
    <w:p w14:paraId="77B46AE5" w14:textId="77777777" w:rsidR="00BE5A93" w:rsidRDefault="00BE5A93">
      <w:pPr>
        <w:spacing w:after="0" w:line="200" w:lineRule="exact"/>
        <w:rPr>
          <w:sz w:val="20"/>
          <w:szCs w:val="20"/>
        </w:rPr>
      </w:pPr>
    </w:p>
    <w:p w14:paraId="5F75CF45" w14:textId="77777777" w:rsidR="00BE5A93" w:rsidRDefault="00645533">
      <w:pPr>
        <w:spacing w:after="0" w:line="240" w:lineRule="auto"/>
        <w:ind w:left="500" w:right="-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18D43004" wp14:editId="1F42C28D">
            <wp:extent cx="5876290" cy="3084830"/>
            <wp:effectExtent l="0" t="0" r="0" b="1270"/>
            <wp:docPr id="41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6290" cy="3084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9D827A" w14:textId="77777777" w:rsidR="00BE5A93" w:rsidRDefault="00F700C7">
      <w:pPr>
        <w:spacing w:before="90" w:after="0" w:line="240" w:lineRule="auto"/>
        <w:ind w:left="533" w:right="-20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i/>
          <w:spacing w:val="-1"/>
        </w:rPr>
        <w:t>F</w:t>
      </w:r>
      <w:r>
        <w:rPr>
          <w:rFonts w:ascii="Calibri" w:eastAsia="Calibri" w:hAnsi="Calibri" w:cs="Calibri"/>
          <w:i/>
          <w:spacing w:val="1"/>
        </w:rPr>
        <w:t>i</w:t>
      </w:r>
      <w:r>
        <w:rPr>
          <w:rFonts w:ascii="Calibri" w:eastAsia="Calibri" w:hAnsi="Calibri" w:cs="Calibri"/>
          <w:i/>
          <w:spacing w:val="-1"/>
        </w:rPr>
        <w:t>gu</w:t>
      </w:r>
      <w:r>
        <w:rPr>
          <w:rFonts w:ascii="Calibri" w:eastAsia="Calibri" w:hAnsi="Calibri" w:cs="Calibri"/>
          <w:i/>
        </w:rPr>
        <w:t>ra</w:t>
      </w:r>
      <w:r>
        <w:rPr>
          <w:rFonts w:ascii="Calibri" w:eastAsia="Calibri" w:hAnsi="Calibri" w:cs="Calibri"/>
          <w:i/>
          <w:spacing w:val="-4"/>
        </w:rPr>
        <w:t xml:space="preserve"> </w:t>
      </w:r>
      <w:r>
        <w:rPr>
          <w:rFonts w:ascii="Calibri" w:eastAsia="Calibri" w:hAnsi="Calibri" w:cs="Calibri"/>
          <w:i/>
        </w:rPr>
        <w:t>4.</w:t>
      </w:r>
      <w:r>
        <w:rPr>
          <w:rFonts w:ascii="Calibri" w:eastAsia="Calibri" w:hAnsi="Calibri" w:cs="Calibri"/>
          <w:i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V</w:t>
      </w:r>
      <w:r>
        <w:rPr>
          <w:rFonts w:ascii="Calibri" w:eastAsia="Calibri" w:hAnsi="Calibri" w:cs="Calibri"/>
          <w:spacing w:val="1"/>
        </w:rPr>
        <w:t>i</w:t>
      </w:r>
      <w:r>
        <w:rPr>
          <w:rFonts w:ascii="Calibri" w:eastAsia="Calibri" w:hAnsi="Calibri" w:cs="Calibri"/>
          <w:spacing w:val="2"/>
        </w:rPr>
        <w:t>s</w:t>
      </w:r>
      <w:r>
        <w:rPr>
          <w:rFonts w:ascii="Calibri" w:eastAsia="Calibri" w:hAnsi="Calibri" w:cs="Calibri"/>
          <w:spacing w:val="-2"/>
        </w:rPr>
        <w:t>t</w:t>
      </w:r>
      <w:r>
        <w:rPr>
          <w:rFonts w:ascii="Calibri" w:eastAsia="Calibri" w:hAnsi="Calibri" w:cs="Calibri"/>
        </w:rPr>
        <w:t>a mó</w:t>
      </w:r>
      <w:r>
        <w:rPr>
          <w:rFonts w:ascii="Calibri" w:eastAsia="Calibri" w:hAnsi="Calibri" w:cs="Calibri"/>
          <w:spacing w:val="1"/>
        </w:rPr>
        <w:t>vil</w:t>
      </w:r>
      <w:r>
        <w:rPr>
          <w:rFonts w:ascii="Calibri" w:eastAsia="Calibri" w:hAnsi="Calibri" w:cs="Calibri"/>
          <w:spacing w:val="-1"/>
        </w:rPr>
        <w:t>e</w:t>
      </w:r>
      <w:r>
        <w:rPr>
          <w:rFonts w:ascii="Calibri" w:eastAsia="Calibri" w:hAnsi="Calibri" w:cs="Calibri"/>
        </w:rPr>
        <w:t>s</w:t>
      </w:r>
      <w:r>
        <w:rPr>
          <w:rFonts w:ascii="Calibri" w:eastAsia="Calibri" w:hAnsi="Calibri" w:cs="Calibri"/>
          <w:spacing w:val="-5"/>
        </w:rPr>
        <w:t xml:space="preserve"> </w:t>
      </w:r>
      <w:r>
        <w:rPr>
          <w:rFonts w:ascii="Calibri" w:eastAsia="Calibri" w:hAnsi="Calibri" w:cs="Calibri"/>
          <w:spacing w:val="-1"/>
        </w:rPr>
        <w:t>U</w:t>
      </w:r>
      <w:r>
        <w:rPr>
          <w:rFonts w:ascii="Calibri" w:eastAsia="Calibri" w:hAnsi="Calibri" w:cs="Calibri"/>
        </w:rPr>
        <w:t>n</w:t>
      </w:r>
      <w:r>
        <w:rPr>
          <w:rFonts w:ascii="Calibri" w:eastAsia="Calibri" w:hAnsi="Calibri" w:cs="Calibri"/>
          <w:spacing w:val="2"/>
        </w:rPr>
        <w:t>i</w:t>
      </w:r>
      <w:r>
        <w:rPr>
          <w:rFonts w:ascii="Calibri" w:eastAsia="Calibri" w:hAnsi="Calibri" w:cs="Calibri"/>
        </w:rPr>
        <w:t>v</w:t>
      </w:r>
      <w:r>
        <w:rPr>
          <w:rFonts w:ascii="Calibri" w:eastAsia="Calibri" w:hAnsi="Calibri" w:cs="Calibri"/>
          <w:spacing w:val="-1"/>
        </w:rPr>
        <w:t>er</w:t>
      </w:r>
      <w:r>
        <w:rPr>
          <w:rFonts w:ascii="Calibri" w:eastAsia="Calibri" w:hAnsi="Calibri" w:cs="Calibri"/>
          <w:spacing w:val="2"/>
        </w:rPr>
        <w:t>s</w:t>
      </w:r>
      <w:r>
        <w:rPr>
          <w:rFonts w:ascii="Calibri" w:eastAsia="Calibri" w:hAnsi="Calibri" w:cs="Calibri"/>
          <w:spacing w:val="1"/>
        </w:rPr>
        <w:t>i</w:t>
      </w:r>
      <w:r>
        <w:rPr>
          <w:rFonts w:ascii="Calibri" w:eastAsia="Calibri" w:hAnsi="Calibri" w:cs="Calibri"/>
        </w:rPr>
        <w:t>d</w:t>
      </w:r>
      <w:r>
        <w:rPr>
          <w:rFonts w:ascii="Calibri" w:eastAsia="Calibri" w:hAnsi="Calibri" w:cs="Calibri"/>
          <w:spacing w:val="-1"/>
        </w:rPr>
        <w:t>a</w:t>
      </w:r>
      <w:r>
        <w:rPr>
          <w:rFonts w:ascii="Calibri" w:eastAsia="Calibri" w:hAnsi="Calibri" w:cs="Calibri"/>
        </w:rPr>
        <w:t>d</w:t>
      </w:r>
      <w:r>
        <w:rPr>
          <w:rFonts w:ascii="Calibri" w:eastAsia="Calibri" w:hAnsi="Calibri" w:cs="Calibri"/>
          <w:spacing w:val="-5"/>
        </w:rPr>
        <w:t xml:space="preserve"> </w:t>
      </w:r>
      <w:r>
        <w:rPr>
          <w:rFonts w:ascii="Calibri" w:eastAsia="Calibri" w:hAnsi="Calibri" w:cs="Calibri"/>
        </w:rPr>
        <w:t>de</w:t>
      </w:r>
      <w:r>
        <w:rPr>
          <w:rFonts w:ascii="Calibri" w:eastAsia="Calibri" w:hAnsi="Calibri" w:cs="Calibri"/>
          <w:spacing w:val="-5"/>
        </w:rPr>
        <w:t xml:space="preserve"> </w:t>
      </w:r>
      <w:r>
        <w:rPr>
          <w:rFonts w:ascii="Calibri" w:eastAsia="Calibri" w:hAnsi="Calibri" w:cs="Calibri"/>
          <w:spacing w:val="-1"/>
        </w:rPr>
        <w:t>Har</w:t>
      </w:r>
      <w:r>
        <w:rPr>
          <w:rFonts w:ascii="Calibri" w:eastAsia="Calibri" w:hAnsi="Calibri" w:cs="Calibri"/>
          <w:spacing w:val="4"/>
        </w:rPr>
        <w:t>v</w:t>
      </w:r>
      <w:r>
        <w:rPr>
          <w:rFonts w:ascii="Calibri" w:eastAsia="Calibri" w:hAnsi="Calibri" w:cs="Calibri"/>
          <w:spacing w:val="-1"/>
        </w:rPr>
        <w:t>a</w:t>
      </w:r>
      <w:r>
        <w:rPr>
          <w:rFonts w:ascii="Calibri" w:eastAsia="Calibri" w:hAnsi="Calibri" w:cs="Calibri"/>
          <w:spacing w:val="3"/>
        </w:rPr>
        <w:t>r</w:t>
      </w:r>
      <w:r>
        <w:rPr>
          <w:rFonts w:ascii="Calibri" w:eastAsia="Calibri" w:hAnsi="Calibri" w:cs="Calibri"/>
        </w:rPr>
        <w:t>d</w:t>
      </w:r>
    </w:p>
    <w:p w14:paraId="46A35830" w14:textId="77777777" w:rsidR="00BE5A93" w:rsidRDefault="00BE5A93">
      <w:pPr>
        <w:spacing w:after="0"/>
        <w:sectPr w:rsidR="00BE5A93">
          <w:headerReference w:type="default" r:id="rId24"/>
          <w:pgSz w:w="12240" w:h="15840"/>
          <w:pgMar w:top="1700" w:right="1080" w:bottom="280" w:left="1300" w:header="1483" w:footer="0" w:gutter="0"/>
          <w:pgNumType w:start="14"/>
          <w:cols w:space="720"/>
        </w:sectPr>
      </w:pPr>
    </w:p>
    <w:p w14:paraId="037B096D" w14:textId="77777777" w:rsidR="00BE5A93" w:rsidRDefault="00BE5A93">
      <w:pPr>
        <w:spacing w:before="2" w:after="0" w:line="110" w:lineRule="exact"/>
        <w:rPr>
          <w:sz w:val="11"/>
          <w:szCs w:val="11"/>
        </w:rPr>
      </w:pPr>
    </w:p>
    <w:p w14:paraId="222541DD" w14:textId="77777777" w:rsidR="00BE5A93" w:rsidRDefault="00BE5A93">
      <w:pPr>
        <w:spacing w:after="0" w:line="200" w:lineRule="exact"/>
        <w:rPr>
          <w:sz w:val="20"/>
          <w:szCs w:val="20"/>
        </w:rPr>
      </w:pPr>
    </w:p>
    <w:p w14:paraId="0A5C75A8" w14:textId="77777777" w:rsidR="00BE5A93" w:rsidRDefault="00BE5A93">
      <w:pPr>
        <w:spacing w:after="0" w:line="200" w:lineRule="exact"/>
        <w:rPr>
          <w:sz w:val="20"/>
          <w:szCs w:val="20"/>
        </w:rPr>
      </w:pPr>
    </w:p>
    <w:p w14:paraId="181A749E" w14:textId="77777777" w:rsidR="00BE5A93" w:rsidRDefault="00BE5A93">
      <w:pPr>
        <w:spacing w:after="0" w:line="200" w:lineRule="exact"/>
        <w:rPr>
          <w:sz w:val="20"/>
          <w:szCs w:val="20"/>
        </w:rPr>
      </w:pPr>
    </w:p>
    <w:p w14:paraId="49F888EC" w14:textId="77777777" w:rsidR="00BE5A93" w:rsidRDefault="00BE5A93">
      <w:pPr>
        <w:spacing w:after="0" w:line="200" w:lineRule="exact"/>
        <w:rPr>
          <w:sz w:val="20"/>
          <w:szCs w:val="20"/>
        </w:rPr>
      </w:pPr>
    </w:p>
    <w:p w14:paraId="5EA99010" w14:textId="77777777" w:rsidR="00BE5A93" w:rsidRDefault="00BE5A93">
      <w:pPr>
        <w:spacing w:after="0" w:line="200" w:lineRule="exact"/>
        <w:rPr>
          <w:sz w:val="20"/>
          <w:szCs w:val="20"/>
        </w:rPr>
      </w:pPr>
    </w:p>
    <w:p w14:paraId="2A0896D9" w14:textId="77777777" w:rsidR="00BE5A93" w:rsidRDefault="00BE5A93">
      <w:pPr>
        <w:spacing w:after="0" w:line="200" w:lineRule="exact"/>
        <w:rPr>
          <w:sz w:val="20"/>
          <w:szCs w:val="20"/>
        </w:rPr>
      </w:pPr>
    </w:p>
    <w:p w14:paraId="268FBEED" w14:textId="77777777" w:rsidR="00BE5A93" w:rsidRDefault="00BE5A93">
      <w:pPr>
        <w:spacing w:after="0" w:line="200" w:lineRule="exact"/>
        <w:rPr>
          <w:sz w:val="20"/>
          <w:szCs w:val="20"/>
        </w:rPr>
      </w:pPr>
    </w:p>
    <w:p w14:paraId="739C577F" w14:textId="77777777" w:rsidR="00BE5A93" w:rsidRDefault="00F700C7">
      <w:pPr>
        <w:spacing w:before="29" w:after="0"/>
        <w:ind w:left="117" w:right="627"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spacing w:val="1"/>
          <w:sz w:val="24"/>
          <w:szCs w:val="24"/>
        </w:rPr>
        <w:t>ii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i/>
          <w:spacing w:val="-1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pacing w:val="-1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i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i/>
          <w:spacing w:val="-3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i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i/>
          <w:spacing w:val="-1"/>
          <w:sz w:val="24"/>
          <w:szCs w:val="24"/>
        </w:rPr>
        <w:t>rs</w:t>
      </w:r>
      <w:r>
        <w:rPr>
          <w:rFonts w:ascii="Times New Roman" w:eastAsia="Times New Roman" w:hAnsi="Times New Roman" w:cs="Times New Roman"/>
          <w:i/>
          <w:spacing w:val="1"/>
          <w:sz w:val="24"/>
          <w:szCs w:val="24"/>
        </w:rPr>
        <w:t>it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i/>
          <w:spacing w:val="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pacing w:val="-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i/>
          <w:spacing w:val="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pacing w:val="1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ho</w:t>
      </w:r>
      <w:r>
        <w:rPr>
          <w:rFonts w:ascii="Times New Roman" w:eastAsia="Times New Roman" w:hAnsi="Times New Roman" w:cs="Times New Roman"/>
          <w:i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i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i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i/>
          <w:spacing w:val="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Mob</w:t>
      </w:r>
      <w:r>
        <w:rPr>
          <w:rFonts w:ascii="Times New Roman" w:eastAsia="Times New Roman" w:hAnsi="Times New Roman" w:cs="Times New Roman"/>
          <w:i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i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i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pp.</w:t>
      </w:r>
      <w:r>
        <w:rPr>
          <w:rFonts w:ascii="Times New Roman" w:eastAsia="Times New Roman" w:hAnsi="Times New Roman" w:cs="Times New Roman"/>
          <w:i/>
          <w:spacing w:val="1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li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aci</w:t>
      </w:r>
      <w:r>
        <w:rPr>
          <w:rFonts w:ascii="Times New Roman" w:eastAsia="Times New Roman" w:hAnsi="Times New Roman" w:cs="Times New Roman"/>
          <w:sz w:val="24"/>
          <w:szCs w:val="24"/>
        </w:rPr>
        <w:t>ón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spacing w:val="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un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spacing w:val="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z w:val="24"/>
          <w:szCs w:val="24"/>
        </w:rPr>
        <w:t>ho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spacing w:val="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5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e b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4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4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una</w:t>
      </w:r>
      <w:r>
        <w:rPr>
          <w:rFonts w:ascii="Times New Roman" w:eastAsia="Times New Roman" w:hAnsi="Times New Roman" w:cs="Times New Roman"/>
          <w:spacing w:val="4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nu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4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xp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ie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4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donde</w:t>
      </w:r>
      <w:r>
        <w:rPr>
          <w:rFonts w:ascii="Times New Roman" w:eastAsia="Times New Roman" w:hAnsi="Times New Roman" w:cs="Times New Roman"/>
          <w:spacing w:val="4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>os</w:t>
      </w:r>
      <w:r>
        <w:rPr>
          <w:rFonts w:ascii="Times New Roman" w:eastAsia="Times New Roman" w:hAnsi="Times New Roman" w:cs="Times New Roman"/>
          <w:spacing w:val="4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os</w:t>
      </w:r>
      <w:r>
        <w:rPr>
          <w:rFonts w:ascii="Times New Roman" w:eastAsia="Times New Roman" w:hAnsi="Times New Roman" w:cs="Times New Roman"/>
          <w:spacing w:val="4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por</w:t>
      </w:r>
      <w:r>
        <w:rPr>
          <w:rFonts w:ascii="Times New Roman" w:eastAsia="Times New Roman" w:hAnsi="Times New Roman" w:cs="Times New Roman"/>
          <w:spacing w:val="4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spacing w:val="4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ta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te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4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que</w:t>
      </w:r>
      <w:r>
        <w:rPr>
          <w:rFonts w:ascii="Times New Roman" w:eastAsia="Times New Roman" w:hAnsi="Times New Roman" w:cs="Times New Roman"/>
          <w:spacing w:val="4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é</w:t>
      </w:r>
      <w:r>
        <w:rPr>
          <w:rFonts w:ascii="Times New Roman" w:eastAsia="Times New Roman" w:hAnsi="Times New Roman" w:cs="Times New Roman"/>
          <w:sz w:val="24"/>
          <w:szCs w:val="24"/>
        </w:rPr>
        <w:t>n  de</w:t>
      </w:r>
      <w:r>
        <w:rPr>
          <w:rFonts w:ascii="Times New Roman" w:eastAsia="Times New Roman" w:hAnsi="Times New Roman" w:cs="Times New Roman"/>
          <w:spacing w:val="4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us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al</w:t>
      </w:r>
      <w:r>
        <w:rPr>
          <w:rFonts w:ascii="Times New Roman" w:eastAsia="Times New Roman" w:hAnsi="Times New Roman" w:cs="Times New Roman"/>
          <w:sz w:val="24"/>
          <w:szCs w:val="24"/>
        </w:rPr>
        <w:t>on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un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ie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xp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ci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y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al</w:t>
      </w:r>
      <w:r>
        <w:rPr>
          <w:rFonts w:ascii="Times New Roman" w:eastAsia="Times New Roman" w:hAnsi="Times New Roman" w:cs="Times New Roman"/>
          <w:sz w:val="24"/>
          <w:szCs w:val="24"/>
        </w:rPr>
        <w:t>qu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me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o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on una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c</w:t>
      </w:r>
      <w:r>
        <w:rPr>
          <w:rFonts w:ascii="Times New Roman" w:eastAsia="Times New Roman" w:hAnsi="Times New Roman" w:cs="Times New Roman"/>
          <w:sz w:val="24"/>
          <w:szCs w:val="24"/>
        </w:rPr>
        <w:t>on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ón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i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rn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spacing w:val="-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of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x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z w:val="24"/>
          <w:szCs w:val="24"/>
        </w:rPr>
        <w:t>ob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il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5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pp, </w:t>
      </w:r>
      <w:commentRangeStart w:id="204"/>
      <w:r>
        <w:rPr>
          <w:rFonts w:ascii="Times New Roman" w:eastAsia="Times New Roman" w:hAnsi="Times New Roman" w:cs="Times New Roman"/>
          <w:sz w:val="24"/>
          <w:szCs w:val="24"/>
        </w:rPr>
        <w:t>2015</w:t>
      </w:r>
      <w:commentRangeEnd w:id="204"/>
      <w:r>
        <w:rPr>
          <w:rStyle w:val="CommentReference"/>
        </w:rPr>
        <w:commentReference w:id="204"/>
      </w:r>
      <w:r>
        <w:rPr>
          <w:rFonts w:ascii="Times New Roman" w:eastAsia="Times New Roman" w:hAnsi="Times New Roman" w:cs="Times New Roman"/>
          <w:sz w:val="24"/>
          <w:szCs w:val="24"/>
        </w:rPr>
        <w:t>).</w:t>
      </w:r>
    </w:p>
    <w:p w14:paraId="4FD59554" w14:textId="77777777" w:rsidR="00BE5A93" w:rsidRDefault="00BE5A93">
      <w:pPr>
        <w:spacing w:before="11" w:after="0" w:line="200" w:lineRule="exact"/>
        <w:rPr>
          <w:sz w:val="20"/>
          <w:szCs w:val="20"/>
        </w:rPr>
      </w:pPr>
    </w:p>
    <w:p w14:paraId="4FCE8A76" w14:textId="77777777" w:rsidR="00BE5A93" w:rsidRDefault="00F700C7">
      <w:pPr>
        <w:spacing w:after="0" w:line="240" w:lineRule="auto"/>
        <w:ind w:left="78" w:right="383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Con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a</w:t>
      </w:r>
      <w:r>
        <w:rPr>
          <w:rFonts w:ascii="Times New Roman" w:eastAsia="Times New Roman" w:hAnsi="Times New Roman" w:cs="Times New Roman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ic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ci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ón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z w:val="24"/>
          <w:szCs w:val="24"/>
        </w:rPr>
        <w:t>ó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at</w:t>
      </w:r>
      <w:r>
        <w:rPr>
          <w:rFonts w:ascii="Times New Roman" w:eastAsia="Times New Roman" w:hAnsi="Times New Roman" w:cs="Times New Roman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>os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ud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ia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te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pu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n:</w:t>
      </w:r>
    </w:p>
    <w:p w14:paraId="41A2ADA1" w14:textId="77777777" w:rsidR="00BE5A93" w:rsidRDefault="00BE5A93">
      <w:pPr>
        <w:spacing w:after="0" w:line="200" w:lineRule="exact"/>
        <w:rPr>
          <w:sz w:val="20"/>
          <w:szCs w:val="20"/>
        </w:rPr>
      </w:pPr>
    </w:p>
    <w:p w14:paraId="18EBCE62" w14:textId="77777777" w:rsidR="00BE5A93" w:rsidRDefault="00BE5A93">
      <w:pPr>
        <w:spacing w:before="19" w:after="0" w:line="260" w:lineRule="exact"/>
        <w:rPr>
          <w:sz w:val="26"/>
          <w:szCs w:val="26"/>
        </w:rPr>
      </w:pPr>
    </w:p>
    <w:p w14:paraId="295957BA" w14:textId="77777777" w:rsidR="00BE5A93" w:rsidRDefault="00F700C7">
      <w:pPr>
        <w:tabs>
          <w:tab w:val="left" w:pos="820"/>
        </w:tabs>
        <w:spacing w:after="0" w:line="240" w:lineRule="auto"/>
        <w:ind w:left="477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●</w:t>
      </w:r>
      <w:r>
        <w:rPr>
          <w:rFonts w:ascii="Arial" w:eastAsia="Arial" w:hAnsi="Arial" w:cs="Arial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>Co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z w:val="24"/>
          <w:szCs w:val="24"/>
        </w:rPr>
        <w:t>un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ica</w:t>
      </w:r>
      <w:r>
        <w:rPr>
          <w:rFonts w:ascii="Times New Roman" w:eastAsia="Times New Roman" w:hAnsi="Times New Roman" w:cs="Times New Roman"/>
          <w:sz w:val="24"/>
          <w:szCs w:val="24"/>
        </w:rPr>
        <w:t>r y</w:t>
      </w:r>
      <w:r>
        <w:rPr>
          <w:rFonts w:ascii="Times New Roman" w:eastAsia="Times New Roman" w:hAnsi="Times New Roman" w:cs="Times New Roman"/>
          <w:spacing w:val="-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tici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r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n 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6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on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-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n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cla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ct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me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us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te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é</w:t>
      </w:r>
      <w:r>
        <w:rPr>
          <w:rFonts w:ascii="Times New Roman" w:eastAsia="Times New Roman" w:hAnsi="Times New Roman" w:cs="Times New Roman"/>
          <w:sz w:val="24"/>
          <w:szCs w:val="24"/>
        </w:rPr>
        <w:t>fono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387310B" w14:textId="77777777" w:rsidR="00BE5A93" w:rsidRDefault="00BE5A93">
      <w:pPr>
        <w:spacing w:before="15" w:after="0" w:line="260" w:lineRule="exact"/>
        <w:rPr>
          <w:sz w:val="26"/>
          <w:szCs w:val="26"/>
        </w:rPr>
      </w:pPr>
    </w:p>
    <w:p w14:paraId="54714EDB" w14:textId="77777777" w:rsidR="00BE5A93" w:rsidRDefault="00F700C7">
      <w:pPr>
        <w:tabs>
          <w:tab w:val="left" w:pos="820"/>
        </w:tabs>
        <w:spacing w:after="0" w:line="240" w:lineRule="auto"/>
        <w:ind w:left="477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●</w:t>
      </w:r>
      <w:r>
        <w:rPr>
          <w:rFonts w:ascii="Arial" w:eastAsia="Arial" w:hAnsi="Arial" w:cs="Arial"/>
          <w:sz w:val="24"/>
          <w:szCs w:val="24"/>
        </w:rPr>
        <w:tab/>
      </w:r>
      <w:r>
        <w:rPr>
          <w:rFonts w:ascii="Times New Roman" w:eastAsia="Times New Roman" w:hAnsi="Times New Roman" w:cs="Times New Roman"/>
          <w:spacing w:val="-7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un 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ro de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cali</w:t>
      </w:r>
      <w:r>
        <w:rPr>
          <w:rFonts w:ascii="Times New Roman" w:eastAsia="Times New Roman" w:hAnsi="Times New Roman" w:cs="Times New Roman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ca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on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19EB1BED" w14:textId="77777777" w:rsidR="00BE5A93" w:rsidRDefault="00BE5A93">
      <w:pPr>
        <w:spacing w:before="16" w:after="0" w:line="260" w:lineRule="exact"/>
        <w:rPr>
          <w:sz w:val="26"/>
          <w:szCs w:val="26"/>
        </w:rPr>
      </w:pPr>
    </w:p>
    <w:p w14:paraId="6B9B09F1" w14:textId="77777777" w:rsidR="00BE5A93" w:rsidRDefault="00F700C7">
      <w:pPr>
        <w:tabs>
          <w:tab w:val="left" w:pos="820"/>
        </w:tabs>
        <w:spacing w:after="0" w:line="240" w:lineRule="auto"/>
        <w:ind w:left="477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●</w:t>
      </w:r>
      <w:r>
        <w:rPr>
          <w:rFonts w:ascii="Arial" w:eastAsia="Arial" w:hAnsi="Arial" w:cs="Arial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eci</w:t>
      </w:r>
      <w:r>
        <w:rPr>
          <w:rFonts w:ascii="Times New Roman" w:eastAsia="Times New Roman" w:hAnsi="Times New Roman" w:cs="Times New Roman"/>
          <w:sz w:val="24"/>
          <w:szCs w:val="24"/>
        </w:rPr>
        <w:t>be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ti</w:t>
      </w:r>
      <w:r>
        <w:rPr>
          <w:rFonts w:ascii="Times New Roman" w:eastAsia="Times New Roman" w:hAnsi="Times New Roman" w:cs="Times New Roman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ci</w:t>
      </w:r>
      <w:r>
        <w:rPr>
          <w:rFonts w:ascii="Times New Roman" w:eastAsia="Times New Roman" w:hAnsi="Times New Roman" w:cs="Times New Roman"/>
          <w:sz w:val="24"/>
          <w:szCs w:val="24"/>
        </w:rPr>
        <w:t>on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ti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z w:val="24"/>
          <w:szCs w:val="24"/>
        </w:rPr>
        <w:t>po 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spacing w:val="-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ale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ta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ndo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ct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pub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li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r no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ta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35D96141" w14:textId="77777777" w:rsidR="00BE5A93" w:rsidRDefault="00BE5A93">
      <w:pPr>
        <w:spacing w:before="19" w:after="0" w:line="260" w:lineRule="exact"/>
        <w:rPr>
          <w:sz w:val="26"/>
          <w:szCs w:val="26"/>
        </w:rPr>
      </w:pPr>
    </w:p>
    <w:p w14:paraId="6F74DA72" w14:textId="77777777" w:rsidR="00BE5A93" w:rsidRDefault="00F700C7">
      <w:pPr>
        <w:tabs>
          <w:tab w:val="left" w:pos="820"/>
        </w:tabs>
        <w:spacing w:after="0" w:line="240" w:lineRule="auto"/>
        <w:ind w:left="477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●</w:t>
      </w:r>
      <w:r>
        <w:rPr>
          <w:rFonts w:ascii="Arial" w:eastAsia="Arial" w:hAnsi="Arial" w:cs="Arial"/>
          <w:sz w:val="24"/>
          <w:szCs w:val="24"/>
        </w:rPr>
        <w:tab/>
      </w:r>
      <w:r>
        <w:rPr>
          <w:rFonts w:ascii="Times New Roman" w:eastAsia="Times New Roman" w:hAnsi="Times New Roman" w:cs="Times New Roman"/>
          <w:spacing w:val="-5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cce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o borr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dor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spacing w:val="-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on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cl</w:t>
      </w:r>
      <w:r>
        <w:rPr>
          <w:rFonts w:ascii="Times New Roman" w:eastAsia="Times New Roman" w:hAnsi="Times New Roman" w:cs="Times New Roman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o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n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on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ón.</w:t>
      </w:r>
    </w:p>
    <w:p w14:paraId="70ED2D77" w14:textId="77777777" w:rsidR="00BE5A93" w:rsidRDefault="00BE5A93">
      <w:pPr>
        <w:spacing w:before="15" w:after="0" w:line="260" w:lineRule="exact"/>
        <w:rPr>
          <w:sz w:val="26"/>
          <w:szCs w:val="26"/>
        </w:rPr>
      </w:pPr>
    </w:p>
    <w:p w14:paraId="55F6175B" w14:textId="77777777" w:rsidR="00BE5A93" w:rsidRDefault="00F700C7">
      <w:pPr>
        <w:tabs>
          <w:tab w:val="left" w:pos="820"/>
        </w:tabs>
        <w:spacing w:after="0" w:line="240" w:lineRule="auto"/>
        <w:ind w:left="477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●</w:t>
      </w:r>
      <w:r>
        <w:rPr>
          <w:rFonts w:ascii="Arial" w:eastAsia="Arial" w:hAnsi="Arial" w:cs="Arial"/>
          <w:sz w:val="24"/>
          <w:szCs w:val="24"/>
        </w:rPr>
        <w:tab/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r pro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am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c</w:t>
      </w:r>
      <w:r>
        <w:rPr>
          <w:rFonts w:ascii="Times New Roman" w:eastAsia="Times New Roman" w:hAnsi="Times New Roman" w:cs="Times New Roman"/>
          <w:sz w:val="24"/>
          <w:szCs w:val="24"/>
        </w:rPr>
        <w:t>ur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o y</w:t>
      </w:r>
      <w:r>
        <w:rPr>
          <w:rFonts w:ascii="Times New Roman" w:eastAsia="Times New Roman" w:hAnsi="Times New Roman" w:cs="Times New Roman"/>
          <w:spacing w:val="-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>os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te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ia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cla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CEAD1E7" w14:textId="77777777" w:rsidR="00BE5A93" w:rsidRDefault="00BE5A93">
      <w:pPr>
        <w:spacing w:before="4" w:after="0" w:line="180" w:lineRule="exact"/>
        <w:rPr>
          <w:sz w:val="18"/>
          <w:szCs w:val="18"/>
        </w:rPr>
      </w:pPr>
    </w:p>
    <w:p w14:paraId="37836E93" w14:textId="77777777" w:rsidR="00BE5A93" w:rsidRDefault="00BE5A93">
      <w:pPr>
        <w:spacing w:after="0" w:line="200" w:lineRule="exact"/>
        <w:rPr>
          <w:sz w:val="20"/>
          <w:szCs w:val="20"/>
        </w:rPr>
      </w:pPr>
    </w:p>
    <w:p w14:paraId="4835C735" w14:textId="77777777" w:rsidR="00BE5A93" w:rsidRDefault="00BE5A93">
      <w:pPr>
        <w:spacing w:after="0" w:line="200" w:lineRule="exact"/>
        <w:rPr>
          <w:sz w:val="20"/>
          <w:szCs w:val="20"/>
        </w:rPr>
      </w:pPr>
    </w:p>
    <w:p w14:paraId="522812DF" w14:textId="77777777" w:rsidR="00BE5A93" w:rsidRDefault="00BE5A93">
      <w:pPr>
        <w:spacing w:after="0" w:line="200" w:lineRule="exact"/>
        <w:rPr>
          <w:sz w:val="20"/>
          <w:szCs w:val="20"/>
        </w:rPr>
      </w:pPr>
    </w:p>
    <w:p w14:paraId="6668CDF3" w14:textId="77777777" w:rsidR="00BE5A93" w:rsidRDefault="00645533">
      <w:pPr>
        <w:spacing w:after="0" w:line="240" w:lineRule="auto"/>
        <w:ind w:left="695" w:right="-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5F2E5E6F" wp14:editId="10E99F8B">
            <wp:extent cx="5048885" cy="2616200"/>
            <wp:effectExtent l="0" t="0" r="0" b="0"/>
            <wp:docPr id="40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885" cy="261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B1D46B" w14:textId="77777777" w:rsidR="00BE5A93" w:rsidRDefault="00BE5A93">
      <w:pPr>
        <w:spacing w:after="0"/>
        <w:sectPr w:rsidR="00BE5A93">
          <w:pgSz w:w="12240" w:h="15840"/>
          <w:pgMar w:top="1700" w:right="1300" w:bottom="280" w:left="1300" w:header="1483" w:footer="0" w:gutter="0"/>
          <w:cols w:space="720"/>
        </w:sectPr>
      </w:pPr>
    </w:p>
    <w:p w14:paraId="0A2EF15B" w14:textId="77777777" w:rsidR="00BE5A93" w:rsidRDefault="00BE5A93">
      <w:pPr>
        <w:spacing w:after="0" w:line="240" w:lineRule="exact"/>
        <w:rPr>
          <w:sz w:val="24"/>
          <w:szCs w:val="24"/>
        </w:rPr>
      </w:pPr>
    </w:p>
    <w:p w14:paraId="45EDD36D" w14:textId="77777777" w:rsidR="00BE5A93" w:rsidRDefault="00F700C7">
      <w:pPr>
        <w:spacing w:before="29" w:after="0" w:line="240" w:lineRule="auto"/>
        <w:ind w:left="836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4.2. </w:t>
      </w:r>
      <w:r>
        <w:rPr>
          <w:rFonts w:ascii="Times New Roman" w:eastAsia="Times New Roman" w:hAnsi="Times New Roman" w:cs="Times New Roman"/>
          <w:b/>
          <w:bCs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b/>
          <w:bCs/>
          <w:spacing w:val="1"/>
          <w:sz w:val="24"/>
          <w:szCs w:val="24"/>
        </w:rPr>
        <w:t>rc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b/>
          <w:bCs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ó</w:t>
      </w:r>
      <w:r>
        <w:rPr>
          <w:rFonts w:ascii="Times New Roman" w:eastAsia="Times New Roman" w:hAnsi="Times New Roman" w:cs="Times New Roman"/>
          <w:b/>
          <w:bCs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b/>
          <w:bCs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b/>
          <w:bCs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b/>
          <w:bCs/>
          <w:spacing w:val="-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.</w:t>
      </w:r>
    </w:p>
    <w:p w14:paraId="4FD4CC3F" w14:textId="77777777" w:rsidR="00BE5A93" w:rsidRDefault="00BE5A93">
      <w:pPr>
        <w:spacing w:before="16" w:after="0" w:line="260" w:lineRule="exact"/>
        <w:rPr>
          <w:sz w:val="26"/>
          <w:szCs w:val="26"/>
        </w:rPr>
      </w:pPr>
    </w:p>
    <w:p w14:paraId="31AC69F3" w14:textId="77777777" w:rsidR="00BE5A93" w:rsidRDefault="00F700C7">
      <w:pPr>
        <w:spacing w:after="0" w:line="240" w:lineRule="auto"/>
        <w:ind w:left="836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i/>
          <w:sz w:val="24"/>
          <w:szCs w:val="24"/>
        </w:rPr>
        <w:t xml:space="preserve">4.2.1 </w:t>
      </w:r>
      <w:r>
        <w:rPr>
          <w:rFonts w:ascii="Times New Roman" w:eastAsia="Times New Roman" w:hAnsi="Times New Roman" w:cs="Times New Roman"/>
          <w:b/>
          <w:bCs/>
          <w:i/>
          <w:spacing w:val="-1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b/>
          <w:bCs/>
          <w:i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b/>
          <w:bCs/>
          <w:i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i/>
          <w:sz w:val="24"/>
          <w:szCs w:val="24"/>
        </w:rPr>
        <w:t>po</w:t>
      </w:r>
      <w:r>
        <w:rPr>
          <w:rFonts w:ascii="Times New Roman" w:eastAsia="Times New Roman" w:hAnsi="Times New Roman" w:cs="Times New Roman"/>
          <w:b/>
          <w:bCs/>
          <w:i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i/>
          <w:spacing w:val="1"/>
          <w:sz w:val="24"/>
          <w:szCs w:val="24"/>
        </w:rPr>
        <w:t>itiv</w:t>
      </w:r>
      <w:r>
        <w:rPr>
          <w:rFonts w:ascii="Times New Roman" w:eastAsia="Times New Roman" w:hAnsi="Times New Roman" w:cs="Times New Roman"/>
          <w:b/>
          <w:bCs/>
          <w:i/>
          <w:sz w:val="24"/>
          <w:szCs w:val="24"/>
        </w:rPr>
        <w:t>os</w:t>
      </w:r>
      <w:r>
        <w:rPr>
          <w:rFonts w:ascii="Times New Roman" w:eastAsia="Times New Roman" w:hAnsi="Times New Roman" w:cs="Times New Roman"/>
          <w:b/>
          <w:bCs/>
          <w:i/>
          <w:spacing w:val="-1"/>
          <w:sz w:val="24"/>
          <w:szCs w:val="24"/>
        </w:rPr>
        <w:t xml:space="preserve"> M</w:t>
      </w:r>
      <w:r>
        <w:rPr>
          <w:rFonts w:ascii="Times New Roman" w:eastAsia="Times New Roman" w:hAnsi="Times New Roman" w:cs="Times New Roman"/>
          <w:b/>
          <w:bCs/>
          <w:i/>
          <w:sz w:val="24"/>
          <w:szCs w:val="24"/>
        </w:rPr>
        <w:t>ó</w:t>
      </w:r>
      <w:r>
        <w:rPr>
          <w:rFonts w:ascii="Times New Roman" w:eastAsia="Times New Roman" w:hAnsi="Times New Roman" w:cs="Times New Roman"/>
          <w:b/>
          <w:bCs/>
          <w:i/>
          <w:spacing w:val="1"/>
          <w:sz w:val="24"/>
          <w:szCs w:val="24"/>
        </w:rPr>
        <w:t>vile</w:t>
      </w:r>
      <w:r>
        <w:rPr>
          <w:rFonts w:ascii="Times New Roman" w:eastAsia="Times New Roman" w:hAnsi="Times New Roman" w:cs="Times New Roman"/>
          <w:b/>
          <w:bCs/>
          <w:i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i/>
          <w:sz w:val="24"/>
          <w:szCs w:val="24"/>
        </w:rPr>
        <w:t>.</w:t>
      </w:r>
    </w:p>
    <w:p w14:paraId="3E6959AE" w14:textId="77777777" w:rsidR="00BE5A93" w:rsidRDefault="00BE5A93">
      <w:pPr>
        <w:spacing w:before="5" w:after="0" w:line="100" w:lineRule="exact"/>
        <w:rPr>
          <w:sz w:val="10"/>
          <w:szCs w:val="10"/>
        </w:rPr>
      </w:pPr>
    </w:p>
    <w:p w14:paraId="6AA25036" w14:textId="77777777" w:rsidR="00BE5A93" w:rsidRDefault="00BE5A93">
      <w:pPr>
        <w:spacing w:after="0" w:line="200" w:lineRule="exact"/>
        <w:rPr>
          <w:sz w:val="20"/>
          <w:szCs w:val="20"/>
        </w:rPr>
      </w:pPr>
    </w:p>
    <w:p w14:paraId="6FEC05F3" w14:textId="77777777" w:rsidR="00BE5A93" w:rsidRDefault="00BE5A93">
      <w:pPr>
        <w:spacing w:after="0" w:line="200" w:lineRule="exact"/>
        <w:rPr>
          <w:sz w:val="20"/>
          <w:szCs w:val="20"/>
        </w:rPr>
      </w:pPr>
    </w:p>
    <w:p w14:paraId="4CAD2F6A" w14:textId="77777777" w:rsidR="00BE5A93" w:rsidRDefault="00F700C7">
      <w:pPr>
        <w:spacing w:after="0"/>
        <w:ind w:left="117" w:right="621"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pacing w:val="-7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ci</w:t>
      </w:r>
      <w:r>
        <w:rPr>
          <w:rFonts w:ascii="Times New Roman" w:eastAsia="Times New Roman" w:hAnsi="Times New Roman" w:cs="Times New Roman"/>
          <w:sz w:val="24"/>
          <w:szCs w:val="24"/>
        </w:rPr>
        <w:t>ón de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l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i</w:t>
      </w:r>
      <w:r>
        <w:rPr>
          <w:rFonts w:ascii="Times New Roman" w:eastAsia="Times New Roman" w:hAnsi="Times New Roman" w:cs="Times New Roman"/>
          <w:sz w:val="24"/>
          <w:szCs w:val="24"/>
        </w:rPr>
        <w:t>nfo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ci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ón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n n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ía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á</w:t>
      </w:r>
      <w:r>
        <w:rPr>
          <w:rFonts w:ascii="Times New Roman" w:eastAsia="Times New Roman" w:hAnsi="Times New Roman" w:cs="Times New Roman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ndo a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ca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z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r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mi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>on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spacing w:val="-8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te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un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ía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ac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la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ale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i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te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t que</w:t>
      </w:r>
      <w:r>
        <w:rPr>
          <w:rFonts w:ascii="Times New Roman" w:eastAsia="Times New Roman" w:hAnsi="Times New Roman" w:cs="Times New Roman"/>
          <w:spacing w:val="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on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cta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y h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ace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ho</w:t>
      </w:r>
      <w:r>
        <w:rPr>
          <w:rFonts w:ascii="Times New Roman" w:eastAsia="Times New Roman" w:hAnsi="Times New Roman" w:cs="Times New Roman"/>
          <w:spacing w:val="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á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á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fu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ón</w:t>
      </w:r>
      <w:r>
        <w:rPr>
          <w:rFonts w:ascii="Times New Roman" w:eastAsia="Times New Roman" w:hAnsi="Times New Roman" w:cs="Times New Roman"/>
          <w:spacing w:val="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nfor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ci</w:t>
      </w:r>
      <w:r>
        <w:rPr>
          <w:rFonts w:ascii="Times New Roman" w:eastAsia="Times New Roman" w:hAnsi="Times New Roman" w:cs="Times New Roman"/>
          <w:sz w:val="24"/>
          <w:szCs w:val="24"/>
        </w:rPr>
        <w:t>ón.</w:t>
      </w:r>
      <w:r>
        <w:rPr>
          <w:rFonts w:ascii="Times New Roman" w:eastAsia="Times New Roman" w:hAnsi="Times New Roman" w:cs="Times New Roman"/>
          <w:spacing w:val="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9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ace</w:t>
      </w:r>
      <w:r>
        <w:rPr>
          <w:rFonts w:ascii="Times New Roman" w:eastAsia="Times New Roman" w:hAnsi="Times New Roman" w:cs="Times New Roman"/>
          <w:sz w:val="24"/>
          <w:szCs w:val="24"/>
        </w:rPr>
        <w:t>book</w:t>
      </w:r>
      <w:r>
        <w:rPr>
          <w:rFonts w:ascii="Times New Roman" w:eastAsia="Times New Roman" w:hAnsi="Times New Roman" w:cs="Times New Roman"/>
          <w:spacing w:val="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l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alm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cé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spacing w:val="1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at</w:t>
      </w:r>
      <w:r>
        <w:rPr>
          <w:rFonts w:ascii="Times New Roman" w:eastAsia="Times New Roman" w:hAnsi="Times New Roman" w:cs="Times New Roman"/>
          <w:sz w:val="24"/>
          <w:szCs w:val="24"/>
        </w:rPr>
        <w:t>os</w:t>
      </w:r>
      <w:r>
        <w:rPr>
          <w:rFonts w:ascii="Times New Roman" w:eastAsia="Times New Roman" w:hAnsi="Times New Roman" w:cs="Times New Roman"/>
          <w:spacing w:val="1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á</w:t>
      </w:r>
      <w:r>
        <w:rPr>
          <w:rFonts w:ascii="Times New Roman" w:eastAsia="Times New Roman" w:hAnsi="Times New Roman" w:cs="Times New Roman"/>
          <w:spacing w:val="1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por</w:t>
      </w:r>
      <w:r>
        <w:rPr>
          <w:rFonts w:ascii="Times New Roman" w:eastAsia="Times New Roman" w:hAnsi="Times New Roman" w:cs="Times New Roman"/>
          <w:spacing w:val="1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1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spacing w:val="1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330</w:t>
      </w:r>
      <w:r>
        <w:rPr>
          <w:rFonts w:ascii="Times New Roman" w:eastAsia="Times New Roman" w:hAnsi="Times New Roman" w:cs="Times New Roman"/>
          <w:spacing w:val="1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eta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spacing w:val="-8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te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(2014),</w:t>
      </w:r>
      <w:r>
        <w:rPr>
          <w:rFonts w:ascii="Times New Roman" w:eastAsia="Times New Roman" w:hAnsi="Times New Roman" w:cs="Times New Roman"/>
          <w:spacing w:val="1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on</w:t>
      </w:r>
      <w:r>
        <w:rPr>
          <w:rFonts w:ascii="Times New Roman" w:eastAsia="Times New Roman" w:hAnsi="Times New Roman" w:cs="Times New Roman"/>
          <w:spacing w:val="1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una</w:t>
      </w:r>
      <w:r>
        <w:rPr>
          <w:rFonts w:ascii="Times New Roman" w:eastAsia="Times New Roman" w:hAnsi="Times New Roman" w:cs="Times New Roman"/>
          <w:spacing w:val="2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ta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1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spacing w:val="1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1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ia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a de</w:t>
      </w:r>
      <w:r>
        <w:rPr>
          <w:rFonts w:ascii="Times New Roman" w:eastAsia="Times New Roman" w:hAnsi="Times New Roman" w:cs="Times New Roman"/>
          <w:spacing w:val="2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al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dor</w:t>
      </w:r>
      <w:r>
        <w:rPr>
          <w:rFonts w:ascii="Times New Roman" w:eastAsia="Times New Roman" w:hAnsi="Times New Roman" w:cs="Times New Roman"/>
          <w:spacing w:val="24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 xml:space="preserve">de </w:t>
      </w:r>
      <w:r>
        <w:rPr>
          <w:rFonts w:ascii="Times New Roman" w:eastAsia="Times New Roman" w:hAnsi="Times New Roman" w:cs="Times New Roman"/>
          <w:spacing w:val="4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600</w:t>
      </w:r>
      <w:proofErr w:type="gramEnd"/>
      <w:r>
        <w:rPr>
          <w:rFonts w:ascii="Times New Roman" w:eastAsia="Times New Roman" w:hAnsi="Times New Roman" w:cs="Times New Roman"/>
          <w:spacing w:val="2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Te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spacing w:val="-8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te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2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cali</w:t>
      </w:r>
      <w:r>
        <w:rPr>
          <w:rFonts w:ascii="Times New Roman" w:eastAsia="Times New Roman" w:hAnsi="Times New Roman" w:cs="Times New Roman"/>
          <w:sz w:val="24"/>
          <w:szCs w:val="24"/>
        </w:rPr>
        <w:t>ng</w:t>
      </w:r>
      <w:r>
        <w:rPr>
          <w:rFonts w:ascii="Times New Roman" w:eastAsia="Times New Roman" w:hAnsi="Times New Roman" w:cs="Times New Roman"/>
          <w:spacing w:val="2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he</w:t>
      </w:r>
      <w:r>
        <w:rPr>
          <w:rFonts w:ascii="Times New Roman" w:eastAsia="Times New Roman" w:hAnsi="Times New Roman" w:cs="Times New Roman"/>
          <w:spacing w:val="2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9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ace</w:t>
      </w:r>
      <w:r>
        <w:rPr>
          <w:rFonts w:ascii="Times New Roman" w:eastAsia="Times New Roman" w:hAnsi="Times New Roman" w:cs="Times New Roman"/>
          <w:sz w:val="24"/>
          <w:szCs w:val="24"/>
        </w:rPr>
        <w:t>book</w:t>
      </w:r>
      <w:r>
        <w:rPr>
          <w:rFonts w:ascii="Times New Roman" w:eastAsia="Times New Roman" w:hAnsi="Times New Roman" w:cs="Times New Roman"/>
          <w:spacing w:val="2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at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2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hou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2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2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300</w:t>
      </w:r>
      <w:r>
        <w:rPr>
          <w:rFonts w:ascii="Times New Roman" w:eastAsia="Times New Roman" w:hAnsi="Times New Roman" w:cs="Times New Roman"/>
          <w:spacing w:val="2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spacing w:val="2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20</w:t>
      </w:r>
      <w:r>
        <w:rPr>
          <w:rFonts w:ascii="Times New Roman" w:eastAsia="Times New Roman" w:hAnsi="Times New Roman" w:cs="Times New Roman"/>
          <w:spacing w:val="13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4). </w:t>
      </w:r>
      <w:r>
        <w:rPr>
          <w:rFonts w:ascii="Times New Roman" w:eastAsia="Times New Roman" w:hAnsi="Times New Roman" w:cs="Times New Roman"/>
          <w:spacing w:val="-5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oda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br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ma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dora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ca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ti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at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no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ros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os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em</w:t>
      </w:r>
      <w:r>
        <w:rPr>
          <w:rFonts w:ascii="Times New Roman" w:eastAsia="Times New Roman" w:hAnsi="Times New Roman" w:cs="Times New Roman"/>
          <w:sz w:val="24"/>
          <w:szCs w:val="24"/>
        </w:rPr>
        <w:t>os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c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r qué</w:t>
      </w:r>
      <w:r>
        <w:rPr>
          <w:rFonts w:ascii="Times New Roman" w:eastAsia="Times New Roman" w:hAnsi="Times New Roman" w:cs="Times New Roman"/>
          <w:spacing w:val="3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3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on</w:t>
      </w:r>
      <w:r>
        <w:rPr>
          <w:rFonts w:ascii="Times New Roman" w:eastAsia="Times New Roman" w:hAnsi="Times New Roman" w:cs="Times New Roman"/>
          <w:spacing w:val="3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spacing w:val="3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nu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ro</w:t>
      </w:r>
      <w:r>
        <w:rPr>
          <w:rFonts w:ascii="Times New Roman" w:eastAsia="Times New Roman" w:hAnsi="Times New Roman" w:cs="Times New Roman"/>
          <w:spacing w:val="3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te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é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3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spacing w:val="2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ál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3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z w:val="24"/>
          <w:szCs w:val="24"/>
        </w:rPr>
        <w:t>nor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r,</w:t>
      </w:r>
      <w:r>
        <w:rPr>
          <w:rFonts w:ascii="Times New Roman" w:eastAsia="Times New Roman" w:hAnsi="Times New Roman" w:cs="Times New Roman"/>
          <w:spacing w:val="3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emá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3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spacing w:val="3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ali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z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r,</w:t>
      </w:r>
      <w:r>
        <w:rPr>
          <w:rFonts w:ascii="Times New Roman" w:eastAsia="Times New Roman" w:hAnsi="Times New Roman" w:cs="Times New Roman"/>
          <w:spacing w:val="3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or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z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3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spacing w:val="2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a 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ec</w:t>
      </w:r>
      <w:r>
        <w:rPr>
          <w:rFonts w:ascii="Times New Roman" w:eastAsia="Times New Roman" w:hAnsi="Times New Roman" w:cs="Times New Roman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nfo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ma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ón.</w:t>
      </w:r>
      <w:r>
        <w:rPr>
          <w:rFonts w:ascii="Times New Roman" w:eastAsia="Times New Roman" w:hAnsi="Times New Roman" w:cs="Times New Roman"/>
          <w:spacing w:val="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qu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po</w:t>
      </w:r>
      <w:r>
        <w:rPr>
          <w:rFonts w:ascii="Times New Roman" w:eastAsia="Times New Roman" w:hAnsi="Times New Roman" w:cs="Times New Roman"/>
          <w:spacing w:val="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z w:val="24"/>
          <w:szCs w:val="24"/>
        </w:rPr>
        <w:t>or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ta</w:t>
      </w:r>
      <w:r>
        <w:rPr>
          <w:rFonts w:ascii="Times New Roman" w:eastAsia="Times New Roman" w:hAnsi="Times New Roman" w:cs="Times New Roman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on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un</w:t>
      </w:r>
      <w:r>
        <w:rPr>
          <w:rFonts w:ascii="Times New Roman" w:eastAsia="Times New Roman" w:hAnsi="Times New Roman" w:cs="Times New Roman"/>
          <w:spacing w:val="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ño</w:t>
      </w:r>
      <w:r>
        <w:rPr>
          <w:rFonts w:ascii="Times New Roman" w:eastAsia="Times New Roman" w:hAnsi="Times New Roman" w:cs="Times New Roman"/>
          <w:spacing w:val="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for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uy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1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acti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o,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ami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on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o,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on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al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ca</w:t>
      </w:r>
      <w:r>
        <w:rPr>
          <w:rFonts w:ascii="Times New Roman" w:eastAsia="Times New Roman" w:hAnsi="Times New Roman" w:cs="Times New Roman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pro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am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y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emá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ca</w:t>
      </w:r>
      <w:r>
        <w:rPr>
          <w:rFonts w:ascii="Times New Roman" w:eastAsia="Times New Roman" w:hAnsi="Times New Roman" w:cs="Times New Roman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ci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de </w:t>
      </w:r>
      <w:del w:id="205" w:author="Microsoft Office User" w:date="2016-07-07T14:49:00Z">
        <w:r w:rsidDel="005513D0">
          <w:rPr>
            <w:rFonts w:ascii="Times New Roman" w:eastAsia="Times New Roman" w:hAnsi="Times New Roman" w:cs="Times New Roman"/>
            <w:spacing w:val="1"/>
            <w:sz w:val="24"/>
            <w:szCs w:val="24"/>
          </w:rPr>
          <w:delText>c</w:delText>
        </w:r>
        <w:r w:rsidDel="005513D0">
          <w:rPr>
            <w:rFonts w:ascii="Times New Roman" w:eastAsia="Times New Roman" w:hAnsi="Times New Roman" w:cs="Times New Roman"/>
            <w:sz w:val="24"/>
            <w:szCs w:val="24"/>
          </w:rPr>
          <w:delText>o</w:delText>
        </w:r>
        <w:r w:rsidDel="005513D0">
          <w:rPr>
            <w:rFonts w:ascii="Times New Roman" w:eastAsia="Times New Roman" w:hAnsi="Times New Roman" w:cs="Times New Roman"/>
            <w:spacing w:val="1"/>
            <w:sz w:val="24"/>
            <w:szCs w:val="24"/>
          </w:rPr>
          <w:delText>m</w:delText>
        </w:r>
        <w:r w:rsidDel="005513D0">
          <w:rPr>
            <w:rFonts w:ascii="Times New Roman" w:eastAsia="Times New Roman" w:hAnsi="Times New Roman" w:cs="Times New Roman"/>
            <w:sz w:val="24"/>
            <w:szCs w:val="24"/>
          </w:rPr>
          <w:delText>un</w:delText>
        </w:r>
        <w:r w:rsidDel="005513D0">
          <w:rPr>
            <w:rFonts w:ascii="Times New Roman" w:eastAsia="Times New Roman" w:hAnsi="Times New Roman" w:cs="Times New Roman"/>
            <w:spacing w:val="1"/>
            <w:sz w:val="24"/>
            <w:szCs w:val="24"/>
          </w:rPr>
          <w:delText>i</w:delText>
        </w:r>
        <w:r w:rsidDel="005513D0">
          <w:rPr>
            <w:rFonts w:ascii="Times New Roman" w:eastAsia="Times New Roman" w:hAnsi="Times New Roman" w:cs="Times New Roman"/>
            <w:spacing w:val="-3"/>
            <w:sz w:val="24"/>
            <w:szCs w:val="24"/>
          </w:rPr>
          <w:delText>c</w:delText>
        </w:r>
        <w:r w:rsidDel="005513D0">
          <w:rPr>
            <w:rFonts w:ascii="Times New Roman" w:eastAsia="Times New Roman" w:hAnsi="Times New Roman" w:cs="Times New Roman"/>
            <w:spacing w:val="1"/>
            <w:sz w:val="24"/>
            <w:szCs w:val="24"/>
          </w:rPr>
          <w:delText>aci</w:delText>
        </w:r>
        <w:r w:rsidDel="005513D0">
          <w:rPr>
            <w:rFonts w:ascii="Times New Roman" w:eastAsia="Times New Roman" w:hAnsi="Times New Roman" w:cs="Times New Roman"/>
            <w:sz w:val="24"/>
            <w:szCs w:val="24"/>
          </w:rPr>
          <w:delText xml:space="preserve">ón </w:delText>
        </w:r>
        <w:r w:rsidDel="005513D0">
          <w:rPr>
            <w:rFonts w:ascii="Times New Roman" w:eastAsia="Times New Roman" w:hAnsi="Times New Roman" w:cs="Times New Roman"/>
            <w:spacing w:val="44"/>
            <w:sz w:val="24"/>
            <w:szCs w:val="24"/>
          </w:rPr>
          <w:delText xml:space="preserve"> </w:delText>
        </w:r>
        <w:r w:rsidDel="005513D0">
          <w:rPr>
            <w:rFonts w:ascii="Times New Roman" w:eastAsia="Times New Roman" w:hAnsi="Times New Roman" w:cs="Times New Roman"/>
            <w:spacing w:val="1"/>
            <w:sz w:val="24"/>
            <w:szCs w:val="24"/>
          </w:rPr>
          <w:delText>e</w:delText>
        </w:r>
        <w:r w:rsidDel="005513D0">
          <w:rPr>
            <w:rFonts w:ascii="Times New Roman" w:eastAsia="Times New Roman" w:hAnsi="Times New Roman" w:cs="Times New Roman"/>
            <w:sz w:val="24"/>
            <w:szCs w:val="24"/>
          </w:rPr>
          <w:delText>s</w:delText>
        </w:r>
      </w:del>
      <w:ins w:id="206" w:author="Microsoft Office User" w:date="2016-07-07T14:49:00Z">
        <w:r w:rsidR="005513D0">
          <w:rPr>
            <w:rFonts w:ascii="Times New Roman" w:eastAsia="Times New Roman" w:hAnsi="Times New Roman" w:cs="Times New Roman"/>
            <w:spacing w:val="1"/>
            <w:sz w:val="24"/>
            <w:szCs w:val="24"/>
          </w:rPr>
          <w:t>c</w:t>
        </w:r>
        <w:r w:rsidR="005513D0">
          <w:rPr>
            <w:rFonts w:ascii="Times New Roman" w:eastAsia="Times New Roman" w:hAnsi="Times New Roman" w:cs="Times New Roman"/>
            <w:sz w:val="24"/>
            <w:szCs w:val="24"/>
          </w:rPr>
          <w:t>o</w:t>
        </w:r>
        <w:r w:rsidR="005513D0">
          <w:rPr>
            <w:rFonts w:ascii="Times New Roman" w:eastAsia="Times New Roman" w:hAnsi="Times New Roman" w:cs="Times New Roman"/>
            <w:spacing w:val="1"/>
            <w:sz w:val="24"/>
            <w:szCs w:val="24"/>
          </w:rPr>
          <w:t>m</w:t>
        </w:r>
        <w:r w:rsidR="005513D0">
          <w:rPr>
            <w:rFonts w:ascii="Times New Roman" w:eastAsia="Times New Roman" w:hAnsi="Times New Roman" w:cs="Times New Roman"/>
            <w:sz w:val="24"/>
            <w:szCs w:val="24"/>
          </w:rPr>
          <w:t>un</w:t>
        </w:r>
        <w:r w:rsidR="005513D0">
          <w:rPr>
            <w:rFonts w:ascii="Times New Roman" w:eastAsia="Times New Roman" w:hAnsi="Times New Roman" w:cs="Times New Roman"/>
            <w:spacing w:val="1"/>
            <w:sz w:val="24"/>
            <w:szCs w:val="24"/>
          </w:rPr>
          <w:t>i</w:t>
        </w:r>
        <w:r w:rsidR="005513D0">
          <w:rPr>
            <w:rFonts w:ascii="Times New Roman" w:eastAsia="Times New Roman" w:hAnsi="Times New Roman" w:cs="Times New Roman"/>
            <w:spacing w:val="-3"/>
            <w:sz w:val="24"/>
            <w:szCs w:val="24"/>
          </w:rPr>
          <w:t>c</w:t>
        </w:r>
        <w:r w:rsidR="005513D0">
          <w:rPr>
            <w:rFonts w:ascii="Times New Roman" w:eastAsia="Times New Roman" w:hAnsi="Times New Roman" w:cs="Times New Roman"/>
            <w:spacing w:val="1"/>
            <w:sz w:val="24"/>
            <w:szCs w:val="24"/>
          </w:rPr>
          <w:t>aci</w:t>
        </w:r>
        <w:r w:rsidR="005513D0">
          <w:rPr>
            <w:rFonts w:ascii="Times New Roman" w:eastAsia="Times New Roman" w:hAnsi="Times New Roman" w:cs="Times New Roman"/>
            <w:sz w:val="24"/>
            <w:szCs w:val="24"/>
          </w:rPr>
          <w:t xml:space="preserve">ón </w:t>
        </w:r>
        <w:r w:rsidR="005513D0">
          <w:rPr>
            <w:rFonts w:ascii="Times New Roman" w:eastAsia="Times New Roman" w:hAnsi="Times New Roman" w:cs="Times New Roman"/>
            <w:spacing w:val="44"/>
            <w:sz w:val="24"/>
            <w:szCs w:val="24"/>
          </w:rPr>
          <w:t>es</w:t>
        </w:r>
      </w:ins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4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una </w:t>
      </w:r>
      <w:r>
        <w:rPr>
          <w:rFonts w:ascii="Times New Roman" w:eastAsia="Times New Roman" w:hAnsi="Times New Roman" w:cs="Times New Roman"/>
          <w:spacing w:val="4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-8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uda </w:t>
      </w:r>
      <w:r>
        <w:rPr>
          <w:rFonts w:ascii="Times New Roman" w:eastAsia="Times New Roman" w:hAnsi="Times New Roman" w:cs="Times New Roman"/>
          <w:spacing w:val="4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ta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e </w:t>
      </w:r>
      <w:r>
        <w:rPr>
          <w:rFonts w:ascii="Times New Roman" w:eastAsia="Times New Roman" w:hAnsi="Times New Roman" w:cs="Times New Roman"/>
          <w:spacing w:val="4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ali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>
        <w:rPr>
          <w:rFonts w:ascii="Times New Roman" w:eastAsia="Times New Roman" w:hAnsi="Times New Roman" w:cs="Times New Roman"/>
          <w:spacing w:val="44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s </w:t>
      </w:r>
      <w:r>
        <w:rPr>
          <w:rFonts w:ascii="Times New Roman" w:eastAsia="Times New Roman" w:hAnsi="Times New Roman" w:cs="Times New Roman"/>
          <w:spacing w:val="4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quí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4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donde </w:t>
      </w:r>
      <w:r>
        <w:rPr>
          <w:rFonts w:ascii="Times New Roman" w:eastAsia="Times New Roman" w:hAnsi="Times New Roman" w:cs="Times New Roman"/>
          <w:spacing w:val="4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n </w:t>
      </w:r>
      <w:r>
        <w:rPr>
          <w:rFonts w:ascii="Times New Roman" w:eastAsia="Times New Roman" w:hAnsi="Times New Roman" w:cs="Times New Roman"/>
          <w:spacing w:val="4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os </w:t>
      </w:r>
      <w:r>
        <w:rPr>
          <w:rFonts w:ascii="Times New Roman" w:eastAsia="Times New Roman" w:hAnsi="Times New Roman" w:cs="Times New Roman"/>
          <w:spacing w:val="5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spacing w:val="1"/>
          <w:sz w:val="24"/>
          <w:szCs w:val="24"/>
        </w:rPr>
        <w:t>elé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b/>
          <w:bCs/>
          <w:spacing w:val="-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b/>
          <w:bCs/>
          <w:spacing w:val="2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b/>
          <w:bCs/>
          <w:spacing w:val="-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s </w:t>
      </w:r>
      <w:r>
        <w:rPr>
          <w:rFonts w:ascii="Times New Roman" w:eastAsia="Times New Roman" w:hAnsi="Times New Roman" w:cs="Times New Roman"/>
          <w:b/>
          <w:bCs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spacing w:val="1"/>
          <w:sz w:val="24"/>
          <w:szCs w:val="24"/>
        </w:rPr>
        <w:t>eli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b/>
          <w:bCs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ma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phon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).</w:t>
      </w:r>
    </w:p>
    <w:p w14:paraId="2B00E454" w14:textId="77777777" w:rsidR="00BE5A93" w:rsidRDefault="00BE5A93">
      <w:pPr>
        <w:spacing w:before="10" w:after="0" w:line="200" w:lineRule="exact"/>
        <w:rPr>
          <w:sz w:val="20"/>
          <w:szCs w:val="20"/>
        </w:rPr>
      </w:pPr>
    </w:p>
    <w:p w14:paraId="5C4436CB" w14:textId="77777777" w:rsidR="00BE5A93" w:rsidRDefault="00F700C7">
      <w:pPr>
        <w:spacing w:after="0"/>
        <w:ind w:left="117" w:right="625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pacing w:val="-5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í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y 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os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po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iti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ci</w:t>
      </w:r>
      <w:r>
        <w:rPr>
          <w:rFonts w:ascii="Times New Roman" w:eastAsia="Times New Roman" w:hAnsi="Times New Roman" w:cs="Times New Roman"/>
          <w:sz w:val="24"/>
          <w:szCs w:val="24"/>
        </w:rPr>
        <w:t>on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do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pun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fun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ci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ale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y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ca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te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í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ti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s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le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>os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ac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un</w:t>
      </w:r>
      <w:r>
        <w:rPr>
          <w:rFonts w:ascii="Times New Roman" w:eastAsia="Times New Roman" w:hAnsi="Times New Roman" w:cs="Times New Roman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ti</w:t>
      </w:r>
      <w:r>
        <w:rPr>
          <w:rFonts w:ascii="Times New Roman" w:eastAsia="Times New Roman" w:hAnsi="Times New Roman" w:cs="Times New Roman"/>
          <w:sz w:val="24"/>
          <w:szCs w:val="24"/>
        </w:rPr>
        <w:t>dor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ra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os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z w:val="24"/>
          <w:szCs w:val="24"/>
        </w:rPr>
        <w:t>pu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dor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on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ale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s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on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ci</w:t>
      </w:r>
      <w:r>
        <w:rPr>
          <w:rFonts w:ascii="Times New Roman" w:eastAsia="Times New Roman" w:hAnsi="Times New Roman" w:cs="Times New Roman"/>
          <w:sz w:val="24"/>
          <w:szCs w:val="24"/>
        </w:rPr>
        <w:t>on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ro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s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s pod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em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os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on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ll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ác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ile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14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et</w:t>
      </w:r>
      <w:r>
        <w:rPr>
          <w:rFonts w:ascii="Times New Roman" w:eastAsia="Times New Roman" w:hAnsi="Times New Roman" w:cs="Times New Roman"/>
          <w:sz w:val="24"/>
          <w:szCs w:val="24"/>
        </w:rPr>
        <w:t>oo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h,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GPS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cáma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o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cá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ec</w:t>
      </w:r>
      <w:r>
        <w:rPr>
          <w:rFonts w:ascii="Times New Roman" w:eastAsia="Times New Roman" w:hAnsi="Times New Roman" w:cs="Times New Roman"/>
          <w:sz w:val="24"/>
          <w:szCs w:val="24"/>
        </w:rPr>
        <w:t>ono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im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o de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z</w:t>
      </w:r>
      <w:r>
        <w:rPr>
          <w:rFonts w:ascii="Times New Roman" w:eastAsia="Times New Roman" w:hAnsi="Times New Roman" w:cs="Times New Roman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aci</w:t>
      </w:r>
      <w:r>
        <w:rPr>
          <w:rFonts w:ascii="Times New Roman" w:eastAsia="Times New Roman" w:hAnsi="Times New Roman" w:cs="Times New Roman"/>
          <w:sz w:val="24"/>
          <w:szCs w:val="24"/>
        </w:rPr>
        <w:t>ón de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z</w:t>
      </w:r>
      <w:r>
        <w:rPr>
          <w:rFonts w:ascii="Times New Roman" w:eastAsia="Times New Roman" w:hAnsi="Times New Roman" w:cs="Times New Roman"/>
          <w:sz w:val="24"/>
          <w:szCs w:val="24"/>
        </w:rPr>
        <w:t>, 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produ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cci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ón 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e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z w:val="24"/>
          <w:szCs w:val="24"/>
        </w:rPr>
        <w:t>ú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ica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-9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sz w:val="24"/>
          <w:szCs w:val="24"/>
        </w:rPr>
        <w:t>C e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i</w:t>
      </w:r>
      <w:r>
        <w:rPr>
          <w:rFonts w:ascii="Times New Roman" w:eastAsia="Times New Roman" w:hAnsi="Times New Roman" w:cs="Times New Roman"/>
          <w:sz w:val="24"/>
          <w:szCs w:val="24"/>
        </w:rPr>
        <w:t>nfr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rro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j</w:t>
      </w:r>
      <w:r>
        <w:rPr>
          <w:rFonts w:ascii="Times New Roman" w:eastAsia="Times New Roman" w:hAnsi="Times New Roman" w:cs="Times New Roman"/>
          <w:sz w:val="24"/>
          <w:szCs w:val="24"/>
        </w:rPr>
        <w:t>o.</w:t>
      </w:r>
    </w:p>
    <w:p w14:paraId="3FF6E024" w14:textId="77777777" w:rsidR="00BE5A93" w:rsidRDefault="00BE5A93">
      <w:pPr>
        <w:spacing w:after="0"/>
        <w:jc w:val="both"/>
        <w:sectPr w:rsidR="00BE5A93">
          <w:pgSz w:w="12240" w:h="15840"/>
          <w:pgMar w:top="1700" w:right="1300" w:bottom="280" w:left="1300" w:header="1483" w:footer="0" w:gutter="0"/>
          <w:cols w:space="720"/>
        </w:sectPr>
      </w:pPr>
    </w:p>
    <w:p w14:paraId="7D01891C" w14:textId="77777777" w:rsidR="00BE5A93" w:rsidRDefault="00BE5A93">
      <w:pPr>
        <w:spacing w:after="0" w:line="240" w:lineRule="exact"/>
        <w:rPr>
          <w:sz w:val="24"/>
          <w:szCs w:val="24"/>
        </w:rPr>
      </w:pPr>
    </w:p>
    <w:p w14:paraId="3EF5F4AD" w14:textId="77777777" w:rsidR="00BE5A93" w:rsidRDefault="00F700C7">
      <w:pPr>
        <w:spacing w:before="29" w:after="0" w:line="240" w:lineRule="auto"/>
        <w:ind w:left="836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4.2.2 </w:t>
      </w:r>
      <w:r>
        <w:rPr>
          <w:rFonts w:ascii="Times New Roman" w:eastAsia="Times New Roman" w:hAnsi="Times New Roman" w:cs="Times New Roman"/>
          <w:b/>
          <w:bCs/>
          <w:i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i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b/>
          <w:bCs/>
          <w:i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i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i/>
          <w:spacing w:val="-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i/>
          <w:spacing w:val="5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b/>
          <w:bCs/>
          <w:i/>
          <w:sz w:val="24"/>
          <w:szCs w:val="24"/>
        </w:rPr>
        <w:t>as</w:t>
      </w:r>
      <w:r>
        <w:rPr>
          <w:rFonts w:ascii="Times New Roman" w:eastAsia="Times New Roman" w:hAnsi="Times New Roman" w:cs="Times New Roman"/>
          <w:b/>
          <w:bCs/>
          <w:i/>
          <w:spacing w:val="-1"/>
          <w:sz w:val="24"/>
          <w:szCs w:val="24"/>
        </w:rPr>
        <w:t xml:space="preserve"> O</w:t>
      </w:r>
      <w:r>
        <w:rPr>
          <w:rFonts w:ascii="Times New Roman" w:eastAsia="Times New Roman" w:hAnsi="Times New Roman" w:cs="Times New Roman"/>
          <w:b/>
          <w:bCs/>
          <w:i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b/>
          <w:bCs/>
          <w:i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i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b/>
          <w:bCs/>
          <w:i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b/>
          <w:bCs/>
          <w:i/>
          <w:spacing w:val="1"/>
          <w:sz w:val="24"/>
          <w:szCs w:val="24"/>
        </w:rPr>
        <w:t>tiv</w:t>
      </w:r>
      <w:r>
        <w:rPr>
          <w:rFonts w:ascii="Times New Roman" w:eastAsia="Times New Roman" w:hAnsi="Times New Roman" w:cs="Times New Roman"/>
          <w:b/>
          <w:bCs/>
          <w:i/>
          <w:sz w:val="24"/>
          <w:szCs w:val="24"/>
        </w:rPr>
        <w:t>os</w:t>
      </w:r>
      <w:r>
        <w:rPr>
          <w:rFonts w:ascii="Times New Roman" w:eastAsia="Times New Roman" w:hAnsi="Times New Roman" w:cs="Times New Roman"/>
          <w:b/>
          <w:bCs/>
          <w:i/>
          <w:spacing w:val="-1"/>
          <w:sz w:val="24"/>
          <w:szCs w:val="24"/>
        </w:rPr>
        <w:t xml:space="preserve"> M</w:t>
      </w:r>
      <w:r>
        <w:rPr>
          <w:rFonts w:ascii="Times New Roman" w:eastAsia="Times New Roman" w:hAnsi="Times New Roman" w:cs="Times New Roman"/>
          <w:b/>
          <w:bCs/>
          <w:i/>
          <w:sz w:val="24"/>
          <w:szCs w:val="24"/>
        </w:rPr>
        <w:t>ó</w:t>
      </w:r>
      <w:r>
        <w:rPr>
          <w:rFonts w:ascii="Times New Roman" w:eastAsia="Times New Roman" w:hAnsi="Times New Roman" w:cs="Times New Roman"/>
          <w:b/>
          <w:bCs/>
          <w:i/>
          <w:spacing w:val="1"/>
          <w:sz w:val="24"/>
          <w:szCs w:val="24"/>
        </w:rPr>
        <w:t>vi</w:t>
      </w:r>
      <w:r>
        <w:rPr>
          <w:rFonts w:ascii="Times New Roman" w:eastAsia="Times New Roman" w:hAnsi="Times New Roman" w:cs="Times New Roman"/>
          <w:b/>
          <w:bCs/>
          <w:i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b/>
          <w:bCs/>
          <w:i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i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i/>
          <w:sz w:val="24"/>
          <w:szCs w:val="24"/>
        </w:rPr>
        <w:t>.</w:t>
      </w:r>
    </w:p>
    <w:p w14:paraId="7CB87446" w14:textId="77777777" w:rsidR="00BE5A93" w:rsidRDefault="00BE5A93">
      <w:pPr>
        <w:spacing w:before="4" w:after="0" w:line="100" w:lineRule="exact"/>
        <w:rPr>
          <w:sz w:val="10"/>
          <w:szCs w:val="10"/>
        </w:rPr>
      </w:pPr>
    </w:p>
    <w:p w14:paraId="4B51A30E" w14:textId="77777777" w:rsidR="00BE5A93" w:rsidRDefault="00BE5A93">
      <w:pPr>
        <w:spacing w:after="0" w:line="200" w:lineRule="exact"/>
        <w:rPr>
          <w:sz w:val="20"/>
          <w:szCs w:val="20"/>
        </w:rPr>
      </w:pPr>
    </w:p>
    <w:p w14:paraId="15E93338" w14:textId="77777777" w:rsidR="00BE5A93" w:rsidRDefault="00BE5A93">
      <w:pPr>
        <w:spacing w:after="0" w:line="200" w:lineRule="exact"/>
        <w:rPr>
          <w:sz w:val="20"/>
          <w:szCs w:val="20"/>
        </w:rPr>
      </w:pPr>
    </w:p>
    <w:p w14:paraId="2E5EAABC" w14:textId="77777777" w:rsidR="00BE5A93" w:rsidRDefault="00F700C7">
      <w:pPr>
        <w:spacing w:after="0" w:line="481" w:lineRule="auto"/>
        <w:ind w:left="117" w:right="622"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pacing w:val="-7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s </w:t>
      </w:r>
      <w:r>
        <w:rPr>
          <w:rFonts w:ascii="Times New Roman" w:eastAsia="Times New Roman" w:hAnsi="Times New Roman" w:cs="Times New Roman"/>
          <w:spacing w:val="2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iti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os </w:t>
      </w:r>
      <w:r>
        <w:rPr>
          <w:rFonts w:ascii="Times New Roman" w:eastAsia="Times New Roman" w:hAnsi="Times New Roman" w:cs="Times New Roman"/>
          <w:spacing w:val="2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>ó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ile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s </w:t>
      </w:r>
      <w:r>
        <w:rPr>
          <w:rFonts w:ascii="Times New Roman" w:eastAsia="Times New Roman" w:hAnsi="Times New Roman" w:cs="Times New Roman"/>
          <w:spacing w:val="2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fun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ci</w:t>
      </w:r>
      <w:r>
        <w:rPr>
          <w:rFonts w:ascii="Times New Roman" w:eastAsia="Times New Roman" w:hAnsi="Times New Roman" w:cs="Times New Roman"/>
          <w:sz w:val="24"/>
          <w:szCs w:val="24"/>
        </w:rPr>
        <w:t>on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n </w:t>
      </w:r>
      <w:r>
        <w:rPr>
          <w:rFonts w:ascii="Times New Roman" w:eastAsia="Times New Roman" w:hAnsi="Times New Roman" w:cs="Times New Roman"/>
          <w:spacing w:val="2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obre </w:t>
      </w:r>
      <w:r>
        <w:rPr>
          <w:rFonts w:ascii="Times New Roman" w:eastAsia="Times New Roman" w:hAnsi="Times New Roman" w:cs="Times New Roman"/>
          <w:spacing w:val="2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un </w:t>
      </w:r>
      <w:r>
        <w:rPr>
          <w:rFonts w:ascii="Times New Roman" w:eastAsia="Times New Roman" w:hAnsi="Times New Roman" w:cs="Times New Roman"/>
          <w:spacing w:val="3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spacing w:val="5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spacing w:val="-8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a </w:t>
      </w:r>
      <w:r>
        <w:rPr>
          <w:rFonts w:ascii="Times New Roman" w:eastAsia="Times New Roman" w:hAnsi="Times New Roman" w:cs="Times New Roman"/>
          <w:b/>
          <w:bCs/>
          <w:spacing w:val="3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b/>
          <w:bCs/>
          <w:spacing w:val="-6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b/>
          <w:bCs/>
          <w:spacing w:val="1"/>
          <w:sz w:val="24"/>
          <w:szCs w:val="24"/>
        </w:rPr>
        <w:t>er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at</w:t>
      </w:r>
      <w:r>
        <w:rPr>
          <w:rFonts w:ascii="Times New Roman" w:eastAsia="Times New Roman" w:hAnsi="Times New Roman" w:cs="Times New Roman"/>
          <w:b/>
          <w:bCs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vo </w:t>
      </w:r>
      <w:r>
        <w:rPr>
          <w:rFonts w:ascii="Times New Roman" w:eastAsia="Times New Roman" w:hAnsi="Times New Roman" w:cs="Times New Roman"/>
          <w:b/>
          <w:bCs/>
          <w:spacing w:val="2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l </w:t>
      </w:r>
      <w:r>
        <w:rPr>
          <w:rFonts w:ascii="Times New Roman" w:eastAsia="Times New Roman" w:hAnsi="Times New Roman" w:cs="Times New Roman"/>
          <w:spacing w:val="2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l </w:t>
      </w:r>
      <w:r>
        <w:rPr>
          <w:rFonts w:ascii="Times New Roman" w:eastAsia="Times New Roman" w:hAnsi="Times New Roman" w:cs="Times New Roman"/>
          <w:spacing w:val="2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á 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ñ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do</w:t>
      </w:r>
      <w:r>
        <w:rPr>
          <w:rFonts w:ascii="Times New Roman" w:eastAsia="Times New Roman" w:hAnsi="Times New Roman" w:cs="Times New Roman"/>
          <w:spacing w:val="3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3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ofr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ce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3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un</w:t>
      </w:r>
      <w:r>
        <w:rPr>
          <w:rFonts w:ascii="Times New Roman" w:eastAsia="Times New Roman" w:hAnsi="Times New Roman" w:cs="Times New Roman"/>
          <w:spacing w:val="3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nd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ie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2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ec</w:t>
      </w:r>
      <w:r>
        <w:rPr>
          <w:rFonts w:ascii="Times New Roman" w:eastAsia="Times New Roman" w:hAnsi="Times New Roman" w:cs="Times New Roman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do</w:t>
      </w:r>
      <w:r>
        <w:rPr>
          <w:rFonts w:ascii="Times New Roman" w:eastAsia="Times New Roman" w:hAnsi="Times New Roman" w:cs="Times New Roman"/>
          <w:spacing w:val="3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spacing w:val="2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ecí</w:t>
      </w:r>
      <w:r>
        <w:rPr>
          <w:rFonts w:ascii="Times New Roman" w:eastAsia="Times New Roman" w:hAnsi="Times New Roman" w:cs="Times New Roman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ic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3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ra</w:t>
      </w:r>
      <w:r>
        <w:rPr>
          <w:rFonts w:ascii="Times New Roman" w:eastAsia="Times New Roman" w:hAnsi="Times New Roman" w:cs="Times New Roman"/>
          <w:spacing w:val="2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3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po</w:t>
      </w:r>
      <w:r>
        <w:rPr>
          <w:rFonts w:ascii="Times New Roman" w:eastAsia="Times New Roman" w:hAnsi="Times New Roman" w:cs="Times New Roman"/>
          <w:spacing w:val="3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spacing w:val="2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at</w:t>
      </w:r>
      <w:r>
        <w:rPr>
          <w:rFonts w:ascii="Times New Roman" w:eastAsia="Times New Roman" w:hAnsi="Times New Roman" w:cs="Times New Roman"/>
          <w:sz w:val="24"/>
          <w:szCs w:val="24"/>
        </w:rPr>
        <w:t>os</w:t>
      </w:r>
      <w:r>
        <w:rPr>
          <w:rFonts w:ascii="Times New Roman" w:eastAsia="Times New Roman" w:hAnsi="Times New Roman" w:cs="Times New Roman"/>
          <w:spacing w:val="3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y 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n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ta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ce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ñ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dos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unos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1"/>
          <w:sz w:val="24"/>
          <w:szCs w:val="24"/>
        </w:rPr>
        <w:t>re</w:t>
      </w:r>
      <w:r>
        <w:rPr>
          <w:rFonts w:ascii="Times New Roman" w:eastAsia="Times New Roman" w:hAnsi="Times New Roman" w:cs="Times New Roman"/>
          <w:b/>
          <w:bCs/>
          <w:spacing w:val="-6"/>
          <w:sz w:val="24"/>
          <w:szCs w:val="24"/>
        </w:rPr>
        <w:t>q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b/>
          <w:bCs/>
          <w:spacing w:val="1"/>
          <w:sz w:val="24"/>
          <w:szCs w:val="24"/>
        </w:rPr>
        <w:t>er</w:t>
      </w:r>
      <w:r>
        <w:rPr>
          <w:rFonts w:ascii="Times New Roman" w:eastAsia="Times New Roman" w:hAnsi="Times New Roman" w:cs="Times New Roman"/>
          <w:b/>
          <w:bCs/>
          <w:spacing w:val="5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b/>
          <w:bCs/>
          <w:spacing w:val="-8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b/>
          <w:bCs/>
          <w:spacing w:val="1"/>
          <w:sz w:val="24"/>
          <w:szCs w:val="24"/>
        </w:rPr>
        <w:t>ie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tos</w:t>
      </w:r>
      <w:r>
        <w:rPr>
          <w:rFonts w:ascii="Times New Roman" w:eastAsia="Times New Roman" w:hAnsi="Times New Roman" w:cs="Times New Roman"/>
          <w:b/>
          <w:bCs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6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á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spacing w:val="1"/>
          <w:sz w:val="24"/>
          <w:szCs w:val="24"/>
        </w:rPr>
        <w:t>ic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os</w:t>
      </w:r>
      <w:r>
        <w:rPr>
          <w:rFonts w:ascii="Times New Roman" w:eastAsia="Times New Roman" w:hAnsi="Times New Roman" w:cs="Times New Roman"/>
          <w:b/>
          <w:bCs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o </w:t>
      </w:r>
      <w:commentRangeStart w:id="207"/>
      <w:r>
        <w:rPr>
          <w:rFonts w:ascii="Times New Roman" w:eastAsia="Times New Roman" w:hAnsi="Times New Roman" w:cs="Times New Roman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-8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</w:rPr>
        <w:t>A</w:t>
      </w:r>
      <w:r>
        <w:rPr>
          <w:rFonts w:ascii="Calibri" w:eastAsia="Calibri" w:hAnsi="Calibri" w:cs="Calibri"/>
          <w:spacing w:val="1"/>
        </w:rPr>
        <w:t>h</w:t>
      </w:r>
      <w:r>
        <w:rPr>
          <w:rFonts w:ascii="Calibri" w:eastAsia="Calibri" w:hAnsi="Calibri" w:cs="Calibri"/>
          <w:spacing w:val="2"/>
        </w:rPr>
        <w:t>s</w:t>
      </w:r>
      <w:r>
        <w:rPr>
          <w:rFonts w:ascii="Calibri" w:eastAsia="Calibri" w:hAnsi="Calibri" w:cs="Calibri"/>
        </w:rPr>
        <w:t>o</w:t>
      </w:r>
      <w:r>
        <w:rPr>
          <w:rFonts w:ascii="Calibri" w:eastAsia="Calibri" w:hAnsi="Calibri" w:cs="Calibri"/>
          <w:spacing w:val="1"/>
        </w:rPr>
        <w:t>n</w:t>
      </w:r>
      <w:r>
        <w:rPr>
          <w:rFonts w:ascii="Times New Roman" w:eastAsia="Times New Roman" w:hAnsi="Times New Roman" w:cs="Times New Roman"/>
          <w:sz w:val="24"/>
          <w:szCs w:val="24"/>
        </w:rPr>
        <w:t>, 2006, p.7):</w:t>
      </w:r>
      <w:commentRangeEnd w:id="207"/>
      <w:r w:rsidR="00F03543">
        <w:rPr>
          <w:rStyle w:val="CommentReference"/>
        </w:rPr>
        <w:commentReference w:id="207"/>
      </w:r>
    </w:p>
    <w:p w14:paraId="00C8BB67" w14:textId="77777777" w:rsidR="00BE5A93" w:rsidRDefault="00BE5A93">
      <w:pPr>
        <w:spacing w:before="1" w:after="0" w:line="200" w:lineRule="exact"/>
        <w:rPr>
          <w:sz w:val="20"/>
          <w:szCs w:val="20"/>
        </w:rPr>
      </w:pPr>
    </w:p>
    <w:p w14:paraId="2FCA0E60" w14:textId="77777777" w:rsidR="00BE5A93" w:rsidRDefault="00F700C7">
      <w:pPr>
        <w:tabs>
          <w:tab w:val="left" w:pos="1540"/>
        </w:tabs>
        <w:spacing w:after="0" w:line="478" w:lineRule="auto"/>
        <w:ind w:left="1557" w:right="629" w:hanging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●</w:t>
      </w:r>
      <w:r>
        <w:rPr>
          <w:rFonts w:ascii="Arial" w:eastAsia="Arial" w:hAnsi="Arial" w:cs="Arial"/>
          <w:sz w:val="24"/>
          <w:szCs w:val="24"/>
        </w:rPr>
        <w:tab/>
      </w:r>
      <w:del w:id="208" w:author="Microsoft Office User" w:date="2016-07-07T14:50:00Z">
        <w:r w:rsidDel="005513D0">
          <w:rPr>
            <w:rFonts w:ascii="Times New Roman" w:eastAsia="Times New Roman" w:hAnsi="Times New Roman" w:cs="Times New Roman"/>
            <w:spacing w:val="-1"/>
            <w:sz w:val="24"/>
            <w:szCs w:val="24"/>
          </w:rPr>
          <w:delText>S</w:delText>
        </w:r>
        <w:r w:rsidDel="005513D0">
          <w:rPr>
            <w:rFonts w:ascii="Times New Roman" w:eastAsia="Times New Roman" w:hAnsi="Times New Roman" w:cs="Times New Roman"/>
            <w:sz w:val="24"/>
            <w:szCs w:val="24"/>
          </w:rPr>
          <w:delText>opor</w:delText>
        </w:r>
        <w:r w:rsidDel="005513D0">
          <w:rPr>
            <w:rFonts w:ascii="Times New Roman" w:eastAsia="Times New Roman" w:hAnsi="Times New Roman" w:cs="Times New Roman"/>
            <w:spacing w:val="1"/>
            <w:sz w:val="24"/>
            <w:szCs w:val="24"/>
          </w:rPr>
          <w:delText>ta</w:delText>
        </w:r>
        <w:r w:rsidDel="005513D0">
          <w:rPr>
            <w:rFonts w:ascii="Times New Roman" w:eastAsia="Times New Roman" w:hAnsi="Times New Roman" w:cs="Times New Roman"/>
            <w:sz w:val="24"/>
            <w:szCs w:val="24"/>
          </w:rPr>
          <w:delText xml:space="preserve">r </w:delText>
        </w:r>
        <w:r w:rsidDel="005513D0">
          <w:rPr>
            <w:rFonts w:ascii="Times New Roman" w:eastAsia="Times New Roman" w:hAnsi="Times New Roman" w:cs="Times New Roman"/>
            <w:spacing w:val="28"/>
            <w:sz w:val="24"/>
            <w:szCs w:val="24"/>
          </w:rPr>
          <w:delText xml:space="preserve"> </w:delText>
        </w:r>
        <w:r w:rsidDel="005513D0">
          <w:rPr>
            <w:rFonts w:ascii="Times New Roman" w:eastAsia="Times New Roman" w:hAnsi="Times New Roman" w:cs="Times New Roman"/>
            <w:sz w:val="24"/>
            <w:szCs w:val="24"/>
          </w:rPr>
          <w:delText>d</w:delText>
        </w:r>
        <w:r w:rsidDel="005513D0">
          <w:rPr>
            <w:rFonts w:ascii="Times New Roman" w:eastAsia="Times New Roman" w:hAnsi="Times New Roman" w:cs="Times New Roman"/>
            <w:spacing w:val="1"/>
            <w:sz w:val="24"/>
            <w:szCs w:val="24"/>
          </w:rPr>
          <w:delText>i</w:delText>
        </w:r>
        <w:r w:rsidDel="005513D0">
          <w:rPr>
            <w:rFonts w:ascii="Times New Roman" w:eastAsia="Times New Roman" w:hAnsi="Times New Roman" w:cs="Times New Roman"/>
            <w:spacing w:val="-1"/>
            <w:sz w:val="24"/>
            <w:szCs w:val="24"/>
          </w:rPr>
          <w:delText>s</w:delText>
        </w:r>
        <w:r w:rsidDel="005513D0">
          <w:rPr>
            <w:rFonts w:ascii="Times New Roman" w:eastAsia="Times New Roman" w:hAnsi="Times New Roman" w:cs="Times New Roman"/>
            <w:sz w:val="24"/>
            <w:szCs w:val="24"/>
          </w:rPr>
          <w:delText>po</w:delText>
        </w:r>
        <w:r w:rsidDel="005513D0">
          <w:rPr>
            <w:rFonts w:ascii="Times New Roman" w:eastAsia="Times New Roman" w:hAnsi="Times New Roman" w:cs="Times New Roman"/>
            <w:spacing w:val="-1"/>
            <w:sz w:val="24"/>
            <w:szCs w:val="24"/>
          </w:rPr>
          <w:delText>s</w:delText>
        </w:r>
        <w:r w:rsidDel="005513D0">
          <w:rPr>
            <w:rFonts w:ascii="Times New Roman" w:eastAsia="Times New Roman" w:hAnsi="Times New Roman" w:cs="Times New Roman"/>
            <w:spacing w:val="1"/>
            <w:sz w:val="24"/>
            <w:szCs w:val="24"/>
          </w:rPr>
          <w:delText>iti</w:delText>
        </w:r>
        <w:r w:rsidDel="005513D0">
          <w:rPr>
            <w:rFonts w:ascii="Times New Roman" w:eastAsia="Times New Roman" w:hAnsi="Times New Roman" w:cs="Times New Roman"/>
            <w:spacing w:val="-4"/>
            <w:sz w:val="24"/>
            <w:szCs w:val="24"/>
          </w:rPr>
          <w:delText>v</w:delText>
        </w:r>
        <w:r w:rsidDel="005513D0">
          <w:rPr>
            <w:rFonts w:ascii="Times New Roman" w:eastAsia="Times New Roman" w:hAnsi="Times New Roman" w:cs="Times New Roman"/>
            <w:sz w:val="24"/>
            <w:szCs w:val="24"/>
          </w:rPr>
          <w:delText>os</w:delText>
        </w:r>
      </w:del>
      <w:ins w:id="209" w:author="Microsoft Office User" w:date="2016-07-07T14:50:00Z">
        <w:r w:rsidR="005513D0">
          <w:rPr>
            <w:rFonts w:ascii="Times New Roman" w:eastAsia="Times New Roman" w:hAnsi="Times New Roman" w:cs="Times New Roman"/>
            <w:spacing w:val="-1"/>
            <w:sz w:val="24"/>
            <w:szCs w:val="24"/>
          </w:rPr>
          <w:t>S</w:t>
        </w:r>
        <w:r w:rsidR="005513D0">
          <w:rPr>
            <w:rFonts w:ascii="Times New Roman" w:eastAsia="Times New Roman" w:hAnsi="Times New Roman" w:cs="Times New Roman"/>
            <w:sz w:val="24"/>
            <w:szCs w:val="24"/>
          </w:rPr>
          <w:t>opor</w:t>
        </w:r>
        <w:r w:rsidR="005513D0">
          <w:rPr>
            <w:rFonts w:ascii="Times New Roman" w:eastAsia="Times New Roman" w:hAnsi="Times New Roman" w:cs="Times New Roman"/>
            <w:spacing w:val="1"/>
            <w:sz w:val="24"/>
            <w:szCs w:val="24"/>
          </w:rPr>
          <w:t>ta</w:t>
        </w:r>
        <w:r w:rsidR="005513D0">
          <w:rPr>
            <w:rFonts w:ascii="Times New Roman" w:eastAsia="Times New Roman" w:hAnsi="Times New Roman" w:cs="Times New Roman"/>
            <w:sz w:val="24"/>
            <w:szCs w:val="24"/>
          </w:rPr>
          <w:t xml:space="preserve">r </w:t>
        </w:r>
        <w:r w:rsidR="005513D0">
          <w:rPr>
            <w:rFonts w:ascii="Times New Roman" w:eastAsia="Times New Roman" w:hAnsi="Times New Roman" w:cs="Times New Roman"/>
            <w:spacing w:val="28"/>
            <w:sz w:val="24"/>
            <w:szCs w:val="24"/>
          </w:rPr>
          <w:t>dispositivos</w:t>
        </w:r>
      </w:ins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2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qu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ño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>
        <w:rPr>
          <w:rFonts w:ascii="Times New Roman" w:eastAsia="Times New Roman" w:hAnsi="Times New Roman" w:cs="Times New Roman"/>
          <w:spacing w:val="2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l </w:t>
      </w:r>
      <w:r>
        <w:rPr>
          <w:rFonts w:ascii="Times New Roman" w:eastAsia="Times New Roman" w:hAnsi="Times New Roman" w:cs="Times New Roman"/>
          <w:spacing w:val="2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orr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r </w:t>
      </w:r>
      <w:r>
        <w:rPr>
          <w:rFonts w:ascii="Times New Roman" w:eastAsia="Times New Roman" w:hAnsi="Times New Roman" w:cs="Times New Roman"/>
          <w:spacing w:val="2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obre </w:t>
      </w:r>
      <w:r>
        <w:rPr>
          <w:rFonts w:ascii="Times New Roman" w:eastAsia="Times New Roman" w:hAnsi="Times New Roman" w:cs="Times New Roman"/>
          <w:spacing w:val="2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un </w:t>
      </w:r>
      <w:r>
        <w:rPr>
          <w:rFonts w:ascii="Times New Roman" w:eastAsia="Times New Roman" w:hAnsi="Times New Roman" w:cs="Times New Roman"/>
          <w:spacing w:val="2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po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iti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o </w:t>
      </w:r>
      <w:r>
        <w:rPr>
          <w:rFonts w:ascii="Times New Roman" w:eastAsia="Times New Roman" w:hAnsi="Times New Roman" w:cs="Times New Roman"/>
          <w:spacing w:val="2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de </w:t>
      </w:r>
      <w:r>
        <w:rPr>
          <w:rFonts w:ascii="Times New Roman" w:eastAsia="Times New Roman" w:hAnsi="Times New Roman" w:cs="Times New Roman"/>
          <w:spacing w:val="2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o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on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ta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te</w:t>
      </w:r>
      <w:r>
        <w:rPr>
          <w:rFonts w:ascii="Times New Roman" w:eastAsia="Times New Roman" w:hAnsi="Times New Roman" w:cs="Times New Roman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que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propor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ona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s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ta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tie</w:t>
      </w:r>
      <w:r>
        <w:rPr>
          <w:rFonts w:ascii="Times New Roman" w:eastAsia="Times New Roman" w:hAnsi="Times New Roman" w:cs="Times New Roman"/>
          <w:sz w:val="24"/>
          <w:szCs w:val="24"/>
        </w:rPr>
        <w:t>ne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ob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li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aci</w:t>
      </w:r>
      <w:r>
        <w:rPr>
          <w:rFonts w:ascii="Times New Roman" w:eastAsia="Times New Roman" w:hAnsi="Times New Roman" w:cs="Times New Roman"/>
          <w:sz w:val="24"/>
          <w:szCs w:val="24"/>
        </w:rPr>
        <w:t>ón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un 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ño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spacing w:val="-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rqu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itect</w:t>
      </w:r>
      <w:r>
        <w:rPr>
          <w:rFonts w:ascii="Times New Roman" w:eastAsia="Times New Roman" w:hAnsi="Times New Roman" w:cs="Times New Roman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ia</w:t>
      </w:r>
      <w:r>
        <w:rPr>
          <w:rFonts w:ascii="Times New Roman" w:eastAsia="Times New Roman" w:hAnsi="Times New Roman" w:cs="Times New Roman"/>
          <w:sz w:val="24"/>
          <w:szCs w:val="24"/>
        </w:rPr>
        <w:t>na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spacing w:val="-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po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o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on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z w:val="24"/>
          <w:szCs w:val="24"/>
        </w:rPr>
        <w:t>o de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e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ía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759635F1" w14:textId="77777777" w:rsidR="00BE5A93" w:rsidRDefault="00F700C7">
      <w:pPr>
        <w:tabs>
          <w:tab w:val="left" w:pos="1540"/>
        </w:tabs>
        <w:spacing w:before="15" w:after="0" w:line="479" w:lineRule="auto"/>
        <w:ind w:left="1557" w:right="623" w:hanging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●</w:t>
      </w:r>
      <w:r>
        <w:rPr>
          <w:rFonts w:ascii="Arial" w:eastAsia="Arial" w:hAnsi="Arial" w:cs="Arial"/>
          <w:sz w:val="24"/>
          <w:szCs w:val="24"/>
        </w:rPr>
        <w:tab/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opor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ta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po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iti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z w:val="24"/>
          <w:szCs w:val="24"/>
        </w:rPr>
        <w:t>os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z w:val="24"/>
          <w:szCs w:val="24"/>
        </w:rPr>
        <w:t>ó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ile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7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>os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telé</w:t>
      </w:r>
      <w:r>
        <w:rPr>
          <w:rFonts w:ascii="Times New Roman" w:eastAsia="Times New Roman" w:hAnsi="Times New Roman" w:cs="Times New Roman"/>
          <w:sz w:val="24"/>
          <w:szCs w:val="24"/>
        </w:rPr>
        <w:t>fonos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te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te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pond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n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odo</w:t>
      </w:r>
      <w:r>
        <w:rPr>
          <w:rFonts w:ascii="Times New Roman" w:eastAsia="Times New Roman" w:hAnsi="Times New Roman" w:cs="Times New Roman"/>
          <w:spacing w:val="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y no</w:t>
      </w:r>
      <w:r>
        <w:rPr>
          <w:rFonts w:ascii="Times New Roman" w:eastAsia="Times New Roman" w:hAnsi="Times New Roman" w:cs="Times New Roman"/>
          <w:spacing w:val="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pu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ti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j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spacing w:val="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por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una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la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a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ec</w:t>
      </w:r>
      <w:r>
        <w:rPr>
          <w:rFonts w:ascii="Times New Roman" w:eastAsia="Times New Roman" w:hAnsi="Times New Roman" w:cs="Times New Roman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ici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o 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ce</w:t>
      </w:r>
      <w:r>
        <w:rPr>
          <w:rFonts w:ascii="Times New Roman" w:eastAsia="Times New Roman" w:hAnsi="Times New Roman" w:cs="Times New Roman"/>
          <w:sz w:val="24"/>
          <w:szCs w:val="24"/>
        </w:rPr>
        <w:t>nd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r,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emá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be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r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ca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z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fu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ci</w:t>
      </w:r>
      <w:r>
        <w:rPr>
          <w:rFonts w:ascii="Times New Roman" w:eastAsia="Times New Roman" w:hAnsi="Times New Roman" w:cs="Times New Roman"/>
          <w:sz w:val="24"/>
          <w:szCs w:val="24"/>
        </w:rPr>
        <w:t>on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r dur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e 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ia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hor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on una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1EA04551" w14:textId="77777777" w:rsidR="00BE5A93" w:rsidRDefault="00F700C7">
      <w:pPr>
        <w:tabs>
          <w:tab w:val="left" w:pos="1540"/>
        </w:tabs>
        <w:spacing w:before="13" w:after="0" w:line="478" w:lineRule="auto"/>
        <w:ind w:left="1557" w:right="622" w:hanging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●</w:t>
      </w:r>
      <w:r>
        <w:rPr>
          <w:rFonts w:ascii="Arial" w:eastAsia="Arial" w:hAnsi="Arial" w:cs="Arial"/>
          <w:sz w:val="24"/>
          <w:szCs w:val="24"/>
        </w:rPr>
        <w:tab/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z w:val="24"/>
          <w:szCs w:val="24"/>
        </w:rPr>
        <w:t>ur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onf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ia</w:t>
      </w:r>
      <w:r>
        <w:rPr>
          <w:rFonts w:ascii="Times New Roman" w:eastAsia="Times New Roman" w:hAnsi="Times New Roman" w:cs="Times New Roman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ili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d:</w:t>
      </w:r>
      <w:r>
        <w:rPr>
          <w:rFonts w:ascii="Times New Roman" w:eastAsia="Times New Roman" w:hAnsi="Times New Roman" w:cs="Times New Roman"/>
          <w:spacing w:val="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7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1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onf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ia</w:t>
      </w:r>
      <w:r>
        <w:rPr>
          <w:rFonts w:ascii="Times New Roman" w:eastAsia="Times New Roman" w:hAnsi="Times New Roman" w:cs="Times New Roman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ili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un</w:t>
      </w:r>
      <w:r>
        <w:rPr>
          <w:rFonts w:ascii="Times New Roman" w:eastAsia="Times New Roman" w:hAnsi="Times New Roman" w:cs="Times New Roman"/>
          <w:spacing w:val="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act</w:t>
      </w:r>
      <w:r>
        <w:rPr>
          <w:rFonts w:ascii="Times New Roman" w:eastAsia="Times New Roman" w:hAnsi="Times New Roman" w:cs="Times New Roman"/>
          <w:sz w:val="24"/>
          <w:szCs w:val="24"/>
        </w:rPr>
        <w:t>or</w:t>
      </w:r>
      <w:r>
        <w:rPr>
          <w:rFonts w:ascii="Times New Roman" w:eastAsia="Times New Roman" w:hAnsi="Times New Roman" w:cs="Times New Roman"/>
          <w:spacing w:val="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1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spacing w:val="1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ño</w:t>
      </w:r>
      <w:r>
        <w:rPr>
          <w:rFonts w:ascii="Times New Roman" w:eastAsia="Times New Roman" w:hAnsi="Times New Roman" w:cs="Times New Roman"/>
          <w:spacing w:val="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os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tema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op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ati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z w:val="24"/>
          <w:szCs w:val="24"/>
        </w:rPr>
        <w:t>os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z w:val="24"/>
          <w:szCs w:val="24"/>
        </w:rPr>
        <w:t>ó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ile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spacing w:val="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os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ma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te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r una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c</w:t>
      </w:r>
      <w:r>
        <w:rPr>
          <w:rFonts w:ascii="Times New Roman" w:eastAsia="Times New Roman" w:hAnsi="Times New Roman" w:cs="Times New Roman"/>
          <w:sz w:val="24"/>
          <w:szCs w:val="24"/>
        </w:rPr>
        <w:t>op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u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nfor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ma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ón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al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da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n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os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po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it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no pu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n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le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r una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é</w:t>
      </w:r>
      <w:r>
        <w:rPr>
          <w:rFonts w:ascii="Times New Roman" w:eastAsia="Times New Roman" w:hAnsi="Times New Roman" w:cs="Times New Roman"/>
          <w:sz w:val="24"/>
          <w:szCs w:val="24"/>
        </w:rPr>
        <w:t>rd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z w:val="24"/>
          <w:szCs w:val="24"/>
        </w:rPr>
        <w:t>a de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i</w:t>
      </w:r>
      <w:r>
        <w:rPr>
          <w:rFonts w:ascii="Times New Roman" w:eastAsia="Times New Roman" w:hAnsi="Times New Roman" w:cs="Times New Roman"/>
          <w:sz w:val="24"/>
          <w:szCs w:val="24"/>
        </w:rPr>
        <w:t>nfor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ci</w:t>
      </w:r>
      <w:r>
        <w:rPr>
          <w:rFonts w:ascii="Times New Roman" w:eastAsia="Times New Roman" w:hAnsi="Times New Roman" w:cs="Times New Roman"/>
          <w:sz w:val="24"/>
          <w:szCs w:val="24"/>
        </w:rPr>
        <w:t>ón por b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>oq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, 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ei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ici</w:t>
      </w:r>
      <w:r>
        <w:rPr>
          <w:rFonts w:ascii="Times New Roman" w:eastAsia="Times New Roman" w:hAnsi="Times New Roman" w:cs="Times New Roman"/>
          <w:sz w:val="24"/>
          <w:szCs w:val="24"/>
        </w:rPr>
        <w:t>os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o 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z w:val="24"/>
          <w:szCs w:val="24"/>
        </w:rPr>
        <w:t>na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act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ali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za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ci</w:t>
      </w:r>
      <w:r>
        <w:rPr>
          <w:rFonts w:ascii="Times New Roman" w:eastAsia="Times New Roman" w:hAnsi="Times New Roman" w:cs="Times New Roman"/>
          <w:sz w:val="24"/>
          <w:szCs w:val="24"/>
        </w:rPr>
        <w:t>ón d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58FFFBC" w14:textId="77777777" w:rsidR="00BE5A93" w:rsidRDefault="00F700C7">
      <w:pPr>
        <w:tabs>
          <w:tab w:val="left" w:pos="1540"/>
        </w:tabs>
        <w:spacing w:before="14" w:after="0" w:line="478" w:lineRule="auto"/>
        <w:ind w:left="1557" w:right="628" w:hanging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●</w:t>
      </w:r>
      <w:r>
        <w:rPr>
          <w:rFonts w:ascii="Arial" w:eastAsia="Arial" w:hAnsi="Arial" w:cs="Arial"/>
          <w:sz w:val="24"/>
          <w:szCs w:val="24"/>
        </w:rPr>
        <w:tab/>
      </w:r>
      <w:del w:id="210" w:author="Microsoft Office User" w:date="2016-07-07T14:50:00Z">
        <w:r w:rsidDel="005513D0">
          <w:rPr>
            <w:rFonts w:ascii="Times New Roman" w:eastAsia="Times New Roman" w:hAnsi="Times New Roman" w:cs="Times New Roman"/>
            <w:spacing w:val="-1"/>
            <w:sz w:val="24"/>
            <w:szCs w:val="24"/>
          </w:rPr>
          <w:delText>S</w:delText>
        </w:r>
        <w:r w:rsidDel="005513D0">
          <w:rPr>
            <w:rFonts w:ascii="Times New Roman" w:eastAsia="Times New Roman" w:hAnsi="Times New Roman" w:cs="Times New Roman"/>
            <w:sz w:val="24"/>
            <w:szCs w:val="24"/>
          </w:rPr>
          <w:delText>u</w:delText>
        </w:r>
        <w:r w:rsidDel="005513D0">
          <w:rPr>
            <w:rFonts w:ascii="Times New Roman" w:eastAsia="Times New Roman" w:hAnsi="Times New Roman" w:cs="Times New Roman"/>
            <w:spacing w:val="-1"/>
            <w:sz w:val="24"/>
            <w:szCs w:val="24"/>
          </w:rPr>
          <w:delText>s</w:delText>
        </w:r>
        <w:r w:rsidDel="005513D0">
          <w:rPr>
            <w:rFonts w:ascii="Times New Roman" w:eastAsia="Times New Roman" w:hAnsi="Times New Roman" w:cs="Times New Roman"/>
            <w:spacing w:val="1"/>
            <w:sz w:val="24"/>
            <w:szCs w:val="24"/>
          </w:rPr>
          <w:delText>te</w:delText>
        </w:r>
        <w:r w:rsidDel="005513D0">
          <w:rPr>
            <w:rFonts w:ascii="Times New Roman" w:eastAsia="Times New Roman" w:hAnsi="Times New Roman" w:cs="Times New Roman"/>
            <w:sz w:val="24"/>
            <w:szCs w:val="24"/>
          </w:rPr>
          <w:delText>n</w:delText>
        </w:r>
        <w:r w:rsidDel="005513D0">
          <w:rPr>
            <w:rFonts w:ascii="Times New Roman" w:eastAsia="Times New Roman" w:hAnsi="Times New Roman" w:cs="Times New Roman"/>
            <w:spacing w:val="1"/>
            <w:sz w:val="24"/>
            <w:szCs w:val="24"/>
          </w:rPr>
          <w:delText>ta</w:delText>
        </w:r>
        <w:r w:rsidDel="005513D0">
          <w:rPr>
            <w:rFonts w:ascii="Times New Roman" w:eastAsia="Times New Roman" w:hAnsi="Times New Roman" w:cs="Times New Roman"/>
            <w:sz w:val="24"/>
            <w:szCs w:val="24"/>
          </w:rPr>
          <w:delText xml:space="preserve">r </w:delText>
        </w:r>
        <w:r w:rsidDel="005513D0">
          <w:rPr>
            <w:rFonts w:ascii="Times New Roman" w:eastAsia="Times New Roman" w:hAnsi="Times New Roman" w:cs="Times New Roman"/>
            <w:spacing w:val="56"/>
            <w:sz w:val="24"/>
            <w:szCs w:val="24"/>
          </w:rPr>
          <w:delText xml:space="preserve"> </w:delText>
        </w:r>
        <w:r w:rsidDel="005513D0">
          <w:rPr>
            <w:rFonts w:ascii="Times New Roman" w:eastAsia="Times New Roman" w:hAnsi="Times New Roman" w:cs="Times New Roman"/>
            <w:sz w:val="24"/>
            <w:szCs w:val="24"/>
          </w:rPr>
          <w:delText>p</w:delText>
        </w:r>
        <w:r w:rsidDel="005513D0">
          <w:rPr>
            <w:rFonts w:ascii="Times New Roman" w:eastAsia="Times New Roman" w:hAnsi="Times New Roman" w:cs="Times New Roman"/>
            <w:spacing w:val="1"/>
            <w:sz w:val="24"/>
            <w:szCs w:val="24"/>
          </w:rPr>
          <w:delText>a</w:delText>
        </w:r>
        <w:r w:rsidDel="005513D0">
          <w:rPr>
            <w:rFonts w:ascii="Times New Roman" w:eastAsia="Times New Roman" w:hAnsi="Times New Roman" w:cs="Times New Roman"/>
            <w:spacing w:val="-4"/>
            <w:sz w:val="24"/>
            <w:szCs w:val="24"/>
          </w:rPr>
          <w:delText>r</w:delText>
        </w:r>
        <w:r w:rsidDel="005513D0">
          <w:rPr>
            <w:rFonts w:ascii="Times New Roman" w:eastAsia="Times New Roman" w:hAnsi="Times New Roman" w:cs="Times New Roman"/>
            <w:spacing w:val="1"/>
            <w:sz w:val="24"/>
            <w:szCs w:val="24"/>
          </w:rPr>
          <w:delText>a</w:delText>
        </w:r>
        <w:r w:rsidDel="005513D0">
          <w:rPr>
            <w:rFonts w:ascii="Times New Roman" w:eastAsia="Times New Roman" w:hAnsi="Times New Roman" w:cs="Times New Roman"/>
            <w:sz w:val="24"/>
            <w:szCs w:val="24"/>
          </w:rPr>
          <w:delText>d</w:delText>
        </w:r>
        <w:r w:rsidDel="005513D0">
          <w:rPr>
            <w:rFonts w:ascii="Times New Roman" w:eastAsia="Times New Roman" w:hAnsi="Times New Roman" w:cs="Times New Roman"/>
            <w:spacing w:val="1"/>
            <w:sz w:val="24"/>
            <w:szCs w:val="24"/>
          </w:rPr>
          <w:delText>i</w:delText>
        </w:r>
        <w:r w:rsidDel="005513D0">
          <w:rPr>
            <w:rFonts w:ascii="Times New Roman" w:eastAsia="Times New Roman" w:hAnsi="Times New Roman" w:cs="Times New Roman"/>
            <w:spacing w:val="-4"/>
            <w:sz w:val="24"/>
            <w:szCs w:val="24"/>
          </w:rPr>
          <w:delText>g</w:delText>
        </w:r>
        <w:r w:rsidDel="005513D0">
          <w:rPr>
            <w:rFonts w:ascii="Times New Roman" w:eastAsia="Times New Roman" w:hAnsi="Times New Roman" w:cs="Times New Roman"/>
            <w:spacing w:val="1"/>
            <w:sz w:val="24"/>
            <w:szCs w:val="24"/>
          </w:rPr>
          <w:delText>ma</w:delText>
        </w:r>
        <w:r w:rsidDel="005513D0">
          <w:rPr>
            <w:rFonts w:ascii="Times New Roman" w:eastAsia="Times New Roman" w:hAnsi="Times New Roman" w:cs="Times New Roman"/>
            <w:sz w:val="24"/>
            <w:szCs w:val="24"/>
          </w:rPr>
          <w:delText>s</w:delText>
        </w:r>
      </w:del>
      <w:ins w:id="211" w:author="Microsoft Office User" w:date="2016-07-07T14:50:00Z">
        <w:r w:rsidR="005513D0">
          <w:rPr>
            <w:rFonts w:ascii="Times New Roman" w:eastAsia="Times New Roman" w:hAnsi="Times New Roman" w:cs="Times New Roman"/>
            <w:spacing w:val="-1"/>
            <w:sz w:val="24"/>
            <w:szCs w:val="24"/>
          </w:rPr>
          <w:t>S</w:t>
        </w:r>
        <w:r w:rsidR="005513D0">
          <w:rPr>
            <w:rFonts w:ascii="Times New Roman" w:eastAsia="Times New Roman" w:hAnsi="Times New Roman" w:cs="Times New Roman"/>
            <w:sz w:val="24"/>
            <w:szCs w:val="24"/>
          </w:rPr>
          <w:t>u</w:t>
        </w:r>
        <w:r w:rsidR="005513D0">
          <w:rPr>
            <w:rFonts w:ascii="Times New Roman" w:eastAsia="Times New Roman" w:hAnsi="Times New Roman" w:cs="Times New Roman"/>
            <w:spacing w:val="-1"/>
            <w:sz w:val="24"/>
            <w:szCs w:val="24"/>
          </w:rPr>
          <w:t>s</w:t>
        </w:r>
        <w:r w:rsidR="005513D0">
          <w:rPr>
            <w:rFonts w:ascii="Times New Roman" w:eastAsia="Times New Roman" w:hAnsi="Times New Roman" w:cs="Times New Roman"/>
            <w:spacing w:val="1"/>
            <w:sz w:val="24"/>
            <w:szCs w:val="24"/>
          </w:rPr>
          <w:t>te</w:t>
        </w:r>
        <w:r w:rsidR="005513D0">
          <w:rPr>
            <w:rFonts w:ascii="Times New Roman" w:eastAsia="Times New Roman" w:hAnsi="Times New Roman" w:cs="Times New Roman"/>
            <w:sz w:val="24"/>
            <w:szCs w:val="24"/>
          </w:rPr>
          <w:t>n</w:t>
        </w:r>
        <w:r w:rsidR="005513D0">
          <w:rPr>
            <w:rFonts w:ascii="Times New Roman" w:eastAsia="Times New Roman" w:hAnsi="Times New Roman" w:cs="Times New Roman"/>
            <w:spacing w:val="1"/>
            <w:sz w:val="24"/>
            <w:szCs w:val="24"/>
          </w:rPr>
          <w:t>ta</w:t>
        </w:r>
        <w:r w:rsidR="005513D0">
          <w:rPr>
            <w:rFonts w:ascii="Times New Roman" w:eastAsia="Times New Roman" w:hAnsi="Times New Roman" w:cs="Times New Roman"/>
            <w:sz w:val="24"/>
            <w:szCs w:val="24"/>
          </w:rPr>
          <w:t xml:space="preserve">r </w:t>
        </w:r>
        <w:r w:rsidR="005513D0">
          <w:rPr>
            <w:rFonts w:ascii="Times New Roman" w:eastAsia="Times New Roman" w:hAnsi="Times New Roman" w:cs="Times New Roman"/>
            <w:spacing w:val="56"/>
            <w:sz w:val="24"/>
            <w:szCs w:val="24"/>
          </w:rPr>
          <w:t>paradigmas</w:t>
        </w:r>
      </w:ins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5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on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ci</w:t>
      </w:r>
      <w:r>
        <w:rPr>
          <w:rFonts w:ascii="Times New Roman" w:eastAsia="Times New Roman" w:hAnsi="Times New Roman" w:cs="Times New Roman"/>
          <w:sz w:val="24"/>
          <w:szCs w:val="24"/>
        </w:rPr>
        <w:t>on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s </w:t>
      </w:r>
      <w:r>
        <w:rPr>
          <w:rFonts w:ascii="Times New Roman" w:eastAsia="Times New Roman" w:hAnsi="Times New Roman" w:cs="Times New Roman"/>
          <w:spacing w:val="5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y </w:t>
      </w:r>
      <w:r>
        <w:rPr>
          <w:rFonts w:ascii="Times New Roman" w:eastAsia="Times New Roman" w:hAnsi="Times New Roman" w:cs="Times New Roman"/>
          <w:spacing w:val="5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z w:val="24"/>
          <w:szCs w:val="24"/>
        </w:rPr>
        <w:t>ó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ile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>
        <w:rPr>
          <w:rFonts w:ascii="Times New Roman" w:eastAsia="Times New Roman" w:hAnsi="Times New Roman" w:cs="Times New Roman"/>
          <w:spacing w:val="5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opor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r </w:t>
      </w:r>
      <w:r>
        <w:rPr>
          <w:rFonts w:ascii="Times New Roman" w:eastAsia="Times New Roman" w:hAnsi="Times New Roman" w:cs="Times New Roman"/>
          <w:spacing w:val="5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me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os </w:t>
      </w:r>
      <w:r>
        <w:rPr>
          <w:rFonts w:ascii="Times New Roman" w:eastAsia="Times New Roman" w:hAnsi="Times New Roman" w:cs="Times New Roman"/>
          <w:spacing w:val="5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e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z w:val="24"/>
          <w:szCs w:val="24"/>
        </w:rPr>
        <w:t>un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aci</w:t>
      </w:r>
      <w:r>
        <w:rPr>
          <w:rFonts w:ascii="Times New Roman" w:eastAsia="Times New Roman" w:hAnsi="Times New Roman" w:cs="Times New Roman"/>
          <w:sz w:val="24"/>
          <w:szCs w:val="24"/>
        </w:rPr>
        <w:t>ón a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é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6"/>
          <w:sz w:val="24"/>
          <w:szCs w:val="24"/>
        </w:rPr>
        <w:t>á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ea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GS</w:t>
      </w:r>
      <w:r>
        <w:rPr>
          <w:rFonts w:ascii="Times New Roman" w:eastAsia="Times New Roman" w:hAnsi="Times New Roman" w:cs="Times New Roman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y 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on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ale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et</w:t>
      </w:r>
      <w:r>
        <w:rPr>
          <w:rFonts w:ascii="Times New Roman" w:eastAsia="Times New Roman" w:hAnsi="Times New Roman" w:cs="Times New Roman"/>
          <w:sz w:val="24"/>
          <w:szCs w:val="24"/>
        </w:rPr>
        <w:t>oo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h,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ca</w:t>
      </w:r>
      <w:r>
        <w:rPr>
          <w:rFonts w:ascii="Times New Roman" w:eastAsia="Times New Roman" w:hAnsi="Times New Roman" w:cs="Times New Roman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do, o 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EE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802.11b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spacing w:val="-7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AN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0527178" w14:textId="77777777" w:rsidR="00BE5A93" w:rsidRDefault="00F700C7">
      <w:pPr>
        <w:tabs>
          <w:tab w:val="left" w:pos="1540"/>
        </w:tabs>
        <w:spacing w:before="15" w:after="0" w:line="475" w:lineRule="auto"/>
        <w:ind w:left="1557" w:right="632" w:hanging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●</w:t>
      </w:r>
      <w:r>
        <w:rPr>
          <w:rFonts w:ascii="Arial" w:eastAsia="Arial" w:hAnsi="Arial" w:cs="Arial"/>
          <w:sz w:val="24"/>
          <w:szCs w:val="24"/>
        </w:rPr>
        <w:tab/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z w:val="24"/>
          <w:szCs w:val="24"/>
        </w:rPr>
        <w:t>ur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2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2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aci</w:t>
      </w:r>
      <w:r>
        <w:rPr>
          <w:rFonts w:ascii="Times New Roman" w:eastAsia="Times New Roman" w:hAnsi="Times New Roman" w:cs="Times New Roman"/>
          <w:sz w:val="24"/>
          <w:szCs w:val="24"/>
        </w:rPr>
        <w:t>ón</w:t>
      </w:r>
      <w:r>
        <w:rPr>
          <w:rFonts w:ascii="Times New Roman" w:eastAsia="Times New Roman" w:hAnsi="Times New Roman" w:cs="Times New Roman"/>
          <w:spacing w:val="2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2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li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aci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2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2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ce</w:t>
      </w:r>
      <w:r>
        <w:rPr>
          <w:rFonts w:ascii="Times New Roman" w:eastAsia="Times New Roman" w:hAnsi="Times New Roman" w:cs="Times New Roman"/>
          <w:sz w:val="24"/>
          <w:szCs w:val="24"/>
        </w:rPr>
        <w:t>ro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spacing w:val="2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ici</w:t>
      </w:r>
      <w:r>
        <w:rPr>
          <w:rFonts w:ascii="Times New Roman" w:eastAsia="Times New Roman" w:hAnsi="Times New Roman" w:cs="Times New Roman"/>
          <w:sz w:val="24"/>
          <w:szCs w:val="24"/>
        </w:rPr>
        <w:t>os</w:t>
      </w:r>
      <w:r>
        <w:rPr>
          <w:rFonts w:ascii="Times New Roman" w:eastAsia="Times New Roman" w:hAnsi="Times New Roman" w:cs="Times New Roman"/>
          <w:spacing w:val="2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spacing w:val="1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tec</w:t>
      </w:r>
      <w:r>
        <w:rPr>
          <w:rFonts w:ascii="Times New Roman" w:eastAsia="Times New Roman" w:hAnsi="Times New Roman" w:cs="Times New Roman"/>
          <w:sz w:val="24"/>
          <w:szCs w:val="24"/>
        </w:rPr>
        <w:t>no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ía</w:t>
      </w:r>
      <w:r>
        <w:rPr>
          <w:rFonts w:ascii="Times New Roman" w:eastAsia="Times New Roman" w:hAnsi="Times New Roman" w:cs="Times New Roman"/>
          <w:sz w:val="24"/>
          <w:szCs w:val="24"/>
        </w:rPr>
        <w:t>s de</w:t>
      </w:r>
      <w:r>
        <w:rPr>
          <w:rFonts w:ascii="Times New Roman" w:eastAsia="Times New Roman" w:hAnsi="Times New Roman" w:cs="Times New Roman"/>
          <w:spacing w:val="1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rro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ll</w:t>
      </w:r>
      <w:r>
        <w:rPr>
          <w:rFonts w:ascii="Times New Roman" w:eastAsia="Times New Roman" w:hAnsi="Times New Roman" w:cs="Times New Roman"/>
          <w:sz w:val="24"/>
          <w:szCs w:val="24"/>
        </w:rPr>
        <w:t>o:</w:t>
      </w:r>
      <w:r>
        <w:rPr>
          <w:rFonts w:ascii="Times New Roman" w:eastAsia="Times New Roman" w:hAnsi="Times New Roman" w:cs="Times New Roman"/>
          <w:spacing w:val="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ra</w:t>
      </w:r>
      <w:r>
        <w:rPr>
          <w:rFonts w:ascii="Times New Roman" w:eastAsia="Times New Roman" w:hAnsi="Times New Roman" w:cs="Times New Roman"/>
          <w:spacing w:val="1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acil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ta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1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rro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ll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spacing w:val="1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li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on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spacing w:val="1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1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ra</w:t>
      </w:r>
      <w:r>
        <w:rPr>
          <w:rFonts w:ascii="Times New Roman" w:eastAsia="Times New Roman" w:hAnsi="Times New Roman" w:cs="Times New Roman"/>
          <w:spacing w:val="1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que</w:t>
      </w:r>
      <w:r>
        <w:rPr>
          <w:rFonts w:ascii="Times New Roman" w:eastAsia="Times New Roman" w:hAnsi="Times New Roman" w:cs="Times New Roman"/>
          <w:spacing w:val="1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é</w:t>
      </w:r>
    </w:p>
    <w:p w14:paraId="75D7B579" w14:textId="77777777" w:rsidR="00BE5A93" w:rsidRDefault="00BE5A93">
      <w:pPr>
        <w:spacing w:after="0"/>
        <w:jc w:val="both"/>
        <w:sectPr w:rsidR="00BE5A93">
          <w:headerReference w:type="default" r:id="rId26"/>
          <w:pgSz w:w="12240" w:h="15840"/>
          <w:pgMar w:top="1700" w:right="1300" w:bottom="280" w:left="1300" w:header="1483" w:footer="0" w:gutter="0"/>
          <w:pgNumType w:start="17"/>
          <w:cols w:space="720"/>
        </w:sectPr>
      </w:pPr>
    </w:p>
    <w:p w14:paraId="6F59DB97" w14:textId="77777777" w:rsidR="00BE5A93" w:rsidRDefault="00BE5A93">
      <w:pPr>
        <w:spacing w:before="12" w:after="0" w:line="240" w:lineRule="exact"/>
        <w:rPr>
          <w:sz w:val="24"/>
          <w:szCs w:val="24"/>
        </w:rPr>
      </w:pPr>
    </w:p>
    <w:p w14:paraId="654A2903" w14:textId="77777777" w:rsidR="00BE5A93" w:rsidRDefault="00F700C7">
      <w:pPr>
        <w:spacing w:before="29" w:after="0" w:line="240" w:lineRule="auto"/>
        <w:ind w:left="1557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do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me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aci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ón 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opor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te</w:t>
      </w:r>
      <w:r>
        <w:rPr>
          <w:rFonts w:ascii="Times New Roman" w:eastAsia="Times New Roman" w:hAnsi="Times New Roman" w:cs="Times New Roman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li</w:t>
      </w:r>
      <w:r>
        <w:rPr>
          <w:rFonts w:ascii="Times New Roman" w:eastAsia="Times New Roman" w:hAnsi="Times New Roman" w:cs="Times New Roman"/>
          <w:sz w:val="24"/>
          <w:szCs w:val="24"/>
        </w:rPr>
        <w:t>bros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opor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téc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ic</w:t>
      </w:r>
      <w:r>
        <w:rPr>
          <w:rFonts w:ascii="Times New Roman" w:eastAsia="Times New Roman" w:hAnsi="Times New Roman" w:cs="Times New Roman"/>
          <w:sz w:val="24"/>
          <w:szCs w:val="24"/>
        </w:rPr>
        <w:t>o.</w:t>
      </w:r>
    </w:p>
    <w:p w14:paraId="69144D5A" w14:textId="77777777" w:rsidR="00BE5A93" w:rsidRDefault="00BE5A93">
      <w:pPr>
        <w:spacing w:before="20" w:after="0" w:line="260" w:lineRule="exact"/>
        <w:rPr>
          <w:sz w:val="26"/>
          <w:szCs w:val="26"/>
        </w:rPr>
      </w:pPr>
    </w:p>
    <w:p w14:paraId="4AE859CD" w14:textId="77777777" w:rsidR="00BE5A93" w:rsidRDefault="00F700C7">
      <w:pPr>
        <w:tabs>
          <w:tab w:val="left" w:pos="1540"/>
        </w:tabs>
        <w:spacing w:after="0" w:line="477" w:lineRule="auto"/>
        <w:ind w:left="1557" w:right="629" w:hanging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●</w:t>
      </w:r>
      <w:r>
        <w:rPr>
          <w:rFonts w:ascii="Arial" w:eastAsia="Arial" w:hAnsi="Arial" w:cs="Arial"/>
          <w:sz w:val="24"/>
          <w:szCs w:val="24"/>
        </w:rPr>
        <w:tab/>
      </w:r>
      <w:del w:id="212" w:author="Microsoft Office User" w:date="2016-07-07T14:50:00Z">
        <w:r w:rsidDel="005513D0">
          <w:rPr>
            <w:rFonts w:ascii="Times New Roman" w:eastAsia="Times New Roman" w:hAnsi="Times New Roman" w:cs="Times New Roman"/>
            <w:spacing w:val="-1"/>
            <w:sz w:val="24"/>
            <w:szCs w:val="24"/>
          </w:rPr>
          <w:delText>P</w:delText>
        </w:r>
        <w:r w:rsidDel="005513D0">
          <w:rPr>
            <w:rFonts w:ascii="Times New Roman" w:eastAsia="Times New Roman" w:hAnsi="Times New Roman" w:cs="Times New Roman"/>
            <w:sz w:val="24"/>
            <w:szCs w:val="24"/>
          </w:rPr>
          <w:delText>ropor</w:delText>
        </w:r>
        <w:r w:rsidDel="005513D0">
          <w:rPr>
            <w:rFonts w:ascii="Times New Roman" w:eastAsia="Times New Roman" w:hAnsi="Times New Roman" w:cs="Times New Roman"/>
            <w:spacing w:val="1"/>
            <w:sz w:val="24"/>
            <w:szCs w:val="24"/>
          </w:rPr>
          <w:delText>ci</w:delText>
        </w:r>
        <w:r w:rsidDel="005513D0">
          <w:rPr>
            <w:rFonts w:ascii="Times New Roman" w:eastAsia="Times New Roman" w:hAnsi="Times New Roman" w:cs="Times New Roman"/>
            <w:sz w:val="24"/>
            <w:szCs w:val="24"/>
          </w:rPr>
          <w:delText>on</w:delText>
        </w:r>
        <w:r w:rsidDel="005513D0">
          <w:rPr>
            <w:rFonts w:ascii="Times New Roman" w:eastAsia="Times New Roman" w:hAnsi="Times New Roman" w:cs="Times New Roman"/>
            <w:spacing w:val="1"/>
            <w:sz w:val="24"/>
            <w:szCs w:val="24"/>
          </w:rPr>
          <w:delText>a</w:delText>
        </w:r>
        <w:r w:rsidDel="005513D0">
          <w:rPr>
            <w:rFonts w:ascii="Times New Roman" w:eastAsia="Times New Roman" w:hAnsi="Times New Roman" w:cs="Times New Roman"/>
            <w:sz w:val="24"/>
            <w:szCs w:val="24"/>
          </w:rPr>
          <w:delText xml:space="preserve">r </w:delText>
        </w:r>
        <w:r w:rsidDel="005513D0">
          <w:rPr>
            <w:rFonts w:ascii="Times New Roman" w:eastAsia="Times New Roman" w:hAnsi="Times New Roman" w:cs="Times New Roman"/>
            <w:spacing w:val="28"/>
            <w:sz w:val="24"/>
            <w:szCs w:val="24"/>
          </w:rPr>
          <w:delText xml:space="preserve"> </w:delText>
        </w:r>
        <w:r w:rsidDel="005513D0">
          <w:rPr>
            <w:rFonts w:ascii="Times New Roman" w:eastAsia="Times New Roman" w:hAnsi="Times New Roman" w:cs="Times New Roman"/>
            <w:sz w:val="24"/>
            <w:szCs w:val="24"/>
          </w:rPr>
          <w:delText>un</w:delText>
        </w:r>
      </w:del>
      <w:ins w:id="213" w:author="Microsoft Office User" w:date="2016-07-07T14:50:00Z">
        <w:r w:rsidR="005513D0">
          <w:rPr>
            <w:rFonts w:ascii="Times New Roman" w:eastAsia="Times New Roman" w:hAnsi="Times New Roman" w:cs="Times New Roman"/>
            <w:spacing w:val="-1"/>
            <w:sz w:val="24"/>
            <w:szCs w:val="24"/>
          </w:rPr>
          <w:t>P</w:t>
        </w:r>
        <w:r w:rsidR="005513D0">
          <w:rPr>
            <w:rFonts w:ascii="Times New Roman" w:eastAsia="Times New Roman" w:hAnsi="Times New Roman" w:cs="Times New Roman"/>
            <w:sz w:val="24"/>
            <w:szCs w:val="24"/>
          </w:rPr>
          <w:t>ropor</w:t>
        </w:r>
        <w:r w:rsidR="005513D0">
          <w:rPr>
            <w:rFonts w:ascii="Times New Roman" w:eastAsia="Times New Roman" w:hAnsi="Times New Roman" w:cs="Times New Roman"/>
            <w:spacing w:val="1"/>
            <w:sz w:val="24"/>
            <w:szCs w:val="24"/>
          </w:rPr>
          <w:t>ci</w:t>
        </w:r>
        <w:r w:rsidR="005513D0">
          <w:rPr>
            <w:rFonts w:ascii="Times New Roman" w:eastAsia="Times New Roman" w:hAnsi="Times New Roman" w:cs="Times New Roman"/>
            <w:sz w:val="24"/>
            <w:szCs w:val="24"/>
          </w:rPr>
          <w:t>on</w:t>
        </w:r>
        <w:r w:rsidR="005513D0">
          <w:rPr>
            <w:rFonts w:ascii="Times New Roman" w:eastAsia="Times New Roman" w:hAnsi="Times New Roman" w:cs="Times New Roman"/>
            <w:spacing w:val="1"/>
            <w:sz w:val="24"/>
            <w:szCs w:val="24"/>
          </w:rPr>
          <w:t>a</w:t>
        </w:r>
        <w:r w:rsidR="005513D0">
          <w:rPr>
            <w:rFonts w:ascii="Times New Roman" w:eastAsia="Times New Roman" w:hAnsi="Times New Roman" w:cs="Times New Roman"/>
            <w:sz w:val="24"/>
            <w:szCs w:val="24"/>
          </w:rPr>
          <w:t xml:space="preserve">r </w:t>
        </w:r>
        <w:r w:rsidR="005513D0">
          <w:rPr>
            <w:rFonts w:ascii="Times New Roman" w:eastAsia="Times New Roman" w:hAnsi="Times New Roman" w:cs="Times New Roman"/>
            <w:spacing w:val="28"/>
            <w:sz w:val="24"/>
            <w:szCs w:val="24"/>
          </w:rPr>
          <w:t>un</w:t>
        </w:r>
      </w:ins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2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5"/>
          <w:sz w:val="24"/>
          <w:szCs w:val="24"/>
        </w:rPr>
        <w:t>K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rn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l </w:t>
      </w:r>
      <w:r>
        <w:rPr>
          <w:rFonts w:ascii="Times New Roman" w:eastAsia="Times New Roman" w:hAnsi="Times New Roman" w:cs="Times New Roman"/>
          <w:spacing w:val="2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n </w:t>
      </w:r>
      <w:r>
        <w:rPr>
          <w:rFonts w:ascii="Times New Roman" w:eastAsia="Times New Roman" w:hAnsi="Times New Roman" w:cs="Times New Roman"/>
          <w:spacing w:val="2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ti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po </w:t>
      </w:r>
      <w:r>
        <w:rPr>
          <w:rFonts w:ascii="Times New Roman" w:eastAsia="Times New Roman" w:hAnsi="Times New Roman" w:cs="Times New Roman"/>
          <w:spacing w:val="2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>
        <w:rPr>
          <w:rFonts w:ascii="Times New Roman" w:eastAsia="Times New Roman" w:hAnsi="Times New Roman" w:cs="Times New Roman"/>
          <w:spacing w:val="2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or </w:t>
      </w:r>
      <w:r>
        <w:rPr>
          <w:rFonts w:ascii="Times New Roman" w:eastAsia="Times New Roman" w:hAnsi="Times New Roman" w:cs="Times New Roman"/>
          <w:spacing w:val="2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upu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o </w:t>
      </w:r>
      <w:r>
        <w:rPr>
          <w:rFonts w:ascii="Times New Roman" w:eastAsia="Times New Roman" w:hAnsi="Times New Roman" w:cs="Times New Roman"/>
          <w:spacing w:val="2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os </w:t>
      </w:r>
      <w:r>
        <w:rPr>
          <w:rFonts w:ascii="Times New Roman" w:eastAsia="Times New Roman" w:hAnsi="Times New Roman" w:cs="Times New Roman"/>
          <w:spacing w:val="2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ma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phone fr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ec</w:t>
      </w:r>
      <w:r>
        <w:rPr>
          <w:rFonts w:ascii="Times New Roman" w:eastAsia="Times New Roman" w:hAnsi="Times New Roman" w:cs="Times New Roman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le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ca</w:t>
      </w:r>
      <w:r>
        <w:rPr>
          <w:rFonts w:ascii="Times New Roman" w:eastAsia="Times New Roman" w:hAnsi="Times New Roman" w:cs="Times New Roman"/>
          <w:sz w:val="24"/>
          <w:szCs w:val="24"/>
        </w:rPr>
        <w:t>bo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ta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s que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ece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una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ron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z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ón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me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ata</w:t>
      </w:r>
      <w:r>
        <w:rPr>
          <w:rFonts w:ascii="Times New Roman" w:eastAsia="Times New Roman" w:hAnsi="Times New Roman" w:cs="Times New Roman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z w:val="24"/>
          <w:szCs w:val="24"/>
        </w:rPr>
        <w:t>o por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ej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o 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pro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o de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ñ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5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SM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EC9DAB9" w14:textId="77777777" w:rsidR="00BE5A93" w:rsidRDefault="00F700C7">
      <w:pPr>
        <w:spacing w:before="12" w:after="0" w:line="240" w:lineRule="auto"/>
        <w:ind w:left="836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z w:val="24"/>
          <w:szCs w:val="24"/>
        </w:rPr>
        <w:t>ún</w:t>
      </w:r>
      <w:r>
        <w:rPr>
          <w:rFonts w:ascii="Times New Roman" w:eastAsia="Times New Roman" w:hAnsi="Times New Roman" w:cs="Times New Roman"/>
          <w:spacing w:val="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k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ra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e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te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un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te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op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z w:val="24"/>
          <w:szCs w:val="24"/>
        </w:rPr>
        <w:t>ó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b/>
          <w:bCs/>
          <w:spacing w:val="-6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b/>
          <w:bCs/>
          <w:spacing w:val="4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s</w:t>
      </w:r>
    </w:p>
    <w:p w14:paraId="30D8CF76" w14:textId="77777777" w:rsidR="00BE5A93" w:rsidRDefault="00BE5A93">
      <w:pPr>
        <w:spacing w:before="17" w:after="0" w:line="260" w:lineRule="exact"/>
        <w:rPr>
          <w:sz w:val="26"/>
          <w:szCs w:val="26"/>
        </w:rPr>
      </w:pPr>
    </w:p>
    <w:p w14:paraId="089BBD0F" w14:textId="77777777" w:rsidR="00BE5A93" w:rsidRDefault="00F700C7">
      <w:pPr>
        <w:spacing w:after="0" w:line="240" w:lineRule="auto"/>
        <w:ind w:left="117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taca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le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te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op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ati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o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z w:val="24"/>
          <w:szCs w:val="24"/>
        </w:rPr>
        <w:t>ó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il</w:t>
      </w:r>
      <w:r>
        <w:rPr>
          <w:rFonts w:ascii="Times New Roman" w:eastAsia="Times New Roman" w:hAnsi="Times New Roman" w:cs="Times New Roman"/>
          <w:sz w:val="24"/>
          <w:szCs w:val="24"/>
        </w:rPr>
        <w:t>, 2016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59B09E19" w14:textId="77777777" w:rsidR="00BE5A93" w:rsidRDefault="00BE5A93">
      <w:pPr>
        <w:spacing w:after="0" w:line="200" w:lineRule="exact"/>
        <w:rPr>
          <w:sz w:val="20"/>
          <w:szCs w:val="20"/>
        </w:rPr>
      </w:pPr>
    </w:p>
    <w:p w14:paraId="67AE0104" w14:textId="77777777" w:rsidR="00BE5A93" w:rsidRDefault="00BE5A93">
      <w:pPr>
        <w:spacing w:before="19" w:after="0" w:line="260" w:lineRule="exact"/>
        <w:rPr>
          <w:sz w:val="26"/>
          <w:szCs w:val="26"/>
        </w:rPr>
      </w:pPr>
    </w:p>
    <w:p w14:paraId="1969F1CA" w14:textId="77777777" w:rsidR="00BE5A93" w:rsidRDefault="00F700C7">
      <w:pPr>
        <w:tabs>
          <w:tab w:val="left" w:pos="1540"/>
        </w:tabs>
        <w:spacing w:after="0" w:line="479" w:lineRule="auto"/>
        <w:ind w:left="1557" w:right="629" w:hanging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●</w:t>
      </w:r>
      <w:r>
        <w:rPr>
          <w:rFonts w:ascii="Arial" w:eastAsia="Arial" w:hAnsi="Arial" w:cs="Arial"/>
          <w:sz w:val="24"/>
          <w:szCs w:val="24"/>
        </w:rPr>
        <w:tab/>
      </w:r>
      <w:r>
        <w:rPr>
          <w:rFonts w:ascii="Times New Roman" w:eastAsia="Times New Roman" w:hAnsi="Times New Roman" w:cs="Times New Roman"/>
          <w:i/>
          <w:sz w:val="24"/>
          <w:szCs w:val="24"/>
        </w:rPr>
        <w:t>K</w:t>
      </w:r>
      <w:r>
        <w:rPr>
          <w:rFonts w:ascii="Times New Roman" w:eastAsia="Times New Roman" w:hAnsi="Times New Roman" w:cs="Times New Roman"/>
          <w:i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i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i/>
          <w:spacing w:val="1"/>
          <w:sz w:val="24"/>
          <w:szCs w:val="24"/>
        </w:rPr>
        <w:t>el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i/>
          <w:spacing w:val="4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4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4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nú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4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q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4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tic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4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4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re</w:t>
      </w:r>
      <w:r>
        <w:rPr>
          <w:rFonts w:ascii="Times New Roman" w:eastAsia="Times New Roman" w:hAnsi="Times New Roman" w:cs="Times New Roman"/>
          <w:spacing w:val="4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4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po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4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spacing w:val="3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4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ofr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e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mi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2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3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fo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3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3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ici</w:t>
      </w:r>
      <w:r>
        <w:rPr>
          <w:rFonts w:ascii="Times New Roman" w:eastAsia="Times New Roman" w:hAnsi="Times New Roman" w:cs="Times New Roman"/>
          <w:sz w:val="24"/>
          <w:szCs w:val="24"/>
        </w:rPr>
        <w:t>os</w:t>
      </w:r>
      <w:r>
        <w:rPr>
          <w:rFonts w:ascii="Times New Roman" w:eastAsia="Times New Roman" w:hAnsi="Times New Roman" w:cs="Times New Roman"/>
          <w:spacing w:val="3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3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on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ro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dor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3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rd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spacing w:val="3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ti</w:t>
      </w:r>
      <w:r>
        <w:rPr>
          <w:rFonts w:ascii="Times New Roman" w:eastAsia="Times New Roman" w:hAnsi="Times New Roman" w:cs="Times New Roman"/>
          <w:sz w:val="24"/>
          <w:szCs w:val="24"/>
        </w:rPr>
        <w:t>ón de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pro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tem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a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z w:val="24"/>
          <w:szCs w:val="24"/>
        </w:rPr>
        <w:t>os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spacing w:val="-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acce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o y 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ti</w:t>
      </w:r>
      <w:r>
        <w:rPr>
          <w:rFonts w:ascii="Times New Roman" w:eastAsia="Times New Roman" w:hAnsi="Times New Roman" w:cs="Times New Roman"/>
          <w:sz w:val="24"/>
          <w:szCs w:val="24"/>
        </w:rPr>
        <w:t>ón de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l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m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z w:val="24"/>
          <w:szCs w:val="24"/>
        </w:rPr>
        <w:t>or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ia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106D851D" w14:textId="77777777" w:rsidR="00BE5A93" w:rsidRDefault="00F700C7">
      <w:pPr>
        <w:tabs>
          <w:tab w:val="left" w:pos="1540"/>
        </w:tabs>
        <w:spacing w:before="13" w:after="0" w:line="478" w:lineRule="auto"/>
        <w:ind w:left="1557" w:right="623" w:hanging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●</w:t>
      </w:r>
      <w:r>
        <w:rPr>
          <w:rFonts w:ascii="Arial" w:eastAsia="Arial" w:hAnsi="Arial" w:cs="Arial"/>
          <w:sz w:val="24"/>
          <w:szCs w:val="24"/>
        </w:rPr>
        <w:tab/>
      </w:r>
      <w:r>
        <w:rPr>
          <w:rFonts w:ascii="Times New Roman" w:eastAsia="Times New Roman" w:hAnsi="Times New Roman" w:cs="Times New Roman"/>
          <w:i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i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dd</w:t>
      </w:r>
      <w:r>
        <w:rPr>
          <w:rFonts w:ascii="Times New Roman" w:eastAsia="Times New Roman" w:hAnsi="Times New Roman" w:cs="Times New Roman"/>
          <w:i/>
          <w:spacing w:val="1"/>
          <w:sz w:val="24"/>
          <w:szCs w:val="24"/>
        </w:rPr>
        <w:t>le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wa</w:t>
      </w:r>
      <w:r>
        <w:rPr>
          <w:rFonts w:ascii="Times New Roman" w:eastAsia="Times New Roman" w:hAnsi="Times New Roman" w:cs="Times New Roman"/>
          <w:i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i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i/>
          <w:spacing w:val="4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4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una</w:t>
      </w:r>
      <w:r>
        <w:rPr>
          <w:rFonts w:ascii="Times New Roman" w:eastAsia="Times New Roman" w:hAnsi="Times New Roman" w:cs="Times New Roman"/>
          <w:spacing w:val="4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pa</w:t>
      </w:r>
      <w:r>
        <w:rPr>
          <w:rFonts w:ascii="Times New Roman" w:eastAsia="Times New Roman" w:hAnsi="Times New Roman" w:cs="Times New Roman"/>
          <w:spacing w:val="4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4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ra</w:t>
      </w:r>
      <w:r>
        <w:rPr>
          <w:rFonts w:ascii="Times New Roman" w:eastAsia="Times New Roman" w:hAnsi="Times New Roman" w:cs="Times New Roman"/>
          <w:spacing w:val="4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4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o,</w:t>
      </w:r>
      <w:r>
        <w:rPr>
          <w:rFonts w:ascii="Times New Roman" w:eastAsia="Times New Roman" w:hAnsi="Times New Roman" w:cs="Times New Roman"/>
          <w:spacing w:val="4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ro</w:t>
      </w:r>
      <w:r>
        <w:rPr>
          <w:rFonts w:ascii="Times New Roman" w:eastAsia="Times New Roman" w:hAnsi="Times New Roman" w:cs="Times New Roman"/>
          <w:spacing w:val="4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4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em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z w:val="24"/>
          <w:szCs w:val="24"/>
        </w:rPr>
        <w:t>o propor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ci</w:t>
      </w:r>
      <w:r>
        <w:rPr>
          <w:rFonts w:ascii="Times New Roman" w:eastAsia="Times New Roman" w:hAnsi="Times New Roman" w:cs="Times New Roman"/>
          <w:sz w:val="24"/>
          <w:szCs w:val="24"/>
        </w:rPr>
        <w:t>ona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ici</w:t>
      </w:r>
      <w:r>
        <w:rPr>
          <w:rFonts w:ascii="Times New Roman" w:eastAsia="Times New Roman" w:hAnsi="Times New Roman" w:cs="Times New Roman"/>
          <w:sz w:val="24"/>
          <w:szCs w:val="24"/>
        </w:rPr>
        <w:t>os que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on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s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li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aci</w:t>
      </w:r>
      <w:r>
        <w:rPr>
          <w:rFonts w:ascii="Times New Roman" w:eastAsia="Times New Roman" w:hAnsi="Times New Roman" w:cs="Times New Roman"/>
          <w:sz w:val="24"/>
          <w:szCs w:val="24"/>
        </w:rPr>
        <w:t>ón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z w:val="24"/>
          <w:szCs w:val="24"/>
        </w:rPr>
        <w:t>ó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pacing w:val="1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s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l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or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me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j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í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y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z w:val="24"/>
          <w:szCs w:val="24"/>
        </w:rPr>
        <w:t>un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ic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ci</w:t>
      </w:r>
      <w:r>
        <w:rPr>
          <w:rFonts w:ascii="Times New Roman" w:eastAsia="Times New Roman" w:hAnsi="Times New Roman" w:cs="Times New Roman"/>
          <w:sz w:val="24"/>
          <w:szCs w:val="24"/>
        </w:rPr>
        <w:t>on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ód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ime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ia</w:t>
      </w:r>
      <w:r>
        <w:rPr>
          <w:rFonts w:ascii="Times New Roman" w:eastAsia="Times New Roman" w:hAnsi="Times New Roman" w:cs="Times New Roman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é</w:t>
      </w:r>
      <w:r>
        <w:rPr>
          <w:rFonts w:ascii="Times New Roman" w:eastAsia="Times New Roman" w:hAnsi="Times New Roman" w:cs="Times New Roman"/>
          <w:sz w:val="24"/>
          <w:szCs w:val="24"/>
        </w:rPr>
        <w:t>rpr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de 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á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w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 xml:space="preserve"> g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ti</w:t>
      </w:r>
      <w:r>
        <w:rPr>
          <w:rFonts w:ascii="Times New Roman" w:eastAsia="Times New Roman" w:hAnsi="Times New Roman" w:cs="Times New Roman"/>
          <w:sz w:val="24"/>
          <w:szCs w:val="24"/>
        </w:rPr>
        <w:t>ón 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po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iti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z w:val="24"/>
          <w:szCs w:val="24"/>
        </w:rPr>
        <w:t>ur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d.</w:t>
      </w:r>
    </w:p>
    <w:p w14:paraId="54985BE3" w14:textId="77777777" w:rsidR="00BE5A93" w:rsidRDefault="00F700C7">
      <w:pPr>
        <w:tabs>
          <w:tab w:val="left" w:pos="1540"/>
        </w:tabs>
        <w:spacing w:before="14" w:after="0" w:line="477" w:lineRule="auto"/>
        <w:ind w:left="1557" w:right="621" w:hanging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●</w:t>
      </w:r>
      <w:r>
        <w:rPr>
          <w:rFonts w:ascii="Arial" w:eastAsia="Arial" w:hAnsi="Arial" w:cs="Arial"/>
          <w:sz w:val="24"/>
          <w:szCs w:val="24"/>
        </w:rPr>
        <w:tab/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orno</w:t>
      </w:r>
      <w:r>
        <w:rPr>
          <w:rFonts w:ascii="Times New Roman" w:eastAsia="Times New Roman" w:hAnsi="Times New Roman" w:cs="Times New Roman"/>
          <w:spacing w:val="4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spacing w:val="3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ej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ci</w:t>
      </w:r>
      <w:r>
        <w:rPr>
          <w:rFonts w:ascii="Times New Roman" w:eastAsia="Times New Roman" w:hAnsi="Times New Roman" w:cs="Times New Roman"/>
          <w:sz w:val="24"/>
          <w:szCs w:val="24"/>
        </w:rPr>
        <w:t>ón</w:t>
      </w:r>
      <w:r>
        <w:rPr>
          <w:rFonts w:ascii="Times New Roman" w:eastAsia="Times New Roman" w:hAnsi="Times New Roman" w:cs="Times New Roman"/>
          <w:spacing w:val="3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spacing w:val="4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5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lic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ci</w:t>
      </w:r>
      <w:r>
        <w:rPr>
          <w:rFonts w:ascii="Times New Roman" w:eastAsia="Times New Roman" w:hAnsi="Times New Roman" w:cs="Times New Roman"/>
          <w:sz w:val="24"/>
          <w:szCs w:val="24"/>
        </w:rPr>
        <w:t>on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spacing w:val="3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3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un</w:t>
      </w:r>
      <w:r>
        <w:rPr>
          <w:rFonts w:ascii="Times New Roman" w:eastAsia="Times New Roman" w:hAnsi="Times New Roman" w:cs="Times New Roman"/>
          <w:spacing w:val="4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or</w:t>
      </w:r>
      <w:r>
        <w:rPr>
          <w:rFonts w:ascii="Times New Roman" w:eastAsia="Times New Roman" w:hAnsi="Times New Roman" w:cs="Times New Roman"/>
          <w:spacing w:val="4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spacing w:val="4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ca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on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3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spacing w:val="3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un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on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j</w:t>
      </w:r>
      <w:r>
        <w:rPr>
          <w:rFonts w:ascii="Times New Roman" w:eastAsia="Times New Roman" w:hAnsi="Times New Roman" w:cs="Times New Roman"/>
          <w:sz w:val="24"/>
          <w:szCs w:val="24"/>
        </w:rPr>
        <w:t>un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de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rf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pro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ama</w:t>
      </w:r>
      <w:r>
        <w:rPr>
          <w:rFonts w:ascii="Times New Roman" w:eastAsia="Times New Roman" w:hAnsi="Times New Roman" w:cs="Times New Roman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le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a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ie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ta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por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>os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rr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dor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s 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ra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ci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ita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c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ea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ón de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of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spacing w:val="-5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).</w:t>
      </w:r>
    </w:p>
    <w:p w14:paraId="7409EFB3" w14:textId="77777777" w:rsidR="00BE5A93" w:rsidRDefault="00F700C7">
      <w:pPr>
        <w:tabs>
          <w:tab w:val="left" w:pos="1540"/>
        </w:tabs>
        <w:spacing w:before="16" w:after="0" w:line="478" w:lineRule="auto"/>
        <w:ind w:left="1557" w:right="625" w:hanging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●</w:t>
      </w:r>
      <w:r>
        <w:rPr>
          <w:rFonts w:ascii="Arial" w:eastAsia="Arial" w:hAnsi="Arial" w:cs="Arial"/>
          <w:sz w:val="24"/>
          <w:szCs w:val="24"/>
        </w:rPr>
        <w:tab/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te</w:t>
      </w:r>
      <w:r>
        <w:rPr>
          <w:rFonts w:ascii="Times New Roman" w:eastAsia="Times New Roman" w:hAnsi="Times New Roman" w:cs="Times New Roman"/>
          <w:sz w:val="24"/>
          <w:szCs w:val="24"/>
        </w:rPr>
        <w:t>rf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z</w:t>
      </w:r>
      <w:r>
        <w:rPr>
          <w:rFonts w:ascii="Times New Roman" w:eastAsia="Times New Roman" w:hAnsi="Times New Roman" w:cs="Times New Roman"/>
          <w:spacing w:val="1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spacing w:val="1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Us</w:t>
      </w:r>
      <w:r>
        <w:rPr>
          <w:rFonts w:ascii="Times New Roman" w:eastAsia="Times New Roman" w:hAnsi="Times New Roman" w:cs="Times New Roman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spacing w:val="1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7"/>
          <w:sz w:val="24"/>
          <w:szCs w:val="24"/>
        </w:rPr>
        <w:t xml:space="preserve"> </w:t>
      </w:r>
      <w:hyperlink r:id="rId27">
        <w:r>
          <w:rPr>
            <w:rFonts w:ascii="Times New Roman" w:eastAsia="Times New Roman" w:hAnsi="Times New Roman" w:cs="Times New Roman"/>
            <w:spacing w:val="1"/>
            <w:sz w:val="24"/>
            <w:szCs w:val="24"/>
          </w:rPr>
          <w:t>i</w:t>
        </w:r>
        <w:r>
          <w:rPr>
            <w:rFonts w:ascii="Times New Roman" w:eastAsia="Times New Roman" w:hAnsi="Times New Roman" w:cs="Times New Roman"/>
            <w:sz w:val="24"/>
            <w:szCs w:val="24"/>
          </w:rPr>
          <w:t>n</w:t>
        </w:r>
        <w:r>
          <w:rPr>
            <w:rFonts w:ascii="Times New Roman" w:eastAsia="Times New Roman" w:hAnsi="Times New Roman" w:cs="Times New Roman"/>
            <w:spacing w:val="1"/>
            <w:sz w:val="24"/>
            <w:szCs w:val="24"/>
          </w:rPr>
          <w:t>te</w:t>
        </w:r>
        <w:r>
          <w:rPr>
            <w:rFonts w:ascii="Times New Roman" w:eastAsia="Times New Roman" w:hAnsi="Times New Roman" w:cs="Times New Roman"/>
            <w:sz w:val="24"/>
            <w:szCs w:val="24"/>
          </w:rPr>
          <w:t>rf</w:t>
        </w:r>
        <w:r>
          <w:rPr>
            <w:rFonts w:ascii="Times New Roman" w:eastAsia="Times New Roman" w:hAnsi="Times New Roman" w:cs="Times New Roman"/>
            <w:spacing w:val="1"/>
            <w:sz w:val="24"/>
            <w:szCs w:val="24"/>
          </w:rPr>
          <w:t>ace</w:t>
        </w:r>
        <w:r>
          <w:rPr>
            <w:rFonts w:ascii="Times New Roman" w:eastAsia="Times New Roman" w:hAnsi="Times New Roman" w:cs="Times New Roman"/>
            <w:sz w:val="24"/>
            <w:szCs w:val="24"/>
          </w:rPr>
          <w:t>s</w:t>
        </w:r>
        <w:r>
          <w:rPr>
            <w:rFonts w:ascii="Times New Roman" w:eastAsia="Times New Roman" w:hAnsi="Times New Roman" w:cs="Times New Roman"/>
            <w:spacing w:val="14"/>
            <w:sz w:val="24"/>
            <w:szCs w:val="24"/>
          </w:rPr>
          <w:t xml:space="preserve"> </w:t>
        </w:r>
        <w:r>
          <w:rPr>
            <w:rFonts w:ascii="Times New Roman" w:eastAsia="Times New Roman" w:hAnsi="Times New Roman" w:cs="Times New Roman"/>
            <w:sz w:val="24"/>
            <w:szCs w:val="24"/>
          </w:rPr>
          <w:t>de</w:t>
        </w:r>
        <w:r>
          <w:rPr>
            <w:rFonts w:ascii="Times New Roman" w:eastAsia="Times New Roman" w:hAnsi="Times New Roman" w:cs="Times New Roman"/>
            <w:spacing w:val="17"/>
            <w:sz w:val="24"/>
            <w:szCs w:val="24"/>
          </w:rPr>
          <w:t xml:space="preserve"> </w:t>
        </w:r>
        <w:r>
          <w:rPr>
            <w:rFonts w:ascii="Times New Roman" w:eastAsia="Times New Roman" w:hAnsi="Times New Roman" w:cs="Times New Roman"/>
            <w:sz w:val="24"/>
            <w:szCs w:val="24"/>
          </w:rPr>
          <w:t>u</w:t>
        </w:r>
        <w:r>
          <w:rPr>
            <w:rFonts w:ascii="Times New Roman" w:eastAsia="Times New Roman" w:hAnsi="Times New Roman" w:cs="Times New Roman"/>
            <w:spacing w:val="-5"/>
            <w:sz w:val="24"/>
            <w:szCs w:val="24"/>
          </w:rPr>
          <w:t>s</w:t>
        </w:r>
        <w:r>
          <w:rPr>
            <w:rFonts w:ascii="Times New Roman" w:eastAsia="Times New Roman" w:hAnsi="Times New Roman" w:cs="Times New Roman"/>
            <w:sz w:val="24"/>
            <w:szCs w:val="24"/>
          </w:rPr>
          <w:t>u</w:t>
        </w:r>
        <w:r>
          <w:rPr>
            <w:rFonts w:ascii="Times New Roman" w:eastAsia="Times New Roman" w:hAnsi="Times New Roman" w:cs="Times New Roman"/>
            <w:spacing w:val="1"/>
            <w:sz w:val="24"/>
            <w:szCs w:val="24"/>
          </w:rPr>
          <w:t>a</w:t>
        </w:r>
        <w:r>
          <w:rPr>
            <w:rFonts w:ascii="Times New Roman" w:eastAsia="Times New Roman" w:hAnsi="Times New Roman" w:cs="Times New Roman"/>
            <w:sz w:val="24"/>
            <w:szCs w:val="24"/>
          </w:rPr>
          <w:t>r</w:t>
        </w:r>
        <w:r>
          <w:rPr>
            <w:rFonts w:ascii="Times New Roman" w:eastAsia="Times New Roman" w:hAnsi="Times New Roman" w:cs="Times New Roman"/>
            <w:spacing w:val="1"/>
            <w:sz w:val="24"/>
            <w:szCs w:val="24"/>
          </w:rPr>
          <w:t>i</w:t>
        </w:r>
        <w:r>
          <w:rPr>
            <w:rFonts w:ascii="Times New Roman" w:eastAsia="Times New Roman" w:hAnsi="Times New Roman" w:cs="Times New Roman"/>
            <w:sz w:val="24"/>
            <w:szCs w:val="24"/>
          </w:rPr>
          <w:t>o</w:t>
        </w:r>
        <w:r>
          <w:rPr>
            <w:rFonts w:ascii="Times New Roman" w:eastAsia="Times New Roman" w:hAnsi="Times New Roman" w:cs="Times New Roman"/>
            <w:spacing w:val="20"/>
            <w:sz w:val="24"/>
            <w:szCs w:val="24"/>
          </w:rPr>
          <w:t xml:space="preserve"> </w:t>
        </w:r>
      </w:hyperlink>
      <w:r>
        <w:rPr>
          <w:rFonts w:ascii="Times New Roman" w:eastAsia="Times New Roman" w:hAnsi="Times New Roman" w:cs="Times New Roman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il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ta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1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ci</w:t>
      </w:r>
      <w:r>
        <w:rPr>
          <w:rFonts w:ascii="Times New Roman" w:eastAsia="Times New Roman" w:hAnsi="Times New Roman" w:cs="Times New Roman"/>
          <w:sz w:val="24"/>
          <w:szCs w:val="24"/>
        </w:rPr>
        <w:t>ón</w:t>
      </w:r>
      <w:r>
        <w:rPr>
          <w:rFonts w:ascii="Times New Roman" w:eastAsia="Times New Roman" w:hAnsi="Times New Roman" w:cs="Times New Roman"/>
          <w:spacing w:val="1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on</w:t>
      </w:r>
      <w:r>
        <w:rPr>
          <w:rFonts w:ascii="Times New Roman" w:eastAsia="Times New Roman" w:hAnsi="Times New Roman" w:cs="Times New Roman"/>
          <w:spacing w:val="1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l u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y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ño</w:t>
      </w:r>
      <w:r>
        <w:rPr>
          <w:rFonts w:ascii="Times New Roman" w:eastAsia="Times New Roman" w:hAnsi="Times New Roman" w:cs="Times New Roman"/>
          <w:spacing w:val="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spacing w:val="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pr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7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ci</w:t>
      </w:r>
      <w:r>
        <w:rPr>
          <w:rFonts w:ascii="Times New Roman" w:eastAsia="Times New Roman" w:hAnsi="Times New Roman" w:cs="Times New Roman"/>
          <w:sz w:val="24"/>
          <w:szCs w:val="24"/>
        </w:rPr>
        <w:t>ón</w:t>
      </w:r>
      <w:r>
        <w:rPr>
          <w:rFonts w:ascii="Times New Roman" w:eastAsia="Times New Roman" w:hAnsi="Times New Roman" w:cs="Times New Roman"/>
          <w:spacing w:val="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spacing w:val="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li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aci</w:t>
      </w:r>
      <w:r>
        <w:rPr>
          <w:rFonts w:ascii="Times New Roman" w:eastAsia="Times New Roman" w:hAnsi="Times New Roman" w:cs="Times New Roman"/>
          <w:sz w:val="24"/>
          <w:szCs w:val="24"/>
        </w:rPr>
        <w:t>ón.</w:t>
      </w:r>
      <w:r>
        <w:rPr>
          <w:rFonts w:ascii="Times New Roman" w:eastAsia="Times New Roman" w:hAnsi="Times New Roman" w:cs="Times New Roman"/>
          <w:spacing w:val="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>os</w:t>
      </w:r>
      <w:r>
        <w:rPr>
          <w:rFonts w:ascii="Times New Roman" w:eastAsia="Times New Roman" w:hAnsi="Times New Roman" w:cs="Times New Roman"/>
          <w:spacing w:val="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ici</w:t>
      </w:r>
      <w:r>
        <w:rPr>
          <w:rFonts w:ascii="Times New Roman" w:eastAsia="Times New Roman" w:hAnsi="Times New Roman" w:cs="Times New Roman"/>
          <w:sz w:val="24"/>
          <w:szCs w:val="24"/>
        </w:rPr>
        <w:t>os que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i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cl</w:t>
      </w:r>
      <w:r>
        <w:rPr>
          <w:rFonts w:ascii="Times New Roman" w:eastAsia="Times New Roman" w:hAnsi="Times New Roman" w:cs="Times New Roman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pacing w:val="-8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on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c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z w:val="24"/>
          <w:szCs w:val="24"/>
        </w:rPr>
        <w:t>pon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te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á</w:t>
      </w:r>
      <w:r>
        <w:rPr>
          <w:rFonts w:ascii="Times New Roman" w:eastAsia="Times New Roman" w:hAnsi="Times New Roman" w:cs="Times New Roman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ic</w:t>
      </w:r>
      <w:r>
        <w:rPr>
          <w:rFonts w:ascii="Times New Roman" w:eastAsia="Times New Roman" w:hAnsi="Times New Roman" w:cs="Times New Roman"/>
          <w:sz w:val="24"/>
          <w:szCs w:val="24"/>
        </w:rPr>
        <w:t>os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(bo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on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, 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talla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li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ta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.)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y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ma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o 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i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te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cci</w:t>
      </w:r>
      <w:r>
        <w:rPr>
          <w:rFonts w:ascii="Times New Roman" w:eastAsia="Times New Roman" w:hAnsi="Times New Roman" w:cs="Times New Roman"/>
          <w:sz w:val="24"/>
          <w:szCs w:val="24"/>
        </w:rPr>
        <w:t>ón.</w:t>
      </w:r>
    </w:p>
    <w:p w14:paraId="3C3D96DF" w14:textId="77777777" w:rsidR="00BE5A93" w:rsidRDefault="00BE5A93">
      <w:pPr>
        <w:spacing w:after="0"/>
        <w:jc w:val="both"/>
        <w:sectPr w:rsidR="00BE5A93">
          <w:headerReference w:type="default" r:id="rId28"/>
          <w:pgSz w:w="12240" w:h="15840"/>
          <w:pgMar w:top="2220" w:right="1300" w:bottom="280" w:left="1300" w:header="1483" w:footer="0" w:gutter="0"/>
          <w:pgNumType w:start="18"/>
          <w:cols w:space="720"/>
        </w:sectPr>
      </w:pPr>
    </w:p>
    <w:p w14:paraId="21D1B1C5" w14:textId="77777777" w:rsidR="00BE5A93" w:rsidRDefault="00BE5A93">
      <w:pPr>
        <w:spacing w:before="12" w:after="0" w:line="240" w:lineRule="exact"/>
        <w:rPr>
          <w:sz w:val="24"/>
          <w:szCs w:val="24"/>
        </w:rPr>
      </w:pPr>
    </w:p>
    <w:p w14:paraId="049D945B" w14:textId="77777777" w:rsidR="00BE5A93" w:rsidRDefault="00F700C7">
      <w:pPr>
        <w:spacing w:before="29" w:after="0"/>
        <w:ind w:left="117" w:right="628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on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z w:val="24"/>
          <w:szCs w:val="24"/>
        </w:rPr>
        <w:t>os una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ie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po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iti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vos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me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ca</w:t>
      </w:r>
      <w:r>
        <w:rPr>
          <w:rFonts w:ascii="Times New Roman" w:eastAsia="Times New Roman" w:hAnsi="Times New Roman" w:cs="Times New Roman"/>
          <w:sz w:val="24"/>
          <w:szCs w:val="24"/>
        </w:rPr>
        <w:t>do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cla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ica</w:t>
      </w:r>
      <w:r>
        <w:rPr>
          <w:rFonts w:ascii="Times New Roman" w:eastAsia="Times New Roman" w:hAnsi="Times New Roman" w:cs="Times New Roman"/>
          <w:sz w:val="24"/>
          <w:szCs w:val="24"/>
        </w:rPr>
        <w:t>dos a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é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>
        <w:rPr>
          <w:rFonts w:ascii="Times New Roman" w:eastAsia="Times New Roman" w:hAnsi="Times New Roman" w:cs="Times New Roman"/>
          <w:spacing w:val="-5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ndro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d,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OS</w:t>
      </w:r>
      <w:r>
        <w:rPr>
          <w:rFonts w:ascii="Times New Roman" w:eastAsia="Times New Roman" w:hAnsi="Times New Roman" w:cs="Times New Roman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ndo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z w:val="24"/>
          <w:szCs w:val="24"/>
        </w:rPr>
        <w:t>hon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lac</w:t>
      </w:r>
      <w:r>
        <w:rPr>
          <w:rFonts w:ascii="Times New Roman" w:eastAsia="Times New Roman" w:hAnsi="Times New Roman" w:cs="Times New Roman"/>
          <w:sz w:val="24"/>
          <w:szCs w:val="24"/>
        </w:rPr>
        <w:t>k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-8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spacing w:val="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9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fox 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ail</w:t>
      </w:r>
      <w:r>
        <w:rPr>
          <w:rFonts w:ascii="Times New Roman" w:eastAsia="Times New Roman" w:hAnsi="Times New Roman" w:cs="Times New Roman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h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OS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Ti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z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n,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z w:val="24"/>
          <w:szCs w:val="24"/>
        </w:rPr>
        <w:t>bun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u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ou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h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y o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que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do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on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ti</w:t>
      </w:r>
      <w:r>
        <w:rPr>
          <w:rFonts w:ascii="Times New Roman" w:eastAsia="Times New Roman" w:hAnsi="Times New Roman" w:cs="Times New Roman"/>
          <w:sz w:val="24"/>
          <w:szCs w:val="24"/>
        </w:rPr>
        <w:t>nu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on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em</w:t>
      </w:r>
      <w:r>
        <w:rPr>
          <w:rFonts w:ascii="Times New Roman" w:eastAsia="Times New Roman" w:hAnsi="Times New Roman" w:cs="Times New Roman"/>
          <w:sz w:val="24"/>
          <w:szCs w:val="24"/>
        </w:rPr>
        <w:t>po: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-8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ia</w:t>
      </w:r>
      <w:r>
        <w:rPr>
          <w:rFonts w:ascii="Times New Roman" w:eastAsia="Times New Roman" w:hAnsi="Times New Roman" w:cs="Times New Roman"/>
          <w:sz w:val="24"/>
          <w:szCs w:val="24"/>
        </w:rPr>
        <w:t>n,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ndo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z w:val="24"/>
          <w:szCs w:val="24"/>
        </w:rPr>
        <w:t>ob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ile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al</w:t>
      </w:r>
      <w:r>
        <w:rPr>
          <w:rFonts w:ascii="Times New Roman" w:eastAsia="Times New Roman" w:hAnsi="Times New Roman" w:cs="Times New Roman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OS</w:t>
      </w:r>
      <w:r>
        <w:rPr>
          <w:rFonts w:ascii="Times New Roman" w:eastAsia="Times New Roman" w:hAnsi="Times New Roman" w:cs="Times New Roman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OS</w:t>
      </w:r>
      <w:r>
        <w:rPr>
          <w:rFonts w:ascii="Times New Roman" w:eastAsia="Times New Roman" w:hAnsi="Times New Roman" w:cs="Times New Roman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aem</w:t>
      </w:r>
      <w:r>
        <w:rPr>
          <w:rFonts w:ascii="Times New Roman" w:eastAsia="Times New Roman" w:hAnsi="Times New Roman" w:cs="Times New Roman"/>
          <w:sz w:val="24"/>
          <w:szCs w:val="24"/>
        </w:rPr>
        <w:t>o,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5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z w:val="24"/>
          <w:szCs w:val="24"/>
        </w:rPr>
        <w:t>o,</w:t>
      </w:r>
      <w:r>
        <w:rPr>
          <w:rFonts w:ascii="Times New Roman" w:eastAsia="Times New Roman" w:hAnsi="Times New Roman" w:cs="Times New Roman"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o. </w:t>
      </w:r>
      <w:r>
        <w:rPr>
          <w:rFonts w:ascii="Times New Roman" w:eastAsia="Times New Roman" w:hAnsi="Times New Roman" w:cs="Times New Roman"/>
          <w:spacing w:val="5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ro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de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oda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5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tema</w:t>
      </w:r>
      <w:r>
        <w:rPr>
          <w:rFonts w:ascii="Times New Roman" w:eastAsia="Times New Roman" w:hAnsi="Times New Roman" w:cs="Times New Roman"/>
          <w:sz w:val="24"/>
          <w:szCs w:val="24"/>
        </w:rPr>
        <w:t>s op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ati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z w:val="24"/>
          <w:szCs w:val="24"/>
        </w:rPr>
        <w:t>os</w:t>
      </w:r>
      <w:r>
        <w:rPr>
          <w:rFonts w:ascii="Times New Roman" w:eastAsia="Times New Roman" w:hAnsi="Times New Roman" w:cs="Times New Roman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on</w:t>
      </w:r>
      <w:r>
        <w:rPr>
          <w:rFonts w:ascii="Times New Roman" w:eastAsia="Times New Roman" w:hAnsi="Times New Roman" w:cs="Times New Roman"/>
          <w:spacing w:val="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lí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os</w:t>
      </w:r>
      <w:r>
        <w:rPr>
          <w:rFonts w:ascii="Times New Roman" w:eastAsia="Times New Roman" w:hAnsi="Times New Roman" w:cs="Times New Roman"/>
          <w:spacing w:val="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y 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iti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z w:val="24"/>
          <w:szCs w:val="24"/>
        </w:rPr>
        <w:t>os</w:t>
      </w:r>
      <w:r>
        <w:rPr>
          <w:rFonts w:ascii="Times New Roman" w:eastAsia="Times New Roman" w:hAnsi="Times New Roman" w:cs="Times New Roman"/>
          <w:spacing w:val="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nd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dos</w:t>
      </w:r>
      <w:r>
        <w:rPr>
          <w:rFonts w:ascii="Times New Roman" w:eastAsia="Times New Roman" w:hAnsi="Times New Roman" w:cs="Times New Roman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5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ndro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d,</w:t>
      </w:r>
      <w:r>
        <w:rPr>
          <w:rFonts w:ascii="Times New Roman" w:eastAsia="Times New Roman" w:hAnsi="Times New Roman" w:cs="Times New Roman"/>
          <w:spacing w:val="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spacing w:val="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ndo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s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z w:val="24"/>
          <w:szCs w:val="24"/>
        </w:rPr>
        <w:t>hon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spacing w:val="2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>os</w:t>
      </w:r>
      <w:r>
        <w:rPr>
          <w:rFonts w:ascii="Times New Roman" w:eastAsia="Times New Roman" w:hAnsi="Times New Roman" w:cs="Times New Roman"/>
          <w:spacing w:val="2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le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2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ma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2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ca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2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2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ali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2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spacing w:val="2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pr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ci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2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2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2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me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ca</w:t>
      </w:r>
      <w:r>
        <w:rPr>
          <w:rFonts w:ascii="Times New Roman" w:eastAsia="Times New Roman" w:hAnsi="Times New Roman" w:cs="Times New Roman"/>
          <w:sz w:val="24"/>
          <w:szCs w:val="24"/>
        </w:rPr>
        <w:t>do</w:t>
      </w:r>
      <w:r>
        <w:rPr>
          <w:rFonts w:ascii="Times New Roman" w:eastAsia="Times New Roman" w:hAnsi="Times New Roman" w:cs="Times New Roman"/>
          <w:spacing w:val="2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eja</w:t>
      </w:r>
      <w:r>
        <w:rPr>
          <w:rFonts w:ascii="Times New Roman" w:eastAsia="Times New Roman" w:hAnsi="Times New Roman" w:cs="Times New Roman"/>
          <w:sz w:val="24"/>
          <w:szCs w:val="24"/>
        </w:rPr>
        <w:t>ndo</w:t>
      </w:r>
      <w:r>
        <w:rPr>
          <w:rFonts w:ascii="Times New Roman" w:eastAsia="Times New Roman" w:hAnsi="Times New Roman" w:cs="Times New Roman"/>
          <w:spacing w:val="2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2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2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de</w:t>
      </w:r>
    </w:p>
    <w:p w14:paraId="2C512CF8" w14:textId="77777777" w:rsidR="00BE5A93" w:rsidRDefault="00F700C7">
      <w:pPr>
        <w:spacing w:before="9" w:after="0" w:line="271" w:lineRule="exact"/>
        <w:ind w:left="117" w:right="4891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position w:val="-1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1"/>
          <w:position w:val="-1"/>
          <w:sz w:val="24"/>
          <w:szCs w:val="24"/>
        </w:rPr>
        <w:t>lata</w:t>
      </w:r>
      <w:r>
        <w:rPr>
          <w:rFonts w:ascii="Times New Roman" w:eastAsia="Times New Roman" w:hAnsi="Times New Roman" w:cs="Times New Roman"/>
          <w:position w:val="-1"/>
          <w:sz w:val="24"/>
          <w:szCs w:val="24"/>
        </w:rPr>
        <w:t>fo</w:t>
      </w:r>
      <w:r>
        <w:rPr>
          <w:rFonts w:ascii="Times New Roman" w:eastAsia="Times New Roman" w:hAnsi="Times New Roman" w:cs="Times New Roman"/>
          <w:spacing w:val="-4"/>
          <w:position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position w:val="-1"/>
          <w:sz w:val="24"/>
          <w:szCs w:val="24"/>
        </w:rPr>
        <w:t>ma</w:t>
      </w:r>
      <w:r>
        <w:rPr>
          <w:rFonts w:ascii="Times New Roman" w:eastAsia="Times New Roman" w:hAnsi="Times New Roman" w:cs="Times New Roman"/>
          <w:position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-1"/>
          <w:position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position w:val="-1"/>
          <w:sz w:val="24"/>
          <w:szCs w:val="24"/>
        </w:rPr>
        <w:t>me</w:t>
      </w:r>
      <w:r>
        <w:rPr>
          <w:rFonts w:ascii="Times New Roman" w:eastAsia="Times New Roman" w:hAnsi="Times New Roman" w:cs="Times New Roman"/>
          <w:position w:val="-1"/>
          <w:sz w:val="24"/>
          <w:szCs w:val="24"/>
        </w:rPr>
        <w:t>nos</w:t>
      </w:r>
      <w:r>
        <w:rPr>
          <w:rFonts w:ascii="Times New Roman" w:eastAsia="Times New Roman" w:hAnsi="Times New Roman" w:cs="Times New Roman"/>
          <w:spacing w:val="-1"/>
          <w:position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4"/>
          <w:position w:val="-1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position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1"/>
          <w:position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position w:val="-1"/>
          <w:sz w:val="24"/>
          <w:szCs w:val="24"/>
        </w:rPr>
        <w:t>un 0,5% (</w:t>
      </w:r>
      <w:r>
        <w:rPr>
          <w:rFonts w:ascii="Times New Roman" w:eastAsia="Times New Roman" w:hAnsi="Times New Roman" w:cs="Times New Roman"/>
          <w:spacing w:val="-5"/>
          <w:position w:val="-1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pacing w:val="1"/>
          <w:position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position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position w:val="-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position w:val="-1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position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position w:val="-1"/>
          <w:sz w:val="24"/>
          <w:szCs w:val="24"/>
        </w:rPr>
        <w:t>r, 2016).</w:t>
      </w:r>
    </w:p>
    <w:p w14:paraId="4136EBA1" w14:textId="77777777" w:rsidR="00BE5A93" w:rsidRDefault="00BE5A93">
      <w:pPr>
        <w:spacing w:before="2" w:after="0" w:line="130" w:lineRule="exact"/>
        <w:rPr>
          <w:sz w:val="13"/>
          <w:szCs w:val="13"/>
        </w:rPr>
      </w:pPr>
    </w:p>
    <w:p w14:paraId="72FA488A" w14:textId="77777777" w:rsidR="00BE5A93" w:rsidRDefault="00BE5A93">
      <w:pPr>
        <w:spacing w:after="0" w:line="200" w:lineRule="exact"/>
        <w:rPr>
          <w:sz w:val="20"/>
          <w:szCs w:val="20"/>
        </w:rPr>
      </w:pPr>
    </w:p>
    <w:p w14:paraId="06BDDA29" w14:textId="77777777" w:rsidR="00BE5A93" w:rsidRDefault="00BE5A93">
      <w:pPr>
        <w:spacing w:after="0" w:line="200" w:lineRule="exact"/>
        <w:rPr>
          <w:sz w:val="20"/>
          <w:szCs w:val="20"/>
        </w:rPr>
      </w:pPr>
    </w:p>
    <w:p w14:paraId="3C670C78" w14:textId="77777777" w:rsidR="00BE5A93" w:rsidRDefault="00BE5A93">
      <w:pPr>
        <w:spacing w:after="0" w:line="200" w:lineRule="exact"/>
        <w:rPr>
          <w:sz w:val="20"/>
          <w:szCs w:val="20"/>
        </w:rPr>
      </w:pPr>
    </w:p>
    <w:p w14:paraId="58562C90" w14:textId="77777777" w:rsidR="00BE5A93" w:rsidRDefault="00645533">
      <w:pPr>
        <w:spacing w:after="0" w:line="240" w:lineRule="auto"/>
        <w:ind w:left="725" w:right="-20"/>
        <w:rPr>
          <w:rFonts w:ascii="Times New Roman" w:eastAsia="Times New Roman" w:hAnsi="Times New Roman" w:cs="Times New Roman"/>
          <w:sz w:val="20"/>
          <w:szCs w:val="20"/>
        </w:rPr>
      </w:pPr>
      <w:commentRangeStart w:id="214"/>
      <w:r>
        <w:rPr>
          <w:noProof/>
        </w:rPr>
        <w:drawing>
          <wp:inline distT="0" distB="0" distL="0" distR="0" wp14:anchorId="6D9A5B74" wp14:editId="55B367AD">
            <wp:extent cx="4675505" cy="2862580"/>
            <wp:effectExtent l="0" t="0" r="0" b="0"/>
            <wp:docPr id="39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5505" cy="2862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commentRangeEnd w:id="214"/>
      <w:r w:rsidR="00F03543">
        <w:rPr>
          <w:rStyle w:val="CommentReference"/>
        </w:rPr>
        <w:commentReference w:id="214"/>
      </w:r>
    </w:p>
    <w:p w14:paraId="7CF86966" w14:textId="77777777" w:rsidR="00BE5A93" w:rsidRDefault="00F700C7">
      <w:pPr>
        <w:spacing w:before="89" w:after="0" w:line="264" w:lineRule="exact"/>
        <w:ind w:left="724" w:right="-20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i/>
          <w:spacing w:val="-1"/>
        </w:rPr>
        <w:t>F</w:t>
      </w:r>
      <w:r>
        <w:rPr>
          <w:rFonts w:ascii="Calibri" w:eastAsia="Calibri" w:hAnsi="Calibri" w:cs="Calibri"/>
          <w:i/>
          <w:spacing w:val="1"/>
        </w:rPr>
        <w:t>i</w:t>
      </w:r>
      <w:r>
        <w:rPr>
          <w:rFonts w:ascii="Calibri" w:eastAsia="Calibri" w:hAnsi="Calibri" w:cs="Calibri"/>
          <w:i/>
          <w:spacing w:val="-1"/>
        </w:rPr>
        <w:t>gu</w:t>
      </w:r>
      <w:r>
        <w:rPr>
          <w:rFonts w:ascii="Calibri" w:eastAsia="Calibri" w:hAnsi="Calibri" w:cs="Calibri"/>
          <w:i/>
        </w:rPr>
        <w:t>ra</w:t>
      </w:r>
      <w:r>
        <w:rPr>
          <w:rFonts w:ascii="Calibri" w:eastAsia="Calibri" w:hAnsi="Calibri" w:cs="Calibri"/>
          <w:i/>
          <w:spacing w:val="-3"/>
        </w:rPr>
        <w:t xml:space="preserve"> </w:t>
      </w:r>
      <w:r>
        <w:rPr>
          <w:rFonts w:ascii="Calibri" w:eastAsia="Calibri" w:hAnsi="Calibri" w:cs="Calibri"/>
          <w:i/>
        </w:rPr>
        <w:t>5.</w:t>
      </w:r>
      <w:r>
        <w:rPr>
          <w:rFonts w:ascii="Calibri" w:eastAsia="Calibri" w:hAnsi="Calibri" w:cs="Calibri"/>
          <w:i/>
          <w:spacing w:val="-2"/>
        </w:rPr>
        <w:t xml:space="preserve"> </w:t>
      </w:r>
      <w:r>
        <w:rPr>
          <w:rFonts w:ascii="Calibri" w:eastAsia="Calibri" w:hAnsi="Calibri" w:cs="Calibri"/>
          <w:spacing w:val="3"/>
        </w:rPr>
        <w:t>V</w:t>
      </w:r>
      <w:r>
        <w:rPr>
          <w:rFonts w:ascii="Calibri" w:eastAsia="Calibri" w:hAnsi="Calibri" w:cs="Calibri"/>
          <w:spacing w:val="-1"/>
        </w:rPr>
        <w:t>e</w:t>
      </w:r>
      <w:r>
        <w:rPr>
          <w:rFonts w:ascii="Calibri" w:eastAsia="Calibri" w:hAnsi="Calibri" w:cs="Calibri"/>
        </w:rPr>
        <w:t>n</w:t>
      </w:r>
      <w:r>
        <w:rPr>
          <w:rFonts w:ascii="Calibri" w:eastAsia="Calibri" w:hAnsi="Calibri" w:cs="Calibri"/>
          <w:spacing w:val="-1"/>
        </w:rPr>
        <w:t>t</w:t>
      </w:r>
      <w:r>
        <w:rPr>
          <w:rFonts w:ascii="Calibri" w:eastAsia="Calibri" w:hAnsi="Calibri" w:cs="Calibri"/>
        </w:rPr>
        <w:t>a de</w:t>
      </w:r>
      <w:r>
        <w:rPr>
          <w:rFonts w:ascii="Calibri" w:eastAsia="Calibri" w:hAnsi="Calibri" w:cs="Calibri"/>
          <w:spacing w:val="-1"/>
        </w:rPr>
        <w:t xml:space="preserve"> S</w:t>
      </w:r>
      <w:r>
        <w:rPr>
          <w:rFonts w:ascii="Calibri" w:eastAsia="Calibri" w:hAnsi="Calibri" w:cs="Calibri"/>
        </w:rPr>
        <w:t>m</w:t>
      </w:r>
      <w:r>
        <w:rPr>
          <w:rFonts w:ascii="Calibri" w:eastAsia="Calibri" w:hAnsi="Calibri" w:cs="Calibri"/>
          <w:spacing w:val="-1"/>
        </w:rPr>
        <w:t>a</w:t>
      </w:r>
      <w:r>
        <w:rPr>
          <w:rFonts w:ascii="Calibri" w:eastAsia="Calibri" w:hAnsi="Calibri" w:cs="Calibri"/>
          <w:spacing w:val="3"/>
        </w:rPr>
        <w:t>r</w:t>
      </w:r>
      <w:r>
        <w:rPr>
          <w:rFonts w:ascii="Calibri" w:eastAsia="Calibri" w:hAnsi="Calibri" w:cs="Calibri"/>
          <w:spacing w:val="-2"/>
        </w:rPr>
        <w:t>t</w:t>
      </w:r>
      <w:r>
        <w:rPr>
          <w:rFonts w:ascii="Calibri" w:eastAsia="Calibri" w:hAnsi="Calibri" w:cs="Calibri"/>
        </w:rPr>
        <w:t>p</w:t>
      </w:r>
      <w:r>
        <w:rPr>
          <w:rFonts w:ascii="Calibri" w:eastAsia="Calibri" w:hAnsi="Calibri" w:cs="Calibri"/>
          <w:spacing w:val="1"/>
        </w:rPr>
        <w:t>h</w:t>
      </w:r>
      <w:r>
        <w:rPr>
          <w:rFonts w:ascii="Calibri" w:eastAsia="Calibri" w:hAnsi="Calibri" w:cs="Calibri"/>
        </w:rPr>
        <w:t>one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  <w:spacing w:val="-1"/>
        </w:rPr>
        <w:t>e</w:t>
      </w:r>
      <w:r>
        <w:rPr>
          <w:rFonts w:ascii="Calibri" w:eastAsia="Calibri" w:hAnsi="Calibri" w:cs="Calibri"/>
        </w:rPr>
        <w:t>n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-1"/>
        </w:rPr>
        <w:t>e</w:t>
      </w:r>
      <w:r>
        <w:rPr>
          <w:rFonts w:ascii="Calibri" w:eastAsia="Calibri" w:hAnsi="Calibri" w:cs="Calibri"/>
        </w:rPr>
        <w:t>l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</w:rPr>
        <w:t>Mundo</w:t>
      </w:r>
      <w:r>
        <w:rPr>
          <w:rFonts w:ascii="Calibri" w:eastAsia="Calibri" w:hAnsi="Calibri" w:cs="Calibri"/>
          <w:spacing w:val="-1"/>
        </w:rPr>
        <w:t xml:space="preserve"> </w:t>
      </w:r>
      <w:r>
        <w:rPr>
          <w:rFonts w:ascii="Calibri" w:eastAsia="Calibri" w:hAnsi="Calibri" w:cs="Calibri"/>
          <w:spacing w:val="5"/>
        </w:rPr>
        <w:t>(</w:t>
      </w:r>
      <w:r>
        <w:rPr>
          <w:rFonts w:ascii="Calibri" w:eastAsia="Calibri" w:hAnsi="Calibri" w:cs="Calibri"/>
        </w:rPr>
        <w:t>M</w:t>
      </w:r>
      <w:r>
        <w:rPr>
          <w:rFonts w:ascii="Calibri" w:eastAsia="Calibri" w:hAnsi="Calibri" w:cs="Calibri"/>
          <w:spacing w:val="1"/>
        </w:rPr>
        <w:t>il</w:t>
      </w:r>
      <w:r>
        <w:rPr>
          <w:rFonts w:ascii="Calibri" w:eastAsia="Calibri" w:hAnsi="Calibri" w:cs="Calibri"/>
          <w:spacing w:val="-1"/>
        </w:rPr>
        <w:t>e</w:t>
      </w:r>
      <w:r>
        <w:rPr>
          <w:rFonts w:ascii="Calibri" w:eastAsia="Calibri" w:hAnsi="Calibri" w:cs="Calibri"/>
        </w:rPr>
        <w:t>s</w:t>
      </w:r>
      <w:r>
        <w:rPr>
          <w:rFonts w:ascii="Calibri" w:eastAsia="Calibri" w:hAnsi="Calibri" w:cs="Calibri"/>
          <w:spacing w:val="-1"/>
        </w:rPr>
        <w:t xml:space="preserve"> </w:t>
      </w:r>
      <w:r>
        <w:rPr>
          <w:rFonts w:ascii="Calibri" w:eastAsia="Calibri" w:hAnsi="Calibri" w:cs="Calibri"/>
        </w:rPr>
        <w:t>de</w:t>
      </w:r>
      <w:r>
        <w:rPr>
          <w:rFonts w:ascii="Calibri" w:eastAsia="Calibri" w:hAnsi="Calibri" w:cs="Calibri"/>
          <w:spacing w:val="-5"/>
        </w:rPr>
        <w:t xml:space="preserve"> </w:t>
      </w:r>
      <w:r>
        <w:rPr>
          <w:rFonts w:ascii="Calibri" w:eastAsia="Calibri" w:hAnsi="Calibri" w:cs="Calibri"/>
          <w:spacing w:val="-1"/>
        </w:rPr>
        <w:t>U</w:t>
      </w:r>
      <w:r>
        <w:rPr>
          <w:rFonts w:ascii="Calibri" w:eastAsia="Calibri" w:hAnsi="Calibri" w:cs="Calibri"/>
        </w:rPr>
        <w:t>n</w:t>
      </w:r>
      <w:r>
        <w:rPr>
          <w:rFonts w:ascii="Calibri" w:eastAsia="Calibri" w:hAnsi="Calibri" w:cs="Calibri"/>
          <w:spacing w:val="2"/>
        </w:rPr>
        <w:t>i</w:t>
      </w:r>
      <w:r>
        <w:rPr>
          <w:rFonts w:ascii="Calibri" w:eastAsia="Calibri" w:hAnsi="Calibri" w:cs="Calibri"/>
        </w:rPr>
        <w:t>d</w:t>
      </w:r>
      <w:r>
        <w:rPr>
          <w:rFonts w:ascii="Calibri" w:eastAsia="Calibri" w:hAnsi="Calibri" w:cs="Calibri"/>
          <w:spacing w:val="-1"/>
        </w:rPr>
        <w:t>a</w:t>
      </w:r>
      <w:r>
        <w:rPr>
          <w:rFonts w:ascii="Calibri" w:eastAsia="Calibri" w:hAnsi="Calibri" w:cs="Calibri"/>
        </w:rPr>
        <w:t>d</w:t>
      </w:r>
      <w:r>
        <w:rPr>
          <w:rFonts w:ascii="Calibri" w:eastAsia="Calibri" w:hAnsi="Calibri" w:cs="Calibri"/>
          <w:spacing w:val="-1"/>
        </w:rPr>
        <w:t>e</w:t>
      </w:r>
      <w:r>
        <w:rPr>
          <w:rFonts w:ascii="Calibri" w:eastAsia="Calibri" w:hAnsi="Calibri" w:cs="Calibri"/>
          <w:spacing w:val="2"/>
        </w:rPr>
        <w:t>s</w:t>
      </w:r>
      <w:r>
        <w:rPr>
          <w:rFonts w:ascii="Calibri" w:eastAsia="Calibri" w:hAnsi="Calibri" w:cs="Calibri"/>
          <w:spacing w:val="1"/>
        </w:rPr>
        <w:t>)</w:t>
      </w:r>
      <w:r>
        <w:rPr>
          <w:rFonts w:ascii="Calibri" w:eastAsia="Calibri" w:hAnsi="Calibri" w:cs="Calibri"/>
        </w:rPr>
        <w:t>.</w:t>
      </w:r>
    </w:p>
    <w:p w14:paraId="60F06D22" w14:textId="77777777" w:rsidR="00BE5A93" w:rsidRDefault="00BE5A93">
      <w:pPr>
        <w:spacing w:before="6" w:after="0" w:line="110" w:lineRule="exact"/>
        <w:rPr>
          <w:sz w:val="11"/>
          <w:szCs w:val="11"/>
        </w:rPr>
      </w:pPr>
    </w:p>
    <w:p w14:paraId="02978D98" w14:textId="77777777" w:rsidR="00BE5A93" w:rsidRDefault="00BE5A93">
      <w:pPr>
        <w:spacing w:after="0" w:line="200" w:lineRule="exact"/>
        <w:rPr>
          <w:sz w:val="20"/>
          <w:szCs w:val="20"/>
        </w:rPr>
      </w:pPr>
    </w:p>
    <w:p w14:paraId="0B1FA456" w14:textId="77777777" w:rsidR="00BE5A93" w:rsidRDefault="00BE5A93">
      <w:pPr>
        <w:spacing w:after="0" w:line="200" w:lineRule="exact"/>
        <w:rPr>
          <w:sz w:val="20"/>
          <w:szCs w:val="20"/>
        </w:rPr>
      </w:pPr>
    </w:p>
    <w:p w14:paraId="57F03FD9" w14:textId="77777777" w:rsidR="00BE5A93" w:rsidRDefault="00BE5A93">
      <w:pPr>
        <w:spacing w:after="0" w:line="200" w:lineRule="exact"/>
        <w:rPr>
          <w:sz w:val="20"/>
          <w:szCs w:val="20"/>
        </w:rPr>
      </w:pPr>
    </w:p>
    <w:p w14:paraId="36CE590A" w14:textId="77777777" w:rsidR="00BE5A93" w:rsidRDefault="00BE5A93">
      <w:pPr>
        <w:spacing w:after="0" w:line="200" w:lineRule="exact"/>
        <w:rPr>
          <w:sz w:val="20"/>
          <w:szCs w:val="20"/>
        </w:rPr>
      </w:pPr>
    </w:p>
    <w:p w14:paraId="253AB0CC" w14:textId="77777777" w:rsidR="00BE5A93" w:rsidRDefault="00645533">
      <w:pPr>
        <w:spacing w:before="29" w:after="0" w:line="240" w:lineRule="auto"/>
        <w:ind w:left="836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503314167" behindDoc="1" locked="0" layoutInCell="1" allowOverlap="1" wp14:anchorId="5E9D3F79" wp14:editId="5198E6D0">
            <wp:simplePos x="0" y="0"/>
            <wp:positionH relativeFrom="page">
              <wp:posOffset>1285240</wp:posOffset>
            </wp:positionH>
            <wp:positionV relativeFrom="paragraph">
              <wp:posOffset>-750570</wp:posOffset>
            </wp:positionV>
            <wp:extent cx="4668520" cy="297180"/>
            <wp:effectExtent l="0" t="0" r="0" b="0"/>
            <wp:wrapNone/>
            <wp:docPr id="125" name="Imagen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8520" cy="2971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700C7">
        <w:rPr>
          <w:rFonts w:ascii="Times New Roman" w:eastAsia="Times New Roman" w:hAnsi="Times New Roman" w:cs="Times New Roman"/>
          <w:spacing w:val="-1"/>
          <w:sz w:val="24"/>
          <w:szCs w:val="24"/>
        </w:rPr>
        <w:t>As</w:t>
      </w:r>
      <w:r w:rsidR="00F700C7">
        <w:rPr>
          <w:rFonts w:ascii="Times New Roman" w:eastAsia="Times New Roman" w:hAnsi="Times New Roman" w:cs="Times New Roman"/>
          <w:sz w:val="24"/>
          <w:szCs w:val="24"/>
        </w:rPr>
        <w:t>í</w:t>
      </w:r>
      <w:r w:rsidR="00F700C7"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c</w:t>
      </w:r>
      <w:r w:rsidR="00F700C7">
        <w:rPr>
          <w:rFonts w:ascii="Times New Roman" w:eastAsia="Times New Roman" w:hAnsi="Times New Roman" w:cs="Times New Roman"/>
          <w:sz w:val="24"/>
          <w:szCs w:val="24"/>
        </w:rPr>
        <w:t xml:space="preserve">on </w:t>
      </w:r>
      <w:r w:rsidR="00F700C7">
        <w:rPr>
          <w:rFonts w:ascii="Times New Roman" w:eastAsia="Times New Roman" w:hAnsi="Times New Roman" w:cs="Times New Roman"/>
          <w:spacing w:val="1"/>
          <w:sz w:val="24"/>
          <w:szCs w:val="24"/>
        </w:rPr>
        <w:t>má</w:t>
      </w:r>
      <w:r w:rsidR="00F700C7">
        <w:rPr>
          <w:rFonts w:ascii="Times New Roman" w:eastAsia="Times New Roman" w:hAnsi="Times New Roman" w:cs="Times New Roman"/>
          <w:sz w:val="24"/>
          <w:szCs w:val="24"/>
        </w:rPr>
        <w:t>s</w:t>
      </w:r>
      <w:r w:rsidR="00F700C7"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 w:rsidR="00F700C7">
        <w:rPr>
          <w:rFonts w:ascii="Times New Roman" w:eastAsia="Times New Roman" w:hAnsi="Times New Roman" w:cs="Times New Roman"/>
          <w:sz w:val="24"/>
          <w:szCs w:val="24"/>
        </w:rPr>
        <w:t>de</w:t>
      </w:r>
      <w:r w:rsidR="00F700C7"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 w:rsidR="00F700C7">
        <w:rPr>
          <w:rFonts w:ascii="Times New Roman" w:eastAsia="Times New Roman" w:hAnsi="Times New Roman" w:cs="Times New Roman"/>
          <w:sz w:val="24"/>
          <w:szCs w:val="24"/>
        </w:rPr>
        <w:t>un b</w:t>
      </w:r>
      <w:r w:rsidR="00F700C7"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 w:rsidR="00F700C7">
        <w:rPr>
          <w:rFonts w:ascii="Times New Roman" w:eastAsia="Times New Roman" w:hAnsi="Times New Roman" w:cs="Times New Roman"/>
          <w:spacing w:val="-3"/>
          <w:sz w:val="24"/>
          <w:szCs w:val="24"/>
        </w:rPr>
        <w:t>l</w:t>
      </w:r>
      <w:r w:rsidR="00F700C7"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 w:rsidR="00F700C7">
        <w:rPr>
          <w:rFonts w:ascii="Times New Roman" w:eastAsia="Times New Roman" w:hAnsi="Times New Roman" w:cs="Times New Roman"/>
          <w:sz w:val="24"/>
          <w:szCs w:val="24"/>
        </w:rPr>
        <w:t>ón de</w:t>
      </w:r>
      <w:r w:rsidR="00F700C7"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 w:rsidR="00F700C7">
        <w:rPr>
          <w:rFonts w:ascii="Times New Roman" w:eastAsia="Times New Roman" w:hAnsi="Times New Roman" w:cs="Times New Roman"/>
          <w:sz w:val="24"/>
          <w:szCs w:val="24"/>
        </w:rPr>
        <w:t>un</w:t>
      </w:r>
      <w:r w:rsidR="00F700C7"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 w:rsidR="00F700C7">
        <w:rPr>
          <w:rFonts w:ascii="Times New Roman" w:eastAsia="Times New Roman" w:hAnsi="Times New Roman" w:cs="Times New Roman"/>
          <w:spacing w:val="-4"/>
          <w:sz w:val="24"/>
          <w:szCs w:val="24"/>
        </w:rPr>
        <w:t>d</w:t>
      </w:r>
      <w:r w:rsidR="00F700C7"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 w:rsidR="00F700C7">
        <w:rPr>
          <w:rFonts w:ascii="Times New Roman" w:eastAsia="Times New Roman" w:hAnsi="Times New Roman" w:cs="Times New Roman"/>
          <w:sz w:val="24"/>
          <w:szCs w:val="24"/>
        </w:rPr>
        <w:t>d</w:t>
      </w:r>
      <w:r w:rsidR="00F700C7"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 w:rsidR="00F700C7">
        <w:rPr>
          <w:rFonts w:ascii="Times New Roman" w:eastAsia="Times New Roman" w:hAnsi="Times New Roman" w:cs="Times New Roman"/>
          <w:sz w:val="24"/>
          <w:szCs w:val="24"/>
        </w:rPr>
        <w:t>s</w:t>
      </w:r>
      <w:r w:rsidR="00F700C7"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 w:rsidR="00F700C7">
        <w:rPr>
          <w:rFonts w:ascii="Times New Roman" w:eastAsia="Times New Roman" w:hAnsi="Times New Roman" w:cs="Times New Roman"/>
          <w:spacing w:val="-4"/>
          <w:sz w:val="24"/>
          <w:szCs w:val="24"/>
        </w:rPr>
        <w:t>v</w:t>
      </w:r>
      <w:r w:rsidR="00F700C7"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 w:rsidR="00F700C7">
        <w:rPr>
          <w:rFonts w:ascii="Times New Roman" w:eastAsia="Times New Roman" w:hAnsi="Times New Roman" w:cs="Times New Roman"/>
          <w:sz w:val="24"/>
          <w:szCs w:val="24"/>
        </w:rPr>
        <w:t>nd</w:t>
      </w:r>
      <w:r w:rsidR="00F700C7"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 w:rsidR="00F700C7">
        <w:rPr>
          <w:rFonts w:ascii="Times New Roman" w:eastAsia="Times New Roman" w:hAnsi="Times New Roman" w:cs="Times New Roman"/>
          <w:sz w:val="24"/>
          <w:szCs w:val="24"/>
        </w:rPr>
        <w:t>d</w:t>
      </w:r>
      <w:r w:rsidR="00F700C7"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 w:rsidR="00F700C7">
        <w:rPr>
          <w:rFonts w:ascii="Times New Roman" w:eastAsia="Times New Roman" w:hAnsi="Times New Roman" w:cs="Times New Roman"/>
          <w:sz w:val="24"/>
          <w:szCs w:val="24"/>
        </w:rPr>
        <w:t>s</w:t>
      </w:r>
      <w:r w:rsidR="00F700C7"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 w:rsidR="00F700C7"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A</w:t>
      </w:r>
      <w:r w:rsidR="00F700C7">
        <w:rPr>
          <w:rFonts w:ascii="Times New Roman" w:eastAsia="Times New Roman" w:hAnsi="Times New Roman" w:cs="Times New Roman"/>
          <w:b/>
          <w:bCs/>
          <w:spacing w:val="2"/>
          <w:sz w:val="24"/>
          <w:szCs w:val="24"/>
        </w:rPr>
        <w:t>n</w:t>
      </w:r>
      <w:r w:rsidR="00F700C7">
        <w:rPr>
          <w:rFonts w:ascii="Times New Roman" w:eastAsia="Times New Roman" w:hAnsi="Times New Roman" w:cs="Times New Roman"/>
          <w:b/>
          <w:bCs/>
          <w:spacing w:val="-6"/>
          <w:sz w:val="24"/>
          <w:szCs w:val="24"/>
        </w:rPr>
        <w:t>d</w:t>
      </w:r>
      <w:r w:rsidR="00F700C7">
        <w:rPr>
          <w:rFonts w:ascii="Times New Roman" w:eastAsia="Times New Roman" w:hAnsi="Times New Roman" w:cs="Times New Roman"/>
          <w:b/>
          <w:bCs/>
          <w:spacing w:val="1"/>
          <w:sz w:val="24"/>
          <w:szCs w:val="24"/>
        </w:rPr>
        <w:t>r</w:t>
      </w:r>
      <w:r w:rsidR="00F700C7">
        <w:rPr>
          <w:rFonts w:ascii="Times New Roman" w:eastAsia="Times New Roman" w:hAnsi="Times New Roman" w:cs="Times New Roman"/>
          <w:b/>
          <w:bCs/>
          <w:spacing w:val="-4"/>
          <w:sz w:val="24"/>
          <w:szCs w:val="24"/>
        </w:rPr>
        <w:t>o</w:t>
      </w:r>
      <w:r w:rsidR="00F700C7">
        <w:rPr>
          <w:rFonts w:ascii="Times New Roman" w:eastAsia="Times New Roman" w:hAnsi="Times New Roman" w:cs="Times New Roman"/>
          <w:b/>
          <w:bCs/>
          <w:spacing w:val="5"/>
          <w:sz w:val="24"/>
          <w:szCs w:val="24"/>
        </w:rPr>
        <w:t>i</w:t>
      </w:r>
      <w:r w:rsidR="00F700C7">
        <w:rPr>
          <w:rFonts w:ascii="Times New Roman" w:eastAsia="Times New Roman" w:hAnsi="Times New Roman" w:cs="Times New Roman"/>
          <w:b/>
          <w:bCs/>
          <w:sz w:val="24"/>
          <w:szCs w:val="24"/>
        </w:rPr>
        <w:t>d</w:t>
      </w:r>
      <w:r w:rsidR="00F700C7">
        <w:rPr>
          <w:rFonts w:ascii="Times New Roman" w:eastAsia="Times New Roman" w:hAnsi="Times New Roman" w:cs="Times New Roman"/>
          <w:b/>
          <w:bCs/>
          <w:spacing w:val="-4"/>
          <w:sz w:val="24"/>
          <w:szCs w:val="24"/>
        </w:rPr>
        <w:t xml:space="preserve"> </w:t>
      </w:r>
      <w:r w:rsidR="00F700C7">
        <w:rPr>
          <w:rFonts w:ascii="Times New Roman" w:eastAsia="Times New Roman" w:hAnsi="Times New Roman" w:cs="Times New Roman"/>
          <w:sz w:val="24"/>
          <w:szCs w:val="24"/>
        </w:rPr>
        <w:t>ob</w:t>
      </w:r>
      <w:r w:rsidR="00F700C7">
        <w:rPr>
          <w:rFonts w:ascii="Times New Roman" w:eastAsia="Times New Roman" w:hAnsi="Times New Roman" w:cs="Times New Roman"/>
          <w:spacing w:val="1"/>
          <w:sz w:val="24"/>
          <w:szCs w:val="24"/>
        </w:rPr>
        <w:t>tie</w:t>
      </w:r>
      <w:r w:rsidR="00F700C7">
        <w:rPr>
          <w:rFonts w:ascii="Times New Roman" w:eastAsia="Times New Roman" w:hAnsi="Times New Roman" w:cs="Times New Roman"/>
          <w:sz w:val="24"/>
          <w:szCs w:val="24"/>
        </w:rPr>
        <w:t>ne</w:t>
      </w:r>
      <w:r w:rsidR="00F700C7"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 w:rsidR="00F700C7">
        <w:rPr>
          <w:rFonts w:ascii="Times New Roman" w:eastAsia="Times New Roman" w:hAnsi="Times New Roman" w:cs="Times New Roman"/>
          <w:sz w:val="24"/>
          <w:szCs w:val="24"/>
        </w:rPr>
        <w:t>un 80.7%,</w:t>
      </w:r>
      <w:r w:rsidR="00F700C7"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 w:rsidR="00F700C7"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I</w:t>
      </w:r>
      <w:r w:rsidR="00F700C7">
        <w:rPr>
          <w:rFonts w:ascii="Times New Roman" w:eastAsia="Times New Roman" w:hAnsi="Times New Roman" w:cs="Times New Roman"/>
          <w:b/>
          <w:bCs/>
          <w:spacing w:val="1"/>
          <w:sz w:val="24"/>
          <w:szCs w:val="24"/>
        </w:rPr>
        <w:t>O</w:t>
      </w:r>
      <w:r w:rsidR="00F700C7">
        <w:rPr>
          <w:rFonts w:ascii="Times New Roman" w:eastAsia="Times New Roman" w:hAnsi="Times New Roman" w:cs="Times New Roman"/>
          <w:b/>
          <w:bCs/>
          <w:sz w:val="24"/>
          <w:szCs w:val="24"/>
        </w:rPr>
        <w:t>S</w:t>
      </w:r>
      <w:r w:rsidR="00F700C7"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 xml:space="preserve"> </w:t>
      </w:r>
      <w:r w:rsidR="00F700C7">
        <w:rPr>
          <w:rFonts w:ascii="Times New Roman" w:eastAsia="Times New Roman" w:hAnsi="Times New Roman" w:cs="Times New Roman"/>
          <w:sz w:val="24"/>
          <w:szCs w:val="24"/>
        </w:rPr>
        <w:t>un</w:t>
      </w:r>
    </w:p>
    <w:p w14:paraId="579D459E" w14:textId="77777777" w:rsidR="00BE5A93" w:rsidRDefault="00BE5A93">
      <w:pPr>
        <w:spacing w:before="16" w:after="0" w:line="260" w:lineRule="exact"/>
        <w:rPr>
          <w:sz w:val="26"/>
          <w:szCs w:val="26"/>
        </w:rPr>
      </w:pPr>
    </w:p>
    <w:p w14:paraId="4784B17D" w14:textId="77777777" w:rsidR="00BE5A93" w:rsidRDefault="00F700C7">
      <w:pPr>
        <w:spacing w:after="0"/>
        <w:ind w:left="117" w:right="822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17.7%, 1.1% 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ra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b/>
          <w:bCs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nd</w:t>
      </w:r>
      <w:r>
        <w:rPr>
          <w:rFonts w:ascii="Times New Roman" w:eastAsia="Times New Roman" w:hAnsi="Times New Roman" w:cs="Times New Roman"/>
          <w:b/>
          <w:bCs/>
          <w:spacing w:val="-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b/>
          <w:bCs/>
          <w:spacing w:val="6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1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b/>
          <w:bCs/>
          <w:spacing w:val="-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b/>
          <w:bCs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, 0.2% 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ra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b/>
          <w:bCs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b/>
          <w:bCs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b/>
          <w:bCs/>
          <w:spacing w:val="-9"/>
          <w:sz w:val="24"/>
          <w:szCs w:val="24"/>
        </w:rPr>
        <w:t>k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b/>
          <w:bCs/>
          <w:spacing w:val="1"/>
          <w:sz w:val="24"/>
          <w:szCs w:val="24"/>
        </w:rPr>
        <w:t>err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b/>
          <w:bCs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spacing w:val="-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ta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0.2% p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ra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la</w:t>
      </w:r>
      <w:r>
        <w:rPr>
          <w:rFonts w:ascii="Times New Roman" w:eastAsia="Times New Roman" w:hAnsi="Times New Roman" w:cs="Times New Roman"/>
          <w:sz w:val="24"/>
          <w:szCs w:val="24"/>
        </w:rPr>
        <w:t>s o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la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for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899E240" w14:textId="77777777" w:rsidR="00BE5A93" w:rsidRDefault="00BE5A93">
      <w:pPr>
        <w:spacing w:after="0"/>
        <w:sectPr w:rsidR="00BE5A93">
          <w:headerReference w:type="default" r:id="rId31"/>
          <w:pgSz w:w="12240" w:h="15840"/>
          <w:pgMar w:top="2220" w:right="1300" w:bottom="280" w:left="1300" w:header="1483" w:footer="0" w:gutter="0"/>
          <w:pgNumType w:start="19"/>
          <w:cols w:space="720"/>
        </w:sectPr>
      </w:pPr>
    </w:p>
    <w:p w14:paraId="528982EC" w14:textId="77777777" w:rsidR="00BE5A93" w:rsidRDefault="00BE5A93">
      <w:pPr>
        <w:spacing w:before="16" w:after="0" w:line="220" w:lineRule="exact"/>
      </w:pPr>
    </w:p>
    <w:p w14:paraId="00707121" w14:textId="77777777" w:rsidR="00BE5A93" w:rsidRDefault="00F700C7">
      <w:pPr>
        <w:spacing w:before="29" w:after="0"/>
        <w:ind w:left="117" w:right="691"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-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on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ti</w:t>
      </w:r>
      <w:r>
        <w:rPr>
          <w:rFonts w:ascii="Times New Roman" w:eastAsia="Times New Roman" w:hAnsi="Times New Roman" w:cs="Times New Roman"/>
          <w:sz w:val="24"/>
          <w:szCs w:val="24"/>
        </w:rPr>
        <w:t>nu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aci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ón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z w:val="24"/>
          <w:szCs w:val="24"/>
        </w:rPr>
        <w:t>á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una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ón de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dos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la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la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for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má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im</w:t>
      </w:r>
      <w:r>
        <w:rPr>
          <w:rFonts w:ascii="Times New Roman" w:eastAsia="Times New Roman" w:hAnsi="Times New Roman" w:cs="Times New Roman"/>
          <w:sz w:val="24"/>
          <w:szCs w:val="24"/>
        </w:rPr>
        <w:t>po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ta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n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me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ca</w:t>
      </w:r>
      <w:r>
        <w:rPr>
          <w:rFonts w:ascii="Times New Roman" w:eastAsia="Times New Roman" w:hAnsi="Times New Roman" w:cs="Times New Roman"/>
          <w:sz w:val="24"/>
          <w:szCs w:val="24"/>
        </w:rPr>
        <w:t>do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act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spacing w:val="-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ra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la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á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do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rr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ll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o </w:t>
      </w:r>
      <w:r>
        <w:rPr>
          <w:rFonts w:ascii="Times New Roman" w:eastAsia="Times New Roman" w:hAnsi="Times New Roman" w:cs="Times New Roman"/>
          <w:spacing w:val="-5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ndro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 xml:space="preserve"> I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74B0A6D9" w14:textId="77777777" w:rsidR="00BE5A93" w:rsidRDefault="00BE5A93">
      <w:pPr>
        <w:spacing w:before="15" w:after="0" w:line="200" w:lineRule="exact"/>
        <w:rPr>
          <w:sz w:val="20"/>
          <w:szCs w:val="20"/>
        </w:rPr>
      </w:pPr>
    </w:p>
    <w:p w14:paraId="37FDC4F3" w14:textId="77777777" w:rsidR="00BE5A93" w:rsidRDefault="00F700C7">
      <w:pPr>
        <w:spacing w:after="0" w:line="240" w:lineRule="auto"/>
        <w:ind w:left="836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. </w:t>
      </w:r>
      <w:r>
        <w:rPr>
          <w:rFonts w:ascii="Times New Roman" w:eastAsia="Times New Roman" w:hAnsi="Times New Roman" w:cs="Times New Roman"/>
          <w:i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nd</w:t>
      </w:r>
      <w:r>
        <w:rPr>
          <w:rFonts w:ascii="Times New Roman" w:eastAsia="Times New Roman" w:hAnsi="Times New Roman" w:cs="Times New Roman"/>
          <w:i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i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d</w:t>
      </w:r>
    </w:p>
    <w:p w14:paraId="1D7975DF" w14:textId="77777777" w:rsidR="00BE5A93" w:rsidRDefault="00BE5A93">
      <w:pPr>
        <w:spacing w:after="0" w:line="240" w:lineRule="exact"/>
        <w:rPr>
          <w:sz w:val="24"/>
          <w:szCs w:val="24"/>
        </w:rPr>
      </w:pPr>
    </w:p>
    <w:p w14:paraId="57ABAC73" w14:textId="77777777" w:rsidR="00BE5A93" w:rsidRDefault="00F700C7">
      <w:pPr>
        <w:spacing w:after="0"/>
        <w:ind w:left="117" w:right="616"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icialme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rro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la</w:t>
      </w:r>
      <w:r>
        <w:rPr>
          <w:rFonts w:ascii="Times New Roman" w:eastAsia="Times New Roman" w:hAnsi="Times New Roman" w:cs="Times New Roman"/>
          <w:sz w:val="24"/>
          <w:szCs w:val="24"/>
        </w:rPr>
        <w:t>do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por</w:t>
      </w:r>
      <w:r>
        <w:rPr>
          <w:rFonts w:ascii="Times New Roman" w:eastAsia="Times New Roman" w:hAnsi="Times New Roman" w:cs="Times New Roman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ndr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d 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.,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em</w:t>
      </w:r>
      <w:r>
        <w:rPr>
          <w:rFonts w:ascii="Times New Roman" w:eastAsia="Times New Roman" w:hAnsi="Times New Roman" w:cs="Times New Roman"/>
          <w:sz w:val="24"/>
          <w:szCs w:val="24"/>
        </w:rPr>
        <w:t>pr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que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5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z w:val="24"/>
          <w:szCs w:val="24"/>
        </w:rPr>
        <w:t>oo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al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dó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ec</w:t>
      </w:r>
      <w:r>
        <w:rPr>
          <w:rFonts w:ascii="Times New Roman" w:eastAsia="Times New Roman" w:hAnsi="Times New Roman" w:cs="Times New Roman"/>
          <w:sz w:val="24"/>
          <w:szCs w:val="24"/>
        </w:rPr>
        <w:t>onó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ca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2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spacing w:val="2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má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2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ta</w:t>
      </w:r>
      <w:r>
        <w:rPr>
          <w:rFonts w:ascii="Times New Roman" w:eastAsia="Times New Roman" w:hAnsi="Times New Roman" w:cs="Times New Roman"/>
          <w:sz w:val="24"/>
          <w:szCs w:val="24"/>
        </w:rPr>
        <w:t>rd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spacing w:val="2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2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2015,</w:t>
      </w:r>
      <w:r>
        <w:rPr>
          <w:rFonts w:ascii="Times New Roman" w:eastAsia="Times New Roman" w:hAnsi="Times New Roman" w:cs="Times New Roman"/>
          <w:spacing w:val="2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z w:val="24"/>
          <w:szCs w:val="24"/>
        </w:rPr>
        <w:t>pró.</w:t>
      </w:r>
      <w:r>
        <w:rPr>
          <w:rFonts w:ascii="Times New Roman" w:eastAsia="Times New Roman" w:hAnsi="Times New Roman" w:cs="Times New Roman"/>
          <w:spacing w:val="34"/>
          <w:sz w:val="24"/>
          <w:szCs w:val="24"/>
        </w:rPr>
        <w:t xml:space="preserve"> </w:t>
      </w:r>
      <w:r>
        <w:rPr>
          <w:rFonts w:ascii="Arial" w:eastAsia="Arial" w:hAnsi="Arial" w:cs="Arial"/>
          <w:color w:val="242424"/>
          <w:spacing w:val="-1"/>
          <w:sz w:val="21"/>
          <w:szCs w:val="21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ndro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2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fue</w:t>
      </w:r>
      <w:r>
        <w:rPr>
          <w:rFonts w:ascii="Times New Roman" w:eastAsia="Times New Roman" w:hAnsi="Times New Roman" w:cs="Times New Roman"/>
          <w:color w:val="000000"/>
          <w:spacing w:val="2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do</w:t>
      </w:r>
      <w:r>
        <w:rPr>
          <w:rFonts w:ascii="Times New Roman" w:eastAsia="Times New Roman" w:hAnsi="Times New Roman" w:cs="Times New Roman"/>
          <w:color w:val="000000"/>
          <w:spacing w:val="2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27"/>
          <w:sz w:val="24"/>
          <w:szCs w:val="24"/>
        </w:rPr>
        <w:t xml:space="preserve"> </w:t>
      </w:r>
      <w:hyperlink r:id="rId32">
        <w:r>
          <w:rPr>
            <w:rFonts w:ascii="Times New Roman" w:eastAsia="Times New Roman" w:hAnsi="Times New Roman" w:cs="Times New Roman"/>
            <w:color w:val="000000"/>
            <w:sz w:val="24"/>
            <w:szCs w:val="24"/>
          </w:rPr>
          <w:t>2007</w:t>
        </w:r>
        <w:r>
          <w:rPr>
            <w:rFonts w:ascii="Times New Roman" w:eastAsia="Times New Roman" w:hAnsi="Times New Roman" w:cs="Times New Roman"/>
            <w:color w:val="000000"/>
            <w:spacing w:val="24"/>
            <w:sz w:val="24"/>
            <w:szCs w:val="24"/>
          </w:rPr>
          <w:t xml:space="preserve"> </w:t>
        </w:r>
      </w:hyperlink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j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un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2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a fund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aci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ón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pacing w:val="7"/>
          <w:sz w:val="24"/>
          <w:szCs w:val="24"/>
        </w:rPr>
        <w:t xml:space="preserve"> </w:t>
      </w:r>
      <w:hyperlink r:id="rId33">
        <w:r>
          <w:rPr>
            <w:rFonts w:ascii="Times New Roman" w:eastAsia="Times New Roman" w:hAnsi="Times New Roman" w:cs="Times New Roman"/>
            <w:color w:val="000000"/>
            <w:spacing w:val="-1"/>
            <w:sz w:val="24"/>
            <w:szCs w:val="24"/>
          </w:rPr>
          <w:t>O</w:t>
        </w:r>
        <w:r>
          <w:rPr>
            <w:rFonts w:ascii="Times New Roman" w:eastAsia="Times New Roman" w:hAnsi="Times New Roman" w:cs="Times New Roman"/>
            <w:color w:val="000000"/>
            <w:sz w:val="24"/>
            <w:szCs w:val="24"/>
          </w:rPr>
          <w:t>p</w:t>
        </w:r>
        <w:r>
          <w:rPr>
            <w:rFonts w:ascii="Times New Roman" w:eastAsia="Times New Roman" w:hAnsi="Times New Roman" w:cs="Times New Roman"/>
            <w:color w:val="000000"/>
            <w:spacing w:val="1"/>
            <w:sz w:val="24"/>
            <w:szCs w:val="24"/>
          </w:rPr>
          <w:t>e</w:t>
        </w:r>
        <w:r>
          <w:rPr>
            <w:rFonts w:ascii="Times New Roman" w:eastAsia="Times New Roman" w:hAnsi="Times New Roman" w:cs="Times New Roman"/>
            <w:color w:val="000000"/>
            <w:sz w:val="24"/>
            <w:szCs w:val="24"/>
          </w:rPr>
          <w:t>n</w:t>
        </w:r>
        <w:r>
          <w:rPr>
            <w:rFonts w:ascii="Times New Roman" w:eastAsia="Times New Roman" w:hAnsi="Times New Roman" w:cs="Times New Roman"/>
            <w:color w:val="000000"/>
            <w:spacing w:val="4"/>
            <w:sz w:val="24"/>
            <w:szCs w:val="24"/>
          </w:rPr>
          <w:t xml:space="preserve"> </w:t>
        </w:r>
        <w:r>
          <w:rPr>
            <w:rFonts w:ascii="Times New Roman" w:eastAsia="Times New Roman" w:hAnsi="Times New Roman" w:cs="Times New Roman"/>
            <w:color w:val="000000"/>
            <w:spacing w:val="-5"/>
            <w:sz w:val="24"/>
            <w:szCs w:val="24"/>
          </w:rPr>
          <w:t>H</w:t>
        </w:r>
        <w:r>
          <w:rPr>
            <w:rFonts w:ascii="Times New Roman" w:eastAsia="Times New Roman" w:hAnsi="Times New Roman" w:cs="Times New Roman"/>
            <w:color w:val="000000"/>
            <w:spacing w:val="1"/>
            <w:sz w:val="24"/>
            <w:szCs w:val="24"/>
          </w:rPr>
          <w:t>a</w:t>
        </w:r>
        <w:r>
          <w:rPr>
            <w:rFonts w:ascii="Times New Roman" w:eastAsia="Times New Roman" w:hAnsi="Times New Roman" w:cs="Times New Roman"/>
            <w:color w:val="000000"/>
            <w:sz w:val="24"/>
            <w:szCs w:val="24"/>
          </w:rPr>
          <w:t>nd</w:t>
        </w:r>
        <w:r>
          <w:rPr>
            <w:rFonts w:ascii="Times New Roman" w:eastAsia="Times New Roman" w:hAnsi="Times New Roman" w:cs="Times New Roman"/>
            <w:color w:val="000000"/>
            <w:spacing w:val="-1"/>
            <w:sz w:val="24"/>
            <w:szCs w:val="24"/>
          </w:rPr>
          <w:t>s</w:t>
        </w:r>
        <w:r>
          <w:rPr>
            <w:rFonts w:ascii="Times New Roman" w:eastAsia="Times New Roman" w:hAnsi="Times New Roman" w:cs="Times New Roman"/>
            <w:color w:val="000000"/>
            <w:spacing w:val="1"/>
            <w:sz w:val="24"/>
            <w:szCs w:val="24"/>
          </w:rPr>
          <w:t>e</w:t>
        </w:r>
        <w:r>
          <w:rPr>
            <w:rFonts w:ascii="Times New Roman" w:eastAsia="Times New Roman" w:hAnsi="Times New Roman" w:cs="Times New Roman"/>
            <w:color w:val="000000"/>
            <w:sz w:val="24"/>
            <w:szCs w:val="24"/>
          </w:rPr>
          <w:t>t</w:t>
        </w:r>
        <w:r>
          <w:rPr>
            <w:rFonts w:ascii="Times New Roman" w:eastAsia="Times New Roman" w:hAnsi="Times New Roman" w:cs="Times New Roman"/>
            <w:color w:val="000000"/>
            <w:spacing w:val="9"/>
            <w:sz w:val="24"/>
            <w:szCs w:val="24"/>
          </w:rPr>
          <w:t xml:space="preserve"> </w:t>
        </w:r>
        <w:r>
          <w:rPr>
            <w:rFonts w:ascii="Times New Roman" w:eastAsia="Times New Roman" w:hAnsi="Times New Roman" w:cs="Times New Roman"/>
            <w:color w:val="000000"/>
            <w:spacing w:val="-5"/>
            <w:sz w:val="24"/>
            <w:szCs w:val="24"/>
          </w:rPr>
          <w:t>A</w:t>
        </w:r>
        <w:r>
          <w:rPr>
            <w:rFonts w:ascii="Times New Roman" w:eastAsia="Times New Roman" w:hAnsi="Times New Roman" w:cs="Times New Roman"/>
            <w:color w:val="000000"/>
            <w:spacing w:val="1"/>
            <w:sz w:val="24"/>
            <w:szCs w:val="24"/>
          </w:rPr>
          <w:t>llia</w:t>
        </w:r>
        <w:r>
          <w:rPr>
            <w:rFonts w:ascii="Times New Roman" w:eastAsia="Times New Roman" w:hAnsi="Times New Roman" w:cs="Times New Roman"/>
            <w:color w:val="000000"/>
            <w:sz w:val="24"/>
            <w:szCs w:val="24"/>
          </w:rPr>
          <w:t>n</w:t>
        </w:r>
        <w:r>
          <w:rPr>
            <w:rFonts w:ascii="Times New Roman" w:eastAsia="Times New Roman" w:hAnsi="Times New Roman" w:cs="Times New Roman"/>
            <w:color w:val="000000"/>
            <w:spacing w:val="1"/>
            <w:sz w:val="24"/>
            <w:szCs w:val="24"/>
          </w:rPr>
          <w:t>c</w:t>
        </w:r>
        <w:r>
          <w:rPr>
            <w:rFonts w:ascii="Times New Roman" w:eastAsia="Times New Roman" w:hAnsi="Times New Roman" w:cs="Times New Roman"/>
            <w:color w:val="000000"/>
            <w:sz w:val="24"/>
            <w:szCs w:val="24"/>
          </w:rPr>
          <w:t>e</w:t>
        </w:r>
        <w:r>
          <w:rPr>
            <w:rFonts w:ascii="Times New Roman" w:eastAsia="Times New Roman" w:hAnsi="Times New Roman" w:cs="Times New Roman"/>
            <w:color w:val="000000"/>
            <w:spacing w:val="9"/>
            <w:sz w:val="24"/>
            <w:szCs w:val="24"/>
          </w:rPr>
          <w:t xml:space="preserve"> </w:t>
        </w:r>
      </w:hyperlink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(un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on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or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ci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color w:val="000000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ñ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í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color w:val="000000"/>
          <w:spacing w:val="10"/>
          <w:sz w:val="24"/>
          <w:szCs w:val="24"/>
        </w:rPr>
        <w:t xml:space="preserve"> </w:t>
      </w:r>
      <w:hyperlink r:id="rId34">
        <w:r>
          <w:rPr>
            <w:rFonts w:ascii="Times New Roman" w:eastAsia="Times New Roman" w:hAnsi="Times New Roman" w:cs="Times New Roman"/>
            <w:color w:val="000000"/>
            <w:sz w:val="24"/>
            <w:szCs w:val="24"/>
          </w:rPr>
          <w:t>h</w:t>
        </w:r>
        <w:r>
          <w:rPr>
            <w:rFonts w:ascii="Times New Roman" w:eastAsia="Times New Roman" w:hAnsi="Times New Roman" w:cs="Times New Roman"/>
            <w:color w:val="000000"/>
            <w:spacing w:val="1"/>
            <w:sz w:val="24"/>
            <w:szCs w:val="24"/>
          </w:rPr>
          <w:t>a</w:t>
        </w:r>
        <w:r>
          <w:rPr>
            <w:rFonts w:ascii="Times New Roman" w:eastAsia="Times New Roman" w:hAnsi="Times New Roman" w:cs="Times New Roman"/>
            <w:color w:val="000000"/>
            <w:sz w:val="24"/>
            <w:szCs w:val="24"/>
          </w:rPr>
          <w:t>rd</w:t>
        </w:r>
        <w:r>
          <w:rPr>
            <w:rFonts w:ascii="Times New Roman" w:eastAsia="Times New Roman" w:hAnsi="Times New Roman" w:cs="Times New Roman"/>
            <w:color w:val="000000"/>
            <w:spacing w:val="-1"/>
            <w:sz w:val="24"/>
            <w:szCs w:val="24"/>
          </w:rPr>
          <w:t>w</w:t>
        </w:r>
        <w:r>
          <w:rPr>
            <w:rFonts w:ascii="Times New Roman" w:eastAsia="Times New Roman" w:hAnsi="Times New Roman" w:cs="Times New Roman"/>
            <w:color w:val="000000"/>
            <w:spacing w:val="1"/>
            <w:sz w:val="24"/>
            <w:szCs w:val="24"/>
          </w:rPr>
          <w:t>a</w:t>
        </w:r>
        <w:r>
          <w:rPr>
            <w:rFonts w:ascii="Times New Roman" w:eastAsia="Times New Roman" w:hAnsi="Times New Roman" w:cs="Times New Roman"/>
            <w:color w:val="000000"/>
            <w:sz w:val="24"/>
            <w:szCs w:val="24"/>
          </w:rPr>
          <w:t>r</w:t>
        </w:r>
        <w:r>
          <w:rPr>
            <w:rFonts w:ascii="Times New Roman" w:eastAsia="Times New Roman" w:hAnsi="Times New Roman" w:cs="Times New Roman"/>
            <w:color w:val="000000"/>
            <w:spacing w:val="3"/>
            <w:sz w:val="24"/>
            <w:szCs w:val="24"/>
          </w:rPr>
          <w:t>e</w:t>
        </w:r>
      </w:hyperlink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color w:val="000000"/>
          <w:spacing w:val="4"/>
          <w:sz w:val="24"/>
          <w:szCs w:val="24"/>
        </w:rPr>
        <w:t xml:space="preserve"> </w:t>
      </w:r>
      <w:hyperlink r:id="rId35">
        <w:r>
          <w:rPr>
            <w:rFonts w:ascii="Times New Roman" w:eastAsia="Times New Roman" w:hAnsi="Times New Roman" w:cs="Times New Roman"/>
            <w:color w:val="000000"/>
            <w:spacing w:val="-1"/>
            <w:sz w:val="24"/>
            <w:szCs w:val="24"/>
          </w:rPr>
          <w:t>s</w:t>
        </w:r>
        <w:r>
          <w:rPr>
            <w:rFonts w:ascii="Times New Roman" w:eastAsia="Times New Roman" w:hAnsi="Times New Roman" w:cs="Times New Roman"/>
            <w:color w:val="000000"/>
            <w:sz w:val="24"/>
            <w:szCs w:val="24"/>
          </w:rPr>
          <w:t>of</w:t>
        </w:r>
        <w:r>
          <w:rPr>
            <w:rFonts w:ascii="Times New Roman" w:eastAsia="Times New Roman" w:hAnsi="Times New Roman" w:cs="Times New Roman"/>
            <w:color w:val="000000"/>
            <w:spacing w:val="1"/>
            <w:sz w:val="24"/>
            <w:szCs w:val="24"/>
          </w:rPr>
          <w:t>t</w:t>
        </w:r>
        <w:r>
          <w:rPr>
            <w:rFonts w:ascii="Times New Roman" w:eastAsia="Times New Roman" w:hAnsi="Times New Roman" w:cs="Times New Roman"/>
            <w:color w:val="000000"/>
            <w:spacing w:val="-1"/>
            <w:sz w:val="24"/>
            <w:szCs w:val="24"/>
          </w:rPr>
          <w:t>w</w:t>
        </w:r>
        <w:r>
          <w:rPr>
            <w:rFonts w:ascii="Times New Roman" w:eastAsia="Times New Roman" w:hAnsi="Times New Roman" w:cs="Times New Roman"/>
            <w:color w:val="000000"/>
            <w:spacing w:val="1"/>
            <w:sz w:val="24"/>
            <w:szCs w:val="24"/>
          </w:rPr>
          <w:t>a</w:t>
        </w:r>
        <w:r>
          <w:rPr>
            <w:rFonts w:ascii="Times New Roman" w:eastAsia="Times New Roman" w:hAnsi="Times New Roman" w:cs="Times New Roman"/>
            <w:color w:val="000000"/>
            <w:sz w:val="24"/>
            <w:szCs w:val="24"/>
          </w:rPr>
          <w:t>re</w:t>
        </w:r>
        <w:r>
          <w:rPr>
            <w:rFonts w:ascii="Times New Roman" w:eastAsia="Times New Roman" w:hAnsi="Times New Roman" w:cs="Times New Roman"/>
            <w:color w:val="000000"/>
            <w:spacing w:val="10"/>
            <w:sz w:val="24"/>
            <w:szCs w:val="24"/>
          </w:rPr>
          <w:t xml:space="preserve"> </w:t>
        </w:r>
      </w:hyperlink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y</w:t>
      </w:r>
      <w:hyperlink r:id="rId36">
        <w:r>
          <w:rPr>
            <w:rFonts w:ascii="Times New Roman" w:eastAsia="Times New Roman" w:hAnsi="Times New Roman" w:cs="Times New Roman"/>
            <w:color w:val="000000"/>
            <w:sz w:val="24"/>
            <w:szCs w:val="24"/>
          </w:rPr>
          <w:t xml:space="preserve"> </w:t>
        </w:r>
        <w:r>
          <w:rPr>
            <w:rFonts w:ascii="Times New Roman" w:eastAsia="Times New Roman" w:hAnsi="Times New Roman" w:cs="Times New Roman"/>
            <w:color w:val="000000"/>
            <w:spacing w:val="1"/>
            <w:sz w:val="24"/>
            <w:szCs w:val="24"/>
          </w:rPr>
          <w:t>tel</w:t>
        </w:r>
        <w:r>
          <w:rPr>
            <w:rFonts w:ascii="Times New Roman" w:eastAsia="Times New Roman" w:hAnsi="Times New Roman" w:cs="Times New Roman"/>
            <w:color w:val="000000"/>
            <w:spacing w:val="-3"/>
            <w:sz w:val="24"/>
            <w:szCs w:val="24"/>
          </w:rPr>
          <w:t>e</w:t>
        </w:r>
        <w:r>
          <w:rPr>
            <w:rFonts w:ascii="Times New Roman" w:eastAsia="Times New Roman" w:hAnsi="Times New Roman" w:cs="Times New Roman"/>
            <w:color w:val="000000"/>
            <w:spacing w:val="1"/>
            <w:sz w:val="24"/>
            <w:szCs w:val="24"/>
          </w:rPr>
          <w:t>c</w:t>
        </w:r>
        <w:r>
          <w:rPr>
            <w:rFonts w:ascii="Times New Roman" w:eastAsia="Times New Roman" w:hAnsi="Times New Roman" w:cs="Times New Roman"/>
            <w:color w:val="000000"/>
            <w:sz w:val="24"/>
            <w:szCs w:val="24"/>
          </w:rPr>
          <w:t>o</w:t>
        </w:r>
        <w:r>
          <w:rPr>
            <w:rFonts w:ascii="Times New Roman" w:eastAsia="Times New Roman" w:hAnsi="Times New Roman" w:cs="Times New Roman"/>
            <w:color w:val="000000"/>
            <w:spacing w:val="1"/>
            <w:sz w:val="24"/>
            <w:szCs w:val="24"/>
          </w:rPr>
          <w:t>m</w:t>
        </w:r>
        <w:r>
          <w:rPr>
            <w:rFonts w:ascii="Times New Roman" w:eastAsia="Times New Roman" w:hAnsi="Times New Roman" w:cs="Times New Roman"/>
            <w:color w:val="000000"/>
            <w:sz w:val="24"/>
            <w:szCs w:val="24"/>
          </w:rPr>
          <w:t>un</w:t>
        </w:r>
        <w:r>
          <w:rPr>
            <w:rFonts w:ascii="Times New Roman" w:eastAsia="Times New Roman" w:hAnsi="Times New Roman" w:cs="Times New Roman"/>
            <w:color w:val="000000"/>
            <w:spacing w:val="-3"/>
            <w:sz w:val="24"/>
            <w:szCs w:val="24"/>
          </w:rPr>
          <w:t>i</w:t>
        </w:r>
        <w:r>
          <w:rPr>
            <w:rFonts w:ascii="Times New Roman" w:eastAsia="Times New Roman" w:hAnsi="Times New Roman" w:cs="Times New Roman"/>
            <w:color w:val="000000"/>
            <w:spacing w:val="1"/>
            <w:sz w:val="24"/>
            <w:szCs w:val="24"/>
          </w:rPr>
          <w:t>c</w:t>
        </w:r>
        <w:r>
          <w:rPr>
            <w:rFonts w:ascii="Times New Roman" w:eastAsia="Times New Roman" w:hAnsi="Times New Roman" w:cs="Times New Roman"/>
            <w:color w:val="000000"/>
            <w:spacing w:val="-3"/>
            <w:sz w:val="24"/>
            <w:szCs w:val="24"/>
          </w:rPr>
          <w:t>a</w:t>
        </w:r>
        <w:r>
          <w:rPr>
            <w:rFonts w:ascii="Times New Roman" w:eastAsia="Times New Roman" w:hAnsi="Times New Roman" w:cs="Times New Roman"/>
            <w:color w:val="000000"/>
            <w:spacing w:val="1"/>
            <w:sz w:val="24"/>
            <w:szCs w:val="24"/>
          </w:rPr>
          <w:t>ci</w:t>
        </w:r>
        <w:r>
          <w:rPr>
            <w:rFonts w:ascii="Times New Roman" w:eastAsia="Times New Roman" w:hAnsi="Times New Roman" w:cs="Times New Roman"/>
            <w:color w:val="000000"/>
            <w:sz w:val="24"/>
            <w:szCs w:val="24"/>
          </w:rPr>
          <w:t>on</w:t>
        </w:r>
        <w:r>
          <w:rPr>
            <w:rFonts w:ascii="Times New Roman" w:eastAsia="Times New Roman" w:hAnsi="Times New Roman" w:cs="Times New Roman"/>
            <w:color w:val="000000"/>
            <w:spacing w:val="1"/>
            <w:sz w:val="24"/>
            <w:szCs w:val="24"/>
          </w:rPr>
          <w:t>e</w:t>
        </w:r>
        <w:r>
          <w:rPr>
            <w:rFonts w:ascii="Times New Roman" w:eastAsia="Times New Roman" w:hAnsi="Times New Roman" w:cs="Times New Roman"/>
            <w:color w:val="000000"/>
            <w:spacing w:val="2"/>
            <w:sz w:val="24"/>
            <w:szCs w:val="24"/>
          </w:rPr>
          <w:t>s</w:t>
        </w:r>
      </w:hyperlink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color w:val="000000"/>
          <w:spacing w:val="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ra</w:t>
      </w:r>
      <w:r>
        <w:rPr>
          <w:rFonts w:ascii="Times New Roman" w:eastAsia="Times New Roman" w:hAnsi="Times New Roman" w:cs="Times New Roman"/>
          <w:color w:val="000000"/>
          <w:spacing w:val="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-3"/>
          <w:sz w:val="24"/>
          <w:szCs w:val="24"/>
        </w:rPr>
        <w:t>z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color w:val="000000"/>
          <w:spacing w:val="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os</w:t>
      </w:r>
      <w:r>
        <w:rPr>
          <w:rFonts w:ascii="Times New Roman" w:eastAsia="Times New Roman" w:hAnsi="Times New Roman" w:cs="Times New Roman"/>
          <w:color w:val="000000"/>
          <w:spacing w:val="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tá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nd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os</w:t>
      </w:r>
      <w:r>
        <w:rPr>
          <w:rFonts w:ascii="Times New Roman" w:eastAsia="Times New Roman" w:hAnsi="Times New Roman" w:cs="Times New Roman"/>
          <w:color w:val="000000"/>
          <w:spacing w:val="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color w:val="000000"/>
          <w:spacing w:val="1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os</w:t>
      </w:r>
      <w:r>
        <w:rPr>
          <w:rFonts w:ascii="Times New Roman" w:eastAsia="Times New Roman" w:hAnsi="Times New Roman" w:cs="Times New Roman"/>
          <w:color w:val="000000"/>
          <w:spacing w:val="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po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iti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os</w:t>
      </w:r>
      <w:r>
        <w:rPr>
          <w:rFonts w:ascii="Times New Roman" w:eastAsia="Times New Roman" w:hAnsi="Times New Roman" w:cs="Times New Roman"/>
          <w:color w:val="000000"/>
          <w:spacing w:val="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ó</w:t>
      </w:r>
      <w:r>
        <w:rPr>
          <w:rFonts w:ascii="Times New Roman" w:eastAsia="Times New Roman" w:hAnsi="Times New Roman" w:cs="Times New Roman"/>
          <w:color w:val="000000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color w:val="000000"/>
          <w:spacing w:val="1"/>
          <w:sz w:val="24"/>
          <w:szCs w:val="24"/>
        </w:rPr>
        <w:t>ile</w:t>
      </w:r>
      <w:r>
        <w:rPr>
          <w:rFonts w:ascii="Times New Roman" w:eastAsia="Times New Roman" w:hAnsi="Times New Roman" w:cs="Times New Roman"/>
          <w:color w:val="000000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pacing w:val="13"/>
          <w:sz w:val="24"/>
          <w:szCs w:val="24"/>
        </w:rPr>
        <w:t>.</w:t>
      </w:r>
      <w:hyperlink r:id="rId37" w:anchor="cite_note-AndroidAnnouncement-10">
        <w:r>
          <w:rPr>
            <w:rFonts w:ascii="Times New Roman" w:eastAsia="Times New Roman" w:hAnsi="Times New Roman" w:cs="Times New Roman"/>
            <w:color w:val="000000"/>
            <w:sz w:val="24"/>
            <w:szCs w:val="24"/>
          </w:rPr>
          <w:t>10</w:t>
        </w:r>
      </w:hyperlink>
    </w:p>
    <w:p w14:paraId="700399B5" w14:textId="77777777" w:rsidR="00BE5A93" w:rsidRDefault="00F700C7">
      <w:pPr>
        <w:spacing w:before="10" w:after="0"/>
        <w:ind w:left="117" w:right="622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5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pr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me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4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z w:val="24"/>
          <w:szCs w:val="24"/>
        </w:rPr>
        <w:t>ó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5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on</w:t>
      </w:r>
      <w:r>
        <w:rPr>
          <w:rFonts w:ascii="Times New Roman" w:eastAsia="Times New Roman" w:hAnsi="Times New Roman" w:cs="Times New Roman"/>
          <w:spacing w:val="5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5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5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ti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5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5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ndro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5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fue</w:t>
      </w:r>
      <w:r>
        <w:rPr>
          <w:rFonts w:ascii="Times New Roman" w:eastAsia="Times New Roman" w:hAnsi="Times New Roman" w:cs="Times New Roman"/>
          <w:spacing w:val="5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l 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hyperlink r:id="rId38">
        <w:r>
          <w:rPr>
            <w:rFonts w:ascii="Times New Roman" w:eastAsia="Times New Roman" w:hAnsi="Times New Roman" w:cs="Times New Roman"/>
            <w:spacing w:val="-5"/>
            <w:sz w:val="24"/>
            <w:szCs w:val="24"/>
          </w:rPr>
          <w:t>H</w:t>
        </w:r>
        <w:r>
          <w:rPr>
            <w:rFonts w:ascii="Times New Roman" w:eastAsia="Times New Roman" w:hAnsi="Times New Roman" w:cs="Times New Roman"/>
            <w:spacing w:val="1"/>
            <w:sz w:val="24"/>
            <w:szCs w:val="24"/>
          </w:rPr>
          <w:t>T</w:t>
        </w:r>
        <w:r>
          <w:rPr>
            <w:rFonts w:ascii="Times New Roman" w:eastAsia="Times New Roman" w:hAnsi="Times New Roman" w:cs="Times New Roman"/>
            <w:sz w:val="24"/>
            <w:szCs w:val="24"/>
          </w:rPr>
          <w:t>C</w:t>
        </w:r>
        <w:r>
          <w:rPr>
            <w:rFonts w:ascii="Times New Roman" w:eastAsia="Times New Roman" w:hAnsi="Times New Roman" w:cs="Times New Roman"/>
            <w:spacing w:val="52"/>
            <w:sz w:val="24"/>
            <w:szCs w:val="24"/>
          </w:rPr>
          <w:t xml:space="preserve"> </w:t>
        </w:r>
        <w:r>
          <w:rPr>
            <w:rFonts w:ascii="Times New Roman" w:eastAsia="Times New Roman" w:hAnsi="Times New Roman" w:cs="Times New Roman"/>
            <w:spacing w:val="-1"/>
            <w:sz w:val="24"/>
            <w:szCs w:val="24"/>
          </w:rPr>
          <w:t>D</w:t>
        </w:r>
        <w:r>
          <w:rPr>
            <w:rFonts w:ascii="Times New Roman" w:eastAsia="Times New Roman" w:hAnsi="Times New Roman" w:cs="Times New Roman"/>
            <w:sz w:val="24"/>
            <w:szCs w:val="24"/>
          </w:rPr>
          <w:t>r</w:t>
        </w:r>
        <w:r>
          <w:rPr>
            <w:rFonts w:ascii="Times New Roman" w:eastAsia="Times New Roman" w:hAnsi="Times New Roman" w:cs="Times New Roman"/>
            <w:spacing w:val="1"/>
            <w:sz w:val="24"/>
            <w:szCs w:val="24"/>
          </w:rPr>
          <w:t>ea</w:t>
        </w:r>
        <w:r>
          <w:rPr>
            <w:rFonts w:ascii="Times New Roman" w:eastAsia="Times New Roman" w:hAnsi="Times New Roman" w:cs="Times New Roman"/>
            <w:sz w:val="24"/>
            <w:szCs w:val="24"/>
          </w:rPr>
          <w:t>m</w:t>
        </w:r>
        <w:r>
          <w:rPr>
            <w:rFonts w:ascii="Times New Roman" w:eastAsia="Times New Roman" w:hAnsi="Times New Roman" w:cs="Times New Roman"/>
            <w:spacing w:val="54"/>
            <w:sz w:val="24"/>
            <w:szCs w:val="24"/>
          </w:rPr>
          <w:t xml:space="preserve"> </w:t>
        </w:r>
      </w:hyperlink>
      <w:r>
        <w:rPr>
          <w:rFonts w:ascii="Times New Roman" w:eastAsia="Times New Roman" w:hAnsi="Times New Roman" w:cs="Times New Roman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spacing w:val="4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5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nd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ó</w:t>
      </w:r>
      <w:r>
        <w:rPr>
          <w:rFonts w:ascii="Times New Roman" w:eastAsia="Times New Roman" w:hAnsi="Times New Roman" w:cs="Times New Roman"/>
          <w:spacing w:val="5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hyperlink r:id="rId39">
        <w:r>
          <w:rPr>
            <w:rFonts w:ascii="Times New Roman" w:eastAsia="Times New Roman" w:hAnsi="Times New Roman" w:cs="Times New Roman"/>
            <w:sz w:val="24"/>
            <w:szCs w:val="24"/>
          </w:rPr>
          <w:t xml:space="preserve"> o</w:t>
        </w:r>
        <w:r>
          <w:rPr>
            <w:rFonts w:ascii="Times New Roman" w:eastAsia="Times New Roman" w:hAnsi="Times New Roman" w:cs="Times New Roman"/>
            <w:spacing w:val="1"/>
            <w:sz w:val="24"/>
            <w:szCs w:val="24"/>
          </w:rPr>
          <w:t>ct</w:t>
        </w:r>
        <w:r>
          <w:rPr>
            <w:rFonts w:ascii="Times New Roman" w:eastAsia="Times New Roman" w:hAnsi="Times New Roman" w:cs="Times New Roman"/>
            <w:sz w:val="24"/>
            <w:szCs w:val="24"/>
          </w:rPr>
          <w:t>ubre</w:t>
        </w:r>
        <w:r>
          <w:rPr>
            <w:rFonts w:ascii="Times New Roman" w:eastAsia="Times New Roman" w:hAnsi="Times New Roman" w:cs="Times New Roman"/>
            <w:spacing w:val="1"/>
            <w:sz w:val="24"/>
            <w:szCs w:val="24"/>
          </w:rPr>
          <w:t xml:space="preserve"> </w:t>
        </w:r>
        <w:r>
          <w:rPr>
            <w:rFonts w:ascii="Times New Roman" w:eastAsia="Times New Roman" w:hAnsi="Times New Roman" w:cs="Times New Roman"/>
            <w:sz w:val="24"/>
            <w:szCs w:val="24"/>
          </w:rPr>
          <w:t>de</w:t>
        </w:r>
        <w:r>
          <w:rPr>
            <w:rFonts w:ascii="Times New Roman" w:eastAsia="Times New Roman" w:hAnsi="Times New Roman" w:cs="Times New Roman"/>
            <w:spacing w:val="1"/>
            <w:sz w:val="24"/>
            <w:szCs w:val="24"/>
          </w:rPr>
          <w:t xml:space="preserve"> </w:t>
        </w:r>
        <w:r>
          <w:rPr>
            <w:rFonts w:ascii="Times New Roman" w:eastAsia="Times New Roman" w:hAnsi="Times New Roman" w:cs="Times New Roman"/>
            <w:sz w:val="24"/>
            <w:szCs w:val="24"/>
          </w:rPr>
          <w:t>2008</w:t>
        </w:r>
        <w:r>
          <w:rPr>
            <w:rFonts w:ascii="Times New Roman" w:eastAsia="Times New Roman" w:hAnsi="Times New Roman" w:cs="Times New Roman"/>
            <w:spacing w:val="2"/>
            <w:sz w:val="24"/>
            <w:szCs w:val="24"/>
          </w:rPr>
          <w:t xml:space="preserve"> </w:t>
        </w:r>
      </w:hyperlink>
      <w:commentRangeStart w:id="215"/>
      <w:r>
        <w:rPr>
          <w:rFonts w:ascii="Times New Roman" w:eastAsia="Times New Roman" w:hAnsi="Times New Roman" w:cs="Times New Roman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tc</w:t>
      </w:r>
      <w:r>
        <w:rPr>
          <w:rFonts w:ascii="Times New Roman" w:eastAsia="Times New Roman" w:hAnsi="Times New Roman" w:cs="Times New Roman"/>
          <w:sz w:val="24"/>
          <w:szCs w:val="24"/>
        </w:rPr>
        <w:t>u, 2014).</w:t>
      </w:r>
      <w:commentRangeEnd w:id="215"/>
      <w:r w:rsidR="00F03543">
        <w:rPr>
          <w:rStyle w:val="CommentReference"/>
        </w:rPr>
        <w:commentReference w:id="215"/>
      </w:r>
    </w:p>
    <w:p w14:paraId="552C9E1A" w14:textId="77777777" w:rsidR="00BE5A93" w:rsidRDefault="00BE5A93">
      <w:pPr>
        <w:spacing w:before="11" w:after="0" w:line="200" w:lineRule="exact"/>
        <w:rPr>
          <w:sz w:val="20"/>
          <w:szCs w:val="20"/>
        </w:rPr>
      </w:pPr>
    </w:p>
    <w:p w14:paraId="2BBA3446" w14:textId="77777777" w:rsidR="00BE5A93" w:rsidRDefault="00F700C7">
      <w:pPr>
        <w:spacing w:after="0" w:line="479" w:lineRule="auto"/>
        <w:ind w:left="117" w:right="629"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3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una</w:t>
      </w:r>
      <w:r>
        <w:rPr>
          <w:rFonts w:ascii="Times New Roman" w:eastAsia="Times New Roman" w:hAnsi="Times New Roman" w:cs="Times New Roman"/>
          <w:spacing w:val="3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ta</w:t>
      </w:r>
      <w:r>
        <w:rPr>
          <w:rFonts w:ascii="Times New Roman" w:eastAsia="Times New Roman" w:hAnsi="Times New Roman" w:cs="Times New Roman"/>
          <w:sz w:val="24"/>
          <w:szCs w:val="24"/>
        </w:rPr>
        <w:t>fo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3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2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of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re</w:t>
      </w:r>
      <w:r>
        <w:rPr>
          <w:rFonts w:ascii="Times New Roman" w:eastAsia="Times New Roman" w:hAnsi="Times New Roman" w:cs="Times New Roman"/>
          <w:spacing w:val="3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ra</w:t>
      </w:r>
      <w:r>
        <w:rPr>
          <w:rFonts w:ascii="Times New Roman" w:eastAsia="Times New Roman" w:hAnsi="Times New Roman" w:cs="Times New Roman"/>
          <w:spacing w:val="2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3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ej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ec</w:t>
      </w:r>
      <w:r>
        <w:rPr>
          <w:rFonts w:ascii="Times New Roman" w:eastAsia="Times New Roman" w:hAnsi="Times New Roman" w:cs="Times New Roman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ci</w:t>
      </w:r>
      <w:r>
        <w:rPr>
          <w:rFonts w:ascii="Times New Roman" w:eastAsia="Times New Roman" w:hAnsi="Times New Roman" w:cs="Times New Roman"/>
          <w:sz w:val="24"/>
          <w:szCs w:val="24"/>
        </w:rPr>
        <w:t>ón</w:t>
      </w:r>
      <w:r>
        <w:rPr>
          <w:rFonts w:ascii="Times New Roman" w:eastAsia="Times New Roman" w:hAnsi="Times New Roman" w:cs="Times New Roman"/>
          <w:spacing w:val="2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spacing w:val="3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5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lic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ci</w:t>
      </w:r>
      <w:r>
        <w:rPr>
          <w:rFonts w:ascii="Times New Roman" w:eastAsia="Times New Roman" w:hAnsi="Times New Roman" w:cs="Times New Roman"/>
          <w:sz w:val="24"/>
          <w:szCs w:val="24"/>
        </w:rPr>
        <w:t>ón</w:t>
      </w:r>
      <w:r>
        <w:rPr>
          <w:rFonts w:ascii="Times New Roman" w:eastAsia="Times New Roman" w:hAnsi="Times New Roman" w:cs="Times New Roman"/>
          <w:spacing w:val="2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J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3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3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qu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ños 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po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iti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spacing w:val="4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3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opor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ta</w:t>
      </w:r>
      <w:r>
        <w:rPr>
          <w:rFonts w:ascii="Times New Roman" w:eastAsia="Times New Roman" w:hAnsi="Times New Roman" w:cs="Times New Roman"/>
          <w:sz w:val="24"/>
          <w:szCs w:val="24"/>
        </w:rPr>
        <w:t>do</w:t>
      </w:r>
      <w:r>
        <w:rPr>
          <w:rFonts w:ascii="Times New Roman" w:eastAsia="Times New Roman" w:hAnsi="Times New Roman" w:cs="Times New Roman"/>
          <w:spacing w:val="4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por</w:t>
      </w:r>
      <w:r>
        <w:rPr>
          <w:rFonts w:ascii="Times New Roman" w:eastAsia="Times New Roman" w:hAnsi="Times New Roman" w:cs="Times New Roman"/>
          <w:spacing w:val="4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3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k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rn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3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spacing w:val="4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nux,</w:t>
      </w:r>
      <w:r>
        <w:rPr>
          <w:rFonts w:ascii="Times New Roman" w:eastAsia="Times New Roman" w:hAnsi="Times New Roman" w:cs="Times New Roman"/>
          <w:spacing w:val="4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4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4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pa</w:t>
      </w:r>
      <w:r>
        <w:rPr>
          <w:rFonts w:ascii="Times New Roman" w:eastAsia="Times New Roman" w:hAnsi="Times New Roman" w:cs="Times New Roman"/>
          <w:spacing w:val="4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up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or</w:t>
      </w:r>
      <w:r>
        <w:rPr>
          <w:rFonts w:ascii="Times New Roman" w:eastAsia="Times New Roman" w:hAnsi="Times New Roman" w:cs="Times New Roman"/>
          <w:spacing w:val="4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spacing w:val="4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nux</w:t>
      </w:r>
      <w:r>
        <w:rPr>
          <w:rFonts w:ascii="Times New Roman" w:eastAsia="Times New Roman" w:hAnsi="Times New Roman" w:cs="Times New Roman"/>
          <w:spacing w:val="4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ejec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a 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ia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li</w:t>
      </w:r>
      <w:r>
        <w:rPr>
          <w:rFonts w:ascii="Times New Roman" w:eastAsia="Times New Roman" w:hAnsi="Times New Roman" w:cs="Times New Roman"/>
          <w:sz w:val="24"/>
          <w:szCs w:val="24"/>
        </w:rPr>
        <w:t>br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í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má</w:t>
      </w:r>
      <w:r>
        <w:rPr>
          <w:rFonts w:ascii="Times New Roman" w:eastAsia="Times New Roman" w:hAnsi="Times New Roman" w:cs="Times New Roman"/>
          <w:sz w:val="24"/>
          <w:szCs w:val="24"/>
        </w:rPr>
        <w:t>q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na</w:t>
      </w:r>
      <w:r>
        <w:rPr>
          <w:rFonts w:ascii="Times New Roman" w:eastAsia="Times New Roman" w:hAnsi="Times New Roman" w:cs="Times New Roman"/>
          <w:spacing w:val="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al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k,</w:t>
      </w:r>
      <w:r>
        <w:rPr>
          <w:rFonts w:ascii="Times New Roman" w:eastAsia="Times New Roman" w:hAnsi="Times New Roman" w:cs="Times New Roman"/>
          <w:spacing w:val="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y un</w:t>
      </w:r>
      <w:r>
        <w:rPr>
          <w:rFonts w:ascii="Times New Roman" w:eastAsia="Times New Roman" w:hAnsi="Times New Roman" w:cs="Times New Roman"/>
          <w:spacing w:val="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6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ame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sz w:val="24"/>
          <w:szCs w:val="24"/>
        </w:rPr>
        <w:t>ork</w:t>
      </w:r>
      <w:r>
        <w:rPr>
          <w:rFonts w:ascii="Times New Roman" w:eastAsia="Times New Roman" w:hAnsi="Times New Roman" w:cs="Times New Roman"/>
          <w:spacing w:val="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do</w:t>
      </w:r>
      <w:r>
        <w:rPr>
          <w:rFonts w:ascii="Times New Roman" w:eastAsia="Times New Roman" w:hAnsi="Times New Roman" w:cs="Times New Roman"/>
          <w:spacing w:val="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J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spacing w:val="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5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emá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s 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ie</w:t>
      </w:r>
      <w:r>
        <w:rPr>
          <w:rFonts w:ascii="Times New Roman" w:eastAsia="Times New Roman" w:hAnsi="Times New Roman" w:cs="Times New Roman"/>
          <w:sz w:val="24"/>
          <w:szCs w:val="24"/>
        </w:rPr>
        <w:t>ne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on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un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s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li</w:t>
      </w:r>
      <w:r>
        <w:rPr>
          <w:rFonts w:ascii="Times New Roman" w:eastAsia="Times New Roman" w:hAnsi="Times New Roman" w:cs="Times New Roman"/>
          <w:sz w:val="24"/>
          <w:szCs w:val="24"/>
        </w:rPr>
        <w:t>br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ía</w:t>
      </w:r>
      <w:r>
        <w:rPr>
          <w:rFonts w:ascii="Times New Roman" w:eastAsia="Times New Roman" w:hAnsi="Times New Roman" w:cs="Times New Roman"/>
          <w:sz w:val="24"/>
          <w:szCs w:val="24"/>
        </w:rPr>
        <w:t>s 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ati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s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Q</w:t>
      </w:r>
      <w:r>
        <w:rPr>
          <w:rFonts w:ascii="Times New Roman" w:eastAsia="Times New Roman" w:hAnsi="Times New Roman" w:cs="Times New Roman"/>
          <w:spacing w:val="-7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ite</w:t>
      </w:r>
      <w:r>
        <w:rPr>
          <w:rFonts w:ascii="Times New Roman" w:eastAsia="Times New Roman" w:hAnsi="Times New Roman" w:cs="Times New Roman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spacing w:val="-5"/>
          <w:sz w:val="24"/>
          <w:szCs w:val="24"/>
        </w:rPr>
        <w:t>K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it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s una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lata</w:t>
      </w:r>
      <w:r>
        <w:rPr>
          <w:rFonts w:ascii="Times New Roman" w:eastAsia="Times New Roman" w:hAnsi="Times New Roman" w:cs="Times New Roman"/>
          <w:sz w:val="24"/>
          <w:szCs w:val="24"/>
        </w:rPr>
        <w:t>for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de 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rro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ll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li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aci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spacing w:val="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lica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on</w:t>
      </w:r>
      <w:r>
        <w:rPr>
          <w:rFonts w:ascii="Times New Roman" w:eastAsia="Times New Roman" w:hAnsi="Times New Roman" w:cs="Times New Roman"/>
          <w:spacing w:val="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rro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lla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spacing w:val="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ila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y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em</w:t>
      </w:r>
      <w:r>
        <w:rPr>
          <w:rFonts w:ascii="Times New Roman" w:eastAsia="Times New Roman" w:hAnsi="Times New Roman" w:cs="Times New Roman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qu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eta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s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un</w:t>
      </w:r>
      <w:r>
        <w:rPr>
          <w:rFonts w:ascii="Times New Roman" w:eastAsia="Times New Roman" w:hAnsi="Times New Roman" w:cs="Times New Roman"/>
          <w:spacing w:val="8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pk</w:t>
      </w:r>
      <w:proofErr w:type="gramEnd"/>
      <w:r>
        <w:rPr>
          <w:rFonts w:ascii="Times New Roman" w:eastAsia="Times New Roman" w:hAnsi="Times New Roman" w:cs="Times New Roman"/>
          <w:spacing w:val="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al</w:t>
      </w:r>
      <w:r>
        <w:rPr>
          <w:rFonts w:ascii="Times New Roman" w:eastAsia="Times New Roman" w:hAnsi="Times New Roman" w:cs="Times New Roman"/>
          <w:sz w:val="24"/>
          <w:szCs w:val="24"/>
        </w:rPr>
        <w:t>qu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ie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ra</w:t>
      </w:r>
      <w:r>
        <w:rPr>
          <w:rFonts w:ascii="Times New Roman" w:eastAsia="Times New Roman" w:hAnsi="Times New Roman" w:cs="Times New Roman"/>
          <w:spacing w:val="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1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y 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le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lata</w:t>
      </w:r>
      <w:r>
        <w:rPr>
          <w:rFonts w:ascii="Times New Roman" w:eastAsia="Times New Roman" w:hAnsi="Times New Roman" w:cs="Times New Roman"/>
          <w:sz w:val="24"/>
          <w:szCs w:val="24"/>
        </w:rPr>
        <w:t>for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spacing w:val="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ndro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d. </w:t>
      </w:r>
      <w:commentRangeStart w:id="216"/>
      <w:r>
        <w:rPr>
          <w:rFonts w:ascii="Times New Roman" w:eastAsia="Times New Roman" w:hAnsi="Times New Roman" w:cs="Times New Roman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spacing w:val="-5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al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r, 2015).</w:t>
      </w:r>
      <w:commentRangeEnd w:id="216"/>
      <w:r w:rsidR="00F03543">
        <w:rPr>
          <w:rStyle w:val="CommentReference"/>
        </w:rPr>
        <w:commentReference w:id="216"/>
      </w:r>
    </w:p>
    <w:p w14:paraId="21741954" w14:textId="77777777" w:rsidR="00BE5A93" w:rsidRDefault="00BE5A93">
      <w:pPr>
        <w:spacing w:before="11" w:after="0" w:line="200" w:lineRule="exact"/>
        <w:rPr>
          <w:sz w:val="20"/>
          <w:szCs w:val="20"/>
        </w:rPr>
      </w:pPr>
    </w:p>
    <w:p w14:paraId="7DFC7252" w14:textId="77777777" w:rsidR="00BE5A93" w:rsidRDefault="00F700C7">
      <w:pPr>
        <w:spacing w:after="0" w:line="240" w:lineRule="auto"/>
        <w:ind w:left="836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sz w:val="24"/>
          <w:szCs w:val="24"/>
        </w:rPr>
        <w:t>Ca</w:t>
      </w:r>
      <w:r>
        <w:rPr>
          <w:rFonts w:ascii="Times New Roman" w:eastAsia="Times New Roman" w:hAnsi="Times New Roman" w:cs="Times New Roman"/>
          <w:i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i/>
          <w:spacing w:val="1"/>
          <w:sz w:val="24"/>
          <w:szCs w:val="24"/>
        </w:rPr>
        <w:t>cte</w:t>
      </w:r>
      <w:r>
        <w:rPr>
          <w:rFonts w:ascii="Times New Roman" w:eastAsia="Times New Roman" w:hAnsi="Times New Roman" w:cs="Times New Roman"/>
          <w:i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i/>
          <w:spacing w:val="1"/>
          <w:sz w:val="24"/>
          <w:szCs w:val="24"/>
        </w:rPr>
        <w:t>í</w:t>
      </w:r>
      <w:r>
        <w:rPr>
          <w:rFonts w:ascii="Times New Roman" w:eastAsia="Times New Roman" w:hAnsi="Times New Roman" w:cs="Times New Roman"/>
          <w:i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i/>
          <w:spacing w:val="1"/>
          <w:sz w:val="24"/>
          <w:szCs w:val="24"/>
        </w:rPr>
        <w:t>tic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as</w:t>
      </w:r>
      <w:r>
        <w:rPr>
          <w:rFonts w:ascii="Times New Roman" w:eastAsia="Times New Roman" w:hAnsi="Times New Roman" w:cs="Times New Roman"/>
          <w:i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pacing w:val="1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i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i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i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i/>
          <w:spacing w:val="1"/>
          <w:sz w:val="24"/>
          <w:szCs w:val="24"/>
        </w:rPr>
        <w:t>ci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pa</w:t>
      </w:r>
      <w:r>
        <w:rPr>
          <w:rFonts w:ascii="Times New Roman" w:eastAsia="Times New Roman" w:hAnsi="Times New Roman" w:cs="Times New Roman"/>
          <w:i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i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i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.</w:t>
      </w:r>
    </w:p>
    <w:p w14:paraId="58BAA694" w14:textId="77777777" w:rsidR="00BE5A93" w:rsidRDefault="00BE5A93">
      <w:pPr>
        <w:spacing w:after="0" w:line="200" w:lineRule="exact"/>
        <w:rPr>
          <w:sz w:val="20"/>
          <w:szCs w:val="20"/>
        </w:rPr>
      </w:pPr>
    </w:p>
    <w:p w14:paraId="0B956019" w14:textId="77777777" w:rsidR="00BE5A93" w:rsidRDefault="00BE5A93">
      <w:pPr>
        <w:spacing w:before="16" w:after="0" w:line="260" w:lineRule="exact"/>
        <w:rPr>
          <w:sz w:val="26"/>
          <w:szCs w:val="26"/>
        </w:rPr>
      </w:pPr>
    </w:p>
    <w:p w14:paraId="7C945ADF" w14:textId="77777777" w:rsidR="00BE5A93" w:rsidRDefault="00F700C7">
      <w:pPr>
        <w:spacing w:after="0"/>
        <w:ind w:left="117" w:right="777" w:firstLine="720"/>
        <w:jc w:val="both"/>
        <w:rPr>
          <w:rFonts w:ascii="Times New Roman" w:eastAsia="Times New Roman" w:hAnsi="Times New Roman" w:cs="Times New Roman"/>
          <w:sz w:val="24"/>
          <w:szCs w:val="24"/>
        </w:rPr>
        <w:pPrChange w:id="217" w:author="Ines" w:date="2016-07-04T22:34:00Z">
          <w:pPr>
            <w:spacing w:after="0"/>
            <w:ind w:left="117" w:right="777" w:firstLine="720"/>
          </w:pPr>
        </w:pPrChange>
      </w:pPr>
      <w:r>
        <w:rPr>
          <w:rFonts w:ascii="Times New Roman" w:eastAsia="Times New Roman" w:hAnsi="Times New Roman" w:cs="Times New Roman"/>
          <w:spacing w:val="-5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ndro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d pr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cie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os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m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le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iti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z w:val="24"/>
          <w:szCs w:val="24"/>
        </w:rPr>
        <w:t>os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z w:val="24"/>
          <w:szCs w:val="24"/>
        </w:rPr>
        <w:t>ó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ile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n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má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190 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aí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de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odo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m</w:t>
      </w:r>
      <w:r>
        <w:rPr>
          <w:rFonts w:ascii="Times New Roman" w:eastAsia="Times New Roman" w:hAnsi="Times New Roman" w:cs="Times New Roman"/>
          <w:sz w:val="24"/>
          <w:szCs w:val="24"/>
        </w:rPr>
        <w:t>undo.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obre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q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c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z w:val="24"/>
          <w:szCs w:val="24"/>
        </w:rPr>
        <w:t>re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l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-8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sz w:val="24"/>
          <w:szCs w:val="24"/>
        </w:rPr>
        <w:t>or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í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la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la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for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ma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z w:val="24"/>
          <w:szCs w:val="24"/>
        </w:rPr>
        <w:t>ó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ile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s </w:t>
      </w:r>
      <w:commentRangeStart w:id="218"/>
      <w:r>
        <w:rPr>
          <w:rFonts w:ascii="Times New Roman" w:eastAsia="Times New Roman" w:hAnsi="Times New Roman" w:cs="Times New Roman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spacing w:val="-5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ndro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d,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he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sz w:val="24"/>
          <w:szCs w:val="24"/>
        </w:rPr>
        <w:t>or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-7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popu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r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z w:val="24"/>
          <w:szCs w:val="24"/>
        </w:rPr>
        <w:t>ob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lat</w:t>
      </w:r>
      <w:r>
        <w:rPr>
          <w:rFonts w:ascii="Times New Roman" w:eastAsia="Times New Roman" w:hAnsi="Times New Roman" w:cs="Times New Roman"/>
          <w:sz w:val="24"/>
          <w:szCs w:val="24"/>
        </w:rPr>
        <w:t>fo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z w:val="24"/>
          <w:szCs w:val="24"/>
        </w:rPr>
        <w:t>, 2016).</w:t>
      </w:r>
    </w:p>
    <w:commentRangeEnd w:id="218"/>
    <w:p w14:paraId="626F1B44" w14:textId="77777777" w:rsidR="00BE5A93" w:rsidRDefault="00F03543">
      <w:pPr>
        <w:spacing w:after="0"/>
        <w:sectPr w:rsidR="00BE5A93">
          <w:headerReference w:type="default" r:id="rId40"/>
          <w:pgSz w:w="12240" w:h="15840"/>
          <w:pgMar w:top="1700" w:right="1300" w:bottom="280" w:left="1300" w:header="1483" w:footer="0" w:gutter="0"/>
          <w:pgNumType w:start="20"/>
          <w:cols w:space="720"/>
        </w:sectPr>
      </w:pPr>
      <w:r>
        <w:rPr>
          <w:rStyle w:val="CommentReference"/>
        </w:rPr>
        <w:commentReference w:id="218"/>
      </w:r>
    </w:p>
    <w:p w14:paraId="5B75DC17" w14:textId="77777777" w:rsidR="00BE5A93" w:rsidRDefault="00BE5A93">
      <w:pPr>
        <w:spacing w:before="9" w:after="0" w:line="170" w:lineRule="exact"/>
        <w:rPr>
          <w:sz w:val="17"/>
          <w:szCs w:val="17"/>
        </w:rPr>
      </w:pPr>
    </w:p>
    <w:p w14:paraId="538936C5" w14:textId="77777777" w:rsidR="00BE5A93" w:rsidRDefault="00BE5A93">
      <w:pPr>
        <w:spacing w:after="0" w:line="200" w:lineRule="exact"/>
        <w:rPr>
          <w:sz w:val="20"/>
          <w:szCs w:val="20"/>
        </w:rPr>
      </w:pPr>
    </w:p>
    <w:p w14:paraId="52070A4B" w14:textId="77777777" w:rsidR="00BE5A93" w:rsidRDefault="00BE5A93">
      <w:pPr>
        <w:spacing w:after="0" w:line="200" w:lineRule="exact"/>
        <w:rPr>
          <w:sz w:val="20"/>
          <w:szCs w:val="20"/>
        </w:rPr>
      </w:pPr>
    </w:p>
    <w:p w14:paraId="7322BA35" w14:textId="77777777" w:rsidR="00BE5A93" w:rsidRDefault="00BE5A93">
      <w:pPr>
        <w:spacing w:after="0" w:line="200" w:lineRule="exact"/>
        <w:rPr>
          <w:sz w:val="20"/>
          <w:szCs w:val="20"/>
        </w:rPr>
      </w:pPr>
    </w:p>
    <w:p w14:paraId="164E70BA" w14:textId="77777777" w:rsidR="00BE5A93" w:rsidRDefault="00BE5A93">
      <w:pPr>
        <w:spacing w:after="0" w:line="200" w:lineRule="exact"/>
        <w:rPr>
          <w:sz w:val="20"/>
          <w:szCs w:val="20"/>
        </w:rPr>
      </w:pPr>
    </w:p>
    <w:p w14:paraId="5A475195" w14:textId="77777777" w:rsidR="00BE5A93" w:rsidRDefault="00F700C7">
      <w:pPr>
        <w:tabs>
          <w:tab w:val="left" w:pos="820"/>
        </w:tabs>
        <w:spacing w:before="29" w:after="0" w:line="475" w:lineRule="auto"/>
        <w:ind w:left="836" w:right="904" w:hanging="360"/>
        <w:jc w:val="both"/>
        <w:rPr>
          <w:rFonts w:ascii="Times New Roman" w:eastAsia="Times New Roman" w:hAnsi="Times New Roman" w:cs="Times New Roman"/>
          <w:sz w:val="24"/>
          <w:szCs w:val="24"/>
        </w:rPr>
        <w:pPrChange w:id="219" w:author="Ines" w:date="2016-07-04T22:36:00Z">
          <w:pPr>
            <w:tabs>
              <w:tab w:val="left" w:pos="820"/>
            </w:tabs>
            <w:spacing w:before="29" w:after="0" w:line="475" w:lineRule="auto"/>
            <w:ind w:left="836" w:right="904" w:hanging="360"/>
          </w:pPr>
        </w:pPrChange>
      </w:pPr>
      <w:r>
        <w:rPr>
          <w:rFonts w:ascii="Arial" w:eastAsia="Arial" w:hAnsi="Arial" w:cs="Arial"/>
          <w:sz w:val="24"/>
          <w:szCs w:val="24"/>
        </w:rPr>
        <w:t>●</w:t>
      </w:r>
      <w:r>
        <w:rPr>
          <w:rFonts w:ascii="Arial" w:eastAsia="Arial" w:hAnsi="Arial" w:cs="Arial"/>
          <w:sz w:val="24"/>
          <w:szCs w:val="24"/>
        </w:rPr>
        <w:tab/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As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ciaci</w:t>
      </w:r>
      <w:r>
        <w:rPr>
          <w:rFonts w:ascii="Times New Roman" w:eastAsia="Times New Roman" w:hAnsi="Times New Roman" w:cs="Times New Roman"/>
          <w:sz w:val="24"/>
          <w:szCs w:val="24"/>
        </w:rPr>
        <w:t>on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z w:val="24"/>
          <w:szCs w:val="24"/>
        </w:rPr>
        <w:t>un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ia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spacing w:val="-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una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e</w:t>
      </w:r>
      <w:r>
        <w:rPr>
          <w:rFonts w:ascii="Times New Roman" w:eastAsia="Times New Roman" w:hAnsi="Times New Roman" w:cs="Times New Roman"/>
          <w:sz w:val="24"/>
          <w:szCs w:val="24"/>
        </w:rPr>
        <w:t>nor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c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bor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aci</w:t>
      </w:r>
      <w:r>
        <w:rPr>
          <w:rFonts w:ascii="Times New Roman" w:eastAsia="Times New Roman" w:hAnsi="Times New Roman" w:cs="Times New Roman"/>
          <w:sz w:val="24"/>
          <w:szCs w:val="24"/>
        </w:rPr>
        <w:t>ó</w:t>
      </w:r>
      <w:r>
        <w:rPr>
          <w:rFonts w:ascii="Times New Roman" w:eastAsia="Times New Roman" w:hAnsi="Times New Roman" w:cs="Times New Roman"/>
          <w:spacing w:val="7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i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5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ac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l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on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ru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ón de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us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on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bu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dor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t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é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l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c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z w:val="24"/>
          <w:szCs w:val="24"/>
        </w:rPr>
        <w:t>un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d de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c</w:t>
      </w:r>
      <w:r>
        <w:rPr>
          <w:rFonts w:ascii="Times New Roman" w:eastAsia="Times New Roman" w:hAnsi="Times New Roman" w:cs="Times New Roman"/>
          <w:sz w:val="24"/>
          <w:szCs w:val="24"/>
        </w:rPr>
        <w:t>ód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o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ie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o 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nux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spacing w:val="-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má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de</w:t>
      </w:r>
    </w:p>
    <w:p w14:paraId="7D119BF0" w14:textId="77777777" w:rsidR="00BE5A93" w:rsidRDefault="00F700C7">
      <w:pPr>
        <w:spacing w:before="14" w:after="0"/>
        <w:ind w:left="836" w:right="1003"/>
        <w:jc w:val="both"/>
        <w:rPr>
          <w:rFonts w:ascii="Times New Roman" w:eastAsia="Times New Roman" w:hAnsi="Times New Roman" w:cs="Times New Roman"/>
          <w:sz w:val="24"/>
          <w:szCs w:val="24"/>
        </w:rPr>
        <w:pPrChange w:id="220" w:author="Ines" w:date="2016-07-04T22:36:00Z">
          <w:pPr>
            <w:spacing w:before="14" w:after="0"/>
            <w:ind w:left="836" w:right="1003"/>
          </w:pPr>
        </w:pPrChange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300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cia</w:t>
      </w:r>
      <w:r>
        <w:rPr>
          <w:rFonts w:ascii="Times New Roman" w:eastAsia="Times New Roman" w:hAnsi="Times New Roman" w:cs="Times New Roman"/>
          <w:sz w:val="24"/>
          <w:szCs w:val="24"/>
        </w:rPr>
        <w:t>dos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n h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rd</w:t>
      </w:r>
      <w:r>
        <w:rPr>
          <w:rFonts w:ascii="Times New Roman" w:eastAsia="Times New Roman" w:hAnsi="Times New Roman" w:cs="Times New Roman"/>
          <w:spacing w:val="-5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of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re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spacing w:val="-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ta</w:t>
      </w:r>
      <w:r>
        <w:rPr>
          <w:rFonts w:ascii="Times New Roman" w:eastAsia="Times New Roman" w:hAnsi="Times New Roman" w:cs="Times New Roman"/>
          <w:sz w:val="24"/>
          <w:szCs w:val="24"/>
        </w:rPr>
        <w:t>dor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á</w:t>
      </w:r>
      <w:r>
        <w:rPr>
          <w:rFonts w:ascii="Times New Roman" w:eastAsia="Times New Roman" w:hAnsi="Times New Roman" w:cs="Times New Roman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on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ti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ó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n 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l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tem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op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ati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z w:val="24"/>
          <w:szCs w:val="24"/>
        </w:rPr>
        <w:t>ó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c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on 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c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ci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ie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o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má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á</w:t>
      </w:r>
      <w:r>
        <w:rPr>
          <w:rFonts w:ascii="Times New Roman" w:eastAsia="Times New Roman" w:hAnsi="Times New Roman" w:cs="Times New Roman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do.</w:t>
      </w:r>
    </w:p>
    <w:p w14:paraId="27984C16" w14:textId="77777777" w:rsidR="00BE5A93" w:rsidRDefault="00F700C7">
      <w:pPr>
        <w:tabs>
          <w:tab w:val="left" w:pos="820"/>
        </w:tabs>
        <w:spacing w:before="13" w:after="0" w:line="475" w:lineRule="auto"/>
        <w:ind w:left="836" w:right="739" w:hanging="360"/>
        <w:jc w:val="both"/>
        <w:rPr>
          <w:rFonts w:ascii="Times New Roman" w:eastAsia="Times New Roman" w:hAnsi="Times New Roman" w:cs="Times New Roman"/>
          <w:sz w:val="24"/>
          <w:szCs w:val="24"/>
        </w:rPr>
        <w:pPrChange w:id="221" w:author="Ines" w:date="2016-07-04T22:36:00Z">
          <w:pPr>
            <w:tabs>
              <w:tab w:val="left" w:pos="820"/>
            </w:tabs>
            <w:spacing w:before="13" w:after="0" w:line="475" w:lineRule="auto"/>
            <w:ind w:left="836" w:right="739" w:hanging="360"/>
          </w:pPr>
        </w:pPrChange>
      </w:pPr>
      <w:r>
        <w:rPr>
          <w:rFonts w:ascii="Arial" w:eastAsia="Arial" w:hAnsi="Arial" w:cs="Arial"/>
          <w:sz w:val="24"/>
          <w:szCs w:val="24"/>
        </w:rPr>
        <w:t>●</w:t>
      </w:r>
      <w:r>
        <w:rPr>
          <w:rFonts w:ascii="Arial" w:eastAsia="Arial" w:hAnsi="Arial" w:cs="Arial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á</w:t>
      </w:r>
      <w:r>
        <w:rPr>
          <w:rFonts w:ascii="Times New Roman" w:eastAsia="Times New Roman" w:hAnsi="Times New Roman" w:cs="Times New Roman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da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nno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aci</w:t>
      </w:r>
      <w:r>
        <w:rPr>
          <w:rFonts w:ascii="Times New Roman" w:eastAsia="Times New Roman" w:hAnsi="Times New Roman" w:cs="Times New Roman"/>
          <w:sz w:val="24"/>
          <w:szCs w:val="24"/>
        </w:rPr>
        <w:t>ó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spacing w:val="-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Con una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c</w:t>
      </w:r>
      <w:r>
        <w:rPr>
          <w:rFonts w:ascii="Times New Roman" w:eastAsia="Times New Roman" w:hAnsi="Times New Roman" w:cs="Times New Roman"/>
          <w:sz w:val="24"/>
          <w:szCs w:val="24"/>
        </w:rPr>
        <w:t>on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ti</w:t>
      </w:r>
      <w:r>
        <w:rPr>
          <w:rFonts w:ascii="Times New Roman" w:eastAsia="Times New Roman" w:hAnsi="Times New Roman" w:cs="Times New Roman"/>
          <w:sz w:val="24"/>
          <w:szCs w:val="24"/>
        </w:rPr>
        <w:t>nua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ci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l</w:t>
      </w:r>
      <w:r>
        <w:rPr>
          <w:rFonts w:ascii="Times New Roman" w:eastAsia="Times New Roman" w:hAnsi="Times New Roman" w:cs="Times New Roman"/>
          <w:sz w:val="24"/>
          <w:szCs w:val="24"/>
        </w:rPr>
        <w:t>os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í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mi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l</w:t>
      </w:r>
      <w:r>
        <w:rPr>
          <w:rFonts w:ascii="Times New Roman" w:eastAsia="Times New Roman" w:hAnsi="Times New Roman" w:cs="Times New Roman"/>
          <w:sz w:val="24"/>
          <w:szCs w:val="24"/>
        </w:rPr>
        <w:t>os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ce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de h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rd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re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of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re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ra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t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ae</w:t>
      </w:r>
      <w:r>
        <w:rPr>
          <w:rFonts w:ascii="Times New Roman" w:eastAsia="Times New Roman" w:hAnsi="Times New Roman" w:cs="Times New Roman"/>
          <w:sz w:val="24"/>
          <w:szCs w:val="24"/>
        </w:rPr>
        <w:t>r nu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ca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aci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l</w:t>
      </w:r>
      <w:r>
        <w:rPr>
          <w:rFonts w:ascii="Times New Roman" w:eastAsia="Times New Roman" w:hAnsi="Times New Roman" w:cs="Times New Roman"/>
          <w:sz w:val="24"/>
          <w:szCs w:val="24"/>
        </w:rPr>
        <w:t>os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os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spacing w:val="-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rro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lla</w:t>
      </w:r>
      <w:r>
        <w:rPr>
          <w:rFonts w:ascii="Times New Roman" w:eastAsia="Times New Roman" w:hAnsi="Times New Roman" w:cs="Times New Roman"/>
          <w:sz w:val="24"/>
          <w:szCs w:val="24"/>
        </w:rPr>
        <w:t>dor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18ABB240" w14:textId="77777777" w:rsidR="00BE5A93" w:rsidRDefault="00F700C7" w:rsidP="00BB72A0">
      <w:pPr>
        <w:tabs>
          <w:tab w:val="left" w:pos="820"/>
        </w:tabs>
        <w:spacing w:before="18" w:after="0" w:line="479" w:lineRule="auto"/>
        <w:ind w:left="836" w:right="620" w:hanging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●</w:t>
      </w:r>
      <w:r>
        <w:rPr>
          <w:rFonts w:ascii="Arial" w:eastAsia="Arial" w:hAnsi="Arial" w:cs="Arial"/>
          <w:sz w:val="24"/>
          <w:szCs w:val="24"/>
        </w:rPr>
        <w:tab/>
      </w:r>
      <w:proofErr w:type="gramStart"/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z w:val="24"/>
          <w:szCs w:val="24"/>
        </w:rPr>
        <w:t>od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ro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o </w:t>
      </w:r>
      <w:r>
        <w:rPr>
          <w:rFonts w:ascii="Times New Roman" w:eastAsia="Times New Roman" w:hAnsi="Times New Roman" w:cs="Times New Roman"/>
          <w:spacing w:val="1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5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ie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de </w:t>
      </w:r>
      <w:r>
        <w:rPr>
          <w:rFonts w:ascii="Times New Roman" w:eastAsia="Times New Roman" w:hAnsi="Times New Roman" w:cs="Times New Roman"/>
          <w:spacing w:val="1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rro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ll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o: </w:t>
      </w:r>
      <w:r>
        <w:rPr>
          <w:rFonts w:ascii="Times New Roman" w:eastAsia="Times New Roman" w:hAnsi="Times New Roman" w:cs="Times New Roman"/>
          <w:spacing w:val="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nda </w:t>
      </w:r>
      <w:r>
        <w:rPr>
          <w:rFonts w:ascii="Times New Roman" w:eastAsia="Times New Roman" w:hAnsi="Times New Roman" w:cs="Times New Roman"/>
          <w:spacing w:val="1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odo </w:t>
      </w:r>
      <w:r>
        <w:rPr>
          <w:rFonts w:ascii="Times New Roman" w:eastAsia="Times New Roman" w:hAnsi="Times New Roman" w:cs="Times New Roman"/>
          <w:spacing w:val="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o </w:t>
      </w:r>
      <w:r>
        <w:rPr>
          <w:rFonts w:ascii="Times New Roman" w:eastAsia="Times New Roman" w:hAnsi="Times New Roman" w:cs="Times New Roman"/>
          <w:spacing w:val="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que </w:t>
      </w:r>
      <w:r>
        <w:rPr>
          <w:rFonts w:ascii="Times New Roman" w:eastAsia="Times New Roman" w:hAnsi="Times New Roman" w:cs="Times New Roman"/>
          <w:spacing w:val="1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ec</w:t>
      </w:r>
      <w:r>
        <w:rPr>
          <w:rFonts w:ascii="Times New Roman" w:eastAsia="Times New Roman" w:hAnsi="Times New Roman" w:cs="Times New Roman"/>
          <w:spacing w:val="1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a </w:t>
      </w:r>
      <w:r>
        <w:rPr>
          <w:rFonts w:ascii="Times New Roman" w:eastAsia="Times New Roman" w:hAnsi="Times New Roman" w:cs="Times New Roman"/>
          <w:spacing w:val="1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ra </w:t>
      </w:r>
      <w:r>
        <w:rPr>
          <w:rFonts w:ascii="Times New Roman" w:eastAsia="Times New Roman" w:hAnsi="Times New Roman" w:cs="Times New Roman"/>
          <w:spacing w:val="1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on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r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xp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ie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ic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ci</w:t>
      </w:r>
      <w:r>
        <w:rPr>
          <w:rFonts w:ascii="Times New Roman" w:eastAsia="Times New Roman" w:hAnsi="Times New Roman" w:cs="Times New Roman"/>
          <w:sz w:val="24"/>
          <w:szCs w:val="24"/>
        </w:rPr>
        <w:t>on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s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mej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z w:val="24"/>
          <w:szCs w:val="24"/>
        </w:rPr>
        <w:t>ro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rr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am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ta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ea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li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aci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s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eí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le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y que</w:t>
      </w:r>
      <w:r>
        <w:rPr>
          <w:rFonts w:ascii="Times New Roman" w:eastAsia="Times New Roman" w:hAnsi="Times New Roman" w:cs="Times New Roman"/>
          <w:spacing w:val="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pro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ec</w:t>
      </w:r>
      <w:r>
        <w:rPr>
          <w:rFonts w:ascii="Times New Roman" w:eastAsia="Times New Roman" w:hAnsi="Times New Roman" w:cs="Times New Roman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ca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ac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spacing w:val="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rd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re</w:t>
      </w:r>
      <w:r>
        <w:rPr>
          <w:rFonts w:ascii="Times New Roman" w:eastAsia="Times New Roman" w:hAnsi="Times New Roman" w:cs="Times New Roman"/>
          <w:spacing w:val="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pon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le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z w:val="24"/>
          <w:szCs w:val="24"/>
        </w:rPr>
        <w:t>a 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po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iti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z w:val="24"/>
          <w:szCs w:val="24"/>
        </w:rPr>
        <w:t>o,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a</w:t>
      </w:r>
      <w:r>
        <w:rPr>
          <w:rFonts w:ascii="Times New Roman" w:eastAsia="Times New Roman" w:hAnsi="Times New Roman" w:cs="Times New Roman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má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ic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me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rf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z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o 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ra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bu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ca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1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j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or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ca</w:t>
      </w:r>
      <w:r>
        <w:rPr>
          <w:rFonts w:ascii="Times New Roman" w:eastAsia="Times New Roman" w:hAnsi="Times New Roman" w:cs="Times New Roman"/>
          <w:sz w:val="24"/>
          <w:szCs w:val="24"/>
        </w:rPr>
        <w:t>da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uno,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ie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s que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ofr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ma</w:t>
      </w:r>
      <w:r>
        <w:rPr>
          <w:rFonts w:ascii="Times New Roman" w:eastAsia="Times New Roman" w:hAnsi="Times New Roman" w:cs="Times New Roman"/>
          <w:spacing w:val="-8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sz w:val="24"/>
          <w:szCs w:val="24"/>
        </w:rPr>
        <w:t>or</w:t>
      </w:r>
      <w:r>
        <w:rPr>
          <w:rFonts w:ascii="Times New Roman" w:eastAsia="Times New Roman" w:hAnsi="Times New Roman" w:cs="Times New Roman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on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rol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obre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s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te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ace</w:t>
      </w:r>
      <w:r>
        <w:rPr>
          <w:rFonts w:ascii="Times New Roman" w:eastAsia="Times New Roman" w:hAnsi="Times New Roman" w:cs="Times New Roman"/>
          <w:sz w:val="24"/>
          <w:szCs w:val="24"/>
        </w:rPr>
        <w:t>s de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os 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n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>os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ti</w:t>
      </w:r>
      <w:r>
        <w:rPr>
          <w:rFonts w:ascii="Times New Roman" w:eastAsia="Times New Roman" w:hAnsi="Times New Roman" w:cs="Times New Roman"/>
          <w:sz w:val="24"/>
          <w:szCs w:val="24"/>
        </w:rPr>
        <w:t>pos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po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DE1F4F4" w14:textId="77777777" w:rsidR="00BE5A93" w:rsidRDefault="00F700C7">
      <w:pPr>
        <w:tabs>
          <w:tab w:val="left" w:pos="820"/>
        </w:tabs>
        <w:spacing w:before="14" w:after="0" w:line="478" w:lineRule="auto"/>
        <w:ind w:left="836" w:right="624" w:hanging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●</w:t>
      </w:r>
      <w:r>
        <w:rPr>
          <w:rFonts w:ascii="Arial" w:eastAsia="Arial" w:hAnsi="Arial" w:cs="Arial"/>
          <w:sz w:val="24"/>
          <w:szCs w:val="24"/>
        </w:rPr>
        <w:tab/>
      </w:r>
      <w:proofErr w:type="gramStart"/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do </w:t>
      </w:r>
      <w:r>
        <w:rPr>
          <w:rFonts w:ascii="Times New Roman" w:eastAsia="Times New Roman" w:hAnsi="Times New Roman" w:cs="Times New Roman"/>
          <w:spacing w:val="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5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ie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ra </w:t>
      </w:r>
      <w:r>
        <w:rPr>
          <w:rFonts w:ascii="Times New Roman" w:eastAsia="Times New Roman" w:hAnsi="Times New Roman" w:cs="Times New Roman"/>
          <w:spacing w:val="1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a </w:t>
      </w:r>
      <w:r>
        <w:rPr>
          <w:rFonts w:ascii="Times New Roman" w:eastAsia="Times New Roman" w:hAnsi="Times New Roman" w:cs="Times New Roman"/>
          <w:spacing w:val="1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ci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ón </w:t>
      </w:r>
      <w:r>
        <w:rPr>
          <w:rFonts w:ascii="Times New Roman" w:eastAsia="Times New Roman" w:hAnsi="Times New Roman" w:cs="Times New Roman"/>
          <w:spacing w:val="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de </w:t>
      </w:r>
      <w:r>
        <w:rPr>
          <w:rFonts w:ascii="Times New Roman" w:eastAsia="Times New Roman" w:hAnsi="Times New Roman" w:cs="Times New Roman"/>
          <w:spacing w:val="1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s </w:t>
      </w:r>
      <w:r>
        <w:rPr>
          <w:rFonts w:ascii="Times New Roman" w:eastAsia="Times New Roman" w:hAnsi="Times New Roman" w:cs="Times New Roman"/>
          <w:spacing w:val="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5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licaci</w:t>
      </w:r>
      <w:r>
        <w:rPr>
          <w:rFonts w:ascii="Times New Roman" w:eastAsia="Times New Roman" w:hAnsi="Times New Roman" w:cs="Times New Roman"/>
          <w:sz w:val="24"/>
          <w:szCs w:val="24"/>
        </w:rPr>
        <w:t>on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: </w:t>
      </w:r>
      <w:r>
        <w:rPr>
          <w:rFonts w:ascii="Times New Roman" w:eastAsia="Times New Roman" w:hAnsi="Times New Roman" w:cs="Times New Roman"/>
          <w:b/>
          <w:bCs/>
          <w:spacing w:val="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5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e </w:t>
      </w:r>
      <w:r>
        <w:rPr>
          <w:rFonts w:ascii="Times New Roman" w:eastAsia="Times New Roman" w:hAnsi="Times New Roman" w:cs="Times New Roman"/>
          <w:spacing w:val="1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y 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s </w:t>
      </w:r>
      <w:r>
        <w:rPr>
          <w:rFonts w:ascii="Times New Roman" w:eastAsia="Times New Roman" w:hAnsi="Times New Roman" w:cs="Times New Roman"/>
          <w:spacing w:val="1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l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me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ca</w:t>
      </w:r>
      <w:r>
        <w:rPr>
          <w:rFonts w:ascii="Times New Roman" w:eastAsia="Times New Roman" w:hAnsi="Times New Roman" w:cs="Times New Roman"/>
          <w:sz w:val="24"/>
          <w:szCs w:val="24"/>
        </w:rPr>
        <w:t>do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ra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y 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bu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ci</w:t>
      </w:r>
      <w:r>
        <w:rPr>
          <w:rFonts w:ascii="Times New Roman" w:eastAsia="Times New Roman" w:hAnsi="Times New Roman" w:cs="Times New Roman"/>
          <w:sz w:val="24"/>
          <w:szCs w:val="24"/>
        </w:rPr>
        <w:t>ón</w:t>
      </w:r>
      <w:r>
        <w:rPr>
          <w:rFonts w:ascii="Times New Roman" w:eastAsia="Times New Roman" w:hAnsi="Times New Roman" w:cs="Times New Roman"/>
          <w:spacing w:val="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li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on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5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ndro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d,</w:t>
      </w:r>
      <w:r>
        <w:rPr>
          <w:rFonts w:ascii="Times New Roman" w:eastAsia="Times New Roman" w:hAnsi="Times New Roman" w:cs="Times New Roman"/>
          <w:spacing w:val="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ofr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ec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rol</w:t>
      </w:r>
      <w:r>
        <w:rPr>
          <w:rFonts w:ascii="Times New Roman" w:eastAsia="Times New Roman" w:hAnsi="Times New Roman" w:cs="Times New Roman"/>
          <w:spacing w:val="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e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ó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o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e</w:t>
      </w:r>
      <w:r>
        <w:rPr>
          <w:rFonts w:ascii="Times New Roman" w:eastAsia="Times New Roman" w:hAnsi="Times New Roman" w:cs="Times New Roman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úa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l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ta</w:t>
      </w:r>
      <w:r>
        <w:rPr>
          <w:rFonts w:ascii="Times New Roman" w:eastAsia="Times New Roman" w:hAnsi="Times New Roman" w:cs="Times New Roman"/>
          <w:sz w:val="24"/>
          <w:szCs w:val="24"/>
        </w:rPr>
        <w:t>, a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qué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c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ie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do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aj</w:t>
      </w:r>
      <w:r>
        <w:rPr>
          <w:rFonts w:ascii="Times New Roman" w:eastAsia="Times New Roman" w:hAnsi="Times New Roman" w:cs="Times New Roman"/>
          <w:sz w:val="24"/>
          <w:szCs w:val="24"/>
        </w:rPr>
        <w:t>o qué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me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os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o 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o de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ca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te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í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ti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n h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rd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re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po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iti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z w:val="24"/>
          <w:szCs w:val="24"/>
        </w:rPr>
        <w:t>os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le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307EF4DB" w14:textId="77777777" w:rsidR="00BE5A93" w:rsidRDefault="00F700C7">
      <w:pPr>
        <w:spacing w:before="12" w:after="0" w:line="240" w:lineRule="auto"/>
        <w:ind w:left="836" w:right="-20"/>
        <w:jc w:val="both"/>
        <w:rPr>
          <w:rFonts w:ascii="Times New Roman" w:eastAsia="Times New Roman" w:hAnsi="Times New Roman" w:cs="Times New Roman"/>
          <w:sz w:val="24"/>
          <w:szCs w:val="24"/>
        </w:rPr>
        <w:pPrChange w:id="222" w:author="Ines" w:date="2016-07-04T22:36:00Z">
          <w:pPr>
            <w:spacing w:before="12" w:after="0" w:line="240" w:lineRule="auto"/>
            <w:ind w:left="836" w:right="-20"/>
          </w:pPr>
        </w:pPrChange>
      </w:pPr>
      <w:r>
        <w:rPr>
          <w:rFonts w:ascii="Times New Roman" w:eastAsia="Times New Roman" w:hAnsi="Times New Roman" w:cs="Times New Roman"/>
          <w:i/>
          <w:spacing w:val="1"/>
          <w:sz w:val="24"/>
          <w:szCs w:val="24"/>
        </w:rPr>
        <w:t>Ve</w:t>
      </w:r>
      <w:r>
        <w:rPr>
          <w:rFonts w:ascii="Times New Roman" w:eastAsia="Times New Roman" w:hAnsi="Times New Roman" w:cs="Times New Roman"/>
          <w:i/>
          <w:spacing w:val="-1"/>
          <w:sz w:val="24"/>
          <w:szCs w:val="24"/>
        </w:rPr>
        <w:t>rs</w:t>
      </w:r>
      <w:r>
        <w:rPr>
          <w:rFonts w:ascii="Times New Roman" w:eastAsia="Times New Roman" w:hAnsi="Times New Roman" w:cs="Times New Roman"/>
          <w:i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on</w:t>
      </w:r>
      <w:r>
        <w:rPr>
          <w:rFonts w:ascii="Times New Roman" w:eastAsia="Times New Roman" w:hAnsi="Times New Roman" w:cs="Times New Roman"/>
          <w:i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i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.</w:t>
      </w:r>
    </w:p>
    <w:p w14:paraId="11844297" w14:textId="77777777" w:rsidR="00BE5A93" w:rsidRDefault="00BE5A93">
      <w:pPr>
        <w:spacing w:after="0" w:line="200" w:lineRule="exact"/>
        <w:jc w:val="both"/>
        <w:rPr>
          <w:sz w:val="20"/>
          <w:szCs w:val="20"/>
        </w:rPr>
        <w:pPrChange w:id="223" w:author="Ines" w:date="2016-07-04T22:36:00Z">
          <w:pPr>
            <w:spacing w:after="0" w:line="200" w:lineRule="exact"/>
          </w:pPr>
        </w:pPrChange>
      </w:pPr>
    </w:p>
    <w:p w14:paraId="19FB43D8" w14:textId="77777777" w:rsidR="00BE5A93" w:rsidRDefault="00BE5A93">
      <w:pPr>
        <w:spacing w:before="16" w:after="0" w:line="260" w:lineRule="exact"/>
        <w:jc w:val="both"/>
        <w:rPr>
          <w:sz w:val="26"/>
          <w:szCs w:val="26"/>
        </w:rPr>
        <w:pPrChange w:id="224" w:author="Ines" w:date="2016-07-04T22:36:00Z">
          <w:pPr>
            <w:spacing w:before="16" w:after="0" w:line="260" w:lineRule="exact"/>
          </w:pPr>
        </w:pPrChange>
      </w:pPr>
    </w:p>
    <w:p w14:paraId="576676A8" w14:textId="77777777" w:rsidR="00BE5A93" w:rsidRDefault="00F700C7">
      <w:pPr>
        <w:spacing w:after="0"/>
        <w:ind w:left="117" w:right="999" w:firstLine="720"/>
        <w:jc w:val="both"/>
        <w:rPr>
          <w:rFonts w:ascii="Times New Roman" w:eastAsia="Times New Roman" w:hAnsi="Times New Roman" w:cs="Times New Roman"/>
          <w:sz w:val="24"/>
          <w:szCs w:val="24"/>
        </w:rPr>
        <w:pPrChange w:id="225" w:author="Ines" w:date="2016-07-04T22:36:00Z">
          <w:pPr>
            <w:spacing w:after="0"/>
            <w:ind w:left="117" w:right="999" w:firstLine="720"/>
          </w:pPr>
        </w:pPrChange>
      </w:pP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u pr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ime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r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la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za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mie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o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ndro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d 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do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on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on no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z w:val="24"/>
          <w:szCs w:val="24"/>
        </w:rPr>
        <w:t>e 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po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o du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ca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c</w:t>
      </w:r>
      <w:r>
        <w:rPr>
          <w:rFonts w:ascii="Times New Roman" w:eastAsia="Times New Roman" w:hAnsi="Times New Roman" w:cs="Times New Roman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e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le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do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acia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u pr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ra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et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onfor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un ord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n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al</w:t>
      </w:r>
      <w:r>
        <w:rPr>
          <w:rFonts w:ascii="Times New Roman" w:eastAsia="Times New Roman" w:hAnsi="Times New Roman" w:cs="Times New Roman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é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ic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o </w:t>
      </w:r>
      <w:commentRangeStart w:id="226"/>
      <w:r>
        <w:rPr>
          <w:rFonts w:ascii="Times New Roman" w:eastAsia="Times New Roman" w:hAnsi="Times New Roman" w:cs="Times New Roman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hbo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rd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, 2014).</w:t>
      </w:r>
      <w:commentRangeEnd w:id="226"/>
      <w:r w:rsidR="00F03543">
        <w:rPr>
          <w:rStyle w:val="CommentReference"/>
        </w:rPr>
        <w:commentReference w:id="226"/>
      </w:r>
    </w:p>
    <w:p w14:paraId="10E2E5EC" w14:textId="77777777" w:rsidR="00BE5A93" w:rsidRDefault="00BE5A93">
      <w:pPr>
        <w:spacing w:after="0"/>
        <w:sectPr w:rsidR="00BE5A93">
          <w:pgSz w:w="12240" w:h="15840"/>
          <w:pgMar w:top="1700" w:right="1300" w:bottom="280" w:left="1300" w:header="1483" w:footer="0" w:gutter="0"/>
          <w:cols w:space="720"/>
        </w:sectPr>
      </w:pPr>
    </w:p>
    <w:p w14:paraId="6B9B4EDF" w14:textId="77777777" w:rsidR="00BE5A93" w:rsidRDefault="00BE5A93">
      <w:pPr>
        <w:spacing w:before="19" w:after="0" w:line="220" w:lineRule="exact"/>
      </w:pPr>
    </w:p>
    <w:p w14:paraId="402DAD6F" w14:textId="77777777" w:rsidR="00BE5A93" w:rsidRDefault="00F700C7">
      <w:pPr>
        <w:tabs>
          <w:tab w:val="left" w:pos="460"/>
        </w:tabs>
        <w:spacing w:before="29" w:after="0" w:line="240" w:lineRule="auto"/>
        <w:ind w:left="117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●</w:t>
      </w:r>
      <w:r>
        <w:rPr>
          <w:rFonts w:ascii="Arial" w:eastAsia="Arial" w:hAnsi="Arial" w:cs="Arial"/>
          <w:sz w:val="24"/>
          <w:szCs w:val="24"/>
        </w:rPr>
        <w:tab/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5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pp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(1.0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 xml:space="preserve"> </w:t>
      </w:r>
      <w:hyperlink r:id="rId41">
        <w:r>
          <w:rPr>
            <w:rFonts w:ascii="Times New Roman" w:eastAsia="Times New Roman" w:hAnsi="Times New Roman" w:cs="Times New Roman"/>
            <w:i/>
            <w:spacing w:val="-1"/>
            <w:sz w:val="24"/>
            <w:szCs w:val="24"/>
          </w:rPr>
          <w:t>T</w:t>
        </w:r>
        <w:r>
          <w:rPr>
            <w:rFonts w:ascii="Times New Roman" w:eastAsia="Times New Roman" w:hAnsi="Times New Roman" w:cs="Times New Roman"/>
            <w:i/>
            <w:spacing w:val="4"/>
            <w:sz w:val="24"/>
            <w:szCs w:val="24"/>
          </w:rPr>
          <w:t>a</w:t>
        </w:r>
        <w:r>
          <w:rPr>
            <w:rFonts w:ascii="Times New Roman" w:eastAsia="Times New Roman" w:hAnsi="Times New Roman" w:cs="Times New Roman"/>
            <w:i/>
            <w:spacing w:val="-1"/>
            <w:sz w:val="24"/>
            <w:szCs w:val="24"/>
          </w:rPr>
          <w:t>r</w:t>
        </w:r>
        <w:r>
          <w:rPr>
            <w:rFonts w:ascii="Times New Roman" w:eastAsia="Times New Roman" w:hAnsi="Times New Roman" w:cs="Times New Roman"/>
            <w:i/>
            <w:spacing w:val="1"/>
            <w:sz w:val="24"/>
            <w:szCs w:val="24"/>
          </w:rPr>
          <w:t>t</w:t>
        </w:r>
        <w:r>
          <w:rPr>
            <w:rFonts w:ascii="Times New Roman" w:eastAsia="Times New Roman" w:hAnsi="Times New Roman" w:cs="Times New Roman"/>
            <w:i/>
            <w:sz w:val="24"/>
            <w:szCs w:val="24"/>
          </w:rPr>
          <w:t>a de</w:t>
        </w:r>
        <w:r>
          <w:rPr>
            <w:rFonts w:ascii="Times New Roman" w:eastAsia="Times New Roman" w:hAnsi="Times New Roman" w:cs="Times New Roman"/>
            <w:i/>
            <w:spacing w:val="1"/>
            <w:sz w:val="24"/>
            <w:szCs w:val="24"/>
          </w:rPr>
          <w:t xml:space="preserve"> </w:t>
        </w:r>
        <w:r>
          <w:rPr>
            <w:rFonts w:ascii="Times New Roman" w:eastAsia="Times New Roman" w:hAnsi="Times New Roman" w:cs="Times New Roman"/>
            <w:i/>
            <w:spacing w:val="-1"/>
            <w:sz w:val="24"/>
            <w:szCs w:val="24"/>
          </w:rPr>
          <w:t>m</w:t>
        </w:r>
        <w:r>
          <w:rPr>
            <w:rFonts w:ascii="Times New Roman" w:eastAsia="Times New Roman" w:hAnsi="Times New Roman" w:cs="Times New Roman"/>
            <w:i/>
            <w:sz w:val="24"/>
            <w:szCs w:val="24"/>
          </w:rPr>
          <w:t>an</w:t>
        </w:r>
        <w:r>
          <w:rPr>
            <w:rFonts w:ascii="Times New Roman" w:eastAsia="Times New Roman" w:hAnsi="Times New Roman" w:cs="Times New Roman"/>
            <w:i/>
            <w:spacing w:val="-1"/>
            <w:sz w:val="24"/>
            <w:szCs w:val="24"/>
          </w:rPr>
          <w:t>z</w:t>
        </w:r>
        <w:r>
          <w:rPr>
            <w:rFonts w:ascii="Times New Roman" w:eastAsia="Times New Roman" w:hAnsi="Times New Roman" w:cs="Times New Roman"/>
            <w:i/>
            <w:sz w:val="24"/>
            <w:szCs w:val="24"/>
          </w:rPr>
          <w:t>an</w:t>
        </w:r>
        <w:r>
          <w:rPr>
            <w:rFonts w:ascii="Times New Roman" w:eastAsia="Times New Roman" w:hAnsi="Times New Roman" w:cs="Times New Roman"/>
            <w:i/>
            <w:spacing w:val="1"/>
            <w:sz w:val="24"/>
            <w:szCs w:val="24"/>
          </w:rPr>
          <w:t>a</w:t>
        </w:r>
        <w:r>
          <w:rPr>
            <w:rFonts w:ascii="Times New Roman" w:eastAsia="Times New Roman" w:hAnsi="Times New Roman" w:cs="Times New Roman"/>
            <w:i/>
            <w:sz w:val="24"/>
            <w:szCs w:val="24"/>
          </w:rPr>
          <w:t>.</w:t>
        </w:r>
      </w:hyperlink>
    </w:p>
    <w:p w14:paraId="33634EDF" w14:textId="77777777" w:rsidR="00BE5A93" w:rsidRDefault="00BE5A93">
      <w:pPr>
        <w:spacing w:before="19" w:after="0" w:line="260" w:lineRule="exact"/>
        <w:rPr>
          <w:sz w:val="26"/>
          <w:szCs w:val="26"/>
        </w:rPr>
      </w:pPr>
    </w:p>
    <w:p w14:paraId="03D588CC" w14:textId="77777777" w:rsidR="00BE5A93" w:rsidRDefault="00F700C7">
      <w:pPr>
        <w:tabs>
          <w:tab w:val="left" w:pos="460"/>
        </w:tabs>
        <w:spacing w:after="0" w:line="240" w:lineRule="auto"/>
        <w:ind w:left="117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●</w:t>
      </w:r>
      <w:r>
        <w:rPr>
          <w:rFonts w:ascii="Arial" w:eastAsia="Arial" w:hAnsi="Arial" w:cs="Arial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>B: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na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ea</w:t>
      </w:r>
      <w:r>
        <w:rPr>
          <w:rFonts w:ascii="Times New Roman" w:eastAsia="Times New Roman" w:hAnsi="Times New Roman" w:cs="Times New Roman"/>
          <w:sz w:val="24"/>
          <w:szCs w:val="24"/>
        </w:rPr>
        <w:t>d (1.1):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 xml:space="preserve"> </w:t>
      </w:r>
      <w:hyperlink r:id="rId42">
        <w:r>
          <w:rPr>
            <w:rFonts w:ascii="Times New Roman" w:eastAsia="Times New Roman" w:hAnsi="Times New Roman" w:cs="Times New Roman"/>
            <w:i/>
            <w:spacing w:val="1"/>
            <w:sz w:val="24"/>
            <w:szCs w:val="24"/>
          </w:rPr>
          <w:t>P</w:t>
        </w:r>
        <w:r>
          <w:rPr>
            <w:rFonts w:ascii="Times New Roman" w:eastAsia="Times New Roman" w:hAnsi="Times New Roman" w:cs="Times New Roman"/>
            <w:i/>
            <w:sz w:val="24"/>
            <w:szCs w:val="24"/>
          </w:rPr>
          <w:t>an de</w:t>
        </w:r>
        <w:r>
          <w:rPr>
            <w:rFonts w:ascii="Times New Roman" w:eastAsia="Times New Roman" w:hAnsi="Times New Roman" w:cs="Times New Roman"/>
            <w:i/>
            <w:spacing w:val="1"/>
            <w:sz w:val="24"/>
            <w:szCs w:val="24"/>
          </w:rPr>
          <w:t xml:space="preserve"> </w:t>
        </w:r>
        <w:r>
          <w:rPr>
            <w:rFonts w:ascii="Times New Roman" w:eastAsia="Times New Roman" w:hAnsi="Times New Roman" w:cs="Times New Roman"/>
            <w:i/>
            <w:sz w:val="24"/>
            <w:szCs w:val="24"/>
          </w:rPr>
          <w:t>p</w:t>
        </w:r>
        <w:r>
          <w:rPr>
            <w:rFonts w:ascii="Times New Roman" w:eastAsia="Times New Roman" w:hAnsi="Times New Roman" w:cs="Times New Roman"/>
            <w:i/>
            <w:spacing w:val="1"/>
            <w:sz w:val="24"/>
            <w:szCs w:val="24"/>
          </w:rPr>
          <w:t>l</w:t>
        </w:r>
        <w:r>
          <w:rPr>
            <w:rFonts w:ascii="Times New Roman" w:eastAsia="Times New Roman" w:hAnsi="Times New Roman" w:cs="Times New Roman"/>
            <w:i/>
            <w:sz w:val="24"/>
            <w:szCs w:val="24"/>
          </w:rPr>
          <w:t>á</w:t>
        </w:r>
        <w:r>
          <w:rPr>
            <w:rFonts w:ascii="Times New Roman" w:eastAsia="Times New Roman" w:hAnsi="Times New Roman" w:cs="Times New Roman"/>
            <w:i/>
            <w:spacing w:val="1"/>
            <w:sz w:val="24"/>
            <w:szCs w:val="24"/>
          </w:rPr>
          <w:t>t</w:t>
        </w:r>
        <w:r>
          <w:rPr>
            <w:rFonts w:ascii="Times New Roman" w:eastAsia="Times New Roman" w:hAnsi="Times New Roman" w:cs="Times New Roman"/>
            <w:i/>
            <w:sz w:val="24"/>
            <w:szCs w:val="24"/>
          </w:rPr>
          <w:t>an</w:t>
        </w:r>
        <w:r>
          <w:rPr>
            <w:rFonts w:ascii="Times New Roman" w:eastAsia="Times New Roman" w:hAnsi="Times New Roman" w:cs="Times New Roman"/>
            <w:i/>
            <w:spacing w:val="1"/>
            <w:sz w:val="24"/>
            <w:szCs w:val="24"/>
          </w:rPr>
          <w:t>o</w:t>
        </w:r>
        <w:r>
          <w:rPr>
            <w:rFonts w:ascii="Times New Roman" w:eastAsia="Times New Roman" w:hAnsi="Times New Roman" w:cs="Times New Roman"/>
            <w:i/>
            <w:sz w:val="24"/>
            <w:szCs w:val="24"/>
          </w:rPr>
          <w:t>.</w:t>
        </w:r>
      </w:hyperlink>
    </w:p>
    <w:p w14:paraId="31EDAE09" w14:textId="77777777" w:rsidR="00BE5A93" w:rsidRDefault="00BE5A93">
      <w:pPr>
        <w:spacing w:before="16" w:after="0" w:line="260" w:lineRule="exact"/>
        <w:rPr>
          <w:sz w:val="26"/>
          <w:szCs w:val="26"/>
        </w:rPr>
      </w:pPr>
    </w:p>
    <w:p w14:paraId="063A6464" w14:textId="77777777" w:rsidR="00BE5A93" w:rsidRDefault="00F700C7">
      <w:pPr>
        <w:tabs>
          <w:tab w:val="left" w:pos="460"/>
        </w:tabs>
        <w:spacing w:after="0" w:line="240" w:lineRule="auto"/>
        <w:ind w:left="117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●</w:t>
      </w:r>
      <w:r>
        <w:rPr>
          <w:rFonts w:ascii="Arial" w:eastAsia="Arial" w:hAnsi="Arial" w:cs="Arial"/>
          <w:sz w:val="24"/>
          <w:szCs w:val="24"/>
        </w:rPr>
        <w:tab/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spacing w:val="-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Cup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ca</w:t>
      </w:r>
      <w:r>
        <w:rPr>
          <w:rFonts w:ascii="Times New Roman" w:eastAsia="Times New Roman" w:hAnsi="Times New Roman" w:cs="Times New Roman"/>
          <w:sz w:val="24"/>
          <w:szCs w:val="24"/>
        </w:rPr>
        <w:t>ke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(1.5):</w:t>
      </w:r>
      <w:r>
        <w:rPr>
          <w:rFonts w:ascii="Times New Roman" w:eastAsia="Times New Roman" w:hAnsi="Times New Roman" w:cs="Times New Roman"/>
          <w:spacing w:val="-5"/>
          <w:sz w:val="24"/>
          <w:szCs w:val="24"/>
        </w:rPr>
        <w:t xml:space="preserve"> </w:t>
      </w:r>
      <w:hyperlink r:id="rId43">
        <w:r>
          <w:rPr>
            <w:rFonts w:ascii="Times New Roman" w:eastAsia="Times New Roman" w:hAnsi="Times New Roman" w:cs="Times New Roman"/>
            <w:i/>
            <w:sz w:val="24"/>
            <w:szCs w:val="24"/>
          </w:rPr>
          <w:t>Magda</w:t>
        </w:r>
        <w:r>
          <w:rPr>
            <w:rFonts w:ascii="Times New Roman" w:eastAsia="Times New Roman" w:hAnsi="Times New Roman" w:cs="Times New Roman"/>
            <w:i/>
            <w:spacing w:val="1"/>
            <w:sz w:val="24"/>
            <w:szCs w:val="24"/>
          </w:rPr>
          <w:t>le</w:t>
        </w:r>
        <w:r>
          <w:rPr>
            <w:rFonts w:ascii="Times New Roman" w:eastAsia="Times New Roman" w:hAnsi="Times New Roman" w:cs="Times New Roman"/>
            <w:i/>
            <w:sz w:val="24"/>
            <w:szCs w:val="24"/>
          </w:rPr>
          <w:t>n</w:t>
        </w:r>
        <w:r>
          <w:rPr>
            <w:rFonts w:ascii="Times New Roman" w:eastAsia="Times New Roman" w:hAnsi="Times New Roman" w:cs="Times New Roman"/>
            <w:i/>
            <w:spacing w:val="1"/>
            <w:sz w:val="24"/>
            <w:szCs w:val="24"/>
          </w:rPr>
          <w:t>a</w:t>
        </w:r>
        <w:r>
          <w:rPr>
            <w:rFonts w:ascii="Times New Roman" w:eastAsia="Times New Roman" w:hAnsi="Times New Roman" w:cs="Times New Roman"/>
            <w:i/>
            <w:sz w:val="24"/>
            <w:szCs w:val="24"/>
          </w:rPr>
          <w:t>.</w:t>
        </w:r>
      </w:hyperlink>
    </w:p>
    <w:p w14:paraId="092A10FF" w14:textId="77777777" w:rsidR="00BE5A93" w:rsidRDefault="00BE5A93">
      <w:pPr>
        <w:spacing w:before="15" w:after="0" w:line="260" w:lineRule="exact"/>
        <w:rPr>
          <w:sz w:val="26"/>
          <w:szCs w:val="26"/>
        </w:rPr>
      </w:pPr>
    </w:p>
    <w:p w14:paraId="2DDAB0BF" w14:textId="77777777" w:rsidR="00BE5A93" w:rsidRDefault="00F700C7">
      <w:pPr>
        <w:tabs>
          <w:tab w:val="left" w:pos="460"/>
        </w:tabs>
        <w:spacing w:after="0" w:line="240" w:lineRule="auto"/>
        <w:ind w:left="117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●</w:t>
      </w:r>
      <w:r>
        <w:rPr>
          <w:rFonts w:ascii="Arial" w:eastAsia="Arial" w:hAnsi="Arial" w:cs="Arial"/>
          <w:sz w:val="24"/>
          <w:szCs w:val="24"/>
        </w:rPr>
        <w:tab/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spacing w:val="-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z w:val="24"/>
          <w:szCs w:val="24"/>
        </w:rPr>
        <w:t>onut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z w:val="24"/>
          <w:szCs w:val="24"/>
        </w:rPr>
        <w:t>1.6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hyperlink r:id="rId44">
        <w:r>
          <w:rPr>
            <w:rFonts w:ascii="Times New Roman" w:eastAsia="Times New Roman" w:hAnsi="Times New Roman" w:cs="Times New Roman"/>
            <w:i/>
            <w:spacing w:val="1"/>
            <w:sz w:val="24"/>
            <w:szCs w:val="24"/>
          </w:rPr>
          <w:t>R</w:t>
        </w:r>
        <w:r>
          <w:rPr>
            <w:rFonts w:ascii="Times New Roman" w:eastAsia="Times New Roman" w:hAnsi="Times New Roman" w:cs="Times New Roman"/>
            <w:i/>
            <w:sz w:val="24"/>
            <w:szCs w:val="24"/>
          </w:rPr>
          <w:t>o</w:t>
        </w:r>
        <w:r>
          <w:rPr>
            <w:rFonts w:ascii="Times New Roman" w:eastAsia="Times New Roman" w:hAnsi="Times New Roman" w:cs="Times New Roman"/>
            <w:i/>
            <w:spacing w:val="-1"/>
            <w:sz w:val="24"/>
            <w:szCs w:val="24"/>
          </w:rPr>
          <w:t>s</w:t>
        </w:r>
        <w:r>
          <w:rPr>
            <w:rFonts w:ascii="Times New Roman" w:eastAsia="Times New Roman" w:hAnsi="Times New Roman" w:cs="Times New Roman"/>
            <w:i/>
            <w:sz w:val="24"/>
            <w:szCs w:val="24"/>
          </w:rPr>
          <w:t>qu</w:t>
        </w:r>
        <w:r>
          <w:rPr>
            <w:rFonts w:ascii="Times New Roman" w:eastAsia="Times New Roman" w:hAnsi="Times New Roman" w:cs="Times New Roman"/>
            <w:i/>
            <w:spacing w:val="1"/>
            <w:sz w:val="24"/>
            <w:szCs w:val="24"/>
          </w:rPr>
          <w:t>ill</w:t>
        </w:r>
        <w:r>
          <w:rPr>
            <w:rFonts w:ascii="Times New Roman" w:eastAsia="Times New Roman" w:hAnsi="Times New Roman" w:cs="Times New Roman"/>
            <w:i/>
            <w:sz w:val="24"/>
            <w:szCs w:val="24"/>
          </w:rPr>
          <w:t>a</w:t>
        </w:r>
        <w:r>
          <w:rPr>
            <w:rFonts w:ascii="Times New Roman" w:eastAsia="Times New Roman" w:hAnsi="Times New Roman" w:cs="Times New Roman"/>
            <w:i/>
            <w:spacing w:val="2"/>
            <w:sz w:val="24"/>
            <w:szCs w:val="24"/>
          </w:rPr>
          <w:t xml:space="preserve"> </w:t>
        </w:r>
      </w:hyperlink>
      <w:hyperlink r:id="rId45">
        <w:r>
          <w:rPr>
            <w:rFonts w:ascii="Times New Roman" w:eastAsia="Times New Roman" w:hAnsi="Times New Roman" w:cs="Times New Roman"/>
            <w:i/>
            <w:sz w:val="24"/>
            <w:szCs w:val="24"/>
          </w:rPr>
          <w:t>o dónu</w:t>
        </w:r>
        <w:r>
          <w:rPr>
            <w:rFonts w:ascii="Times New Roman" w:eastAsia="Times New Roman" w:hAnsi="Times New Roman" w:cs="Times New Roman"/>
            <w:i/>
            <w:spacing w:val="1"/>
            <w:sz w:val="24"/>
            <w:szCs w:val="24"/>
          </w:rPr>
          <w:t>t</w:t>
        </w:r>
      </w:hyperlink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39BB6C60" w14:textId="77777777" w:rsidR="00BE5A93" w:rsidRDefault="00BE5A93">
      <w:pPr>
        <w:spacing w:before="15" w:after="0" w:line="260" w:lineRule="exact"/>
        <w:rPr>
          <w:sz w:val="26"/>
          <w:szCs w:val="26"/>
        </w:rPr>
      </w:pPr>
    </w:p>
    <w:p w14:paraId="6639624F" w14:textId="77777777" w:rsidR="00BE5A93" w:rsidRDefault="00F700C7">
      <w:pPr>
        <w:tabs>
          <w:tab w:val="left" w:pos="460"/>
        </w:tabs>
        <w:spacing w:after="0" w:line="240" w:lineRule="auto"/>
        <w:ind w:left="117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●</w:t>
      </w:r>
      <w:r>
        <w:rPr>
          <w:rFonts w:ascii="Arial" w:eastAsia="Arial" w:hAnsi="Arial" w:cs="Arial"/>
          <w:sz w:val="24"/>
          <w:szCs w:val="24"/>
        </w:rPr>
        <w:tab/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spacing w:val="-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Éclai</w:t>
      </w:r>
      <w:r>
        <w:rPr>
          <w:rFonts w:ascii="Times New Roman" w:eastAsia="Times New Roman" w:hAnsi="Times New Roman" w:cs="Times New Roman"/>
          <w:sz w:val="24"/>
          <w:szCs w:val="24"/>
        </w:rPr>
        <w:t>r (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z w:val="24"/>
          <w:szCs w:val="24"/>
        </w:rPr>
        <w:t>2.0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/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z w:val="24"/>
          <w:szCs w:val="24"/>
        </w:rPr>
        <w:t>2.1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hyperlink r:id="rId46">
        <w:r>
          <w:rPr>
            <w:rFonts w:ascii="Times New Roman" w:eastAsia="Times New Roman" w:hAnsi="Times New Roman" w:cs="Times New Roman"/>
            <w:i/>
            <w:spacing w:val="1"/>
            <w:sz w:val="24"/>
            <w:szCs w:val="24"/>
          </w:rPr>
          <w:t>Pe</w:t>
        </w:r>
        <w:r>
          <w:rPr>
            <w:rFonts w:ascii="Times New Roman" w:eastAsia="Times New Roman" w:hAnsi="Times New Roman" w:cs="Times New Roman"/>
            <w:i/>
            <w:sz w:val="24"/>
            <w:szCs w:val="24"/>
          </w:rPr>
          <w:t>p</w:t>
        </w:r>
        <w:r>
          <w:rPr>
            <w:rFonts w:ascii="Times New Roman" w:eastAsia="Times New Roman" w:hAnsi="Times New Roman" w:cs="Times New Roman"/>
            <w:i/>
            <w:spacing w:val="1"/>
            <w:sz w:val="24"/>
            <w:szCs w:val="24"/>
          </w:rPr>
          <w:t>it</w:t>
        </w:r>
        <w:r>
          <w:rPr>
            <w:rFonts w:ascii="Times New Roman" w:eastAsia="Times New Roman" w:hAnsi="Times New Roman" w:cs="Times New Roman"/>
            <w:i/>
            <w:sz w:val="24"/>
            <w:szCs w:val="24"/>
          </w:rPr>
          <w:t>o</w:t>
        </w:r>
        <w:r>
          <w:rPr>
            <w:rFonts w:ascii="Times New Roman" w:eastAsia="Times New Roman" w:hAnsi="Times New Roman" w:cs="Times New Roman"/>
            <w:i/>
            <w:spacing w:val="1"/>
            <w:sz w:val="24"/>
            <w:szCs w:val="24"/>
          </w:rPr>
          <w:t xml:space="preserve"> </w:t>
        </w:r>
      </w:hyperlink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o </w:t>
      </w:r>
      <w:r>
        <w:rPr>
          <w:rFonts w:ascii="Times New Roman" w:eastAsia="Times New Roman" w:hAnsi="Times New Roman" w:cs="Times New Roman"/>
          <w:i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i/>
          <w:spacing w:val="1"/>
          <w:sz w:val="24"/>
          <w:szCs w:val="24"/>
        </w:rPr>
        <w:t>el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á</w:t>
      </w:r>
      <w:r>
        <w:rPr>
          <w:rFonts w:ascii="Times New Roman" w:eastAsia="Times New Roman" w:hAnsi="Times New Roman" w:cs="Times New Roman"/>
          <w:i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pago.</w:t>
      </w:r>
    </w:p>
    <w:p w14:paraId="427D5CD2" w14:textId="77777777" w:rsidR="00BE5A93" w:rsidRDefault="00BE5A93">
      <w:pPr>
        <w:spacing w:before="19" w:after="0" w:line="260" w:lineRule="exact"/>
        <w:rPr>
          <w:sz w:val="26"/>
          <w:szCs w:val="26"/>
        </w:rPr>
      </w:pPr>
    </w:p>
    <w:p w14:paraId="5E5EC23F" w14:textId="77777777" w:rsidR="00BE5A93" w:rsidRDefault="00F700C7">
      <w:pPr>
        <w:tabs>
          <w:tab w:val="left" w:pos="460"/>
        </w:tabs>
        <w:spacing w:after="0" w:line="240" w:lineRule="auto"/>
        <w:ind w:left="117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●</w:t>
      </w:r>
      <w:r>
        <w:rPr>
          <w:rFonts w:ascii="Arial" w:eastAsia="Arial" w:hAnsi="Arial" w:cs="Arial"/>
          <w:sz w:val="24"/>
          <w:szCs w:val="24"/>
        </w:rPr>
        <w:tab/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6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o 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z w:val="24"/>
          <w:szCs w:val="24"/>
        </w:rPr>
        <w:t>2.2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hyperlink r:id="rId47">
        <w:r>
          <w:rPr>
            <w:rFonts w:ascii="Times New Roman" w:eastAsia="Times New Roman" w:hAnsi="Times New Roman" w:cs="Times New Roman"/>
            <w:spacing w:val="-1"/>
            <w:sz w:val="24"/>
            <w:szCs w:val="24"/>
          </w:rPr>
          <w:t>Y</w:t>
        </w:r>
        <w:r>
          <w:rPr>
            <w:rFonts w:ascii="Times New Roman" w:eastAsia="Times New Roman" w:hAnsi="Times New Roman" w:cs="Times New Roman"/>
            <w:spacing w:val="4"/>
            <w:sz w:val="24"/>
            <w:szCs w:val="24"/>
          </w:rPr>
          <w:t>o</w:t>
        </w:r>
        <w:r>
          <w:rPr>
            <w:rFonts w:ascii="Times New Roman" w:eastAsia="Times New Roman" w:hAnsi="Times New Roman" w:cs="Times New Roman"/>
            <w:spacing w:val="-4"/>
            <w:sz w:val="24"/>
            <w:szCs w:val="24"/>
          </w:rPr>
          <w:t>g</w:t>
        </w:r>
        <w:r>
          <w:rPr>
            <w:rFonts w:ascii="Times New Roman" w:eastAsia="Times New Roman" w:hAnsi="Times New Roman" w:cs="Times New Roman"/>
            <w:sz w:val="24"/>
            <w:szCs w:val="24"/>
          </w:rPr>
          <w:t>ur h</w:t>
        </w:r>
        <w:r>
          <w:rPr>
            <w:rFonts w:ascii="Times New Roman" w:eastAsia="Times New Roman" w:hAnsi="Times New Roman" w:cs="Times New Roman"/>
            <w:spacing w:val="1"/>
            <w:sz w:val="24"/>
            <w:szCs w:val="24"/>
          </w:rPr>
          <w:t>ela</w:t>
        </w:r>
        <w:r>
          <w:rPr>
            <w:rFonts w:ascii="Times New Roman" w:eastAsia="Times New Roman" w:hAnsi="Times New Roman" w:cs="Times New Roman"/>
            <w:sz w:val="24"/>
            <w:szCs w:val="24"/>
          </w:rPr>
          <w:t>d</w:t>
        </w:r>
        <w:r>
          <w:rPr>
            <w:rFonts w:ascii="Times New Roman" w:eastAsia="Times New Roman" w:hAnsi="Times New Roman" w:cs="Times New Roman"/>
            <w:spacing w:val="2"/>
            <w:sz w:val="24"/>
            <w:szCs w:val="24"/>
          </w:rPr>
          <w:t>o</w:t>
        </w:r>
        <w:r>
          <w:rPr>
            <w:rFonts w:ascii="Times New Roman" w:eastAsia="Times New Roman" w:hAnsi="Times New Roman" w:cs="Times New Roman"/>
            <w:sz w:val="24"/>
            <w:szCs w:val="24"/>
          </w:rPr>
          <w:t>.</w:t>
        </w:r>
      </w:hyperlink>
    </w:p>
    <w:p w14:paraId="744EE28B" w14:textId="77777777" w:rsidR="00BE5A93" w:rsidRDefault="00BE5A93">
      <w:pPr>
        <w:spacing w:before="15" w:after="0" w:line="260" w:lineRule="exact"/>
        <w:rPr>
          <w:sz w:val="26"/>
          <w:szCs w:val="26"/>
        </w:rPr>
      </w:pPr>
    </w:p>
    <w:p w14:paraId="1155F1C6" w14:textId="77777777" w:rsidR="00BE5A93" w:rsidRDefault="00F700C7">
      <w:pPr>
        <w:tabs>
          <w:tab w:val="left" w:pos="460"/>
        </w:tabs>
        <w:spacing w:after="0" w:line="240" w:lineRule="auto"/>
        <w:ind w:left="117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●</w:t>
      </w:r>
      <w:r>
        <w:rPr>
          <w:rFonts w:ascii="Arial" w:eastAsia="Arial" w:hAnsi="Arial" w:cs="Arial"/>
          <w:sz w:val="24"/>
          <w:szCs w:val="24"/>
        </w:rPr>
        <w:tab/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5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rbr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ea</w:t>
      </w:r>
      <w:r>
        <w:rPr>
          <w:rFonts w:ascii="Times New Roman" w:eastAsia="Times New Roman" w:hAnsi="Times New Roman" w:cs="Times New Roman"/>
          <w:sz w:val="24"/>
          <w:szCs w:val="24"/>
        </w:rPr>
        <w:t>d (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z w:val="24"/>
          <w:szCs w:val="24"/>
        </w:rPr>
        <w:t>2.3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>)</w:t>
      </w:r>
      <w:hyperlink r:id="rId48">
        <w:r>
          <w:rPr>
            <w:rFonts w:ascii="Times New Roman" w:eastAsia="Times New Roman" w:hAnsi="Times New Roman" w:cs="Times New Roman"/>
            <w:sz w:val="24"/>
            <w:szCs w:val="24"/>
          </w:rPr>
          <w:t xml:space="preserve">: </w:t>
        </w:r>
        <w:r>
          <w:rPr>
            <w:rFonts w:ascii="Times New Roman" w:eastAsia="Times New Roman" w:hAnsi="Times New Roman" w:cs="Times New Roman"/>
            <w:spacing w:val="-1"/>
            <w:sz w:val="24"/>
            <w:szCs w:val="24"/>
          </w:rPr>
          <w:t>P</w:t>
        </w:r>
        <w:r>
          <w:rPr>
            <w:rFonts w:ascii="Times New Roman" w:eastAsia="Times New Roman" w:hAnsi="Times New Roman" w:cs="Times New Roman"/>
            <w:spacing w:val="1"/>
            <w:sz w:val="24"/>
            <w:szCs w:val="24"/>
          </w:rPr>
          <w:t>a</w:t>
        </w:r>
        <w:r>
          <w:rPr>
            <w:rFonts w:ascii="Times New Roman" w:eastAsia="Times New Roman" w:hAnsi="Times New Roman" w:cs="Times New Roman"/>
            <w:sz w:val="24"/>
            <w:szCs w:val="24"/>
          </w:rPr>
          <w:t>n de</w:t>
        </w:r>
        <w:r>
          <w:rPr>
            <w:rFonts w:ascii="Times New Roman" w:eastAsia="Times New Roman" w:hAnsi="Times New Roman" w:cs="Times New Roman"/>
            <w:spacing w:val="1"/>
            <w:sz w:val="24"/>
            <w:szCs w:val="24"/>
          </w:rPr>
          <w:t xml:space="preserve"> je</w:t>
        </w:r>
        <w:r>
          <w:rPr>
            <w:rFonts w:ascii="Times New Roman" w:eastAsia="Times New Roman" w:hAnsi="Times New Roman" w:cs="Times New Roman"/>
            <w:sz w:val="24"/>
            <w:szCs w:val="24"/>
          </w:rPr>
          <w:t>n</w:t>
        </w:r>
        <w:r>
          <w:rPr>
            <w:rFonts w:ascii="Times New Roman" w:eastAsia="Times New Roman" w:hAnsi="Times New Roman" w:cs="Times New Roman"/>
            <w:spacing w:val="-4"/>
            <w:sz w:val="24"/>
            <w:szCs w:val="24"/>
          </w:rPr>
          <w:t>g</w:t>
        </w:r>
        <w:r>
          <w:rPr>
            <w:rFonts w:ascii="Times New Roman" w:eastAsia="Times New Roman" w:hAnsi="Times New Roman" w:cs="Times New Roman"/>
            <w:spacing w:val="1"/>
            <w:sz w:val="24"/>
            <w:szCs w:val="24"/>
          </w:rPr>
          <w:t>i</w:t>
        </w:r>
        <w:r>
          <w:rPr>
            <w:rFonts w:ascii="Times New Roman" w:eastAsia="Times New Roman" w:hAnsi="Times New Roman" w:cs="Times New Roman"/>
            <w:sz w:val="24"/>
            <w:szCs w:val="24"/>
          </w:rPr>
          <w:t>br</w:t>
        </w:r>
        <w:r>
          <w:rPr>
            <w:rFonts w:ascii="Times New Roman" w:eastAsia="Times New Roman" w:hAnsi="Times New Roman" w:cs="Times New Roman"/>
            <w:spacing w:val="3"/>
            <w:sz w:val="24"/>
            <w:szCs w:val="24"/>
          </w:rPr>
          <w:t>e</w:t>
        </w:r>
      </w:hyperlink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2928F566" w14:textId="77777777" w:rsidR="00BE5A93" w:rsidRDefault="00BE5A93">
      <w:pPr>
        <w:spacing w:before="15" w:after="0" w:line="260" w:lineRule="exact"/>
        <w:rPr>
          <w:sz w:val="26"/>
          <w:szCs w:val="26"/>
        </w:rPr>
      </w:pPr>
    </w:p>
    <w:p w14:paraId="235B13F0" w14:textId="77777777" w:rsidR="00BE5A93" w:rsidRDefault="00F700C7">
      <w:pPr>
        <w:tabs>
          <w:tab w:val="left" w:pos="460"/>
        </w:tabs>
        <w:spacing w:after="0" w:line="240" w:lineRule="auto"/>
        <w:ind w:left="117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●</w:t>
      </w:r>
      <w:r>
        <w:rPr>
          <w:rFonts w:ascii="Arial" w:eastAsia="Arial" w:hAnsi="Arial" w:cs="Arial"/>
          <w:sz w:val="24"/>
          <w:szCs w:val="24"/>
        </w:rPr>
        <w:tab/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5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sz w:val="24"/>
          <w:szCs w:val="24"/>
        </w:rPr>
        <w:t>on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z w:val="24"/>
          <w:szCs w:val="24"/>
        </w:rPr>
        <w:t>b (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z w:val="24"/>
          <w:szCs w:val="24"/>
        </w:rPr>
        <w:t>3.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>0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/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z w:val="24"/>
          <w:szCs w:val="24"/>
        </w:rPr>
        <w:t>3.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/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z w:val="24"/>
          <w:szCs w:val="24"/>
        </w:rPr>
        <w:t>3.2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>)</w:t>
      </w:r>
      <w:hyperlink r:id="rId49">
        <w:r>
          <w:rPr>
            <w:rFonts w:ascii="Times New Roman" w:eastAsia="Times New Roman" w:hAnsi="Times New Roman" w:cs="Times New Roman"/>
            <w:sz w:val="24"/>
            <w:szCs w:val="24"/>
          </w:rPr>
          <w:t xml:space="preserve">: </w:t>
        </w:r>
        <w:r>
          <w:rPr>
            <w:rFonts w:ascii="Times New Roman" w:eastAsia="Times New Roman" w:hAnsi="Times New Roman" w:cs="Times New Roman"/>
            <w:spacing w:val="-1"/>
            <w:sz w:val="24"/>
            <w:szCs w:val="24"/>
          </w:rPr>
          <w:t>P</w:t>
        </w:r>
        <w:r>
          <w:rPr>
            <w:rFonts w:ascii="Times New Roman" w:eastAsia="Times New Roman" w:hAnsi="Times New Roman" w:cs="Times New Roman"/>
            <w:spacing w:val="1"/>
            <w:sz w:val="24"/>
            <w:szCs w:val="24"/>
          </w:rPr>
          <w:t>a</w:t>
        </w:r>
        <w:r>
          <w:rPr>
            <w:rFonts w:ascii="Times New Roman" w:eastAsia="Times New Roman" w:hAnsi="Times New Roman" w:cs="Times New Roman"/>
            <w:sz w:val="24"/>
            <w:szCs w:val="24"/>
          </w:rPr>
          <w:t>n</w:t>
        </w:r>
        <w:r>
          <w:rPr>
            <w:rFonts w:ascii="Times New Roman" w:eastAsia="Times New Roman" w:hAnsi="Times New Roman" w:cs="Times New Roman"/>
            <w:spacing w:val="1"/>
            <w:sz w:val="24"/>
            <w:szCs w:val="24"/>
          </w:rPr>
          <w:t>a</w:t>
        </w:r>
        <w:r>
          <w:rPr>
            <w:rFonts w:ascii="Times New Roman" w:eastAsia="Times New Roman" w:hAnsi="Times New Roman" w:cs="Times New Roman"/>
            <w:spacing w:val="2"/>
            <w:sz w:val="24"/>
            <w:szCs w:val="24"/>
          </w:rPr>
          <w:t>l</w:t>
        </w:r>
      </w:hyperlink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78189568" w14:textId="77777777" w:rsidR="00BE5A93" w:rsidRDefault="00BE5A93">
      <w:pPr>
        <w:spacing w:before="15" w:after="0" w:line="260" w:lineRule="exact"/>
        <w:rPr>
          <w:sz w:val="26"/>
          <w:szCs w:val="26"/>
        </w:rPr>
      </w:pPr>
    </w:p>
    <w:p w14:paraId="6228B1F6" w14:textId="77777777" w:rsidR="00BE5A93" w:rsidRDefault="00F700C7">
      <w:pPr>
        <w:tabs>
          <w:tab w:val="left" w:pos="460"/>
        </w:tabs>
        <w:spacing w:after="0" w:line="240" w:lineRule="auto"/>
        <w:ind w:left="117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●</w:t>
      </w:r>
      <w:r>
        <w:rPr>
          <w:rFonts w:ascii="Arial" w:eastAsia="Arial" w:hAnsi="Arial" w:cs="Arial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>I: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Cr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ea</w:t>
      </w:r>
      <w:r>
        <w:rPr>
          <w:rFonts w:ascii="Times New Roman" w:eastAsia="Times New Roman" w:hAnsi="Times New Roman" w:cs="Times New Roman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nd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h (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z w:val="24"/>
          <w:szCs w:val="24"/>
        </w:rPr>
        <w:t>4.0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 xml:space="preserve"> </w:t>
      </w:r>
      <w:hyperlink r:id="rId50">
        <w:r>
          <w:rPr>
            <w:rFonts w:ascii="Times New Roman" w:eastAsia="Times New Roman" w:hAnsi="Times New Roman" w:cs="Times New Roman"/>
            <w:spacing w:val="-1"/>
            <w:sz w:val="24"/>
            <w:szCs w:val="24"/>
          </w:rPr>
          <w:t>S</w:t>
        </w:r>
        <w:r>
          <w:rPr>
            <w:rFonts w:ascii="Times New Roman" w:eastAsia="Times New Roman" w:hAnsi="Times New Roman" w:cs="Times New Roman"/>
            <w:spacing w:val="1"/>
            <w:sz w:val="24"/>
            <w:szCs w:val="24"/>
          </w:rPr>
          <w:t>á</w:t>
        </w:r>
        <w:r>
          <w:rPr>
            <w:rFonts w:ascii="Times New Roman" w:eastAsia="Times New Roman" w:hAnsi="Times New Roman" w:cs="Times New Roman"/>
            <w:sz w:val="24"/>
            <w:szCs w:val="24"/>
          </w:rPr>
          <w:t>nd</w:t>
        </w:r>
        <w:r>
          <w:rPr>
            <w:rFonts w:ascii="Times New Roman" w:eastAsia="Times New Roman" w:hAnsi="Times New Roman" w:cs="Times New Roman"/>
            <w:spacing w:val="-1"/>
            <w:sz w:val="24"/>
            <w:szCs w:val="24"/>
          </w:rPr>
          <w:t>w</w:t>
        </w:r>
        <w:r>
          <w:rPr>
            <w:rFonts w:ascii="Times New Roman" w:eastAsia="Times New Roman" w:hAnsi="Times New Roman" w:cs="Times New Roman"/>
            <w:spacing w:val="1"/>
            <w:sz w:val="24"/>
            <w:szCs w:val="24"/>
          </w:rPr>
          <w:t>ic</w:t>
        </w:r>
        <w:r>
          <w:rPr>
            <w:rFonts w:ascii="Times New Roman" w:eastAsia="Times New Roman" w:hAnsi="Times New Roman" w:cs="Times New Roman"/>
            <w:sz w:val="24"/>
            <w:szCs w:val="24"/>
          </w:rPr>
          <w:t>h</w:t>
        </w:r>
        <w:r>
          <w:rPr>
            <w:rFonts w:ascii="Times New Roman" w:eastAsia="Times New Roman" w:hAnsi="Times New Roman" w:cs="Times New Roman"/>
            <w:spacing w:val="4"/>
            <w:sz w:val="24"/>
            <w:szCs w:val="24"/>
          </w:rPr>
          <w:t xml:space="preserve"> </w:t>
        </w:r>
        <w:r>
          <w:rPr>
            <w:rFonts w:ascii="Times New Roman" w:eastAsia="Times New Roman" w:hAnsi="Times New Roman" w:cs="Times New Roman"/>
            <w:sz w:val="24"/>
            <w:szCs w:val="24"/>
          </w:rPr>
          <w:t>de</w:t>
        </w:r>
        <w:r>
          <w:rPr>
            <w:rFonts w:ascii="Times New Roman" w:eastAsia="Times New Roman" w:hAnsi="Times New Roman" w:cs="Times New Roman"/>
            <w:spacing w:val="1"/>
            <w:sz w:val="24"/>
            <w:szCs w:val="24"/>
          </w:rPr>
          <w:t xml:space="preserve"> </w:t>
        </w:r>
        <w:r>
          <w:rPr>
            <w:rFonts w:ascii="Times New Roman" w:eastAsia="Times New Roman" w:hAnsi="Times New Roman" w:cs="Times New Roman"/>
            <w:sz w:val="24"/>
            <w:szCs w:val="24"/>
          </w:rPr>
          <w:t>h</w:t>
        </w:r>
        <w:r>
          <w:rPr>
            <w:rFonts w:ascii="Times New Roman" w:eastAsia="Times New Roman" w:hAnsi="Times New Roman" w:cs="Times New Roman"/>
            <w:spacing w:val="1"/>
            <w:sz w:val="24"/>
            <w:szCs w:val="24"/>
          </w:rPr>
          <w:t>ela</w:t>
        </w:r>
        <w:r>
          <w:rPr>
            <w:rFonts w:ascii="Times New Roman" w:eastAsia="Times New Roman" w:hAnsi="Times New Roman" w:cs="Times New Roman"/>
            <w:sz w:val="24"/>
            <w:szCs w:val="24"/>
          </w:rPr>
          <w:t>d</w:t>
        </w:r>
        <w:r>
          <w:rPr>
            <w:rFonts w:ascii="Times New Roman" w:eastAsia="Times New Roman" w:hAnsi="Times New Roman" w:cs="Times New Roman"/>
            <w:spacing w:val="3"/>
            <w:sz w:val="24"/>
            <w:szCs w:val="24"/>
          </w:rPr>
          <w:t>o</w:t>
        </w:r>
      </w:hyperlink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E401BE2" w14:textId="77777777" w:rsidR="00BE5A93" w:rsidRDefault="00BE5A93">
      <w:pPr>
        <w:spacing w:before="19" w:after="0" w:line="260" w:lineRule="exact"/>
        <w:rPr>
          <w:sz w:val="26"/>
          <w:szCs w:val="26"/>
        </w:rPr>
      </w:pPr>
    </w:p>
    <w:p w14:paraId="0C7A8E10" w14:textId="77777777" w:rsidR="00BE5A93" w:rsidRDefault="00F700C7">
      <w:pPr>
        <w:tabs>
          <w:tab w:val="left" w:pos="460"/>
        </w:tabs>
        <w:spacing w:after="0" w:line="240" w:lineRule="auto"/>
        <w:ind w:left="117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●</w:t>
      </w:r>
      <w:r>
        <w:rPr>
          <w:rFonts w:ascii="Arial" w:eastAsia="Arial" w:hAnsi="Arial" w:cs="Arial"/>
          <w:sz w:val="24"/>
          <w:szCs w:val="24"/>
        </w:rPr>
        <w:tab/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J</w:t>
      </w:r>
      <w:r>
        <w:rPr>
          <w:rFonts w:ascii="Times New Roman" w:eastAsia="Times New Roman" w:hAnsi="Times New Roman" w:cs="Times New Roman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spacing w:val="-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J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ell</w:t>
      </w:r>
      <w:r>
        <w:rPr>
          <w:rFonts w:ascii="Times New Roman" w:eastAsia="Times New Roman" w:hAnsi="Times New Roman" w:cs="Times New Roman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 xml:space="preserve"> B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n 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z w:val="24"/>
          <w:szCs w:val="24"/>
        </w:rPr>
        <w:t>4.1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/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z w:val="24"/>
          <w:szCs w:val="24"/>
        </w:rPr>
        <w:t>4.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>2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/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z w:val="24"/>
          <w:szCs w:val="24"/>
        </w:rPr>
        <w:t>4.3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spacing w:val="6"/>
          <w:sz w:val="24"/>
          <w:szCs w:val="24"/>
        </w:rPr>
        <w:t xml:space="preserve"> </w:t>
      </w:r>
      <w:hyperlink r:id="rId51">
        <w:r>
          <w:rPr>
            <w:rFonts w:ascii="Times New Roman" w:eastAsia="Times New Roman" w:hAnsi="Times New Roman" w:cs="Times New Roman"/>
            <w:spacing w:val="-5"/>
            <w:sz w:val="24"/>
            <w:szCs w:val="24"/>
          </w:rPr>
          <w:t>G</w:t>
        </w:r>
        <w:r>
          <w:rPr>
            <w:rFonts w:ascii="Times New Roman" w:eastAsia="Times New Roman" w:hAnsi="Times New Roman" w:cs="Times New Roman"/>
            <w:sz w:val="24"/>
            <w:szCs w:val="24"/>
          </w:rPr>
          <w:t>o</w:t>
        </w:r>
        <w:r>
          <w:rPr>
            <w:rFonts w:ascii="Times New Roman" w:eastAsia="Times New Roman" w:hAnsi="Times New Roman" w:cs="Times New Roman"/>
            <w:spacing w:val="1"/>
            <w:sz w:val="24"/>
            <w:szCs w:val="24"/>
          </w:rPr>
          <w:t>mi</w:t>
        </w:r>
        <w:r>
          <w:rPr>
            <w:rFonts w:ascii="Times New Roman" w:eastAsia="Times New Roman" w:hAnsi="Times New Roman" w:cs="Times New Roman"/>
            <w:sz w:val="24"/>
            <w:szCs w:val="24"/>
          </w:rPr>
          <w:t>no</w:t>
        </w:r>
        <w:r>
          <w:rPr>
            <w:rFonts w:ascii="Times New Roman" w:eastAsia="Times New Roman" w:hAnsi="Times New Roman" w:cs="Times New Roman"/>
            <w:spacing w:val="1"/>
            <w:sz w:val="24"/>
            <w:szCs w:val="24"/>
          </w:rPr>
          <w:t>l</w:t>
        </w:r>
        <w:r>
          <w:rPr>
            <w:rFonts w:ascii="Times New Roman" w:eastAsia="Times New Roman" w:hAnsi="Times New Roman" w:cs="Times New Roman"/>
            <w:sz w:val="24"/>
            <w:szCs w:val="24"/>
          </w:rPr>
          <w:t>a</w:t>
        </w:r>
        <w:r>
          <w:rPr>
            <w:rFonts w:ascii="Times New Roman" w:eastAsia="Times New Roman" w:hAnsi="Times New Roman" w:cs="Times New Roman"/>
            <w:spacing w:val="3"/>
            <w:sz w:val="24"/>
            <w:szCs w:val="24"/>
          </w:rPr>
          <w:t xml:space="preserve"> </w:t>
        </w:r>
      </w:hyperlink>
      <w:hyperlink r:id="rId52">
        <w:r>
          <w:rPr>
            <w:rFonts w:ascii="Times New Roman" w:eastAsia="Times New Roman" w:hAnsi="Times New Roman" w:cs="Times New Roman"/>
            <w:sz w:val="24"/>
            <w:szCs w:val="24"/>
          </w:rPr>
          <w:t>o p</w:t>
        </w:r>
        <w:r>
          <w:rPr>
            <w:rFonts w:ascii="Times New Roman" w:eastAsia="Times New Roman" w:hAnsi="Times New Roman" w:cs="Times New Roman"/>
            <w:spacing w:val="1"/>
            <w:sz w:val="24"/>
            <w:szCs w:val="24"/>
          </w:rPr>
          <w:t>a</w:t>
        </w:r>
        <w:r>
          <w:rPr>
            <w:rFonts w:ascii="Times New Roman" w:eastAsia="Times New Roman" w:hAnsi="Times New Roman" w:cs="Times New Roman"/>
            <w:spacing w:val="-1"/>
            <w:sz w:val="24"/>
            <w:szCs w:val="24"/>
          </w:rPr>
          <w:t>s</w:t>
        </w:r>
        <w:r>
          <w:rPr>
            <w:rFonts w:ascii="Times New Roman" w:eastAsia="Times New Roman" w:hAnsi="Times New Roman" w:cs="Times New Roman"/>
            <w:spacing w:val="1"/>
            <w:sz w:val="24"/>
            <w:szCs w:val="24"/>
          </w:rPr>
          <w:t>til</w:t>
        </w:r>
        <w:r>
          <w:rPr>
            <w:rFonts w:ascii="Times New Roman" w:eastAsia="Times New Roman" w:hAnsi="Times New Roman" w:cs="Times New Roman"/>
            <w:spacing w:val="-3"/>
            <w:sz w:val="24"/>
            <w:szCs w:val="24"/>
          </w:rPr>
          <w:t>l</w:t>
        </w:r>
        <w:r>
          <w:rPr>
            <w:rFonts w:ascii="Times New Roman" w:eastAsia="Times New Roman" w:hAnsi="Times New Roman" w:cs="Times New Roman"/>
            <w:sz w:val="24"/>
            <w:szCs w:val="24"/>
          </w:rPr>
          <w:t>a</w:t>
        </w:r>
        <w:r>
          <w:rPr>
            <w:rFonts w:ascii="Times New Roman" w:eastAsia="Times New Roman" w:hAnsi="Times New Roman" w:cs="Times New Roman"/>
            <w:spacing w:val="1"/>
            <w:sz w:val="24"/>
            <w:szCs w:val="24"/>
          </w:rPr>
          <w:t xml:space="preserve"> </w:t>
        </w:r>
        <w:r>
          <w:rPr>
            <w:rFonts w:ascii="Times New Roman" w:eastAsia="Times New Roman" w:hAnsi="Times New Roman" w:cs="Times New Roman"/>
            <w:sz w:val="24"/>
            <w:szCs w:val="24"/>
          </w:rPr>
          <w:t>de</w:t>
        </w:r>
        <w:r>
          <w:rPr>
            <w:rFonts w:ascii="Times New Roman" w:eastAsia="Times New Roman" w:hAnsi="Times New Roman" w:cs="Times New Roman"/>
            <w:spacing w:val="1"/>
            <w:sz w:val="24"/>
            <w:szCs w:val="24"/>
          </w:rPr>
          <w:t xml:space="preserve"> </w:t>
        </w:r>
        <w:r>
          <w:rPr>
            <w:rFonts w:ascii="Times New Roman" w:eastAsia="Times New Roman" w:hAnsi="Times New Roman" w:cs="Times New Roman"/>
            <w:spacing w:val="-4"/>
            <w:sz w:val="24"/>
            <w:szCs w:val="24"/>
          </w:rPr>
          <w:t>g</w:t>
        </w:r>
        <w:r>
          <w:rPr>
            <w:rFonts w:ascii="Times New Roman" w:eastAsia="Times New Roman" w:hAnsi="Times New Roman" w:cs="Times New Roman"/>
            <w:sz w:val="24"/>
            <w:szCs w:val="24"/>
          </w:rPr>
          <w:t>o</w:t>
        </w:r>
        <w:r>
          <w:rPr>
            <w:rFonts w:ascii="Times New Roman" w:eastAsia="Times New Roman" w:hAnsi="Times New Roman" w:cs="Times New Roman"/>
            <w:spacing w:val="1"/>
            <w:sz w:val="24"/>
            <w:szCs w:val="24"/>
          </w:rPr>
          <w:t>m</w:t>
        </w:r>
        <w:r>
          <w:rPr>
            <w:rFonts w:ascii="Times New Roman" w:eastAsia="Times New Roman" w:hAnsi="Times New Roman" w:cs="Times New Roman"/>
            <w:spacing w:val="4"/>
            <w:sz w:val="24"/>
            <w:szCs w:val="24"/>
          </w:rPr>
          <w:t>a</w:t>
        </w:r>
      </w:hyperlink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4A8B0F0" w14:textId="77777777" w:rsidR="00BE5A93" w:rsidRDefault="00BE5A93">
      <w:pPr>
        <w:spacing w:before="16" w:after="0" w:line="260" w:lineRule="exact"/>
        <w:rPr>
          <w:sz w:val="26"/>
          <w:szCs w:val="26"/>
        </w:rPr>
      </w:pPr>
    </w:p>
    <w:p w14:paraId="6698B8B5" w14:textId="77777777" w:rsidR="00BE5A93" w:rsidRDefault="00F700C7">
      <w:pPr>
        <w:tabs>
          <w:tab w:val="left" w:pos="460"/>
        </w:tabs>
        <w:spacing w:after="0" w:line="240" w:lineRule="auto"/>
        <w:ind w:left="117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●</w:t>
      </w:r>
      <w:r>
        <w:rPr>
          <w:rFonts w:ascii="Arial" w:eastAsia="Arial" w:hAnsi="Arial" w:cs="Arial"/>
          <w:sz w:val="24"/>
          <w:szCs w:val="24"/>
        </w:rPr>
        <w:tab/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K</w:t>
      </w:r>
      <w:r>
        <w:rPr>
          <w:rFonts w:ascii="Times New Roman" w:eastAsia="Times New Roman" w:hAnsi="Times New Roman" w:cs="Times New Roman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5"/>
          <w:sz w:val="24"/>
          <w:szCs w:val="24"/>
        </w:rPr>
        <w:t>K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-5"/>
          <w:sz w:val="24"/>
          <w:szCs w:val="24"/>
        </w:rPr>
        <w:t>K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z w:val="24"/>
          <w:szCs w:val="24"/>
        </w:rPr>
        <w:t>4.4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 xml:space="preserve"> </w:t>
      </w:r>
      <w:hyperlink r:id="rId53">
        <w:r>
          <w:rPr>
            <w:rFonts w:ascii="Times New Roman" w:eastAsia="Times New Roman" w:hAnsi="Times New Roman" w:cs="Times New Roman"/>
            <w:spacing w:val="-5"/>
            <w:sz w:val="24"/>
            <w:szCs w:val="24"/>
          </w:rPr>
          <w:t>K</w:t>
        </w:r>
        <w:r>
          <w:rPr>
            <w:rFonts w:ascii="Times New Roman" w:eastAsia="Times New Roman" w:hAnsi="Times New Roman" w:cs="Times New Roman"/>
            <w:spacing w:val="1"/>
            <w:sz w:val="24"/>
            <w:szCs w:val="24"/>
          </w:rPr>
          <w:t>i</w:t>
        </w:r>
        <w:r>
          <w:rPr>
            <w:rFonts w:ascii="Times New Roman" w:eastAsia="Times New Roman" w:hAnsi="Times New Roman" w:cs="Times New Roman"/>
            <w:sz w:val="24"/>
            <w:szCs w:val="24"/>
          </w:rPr>
          <w:t>t</w:t>
        </w:r>
        <w:r>
          <w:rPr>
            <w:rFonts w:ascii="Times New Roman" w:eastAsia="Times New Roman" w:hAnsi="Times New Roman" w:cs="Times New Roman"/>
            <w:spacing w:val="5"/>
            <w:sz w:val="24"/>
            <w:szCs w:val="24"/>
          </w:rPr>
          <w:t xml:space="preserve"> </w:t>
        </w:r>
        <w:r>
          <w:rPr>
            <w:rFonts w:ascii="Times New Roman" w:eastAsia="Times New Roman" w:hAnsi="Times New Roman" w:cs="Times New Roman"/>
            <w:spacing w:val="-5"/>
            <w:sz w:val="24"/>
            <w:szCs w:val="24"/>
          </w:rPr>
          <w:t>K</w:t>
        </w:r>
        <w:r>
          <w:rPr>
            <w:rFonts w:ascii="Times New Roman" w:eastAsia="Times New Roman" w:hAnsi="Times New Roman" w:cs="Times New Roman"/>
            <w:spacing w:val="1"/>
            <w:sz w:val="24"/>
            <w:szCs w:val="24"/>
          </w:rPr>
          <w:t>a</w:t>
        </w:r>
        <w:r>
          <w:rPr>
            <w:rFonts w:ascii="Times New Roman" w:eastAsia="Times New Roman" w:hAnsi="Times New Roman" w:cs="Times New Roman"/>
            <w:spacing w:val="3"/>
            <w:sz w:val="24"/>
            <w:szCs w:val="24"/>
          </w:rPr>
          <w:t>t</w:t>
        </w:r>
        <w:r>
          <w:rPr>
            <w:rFonts w:ascii="Times New Roman" w:eastAsia="Times New Roman" w:hAnsi="Times New Roman" w:cs="Times New Roman"/>
            <w:sz w:val="24"/>
            <w:szCs w:val="24"/>
          </w:rPr>
          <w:t>.</w:t>
        </w:r>
      </w:hyperlink>
    </w:p>
    <w:p w14:paraId="0BF2E993" w14:textId="77777777" w:rsidR="00BE5A93" w:rsidRDefault="00BE5A93">
      <w:pPr>
        <w:spacing w:before="15" w:after="0" w:line="260" w:lineRule="exact"/>
        <w:rPr>
          <w:sz w:val="26"/>
          <w:szCs w:val="26"/>
        </w:rPr>
      </w:pPr>
    </w:p>
    <w:p w14:paraId="00F75C83" w14:textId="77777777" w:rsidR="00BE5A93" w:rsidRDefault="00F700C7">
      <w:pPr>
        <w:tabs>
          <w:tab w:val="left" w:pos="460"/>
        </w:tabs>
        <w:spacing w:after="0" w:line="240" w:lineRule="auto"/>
        <w:ind w:left="117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●</w:t>
      </w:r>
      <w:r>
        <w:rPr>
          <w:rFonts w:ascii="Arial" w:eastAsia="Arial" w:hAnsi="Arial" w:cs="Arial"/>
          <w:sz w:val="24"/>
          <w:szCs w:val="24"/>
        </w:rPr>
        <w:tab/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7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lli</w:t>
      </w:r>
      <w:r>
        <w:rPr>
          <w:rFonts w:ascii="Times New Roman" w:eastAsia="Times New Roman" w:hAnsi="Times New Roman" w:cs="Times New Roman"/>
          <w:sz w:val="24"/>
          <w:szCs w:val="24"/>
        </w:rPr>
        <w:t>pop (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z w:val="24"/>
          <w:szCs w:val="24"/>
        </w:rPr>
        <w:t>5.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>0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/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z w:val="24"/>
          <w:szCs w:val="24"/>
        </w:rPr>
        <w:t>5.1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>)</w:t>
      </w:r>
      <w:hyperlink r:id="rId54">
        <w:r>
          <w:rPr>
            <w:rFonts w:ascii="Times New Roman" w:eastAsia="Times New Roman" w:hAnsi="Times New Roman" w:cs="Times New Roman"/>
            <w:sz w:val="24"/>
            <w:szCs w:val="24"/>
          </w:rPr>
          <w:t xml:space="preserve">: </w:t>
        </w:r>
        <w:r>
          <w:rPr>
            <w:rFonts w:ascii="Times New Roman" w:eastAsia="Times New Roman" w:hAnsi="Times New Roman" w:cs="Times New Roman"/>
            <w:spacing w:val="-1"/>
            <w:sz w:val="24"/>
            <w:szCs w:val="24"/>
          </w:rPr>
          <w:t>P</w:t>
        </w:r>
        <w:r>
          <w:rPr>
            <w:rFonts w:ascii="Times New Roman" w:eastAsia="Times New Roman" w:hAnsi="Times New Roman" w:cs="Times New Roman"/>
            <w:spacing w:val="1"/>
            <w:sz w:val="24"/>
            <w:szCs w:val="24"/>
          </w:rPr>
          <w:t>i</w:t>
        </w:r>
        <w:r>
          <w:rPr>
            <w:rFonts w:ascii="Times New Roman" w:eastAsia="Times New Roman" w:hAnsi="Times New Roman" w:cs="Times New Roman"/>
            <w:sz w:val="24"/>
            <w:szCs w:val="24"/>
          </w:rPr>
          <w:t>ru</w:t>
        </w:r>
        <w:r>
          <w:rPr>
            <w:rFonts w:ascii="Times New Roman" w:eastAsia="Times New Roman" w:hAnsi="Times New Roman" w:cs="Times New Roman"/>
            <w:spacing w:val="1"/>
            <w:sz w:val="24"/>
            <w:szCs w:val="24"/>
          </w:rPr>
          <w:t>let</w:t>
        </w:r>
        <w:r>
          <w:rPr>
            <w:rFonts w:ascii="Times New Roman" w:eastAsia="Times New Roman" w:hAnsi="Times New Roman" w:cs="Times New Roman"/>
            <w:spacing w:val="2"/>
            <w:sz w:val="24"/>
            <w:szCs w:val="24"/>
          </w:rPr>
          <w:t>a</w:t>
        </w:r>
      </w:hyperlink>
      <w:r>
        <w:rPr>
          <w:rFonts w:ascii="Times New Roman" w:eastAsia="Times New Roman" w:hAnsi="Times New Roman" w:cs="Times New Roman"/>
          <w:sz w:val="24"/>
          <w:szCs w:val="24"/>
        </w:rPr>
        <w:t>63 .</w:t>
      </w:r>
    </w:p>
    <w:p w14:paraId="2CA4B23B" w14:textId="77777777" w:rsidR="00BE5A93" w:rsidRDefault="00BE5A93">
      <w:pPr>
        <w:spacing w:before="15" w:after="0" w:line="260" w:lineRule="exact"/>
        <w:rPr>
          <w:sz w:val="26"/>
          <w:szCs w:val="26"/>
        </w:rPr>
      </w:pPr>
    </w:p>
    <w:p w14:paraId="45565475" w14:textId="77777777" w:rsidR="00BE5A93" w:rsidRDefault="00F700C7">
      <w:pPr>
        <w:tabs>
          <w:tab w:val="left" w:pos="460"/>
        </w:tabs>
        <w:spacing w:after="0" w:line="240" w:lineRule="auto"/>
        <w:ind w:left="117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●</w:t>
      </w:r>
      <w:r>
        <w:rPr>
          <w:rFonts w:ascii="Arial" w:eastAsia="Arial" w:hAnsi="Arial" w:cs="Arial"/>
          <w:sz w:val="24"/>
          <w:szCs w:val="24"/>
        </w:rPr>
        <w:tab/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spacing w:val="-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b/>
          <w:bCs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spacing w:val="2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b/>
          <w:bCs/>
          <w:spacing w:val="-4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b/>
          <w:bCs/>
          <w:spacing w:val="1"/>
          <w:sz w:val="24"/>
          <w:szCs w:val="24"/>
        </w:rPr>
        <w:t>ll</w:t>
      </w:r>
      <w:r>
        <w:rPr>
          <w:rFonts w:ascii="Times New Roman" w:eastAsia="Times New Roman" w:hAnsi="Times New Roman" w:cs="Times New Roman"/>
          <w:b/>
          <w:bCs/>
          <w:spacing w:val="-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b/>
          <w:bCs/>
          <w:spacing w:val="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v</w:t>
      </w:r>
      <w:hyperlink r:id="rId55">
        <w:r>
          <w:rPr>
            <w:rFonts w:ascii="Times New Roman" w:eastAsia="Times New Roman" w:hAnsi="Times New Roman" w:cs="Times New Roman"/>
            <w:sz w:val="24"/>
            <w:szCs w:val="24"/>
          </w:rPr>
          <w:t xml:space="preserve">6.0) </w:t>
        </w:r>
        <w:r>
          <w:rPr>
            <w:rFonts w:ascii="Times New Roman" w:eastAsia="Times New Roman" w:hAnsi="Times New Roman" w:cs="Times New Roman"/>
            <w:spacing w:val="-1"/>
            <w:sz w:val="24"/>
            <w:szCs w:val="24"/>
          </w:rPr>
          <w:t>M</w:t>
        </w:r>
        <w:r>
          <w:rPr>
            <w:rFonts w:ascii="Times New Roman" w:eastAsia="Times New Roman" w:hAnsi="Times New Roman" w:cs="Times New Roman"/>
            <w:spacing w:val="1"/>
            <w:sz w:val="24"/>
            <w:szCs w:val="24"/>
          </w:rPr>
          <w:t>al</w:t>
        </w:r>
        <w:r>
          <w:rPr>
            <w:rFonts w:ascii="Times New Roman" w:eastAsia="Times New Roman" w:hAnsi="Times New Roman" w:cs="Times New Roman"/>
            <w:spacing w:val="-4"/>
            <w:sz w:val="24"/>
            <w:szCs w:val="24"/>
          </w:rPr>
          <w:t>v</w:t>
        </w:r>
        <w:r>
          <w:rPr>
            <w:rFonts w:ascii="Times New Roman" w:eastAsia="Times New Roman" w:hAnsi="Times New Roman" w:cs="Times New Roman"/>
            <w:spacing w:val="5"/>
            <w:sz w:val="24"/>
            <w:szCs w:val="24"/>
          </w:rPr>
          <w:t>a</w:t>
        </w:r>
        <w:r>
          <w:rPr>
            <w:rFonts w:ascii="Times New Roman" w:eastAsia="Times New Roman" w:hAnsi="Times New Roman" w:cs="Times New Roman"/>
            <w:spacing w:val="-4"/>
            <w:sz w:val="24"/>
            <w:szCs w:val="24"/>
          </w:rPr>
          <w:t>v</w:t>
        </w:r>
        <w:r>
          <w:rPr>
            <w:rFonts w:ascii="Times New Roman" w:eastAsia="Times New Roman" w:hAnsi="Times New Roman" w:cs="Times New Roman"/>
            <w:spacing w:val="1"/>
            <w:sz w:val="24"/>
            <w:szCs w:val="24"/>
          </w:rPr>
          <w:t>i</w:t>
        </w:r>
        <w:r>
          <w:rPr>
            <w:rFonts w:ascii="Times New Roman" w:eastAsia="Times New Roman" w:hAnsi="Times New Roman" w:cs="Times New Roman"/>
            <w:spacing w:val="-1"/>
            <w:sz w:val="24"/>
            <w:szCs w:val="24"/>
          </w:rPr>
          <w:t>s</w:t>
        </w:r>
        <w:r>
          <w:rPr>
            <w:rFonts w:ascii="Times New Roman" w:eastAsia="Times New Roman" w:hAnsi="Times New Roman" w:cs="Times New Roman"/>
            <w:spacing w:val="1"/>
            <w:sz w:val="24"/>
            <w:szCs w:val="24"/>
          </w:rPr>
          <w:t>c</w:t>
        </w:r>
        <w:r>
          <w:rPr>
            <w:rFonts w:ascii="Times New Roman" w:eastAsia="Times New Roman" w:hAnsi="Times New Roman" w:cs="Times New Roman"/>
            <w:sz w:val="24"/>
            <w:szCs w:val="24"/>
          </w:rPr>
          <w:t>o</w:t>
        </w:r>
        <w:r>
          <w:rPr>
            <w:rFonts w:ascii="Times New Roman" w:eastAsia="Times New Roman" w:hAnsi="Times New Roman" w:cs="Times New Roman"/>
            <w:spacing w:val="2"/>
            <w:sz w:val="24"/>
            <w:szCs w:val="24"/>
          </w:rPr>
          <w:t xml:space="preserve"> </w:t>
        </w:r>
      </w:hyperlink>
      <w:r>
        <w:rPr>
          <w:rFonts w:ascii="Times New Roman" w:eastAsia="Times New Roman" w:hAnsi="Times New Roman" w:cs="Times New Roman"/>
          <w:sz w:val="24"/>
          <w:szCs w:val="24"/>
        </w:rPr>
        <w:t>o n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z w:val="24"/>
          <w:szCs w:val="24"/>
        </w:rPr>
        <w:t>be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64.</w:t>
      </w:r>
    </w:p>
    <w:p w14:paraId="1BF2D560" w14:textId="77777777" w:rsidR="00BE5A93" w:rsidRDefault="00BE5A93">
      <w:pPr>
        <w:spacing w:after="0"/>
        <w:sectPr w:rsidR="00BE5A93">
          <w:pgSz w:w="12240" w:h="15840"/>
          <w:pgMar w:top="1700" w:right="1300" w:bottom="280" w:left="1660" w:header="1483" w:footer="0" w:gutter="0"/>
          <w:cols w:space="720"/>
        </w:sectPr>
      </w:pPr>
    </w:p>
    <w:p w14:paraId="4DF07CF8" w14:textId="77777777" w:rsidR="00BE5A93" w:rsidRDefault="00645533">
      <w:pPr>
        <w:spacing w:before="86" w:after="0" w:line="240" w:lineRule="auto"/>
        <w:ind w:left="650" w:right="-20"/>
        <w:rPr>
          <w:rFonts w:ascii="Times New Roman" w:eastAsia="Times New Roman" w:hAnsi="Times New Roman" w:cs="Times New Roman"/>
          <w:sz w:val="20"/>
          <w:szCs w:val="20"/>
        </w:rPr>
      </w:pPr>
      <w:commentRangeStart w:id="227"/>
      <w:r>
        <w:rPr>
          <w:noProof/>
        </w:rPr>
        <w:lastRenderedPageBreak/>
        <w:drawing>
          <wp:inline distT="0" distB="0" distL="0" distR="0" wp14:anchorId="71DB9BF1" wp14:editId="10FA595A">
            <wp:extent cx="5208270" cy="2957830"/>
            <wp:effectExtent l="0" t="0" r="0" b="0"/>
            <wp:docPr id="38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8270" cy="2957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commentRangeEnd w:id="227"/>
      <w:r w:rsidR="00F03543">
        <w:rPr>
          <w:rStyle w:val="CommentReference"/>
        </w:rPr>
        <w:commentReference w:id="227"/>
      </w:r>
    </w:p>
    <w:p w14:paraId="1DF71FAC" w14:textId="77777777" w:rsidR="00BE5A93" w:rsidRDefault="00BE5A93">
      <w:pPr>
        <w:spacing w:before="5" w:after="0" w:line="140" w:lineRule="exact"/>
        <w:rPr>
          <w:sz w:val="14"/>
          <w:szCs w:val="14"/>
        </w:rPr>
      </w:pPr>
    </w:p>
    <w:p w14:paraId="2C86BA57" w14:textId="77777777" w:rsidR="00BE5A93" w:rsidRDefault="00645533">
      <w:pPr>
        <w:spacing w:before="15" w:after="0" w:line="264" w:lineRule="exact"/>
        <w:ind w:left="724" w:right="-20"/>
        <w:rPr>
          <w:rFonts w:ascii="Calibri" w:eastAsia="Calibri" w:hAnsi="Calibri" w:cs="Calibri"/>
        </w:rPr>
      </w:pPr>
      <w:r>
        <w:rPr>
          <w:noProof/>
        </w:rPr>
        <w:drawing>
          <wp:anchor distT="0" distB="0" distL="114300" distR="114300" simplePos="0" relativeHeight="503314168" behindDoc="1" locked="0" layoutInCell="1" allowOverlap="1" wp14:anchorId="6F427B47" wp14:editId="64804BBA">
            <wp:simplePos x="0" y="0"/>
            <wp:positionH relativeFrom="page">
              <wp:posOffset>1285240</wp:posOffset>
            </wp:positionH>
            <wp:positionV relativeFrom="paragraph">
              <wp:posOffset>9525</wp:posOffset>
            </wp:positionV>
            <wp:extent cx="5227320" cy="297180"/>
            <wp:effectExtent l="0" t="0" r="0" b="0"/>
            <wp:wrapNone/>
            <wp:docPr id="124" name="Imagen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7320" cy="2971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700C7">
        <w:rPr>
          <w:rFonts w:ascii="Calibri" w:eastAsia="Calibri" w:hAnsi="Calibri" w:cs="Calibri"/>
          <w:i/>
          <w:spacing w:val="-1"/>
        </w:rPr>
        <w:t>F</w:t>
      </w:r>
      <w:r w:rsidR="00F700C7">
        <w:rPr>
          <w:rFonts w:ascii="Calibri" w:eastAsia="Calibri" w:hAnsi="Calibri" w:cs="Calibri"/>
          <w:i/>
          <w:spacing w:val="1"/>
        </w:rPr>
        <w:t>i</w:t>
      </w:r>
      <w:r w:rsidR="00F700C7">
        <w:rPr>
          <w:rFonts w:ascii="Calibri" w:eastAsia="Calibri" w:hAnsi="Calibri" w:cs="Calibri"/>
          <w:i/>
          <w:spacing w:val="-1"/>
        </w:rPr>
        <w:t>gu</w:t>
      </w:r>
      <w:r w:rsidR="00F700C7">
        <w:rPr>
          <w:rFonts w:ascii="Calibri" w:eastAsia="Calibri" w:hAnsi="Calibri" w:cs="Calibri"/>
          <w:i/>
        </w:rPr>
        <w:t>ra</w:t>
      </w:r>
      <w:r w:rsidR="00F700C7">
        <w:rPr>
          <w:rFonts w:ascii="Calibri" w:eastAsia="Calibri" w:hAnsi="Calibri" w:cs="Calibri"/>
          <w:i/>
          <w:spacing w:val="-3"/>
        </w:rPr>
        <w:t xml:space="preserve"> </w:t>
      </w:r>
      <w:r w:rsidR="00F700C7">
        <w:rPr>
          <w:rFonts w:ascii="Calibri" w:eastAsia="Calibri" w:hAnsi="Calibri" w:cs="Calibri"/>
          <w:i/>
        </w:rPr>
        <w:t>6.</w:t>
      </w:r>
      <w:r w:rsidR="00F700C7">
        <w:rPr>
          <w:rFonts w:ascii="Calibri" w:eastAsia="Calibri" w:hAnsi="Calibri" w:cs="Calibri"/>
          <w:i/>
          <w:spacing w:val="-2"/>
        </w:rPr>
        <w:t xml:space="preserve"> </w:t>
      </w:r>
      <w:r w:rsidR="00F700C7">
        <w:rPr>
          <w:rFonts w:ascii="Calibri" w:eastAsia="Calibri" w:hAnsi="Calibri" w:cs="Calibri"/>
          <w:spacing w:val="2"/>
        </w:rPr>
        <w:t>N</w:t>
      </w:r>
      <w:r w:rsidR="00F700C7">
        <w:rPr>
          <w:rFonts w:ascii="Calibri" w:eastAsia="Calibri" w:hAnsi="Calibri" w:cs="Calibri"/>
        </w:rPr>
        <w:t>úm</w:t>
      </w:r>
      <w:r w:rsidR="00F700C7">
        <w:rPr>
          <w:rFonts w:ascii="Calibri" w:eastAsia="Calibri" w:hAnsi="Calibri" w:cs="Calibri"/>
          <w:spacing w:val="-1"/>
        </w:rPr>
        <w:t>er</w:t>
      </w:r>
      <w:r w:rsidR="00F700C7">
        <w:rPr>
          <w:rFonts w:ascii="Calibri" w:eastAsia="Calibri" w:hAnsi="Calibri" w:cs="Calibri"/>
        </w:rPr>
        <w:t>o</w:t>
      </w:r>
      <w:r w:rsidR="00F700C7">
        <w:rPr>
          <w:rFonts w:ascii="Calibri" w:eastAsia="Calibri" w:hAnsi="Calibri" w:cs="Calibri"/>
          <w:spacing w:val="-1"/>
        </w:rPr>
        <w:t xml:space="preserve"> </w:t>
      </w:r>
      <w:r w:rsidR="00F700C7">
        <w:rPr>
          <w:rFonts w:ascii="Calibri" w:eastAsia="Calibri" w:hAnsi="Calibri" w:cs="Calibri"/>
        </w:rPr>
        <w:t>de</w:t>
      </w:r>
      <w:r w:rsidR="00F700C7">
        <w:rPr>
          <w:rFonts w:ascii="Calibri" w:eastAsia="Calibri" w:hAnsi="Calibri" w:cs="Calibri"/>
          <w:spacing w:val="-5"/>
        </w:rPr>
        <w:t xml:space="preserve"> </w:t>
      </w:r>
      <w:r w:rsidR="00F700C7">
        <w:rPr>
          <w:rFonts w:ascii="Calibri" w:eastAsia="Calibri" w:hAnsi="Calibri" w:cs="Calibri"/>
        </w:rPr>
        <w:t>d</w:t>
      </w:r>
      <w:r w:rsidR="00F700C7">
        <w:rPr>
          <w:rFonts w:ascii="Calibri" w:eastAsia="Calibri" w:hAnsi="Calibri" w:cs="Calibri"/>
          <w:spacing w:val="2"/>
        </w:rPr>
        <w:t>is</w:t>
      </w:r>
      <w:r w:rsidR="00F700C7">
        <w:rPr>
          <w:rFonts w:ascii="Calibri" w:eastAsia="Calibri" w:hAnsi="Calibri" w:cs="Calibri"/>
        </w:rPr>
        <w:t>po</w:t>
      </w:r>
      <w:r w:rsidR="00F700C7">
        <w:rPr>
          <w:rFonts w:ascii="Calibri" w:eastAsia="Calibri" w:hAnsi="Calibri" w:cs="Calibri"/>
          <w:spacing w:val="2"/>
        </w:rPr>
        <w:t>s</w:t>
      </w:r>
      <w:r w:rsidR="00F700C7">
        <w:rPr>
          <w:rFonts w:ascii="Calibri" w:eastAsia="Calibri" w:hAnsi="Calibri" w:cs="Calibri"/>
          <w:spacing w:val="1"/>
        </w:rPr>
        <w:t>i</w:t>
      </w:r>
      <w:r w:rsidR="00F700C7">
        <w:rPr>
          <w:rFonts w:ascii="Calibri" w:eastAsia="Calibri" w:hAnsi="Calibri" w:cs="Calibri"/>
          <w:spacing w:val="-2"/>
        </w:rPr>
        <w:t>t</w:t>
      </w:r>
      <w:r w:rsidR="00F700C7">
        <w:rPr>
          <w:rFonts w:ascii="Calibri" w:eastAsia="Calibri" w:hAnsi="Calibri" w:cs="Calibri"/>
          <w:spacing w:val="1"/>
        </w:rPr>
        <w:t>i</w:t>
      </w:r>
      <w:r w:rsidR="00F700C7">
        <w:rPr>
          <w:rFonts w:ascii="Calibri" w:eastAsia="Calibri" w:hAnsi="Calibri" w:cs="Calibri"/>
        </w:rPr>
        <w:t xml:space="preserve">vos </w:t>
      </w:r>
      <w:r w:rsidR="00F700C7">
        <w:rPr>
          <w:rFonts w:ascii="Calibri" w:eastAsia="Calibri" w:hAnsi="Calibri" w:cs="Calibri"/>
          <w:spacing w:val="-1"/>
        </w:rPr>
        <w:t>e</w:t>
      </w:r>
      <w:r w:rsidR="00F700C7">
        <w:rPr>
          <w:rFonts w:ascii="Calibri" w:eastAsia="Calibri" w:hAnsi="Calibri" w:cs="Calibri"/>
        </w:rPr>
        <w:t>n</w:t>
      </w:r>
      <w:r w:rsidR="00F700C7">
        <w:rPr>
          <w:rFonts w:ascii="Calibri" w:eastAsia="Calibri" w:hAnsi="Calibri" w:cs="Calibri"/>
          <w:spacing w:val="-2"/>
        </w:rPr>
        <w:t xml:space="preserve"> </w:t>
      </w:r>
      <w:r w:rsidR="00F700C7">
        <w:rPr>
          <w:rFonts w:ascii="Calibri" w:eastAsia="Calibri" w:hAnsi="Calibri" w:cs="Calibri"/>
          <w:spacing w:val="-1"/>
        </w:rPr>
        <w:t>e</w:t>
      </w:r>
      <w:r w:rsidR="00F700C7">
        <w:rPr>
          <w:rFonts w:ascii="Calibri" w:eastAsia="Calibri" w:hAnsi="Calibri" w:cs="Calibri"/>
        </w:rPr>
        <w:t>j</w:t>
      </w:r>
      <w:r w:rsidR="00F700C7">
        <w:rPr>
          <w:rFonts w:ascii="Calibri" w:eastAsia="Calibri" w:hAnsi="Calibri" w:cs="Calibri"/>
          <w:spacing w:val="-2"/>
        </w:rPr>
        <w:t>e</w:t>
      </w:r>
      <w:r w:rsidR="00F700C7">
        <w:rPr>
          <w:rFonts w:ascii="Calibri" w:eastAsia="Calibri" w:hAnsi="Calibri" w:cs="Calibri"/>
          <w:spacing w:val="-1"/>
        </w:rPr>
        <w:t>c</w:t>
      </w:r>
      <w:r w:rsidR="00F700C7">
        <w:rPr>
          <w:rFonts w:ascii="Calibri" w:eastAsia="Calibri" w:hAnsi="Calibri" w:cs="Calibri"/>
        </w:rPr>
        <w:t>uc</w:t>
      </w:r>
      <w:r w:rsidR="00F700C7">
        <w:rPr>
          <w:rFonts w:ascii="Calibri" w:eastAsia="Calibri" w:hAnsi="Calibri" w:cs="Calibri"/>
          <w:spacing w:val="1"/>
        </w:rPr>
        <w:t>i</w:t>
      </w:r>
      <w:r w:rsidR="00F700C7">
        <w:rPr>
          <w:rFonts w:ascii="Calibri" w:eastAsia="Calibri" w:hAnsi="Calibri" w:cs="Calibri"/>
          <w:spacing w:val="4"/>
        </w:rPr>
        <w:t>ó</w:t>
      </w:r>
      <w:r w:rsidR="00F700C7">
        <w:rPr>
          <w:rFonts w:ascii="Calibri" w:eastAsia="Calibri" w:hAnsi="Calibri" w:cs="Calibri"/>
        </w:rPr>
        <w:t>n</w:t>
      </w:r>
      <w:r w:rsidR="00F700C7">
        <w:rPr>
          <w:rFonts w:ascii="Calibri" w:eastAsia="Calibri" w:hAnsi="Calibri" w:cs="Calibri"/>
          <w:spacing w:val="-5"/>
        </w:rPr>
        <w:t xml:space="preserve"> </w:t>
      </w:r>
      <w:r w:rsidR="00F700C7">
        <w:rPr>
          <w:rFonts w:ascii="Calibri" w:eastAsia="Calibri" w:hAnsi="Calibri" w:cs="Calibri"/>
        </w:rPr>
        <w:t>por</w:t>
      </w:r>
      <w:r w:rsidR="00F700C7">
        <w:rPr>
          <w:rFonts w:ascii="Calibri" w:eastAsia="Calibri" w:hAnsi="Calibri" w:cs="Calibri"/>
          <w:spacing w:val="-2"/>
        </w:rPr>
        <w:t xml:space="preserve"> </w:t>
      </w:r>
      <w:r w:rsidR="00F700C7">
        <w:rPr>
          <w:rFonts w:ascii="Calibri" w:eastAsia="Calibri" w:hAnsi="Calibri" w:cs="Calibri"/>
        </w:rPr>
        <w:t>v</w:t>
      </w:r>
      <w:r w:rsidR="00F700C7">
        <w:rPr>
          <w:rFonts w:ascii="Calibri" w:eastAsia="Calibri" w:hAnsi="Calibri" w:cs="Calibri"/>
          <w:spacing w:val="-1"/>
        </w:rPr>
        <w:t>er</w:t>
      </w:r>
      <w:r w:rsidR="00F700C7">
        <w:rPr>
          <w:rFonts w:ascii="Calibri" w:eastAsia="Calibri" w:hAnsi="Calibri" w:cs="Calibri"/>
          <w:spacing w:val="2"/>
        </w:rPr>
        <w:t>s</w:t>
      </w:r>
      <w:r w:rsidR="00F700C7">
        <w:rPr>
          <w:rFonts w:ascii="Calibri" w:eastAsia="Calibri" w:hAnsi="Calibri" w:cs="Calibri"/>
          <w:spacing w:val="1"/>
        </w:rPr>
        <w:t>i</w:t>
      </w:r>
      <w:r w:rsidR="00F700C7">
        <w:rPr>
          <w:rFonts w:ascii="Calibri" w:eastAsia="Calibri" w:hAnsi="Calibri" w:cs="Calibri"/>
        </w:rPr>
        <w:t>on</w:t>
      </w:r>
      <w:r w:rsidR="00F700C7">
        <w:rPr>
          <w:rFonts w:ascii="Calibri" w:eastAsia="Calibri" w:hAnsi="Calibri" w:cs="Calibri"/>
          <w:spacing w:val="-1"/>
        </w:rPr>
        <w:t>e</w:t>
      </w:r>
      <w:r w:rsidR="00F700C7">
        <w:rPr>
          <w:rFonts w:ascii="Calibri" w:eastAsia="Calibri" w:hAnsi="Calibri" w:cs="Calibri"/>
        </w:rPr>
        <w:t>s</w:t>
      </w:r>
      <w:r w:rsidR="00F700C7">
        <w:rPr>
          <w:rFonts w:ascii="Calibri" w:eastAsia="Calibri" w:hAnsi="Calibri" w:cs="Calibri"/>
          <w:spacing w:val="-3"/>
        </w:rPr>
        <w:t xml:space="preserve"> </w:t>
      </w:r>
      <w:r w:rsidR="00F700C7">
        <w:rPr>
          <w:rFonts w:ascii="Calibri" w:eastAsia="Calibri" w:hAnsi="Calibri" w:cs="Calibri"/>
          <w:spacing w:val="1"/>
        </w:rPr>
        <w:t>(</w:t>
      </w:r>
      <w:r w:rsidR="00F700C7">
        <w:rPr>
          <w:rFonts w:ascii="Calibri" w:eastAsia="Calibri" w:hAnsi="Calibri" w:cs="Calibri"/>
          <w:spacing w:val="-1"/>
        </w:rPr>
        <w:t>Fe</w:t>
      </w:r>
      <w:r w:rsidR="00F700C7">
        <w:rPr>
          <w:rFonts w:ascii="Calibri" w:eastAsia="Calibri" w:hAnsi="Calibri" w:cs="Calibri"/>
        </w:rPr>
        <w:t>br</w:t>
      </w:r>
      <w:r w:rsidR="00F700C7">
        <w:rPr>
          <w:rFonts w:ascii="Calibri" w:eastAsia="Calibri" w:hAnsi="Calibri" w:cs="Calibri"/>
          <w:spacing w:val="-2"/>
        </w:rPr>
        <w:t>e</w:t>
      </w:r>
      <w:r w:rsidR="00F700C7">
        <w:rPr>
          <w:rFonts w:ascii="Calibri" w:eastAsia="Calibri" w:hAnsi="Calibri" w:cs="Calibri"/>
          <w:spacing w:val="-1"/>
        </w:rPr>
        <w:t>r</w:t>
      </w:r>
      <w:r w:rsidR="00F700C7">
        <w:rPr>
          <w:rFonts w:ascii="Calibri" w:eastAsia="Calibri" w:hAnsi="Calibri" w:cs="Calibri"/>
        </w:rPr>
        <w:t>o</w:t>
      </w:r>
      <w:r w:rsidR="00F700C7">
        <w:rPr>
          <w:rFonts w:ascii="Calibri" w:eastAsia="Calibri" w:hAnsi="Calibri" w:cs="Calibri"/>
          <w:spacing w:val="-3"/>
        </w:rPr>
        <w:t xml:space="preserve"> </w:t>
      </w:r>
      <w:r w:rsidR="00F700C7">
        <w:rPr>
          <w:rFonts w:ascii="Calibri" w:eastAsia="Calibri" w:hAnsi="Calibri" w:cs="Calibri"/>
        </w:rPr>
        <w:t>2</w:t>
      </w:r>
      <w:r w:rsidR="00F700C7">
        <w:rPr>
          <w:rFonts w:ascii="Calibri" w:eastAsia="Calibri" w:hAnsi="Calibri" w:cs="Calibri"/>
          <w:spacing w:val="1"/>
        </w:rPr>
        <w:t>0</w:t>
      </w:r>
      <w:r w:rsidR="00F700C7">
        <w:rPr>
          <w:rFonts w:ascii="Calibri" w:eastAsia="Calibri" w:hAnsi="Calibri" w:cs="Calibri"/>
        </w:rPr>
        <w:t>1</w:t>
      </w:r>
      <w:r w:rsidR="00F700C7">
        <w:rPr>
          <w:rFonts w:ascii="Calibri" w:eastAsia="Calibri" w:hAnsi="Calibri" w:cs="Calibri"/>
          <w:spacing w:val="1"/>
        </w:rPr>
        <w:t>6)</w:t>
      </w:r>
      <w:r w:rsidR="00F700C7">
        <w:rPr>
          <w:rFonts w:ascii="Calibri" w:eastAsia="Calibri" w:hAnsi="Calibri" w:cs="Calibri"/>
        </w:rPr>
        <w:t>.</w:t>
      </w:r>
    </w:p>
    <w:p w14:paraId="47A75F91" w14:textId="77777777" w:rsidR="00BE5A93" w:rsidRDefault="00BE5A93">
      <w:pPr>
        <w:spacing w:before="2" w:after="0" w:line="110" w:lineRule="exact"/>
        <w:rPr>
          <w:sz w:val="11"/>
          <w:szCs w:val="11"/>
        </w:rPr>
      </w:pPr>
    </w:p>
    <w:p w14:paraId="7B0A0DD9" w14:textId="77777777" w:rsidR="00BE5A93" w:rsidRDefault="00BE5A93">
      <w:pPr>
        <w:spacing w:after="0" w:line="200" w:lineRule="exact"/>
        <w:rPr>
          <w:sz w:val="20"/>
          <w:szCs w:val="20"/>
        </w:rPr>
      </w:pPr>
    </w:p>
    <w:p w14:paraId="4BC2254F" w14:textId="77777777" w:rsidR="00BE5A93" w:rsidRDefault="00BE5A93">
      <w:pPr>
        <w:spacing w:after="0" w:line="200" w:lineRule="exact"/>
        <w:rPr>
          <w:sz w:val="20"/>
          <w:szCs w:val="20"/>
        </w:rPr>
      </w:pPr>
    </w:p>
    <w:p w14:paraId="721E1BB1" w14:textId="77777777" w:rsidR="00BE5A93" w:rsidRDefault="00BE5A93">
      <w:pPr>
        <w:spacing w:after="0" w:line="200" w:lineRule="exact"/>
        <w:rPr>
          <w:sz w:val="20"/>
          <w:szCs w:val="20"/>
        </w:rPr>
      </w:pPr>
    </w:p>
    <w:p w14:paraId="081946E5" w14:textId="77777777" w:rsidR="00BE5A93" w:rsidRDefault="00BE5A93">
      <w:pPr>
        <w:spacing w:after="0" w:line="200" w:lineRule="exact"/>
        <w:rPr>
          <w:sz w:val="20"/>
          <w:szCs w:val="20"/>
        </w:rPr>
      </w:pPr>
    </w:p>
    <w:p w14:paraId="4CC180C1" w14:textId="77777777" w:rsidR="00BE5A93" w:rsidRDefault="00F700C7">
      <w:pPr>
        <w:spacing w:before="29" w:after="0" w:line="240" w:lineRule="auto"/>
        <w:ind w:left="836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spacing w:val="1"/>
          <w:sz w:val="24"/>
          <w:szCs w:val="24"/>
        </w:rPr>
        <w:t>ii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. I</w:t>
      </w:r>
      <w:r>
        <w:rPr>
          <w:rFonts w:ascii="Times New Roman" w:eastAsia="Times New Roman" w:hAnsi="Times New Roman" w:cs="Times New Roman"/>
          <w:i/>
          <w:spacing w:val="-1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S</w:t>
      </w:r>
    </w:p>
    <w:p w14:paraId="3675437B" w14:textId="77777777" w:rsidR="00BE5A93" w:rsidRDefault="00BE5A93">
      <w:pPr>
        <w:spacing w:before="16" w:after="0" w:line="220" w:lineRule="exact"/>
      </w:pPr>
    </w:p>
    <w:p w14:paraId="4BAA9794" w14:textId="77777777" w:rsidR="00BE5A93" w:rsidRDefault="00F700C7">
      <w:pPr>
        <w:spacing w:after="0" w:line="240" w:lineRule="auto"/>
        <w:ind w:left="836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ti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fue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rr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lla</w:t>
      </w:r>
      <w:r>
        <w:rPr>
          <w:rFonts w:ascii="Times New Roman" w:eastAsia="Times New Roman" w:hAnsi="Times New Roman" w:cs="Times New Roman"/>
          <w:sz w:val="24"/>
          <w:szCs w:val="24"/>
        </w:rPr>
        <w:t>do p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em</w:t>
      </w:r>
      <w:r>
        <w:rPr>
          <w:rFonts w:ascii="Times New Roman" w:eastAsia="Times New Roman" w:hAnsi="Times New Roman" w:cs="Times New Roman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5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pp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.,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z w:val="24"/>
          <w:szCs w:val="24"/>
        </w:rPr>
        <w:t>hone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</w:p>
    <w:p w14:paraId="6A85F70F" w14:textId="77777777" w:rsidR="00BE5A93" w:rsidRDefault="00BE5A93">
      <w:pPr>
        <w:spacing w:before="16" w:after="0" w:line="260" w:lineRule="exact"/>
        <w:rPr>
          <w:sz w:val="26"/>
          <w:szCs w:val="26"/>
        </w:rPr>
      </w:pPr>
    </w:p>
    <w:p w14:paraId="3063E2AD" w14:textId="77777777" w:rsidR="00BE5A93" w:rsidRDefault="00F700C7">
      <w:pPr>
        <w:spacing w:after="0"/>
        <w:ind w:left="117" w:right="623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1.0,</w:t>
      </w:r>
      <w:r>
        <w:rPr>
          <w:rFonts w:ascii="Times New Roman" w:eastAsia="Times New Roman" w:hAnsi="Times New Roman" w:cs="Times New Roman"/>
          <w:spacing w:val="2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2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fue</w:t>
      </w:r>
      <w:r>
        <w:rPr>
          <w:rFonts w:ascii="Times New Roman" w:eastAsia="Times New Roman" w:hAnsi="Times New Roman" w:cs="Times New Roman"/>
          <w:spacing w:val="2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ia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me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25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ll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ma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do </w:t>
      </w:r>
      <w:r>
        <w:rPr>
          <w:rFonts w:ascii="Times New Roman" w:eastAsia="Times New Roman" w:hAnsi="Times New Roman" w:cs="Times New Roman"/>
          <w:spacing w:val="5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fue</w:t>
      </w:r>
      <w:proofErr w:type="gramEnd"/>
      <w:r>
        <w:rPr>
          <w:rFonts w:ascii="Times New Roman" w:eastAsia="Times New Roman" w:hAnsi="Times New Roman" w:cs="Times New Roman"/>
          <w:spacing w:val="2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li</w:t>
      </w:r>
      <w:r>
        <w:rPr>
          <w:rFonts w:ascii="Times New Roman" w:eastAsia="Times New Roman" w:hAnsi="Times New Roman" w:cs="Times New Roman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do</w:t>
      </w:r>
      <w:r>
        <w:rPr>
          <w:rFonts w:ascii="Times New Roman" w:eastAsia="Times New Roman" w:hAnsi="Times New Roman" w:cs="Times New Roman"/>
          <w:spacing w:val="2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2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J</w:t>
      </w:r>
      <w:r>
        <w:rPr>
          <w:rFonts w:ascii="Times New Roman" w:eastAsia="Times New Roman" w:hAnsi="Times New Roman" w:cs="Times New Roman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2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spacing w:val="2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2007,</w:t>
      </w:r>
      <w:r>
        <w:rPr>
          <w:rFonts w:ascii="Times New Roman" w:eastAsia="Times New Roman" w:hAnsi="Times New Roman" w:cs="Times New Roman"/>
          <w:spacing w:val="2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2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do </w:t>
      </w:r>
      <w:r>
        <w:rPr>
          <w:rFonts w:ascii="Times New Roman" w:eastAsia="Times New Roman" w:hAnsi="Times New Roman" w:cs="Times New Roman"/>
          <w:spacing w:val="5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2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l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tem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op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y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ti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ó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ma</w:t>
      </w:r>
      <w:r>
        <w:rPr>
          <w:rFonts w:ascii="Times New Roman" w:eastAsia="Times New Roman" w:hAnsi="Times New Roman" w:cs="Times New Roman"/>
          <w:spacing w:val="-8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sz w:val="24"/>
          <w:szCs w:val="24"/>
        </w:rPr>
        <w:t>or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í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rqu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te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ura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fund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me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c</w:t>
      </w:r>
      <w:r>
        <w:rPr>
          <w:rFonts w:ascii="Times New Roman" w:eastAsia="Times New Roman" w:hAnsi="Times New Roman" w:cs="Times New Roman"/>
          <w:sz w:val="24"/>
          <w:szCs w:val="24"/>
        </w:rPr>
        <w:t>on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u h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ma</w:t>
      </w:r>
      <w:r>
        <w:rPr>
          <w:rFonts w:ascii="Times New Roman" w:eastAsia="Times New Roman" w:hAnsi="Times New Roman" w:cs="Times New Roman"/>
          <w:sz w:val="24"/>
          <w:szCs w:val="24"/>
        </w:rPr>
        <w:t>no</w:t>
      </w:r>
      <w:r>
        <w:rPr>
          <w:rFonts w:ascii="Times New Roman" w:eastAsia="Times New Roman" w:hAnsi="Times New Roman" w:cs="Times New Roman"/>
          <w:spacing w:val="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-8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sz w:val="24"/>
          <w:szCs w:val="24"/>
        </w:rPr>
        <w:t>or,</w:t>
      </w:r>
      <w:r>
        <w:rPr>
          <w:rFonts w:ascii="Times New Roman" w:eastAsia="Times New Roman" w:hAnsi="Times New Roman" w:cs="Times New Roman"/>
          <w:spacing w:val="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spacing w:val="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1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y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é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spacing w:val="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ia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on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ha</w:t>
      </w:r>
      <w:r>
        <w:rPr>
          <w:rFonts w:ascii="Times New Roman" w:eastAsia="Times New Roman" w:hAnsi="Times New Roman" w:cs="Times New Roman"/>
          <w:spacing w:val="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ll</w:t>
      </w:r>
      <w:r>
        <w:rPr>
          <w:rFonts w:ascii="Times New Roman" w:eastAsia="Times New Roman" w:hAnsi="Times New Roman" w:cs="Times New Roman"/>
          <w:spacing w:val="14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do</w:t>
      </w:r>
      <w:r>
        <w:rPr>
          <w:rFonts w:ascii="Times New Roman" w:eastAsia="Times New Roman" w:hAnsi="Times New Roman" w:cs="Times New Roman"/>
          <w:spacing w:val="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do</w:t>
      </w:r>
      <w:r>
        <w:rPr>
          <w:rFonts w:ascii="Times New Roman" w:eastAsia="Times New Roman" w:hAnsi="Times New Roman" w:cs="Times New Roman"/>
          <w:spacing w:val="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tam</w:t>
      </w:r>
      <w:r>
        <w:rPr>
          <w:rFonts w:ascii="Times New Roman" w:eastAsia="Times New Roman" w:hAnsi="Times New Roman" w:cs="Times New Roman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ié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n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n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od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ou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h y</w:t>
      </w:r>
      <w:r>
        <w:rPr>
          <w:rFonts w:ascii="Times New Roman" w:eastAsia="Times New Roman" w:hAnsi="Times New Roman" w:cs="Times New Roman"/>
          <w:spacing w:val="-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d.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5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ct</w:t>
      </w:r>
      <w:r>
        <w:rPr>
          <w:rFonts w:ascii="Times New Roman" w:eastAsia="Times New Roman" w:hAnsi="Times New Roman" w:cs="Times New Roman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alme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e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ra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n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u no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na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ón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9.</w:t>
      </w:r>
    </w:p>
    <w:p w14:paraId="02FBD3BA" w14:textId="77777777" w:rsidR="00BE5A93" w:rsidRDefault="00BE5A93">
      <w:pPr>
        <w:spacing w:before="10" w:after="0" w:line="200" w:lineRule="exact"/>
        <w:rPr>
          <w:sz w:val="20"/>
          <w:szCs w:val="20"/>
        </w:rPr>
      </w:pPr>
    </w:p>
    <w:p w14:paraId="11F647FC" w14:textId="77777777" w:rsidR="00BE5A93" w:rsidRDefault="00F700C7">
      <w:pPr>
        <w:spacing w:after="0" w:line="240" w:lineRule="auto"/>
        <w:ind w:left="836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sz w:val="24"/>
          <w:szCs w:val="24"/>
        </w:rPr>
        <w:t>Ca</w:t>
      </w:r>
      <w:r>
        <w:rPr>
          <w:rFonts w:ascii="Times New Roman" w:eastAsia="Times New Roman" w:hAnsi="Times New Roman" w:cs="Times New Roman"/>
          <w:i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i/>
          <w:spacing w:val="1"/>
          <w:sz w:val="24"/>
          <w:szCs w:val="24"/>
        </w:rPr>
        <w:t>cte</w:t>
      </w:r>
      <w:r>
        <w:rPr>
          <w:rFonts w:ascii="Times New Roman" w:eastAsia="Times New Roman" w:hAnsi="Times New Roman" w:cs="Times New Roman"/>
          <w:i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i/>
          <w:spacing w:val="1"/>
          <w:sz w:val="24"/>
          <w:szCs w:val="24"/>
        </w:rPr>
        <w:t>í</w:t>
      </w:r>
      <w:r>
        <w:rPr>
          <w:rFonts w:ascii="Times New Roman" w:eastAsia="Times New Roman" w:hAnsi="Times New Roman" w:cs="Times New Roman"/>
          <w:i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i/>
          <w:spacing w:val="1"/>
          <w:sz w:val="24"/>
          <w:szCs w:val="24"/>
        </w:rPr>
        <w:t>tic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as</w:t>
      </w:r>
      <w:r>
        <w:rPr>
          <w:rFonts w:ascii="Times New Roman" w:eastAsia="Times New Roman" w:hAnsi="Times New Roman" w:cs="Times New Roman"/>
          <w:i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pacing w:val="1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i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i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i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i/>
          <w:spacing w:val="1"/>
          <w:sz w:val="24"/>
          <w:szCs w:val="24"/>
        </w:rPr>
        <w:t>ci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pa</w:t>
      </w:r>
      <w:r>
        <w:rPr>
          <w:rFonts w:ascii="Times New Roman" w:eastAsia="Times New Roman" w:hAnsi="Times New Roman" w:cs="Times New Roman"/>
          <w:i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i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i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.</w:t>
      </w:r>
    </w:p>
    <w:p w14:paraId="303457FB" w14:textId="77777777" w:rsidR="00BE5A93" w:rsidRDefault="00BE5A93">
      <w:pPr>
        <w:spacing w:after="0" w:line="200" w:lineRule="exact"/>
        <w:rPr>
          <w:sz w:val="20"/>
          <w:szCs w:val="20"/>
        </w:rPr>
      </w:pPr>
    </w:p>
    <w:p w14:paraId="632002F6" w14:textId="77777777" w:rsidR="00BE5A93" w:rsidRDefault="00BE5A93">
      <w:pPr>
        <w:spacing w:before="16" w:after="0" w:line="260" w:lineRule="exact"/>
        <w:rPr>
          <w:sz w:val="26"/>
          <w:szCs w:val="26"/>
        </w:rPr>
      </w:pPr>
    </w:p>
    <w:p w14:paraId="5E1E7BD8" w14:textId="77777777" w:rsidR="00BE5A93" w:rsidRDefault="00F700C7">
      <w:pPr>
        <w:spacing w:after="0"/>
        <w:ind w:left="117" w:right="1056"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n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u 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ón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má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ecie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i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propor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ci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z w:val="24"/>
          <w:szCs w:val="24"/>
        </w:rPr>
        <w:t>na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fun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ci</w:t>
      </w:r>
      <w:r>
        <w:rPr>
          <w:rFonts w:ascii="Times New Roman" w:eastAsia="Times New Roman" w:hAnsi="Times New Roman" w:cs="Times New Roman"/>
          <w:sz w:val="24"/>
          <w:szCs w:val="24"/>
        </w:rPr>
        <w:t>on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li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spacing w:val="-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rr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amie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ta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que h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ace</w:t>
      </w:r>
      <w:r>
        <w:rPr>
          <w:rFonts w:ascii="Times New Roman" w:eastAsia="Times New Roman" w:hAnsi="Times New Roman" w:cs="Times New Roman"/>
          <w:sz w:val="24"/>
          <w:szCs w:val="24"/>
        </w:rPr>
        <w:t>n de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em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z w:val="24"/>
          <w:szCs w:val="24"/>
        </w:rPr>
        <w:t>o una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n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elec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ón</w:t>
      </w:r>
      <w:r>
        <w:rPr>
          <w:rFonts w:ascii="Times New Roman" w:eastAsia="Times New Roman" w:hAnsi="Times New Roman" w:cs="Times New Roman"/>
          <w:spacing w:val="8"/>
          <w:sz w:val="24"/>
          <w:szCs w:val="24"/>
        </w:rPr>
        <w:t xml:space="preserve"> </w:t>
      </w:r>
      <w:commentRangeStart w:id="228"/>
      <w:r>
        <w:rPr>
          <w:rFonts w:ascii="Times New Roman" w:eastAsia="Times New Roman" w:hAnsi="Times New Roman" w:cs="Times New Roman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9, 2016).</w:t>
      </w:r>
      <w:commentRangeEnd w:id="228"/>
      <w:r w:rsidR="00BB72A0">
        <w:rPr>
          <w:rStyle w:val="CommentReference"/>
        </w:rPr>
        <w:commentReference w:id="228"/>
      </w:r>
    </w:p>
    <w:p w14:paraId="5281FD90" w14:textId="77777777" w:rsidR="00BE5A93" w:rsidRDefault="00BE5A93">
      <w:pPr>
        <w:spacing w:after="0"/>
        <w:sectPr w:rsidR="00BE5A93">
          <w:pgSz w:w="12240" w:h="15840"/>
          <w:pgMar w:top="1700" w:right="1300" w:bottom="280" w:left="1300" w:header="1483" w:footer="0" w:gutter="0"/>
          <w:cols w:space="720"/>
        </w:sectPr>
      </w:pPr>
    </w:p>
    <w:p w14:paraId="5FE94CF6" w14:textId="77777777" w:rsidR="00BE5A93" w:rsidRDefault="00BE5A93">
      <w:pPr>
        <w:spacing w:before="19" w:after="0" w:line="220" w:lineRule="exact"/>
      </w:pPr>
    </w:p>
    <w:p w14:paraId="143A566E" w14:textId="77777777" w:rsidR="00BE5A93" w:rsidRDefault="00F700C7">
      <w:pPr>
        <w:tabs>
          <w:tab w:val="left" w:pos="460"/>
        </w:tabs>
        <w:spacing w:before="29" w:after="0" w:line="479" w:lineRule="auto"/>
        <w:ind w:left="476" w:right="655" w:hanging="360"/>
        <w:jc w:val="both"/>
        <w:rPr>
          <w:rFonts w:ascii="Times New Roman" w:eastAsia="Times New Roman" w:hAnsi="Times New Roman" w:cs="Times New Roman"/>
          <w:sz w:val="24"/>
          <w:szCs w:val="24"/>
        </w:rPr>
        <w:pPrChange w:id="229" w:author="Ines" w:date="2016-07-04T22:37:00Z">
          <w:pPr>
            <w:tabs>
              <w:tab w:val="left" w:pos="460"/>
            </w:tabs>
            <w:spacing w:before="29" w:after="0" w:line="479" w:lineRule="auto"/>
            <w:ind w:left="476" w:right="655" w:hanging="360"/>
          </w:pPr>
        </w:pPrChange>
      </w:pPr>
      <w:r>
        <w:rPr>
          <w:rFonts w:ascii="Arial" w:eastAsia="Arial" w:hAnsi="Arial" w:cs="Arial"/>
          <w:sz w:val="24"/>
          <w:szCs w:val="24"/>
        </w:rPr>
        <w:t>●</w:t>
      </w:r>
      <w:r>
        <w:rPr>
          <w:rFonts w:ascii="Arial" w:eastAsia="Arial" w:hAnsi="Arial" w:cs="Arial"/>
          <w:sz w:val="24"/>
          <w:szCs w:val="24"/>
        </w:rPr>
        <w:tab/>
      </w:r>
      <w:r>
        <w:rPr>
          <w:rFonts w:ascii="Times New Roman" w:eastAsia="Times New Roman" w:hAnsi="Times New Roman" w:cs="Times New Roman"/>
          <w:spacing w:val="-5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licaci</w:t>
      </w:r>
      <w:r>
        <w:rPr>
          <w:rFonts w:ascii="Times New Roman" w:eastAsia="Times New Roman" w:hAnsi="Times New Roman" w:cs="Times New Roman"/>
          <w:sz w:val="24"/>
          <w:szCs w:val="24"/>
        </w:rPr>
        <w:t>on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te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Us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o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ia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6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: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z w:val="24"/>
          <w:szCs w:val="24"/>
        </w:rPr>
        <w:t>od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ro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li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on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que bu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ca</w:t>
      </w:r>
      <w:r>
        <w:rPr>
          <w:rFonts w:ascii="Times New Roman" w:eastAsia="Times New Roman" w:hAnsi="Times New Roman" w:cs="Times New Roman"/>
          <w:sz w:val="24"/>
          <w:szCs w:val="24"/>
        </w:rPr>
        <w:t>n 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r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it</w:t>
      </w:r>
      <w:r>
        <w:rPr>
          <w:rFonts w:ascii="Times New Roman" w:eastAsia="Times New Roman" w:hAnsi="Times New Roman" w:cs="Times New Roman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on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ia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í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í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spacing w:val="-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ticia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ws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),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ta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),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), C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te</w:t>
      </w:r>
      <w:r>
        <w:rPr>
          <w:rFonts w:ascii="Times New Roman" w:eastAsia="Times New Roman" w:hAnsi="Times New Roman" w:cs="Times New Roman"/>
          <w:sz w:val="24"/>
          <w:szCs w:val="24"/>
        </w:rPr>
        <w:t>ra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let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), </w:t>
      </w:r>
      <w:r>
        <w:rPr>
          <w:rFonts w:ascii="Times New Roman" w:eastAsia="Times New Roman" w:hAnsi="Times New Roman" w:cs="Times New Roman"/>
          <w:spacing w:val="-5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lma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amie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o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n 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nube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>oud</w:t>
      </w:r>
      <w:r>
        <w:rPr>
          <w:rFonts w:ascii="Times New Roman" w:eastAsia="Times New Roman" w:hAnsi="Times New Roman" w:cs="Times New Roman"/>
          <w:spacing w:val="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)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re o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1D12845E" w14:textId="77777777" w:rsidR="00BE5A93" w:rsidRDefault="00F700C7">
      <w:pPr>
        <w:tabs>
          <w:tab w:val="left" w:pos="460"/>
        </w:tabs>
        <w:spacing w:before="9" w:after="0"/>
        <w:ind w:left="476" w:right="669" w:hanging="360"/>
        <w:jc w:val="both"/>
        <w:rPr>
          <w:rFonts w:ascii="Times New Roman" w:eastAsia="Times New Roman" w:hAnsi="Times New Roman" w:cs="Times New Roman"/>
          <w:sz w:val="24"/>
          <w:szCs w:val="24"/>
        </w:rPr>
        <w:pPrChange w:id="230" w:author="Ines" w:date="2016-07-04T22:37:00Z">
          <w:pPr>
            <w:tabs>
              <w:tab w:val="left" w:pos="460"/>
            </w:tabs>
            <w:spacing w:before="9" w:after="0"/>
            <w:ind w:left="476" w:right="669" w:hanging="360"/>
          </w:pPr>
        </w:pPrChange>
      </w:pPr>
      <w:r>
        <w:rPr>
          <w:rFonts w:ascii="Arial" w:eastAsia="Arial" w:hAnsi="Arial" w:cs="Arial"/>
          <w:sz w:val="24"/>
          <w:szCs w:val="24"/>
        </w:rPr>
        <w:t>●</w:t>
      </w:r>
      <w:r>
        <w:rPr>
          <w:rFonts w:ascii="Arial" w:eastAsia="Arial" w:hAnsi="Arial" w:cs="Arial"/>
          <w:sz w:val="24"/>
          <w:szCs w:val="24"/>
        </w:rPr>
        <w:tab/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z w:val="24"/>
          <w:szCs w:val="24"/>
        </w:rPr>
        <w:t>ob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z w:val="24"/>
          <w:szCs w:val="24"/>
        </w:rPr>
        <w:t>rodu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cti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d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on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d: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ej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or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ie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m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lt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ta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ea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acia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fun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on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de 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ta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li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z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obr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, e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ima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n a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i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n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la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le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ti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z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n un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am</w:t>
      </w:r>
      <w:r>
        <w:rPr>
          <w:rFonts w:ascii="Times New Roman" w:eastAsia="Times New Roman" w:hAnsi="Times New Roman" w:cs="Times New Roman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ie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ci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ón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spacing w:val="-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ti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do. </w:t>
      </w:r>
      <w:r>
        <w:rPr>
          <w:rFonts w:ascii="Times New Roman" w:eastAsia="Times New Roman" w:hAnsi="Times New Roman" w:cs="Times New Roman"/>
          <w:spacing w:val="-5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emá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un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pod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ro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s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ca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te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í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ti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for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o y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elecci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ón 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os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ofr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eci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por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Q</w:t>
      </w:r>
      <w:r>
        <w:rPr>
          <w:rFonts w:ascii="Times New Roman" w:eastAsia="Times New Roman" w:hAnsi="Times New Roman" w:cs="Times New Roman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ic</w:t>
      </w:r>
      <w:r>
        <w:rPr>
          <w:rFonts w:ascii="Times New Roman" w:eastAsia="Times New Roman" w:hAnsi="Times New Roman" w:cs="Times New Roman"/>
          <w:sz w:val="24"/>
          <w:szCs w:val="24"/>
        </w:rPr>
        <w:t>k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-8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j</w:t>
      </w:r>
      <w:r>
        <w:rPr>
          <w:rFonts w:ascii="Times New Roman" w:eastAsia="Times New Roman" w:hAnsi="Times New Roman" w:cs="Times New Roman"/>
          <w:sz w:val="24"/>
          <w:szCs w:val="24"/>
        </w:rPr>
        <w:t>un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o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on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ataj</w:t>
      </w:r>
      <w:r>
        <w:rPr>
          <w:rFonts w:ascii="Times New Roman" w:eastAsia="Times New Roman" w:hAnsi="Times New Roman" w:cs="Times New Roman"/>
          <w:sz w:val="24"/>
          <w:szCs w:val="24"/>
        </w:rPr>
        <w:t>os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o 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os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ect</w:t>
      </w:r>
      <w:r>
        <w:rPr>
          <w:rFonts w:ascii="Times New Roman" w:eastAsia="Times New Roman" w:hAnsi="Times New Roman" w:cs="Times New Roman"/>
          <w:sz w:val="24"/>
          <w:szCs w:val="24"/>
        </w:rPr>
        <w:t>os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á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ci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me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c</w:t>
      </w:r>
      <w:r>
        <w:rPr>
          <w:rFonts w:ascii="Times New Roman" w:eastAsia="Times New Roman" w:hAnsi="Times New Roman" w:cs="Times New Roman"/>
          <w:sz w:val="24"/>
          <w:szCs w:val="24"/>
        </w:rPr>
        <w:t>onf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z w:val="24"/>
          <w:szCs w:val="24"/>
        </w:rPr>
        <w:t>ur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A6CCBC9" w14:textId="77777777" w:rsidR="00BE5A93" w:rsidRDefault="00F700C7">
      <w:pPr>
        <w:tabs>
          <w:tab w:val="left" w:pos="460"/>
        </w:tabs>
        <w:spacing w:before="13" w:after="0" w:line="478" w:lineRule="auto"/>
        <w:ind w:left="476" w:right="831" w:hanging="360"/>
        <w:jc w:val="both"/>
        <w:rPr>
          <w:rFonts w:ascii="Times New Roman" w:eastAsia="Times New Roman" w:hAnsi="Times New Roman" w:cs="Times New Roman"/>
          <w:sz w:val="24"/>
          <w:szCs w:val="24"/>
        </w:rPr>
        <w:pPrChange w:id="231" w:author="Ines" w:date="2016-07-04T22:37:00Z">
          <w:pPr>
            <w:tabs>
              <w:tab w:val="left" w:pos="460"/>
            </w:tabs>
            <w:spacing w:before="13" w:after="0" w:line="478" w:lineRule="auto"/>
            <w:ind w:left="476" w:right="831" w:hanging="360"/>
          </w:pPr>
        </w:pPrChange>
      </w:pPr>
      <w:r>
        <w:rPr>
          <w:rFonts w:ascii="Arial" w:eastAsia="Arial" w:hAnsi="Arial" w:cs="Arial"/>
          <w:sz w:val="24"/>
          <w:szCs w:val="24"/>
        </w:rPr>
        <w:t>●</w:t>
      </w:r>
      <w:r>
        <w:rPr>
          <w:rFonts w:ascii="Arial" w:eastAsia="Arial" w:hAnsi="Arial" w:cs="Arial"/>
          <w:sz w:val="24"/>
          <w:szCs w:val="24"/>
        </w:rPr>
        <w:tab/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teli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cia</w:t>
      </w:r>
      <w:r>
        <w:rPr>
          <w:rFonts w:ascii="Times New Roman" w:eastAsia="Times New Roman" w:hAnsi="Times New Roman" w:cs="Times New Roman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z w:val="24"/>
          <w:szCs w:val="24"/>
        </w:rPr>
        <w:t>na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for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má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li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ace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odo 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acia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u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l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lla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da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w w:val="44"/>
          <w:sz w:val="24"/>
          <w:szCs w:val="24"/>
        </w:rPr>
        <w:t>―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w w:val="158"/>
          <w:sz w:val="24"/>
          <w:szCs w:val="24"/>
        </w:rPr>
        <w:t>‖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c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e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z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r 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sz w:val="24"/>
          <w:szCs w:val="24"/>
        </w:rPr>
        <w:t>ú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qu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n un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alt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o 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z w:val="24"/>
          <w:szCs w:val="24"/>
        </w:rPr>
        <w:t>o de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te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s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rro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ja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ndo 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á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do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á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on un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te</w:t>
      </w:r>
      <w:r>
        <w:rPr>
          <w:rFonts w:ascii="Times New Roman" w:eastAsia="Times New Roman" w:hAnsi="Times New Roman" w:cs="Times New Roman"/>
          <w:sz w:val="24"/>
          <w:szCs w:val="24"/>
        </w:rPr>
        <w:t>nd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mie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o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má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o de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l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o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z w:val="24"/>
          <w:szCs w:val="24"/>
        </w:rPr>
        <w:t>un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do y</w:t>
      </w:r>
      <w:r>
        <w:rPr>
          <w:rFonts w:ascii="Times New Roman" w:eastAsia="Times New Roman" w:hAnsi="Times New Roman" w:cs="Times New Roman"/>
          <w:spacing w:val="-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ndo 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lta</w:t>
      </w:r>
      <w:r>
        <w:rPr>
          <w:rFonts w:ascii="Times New Roman" w:eastAsia="Times New Roman" w:hAnsi="Times New Roman" w:cs="Times New Roman"/>
          <w:sz w:val="24"/>
          <w:szCs w:val="24"/>
        </w:rPr>
        <w:t>dos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má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á</w:t>
      </w:r>
      <w:r>
        <w:rPr>
          <w:rFonts w:ascii="Times New Roman" w:eastAsia="Times New Roman" w:hAnsi="Times New Roman" w:cs="Times New Roman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do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AD2BC5A" w14:textId="77777777" w:rsidR="00BE5A93" w:rsidRDefault="00F700C7">
      <w:pPr>
        <w:tabs>
          <w:tab w:val="left" w:pos="460"/>
        </w:tabs>
        <w:spacing w:before="14" w:after="0" w:line="240" w:lineRule="auto"/>
        <w:ind w:left="117" w:right="-20"/>
        <w:jc w:val="both"/>
        <w:rPr>
          <w:rFonts w:ascii="Times New Roman" w:eastAsia="Times New Roman" w:hAnsi="Times New Roman" w:cs="Times New Roman"/>
          <w:sz w:val="24"/>
          <w:szCs w:val="24"/>
        </w:rPr>
        <w:pPrChange w:id="232" w:author="Ines" w:date="2016-07-04T22:37:00Z">
          <w:pPr>
            <w:tabs>
              <w:tab w:val="left" w:pos="460"/>
            </w:tabs>
            <w:spacing w:before="14" w:after="0" w:line="240" w:lineRule="auto"/>
            <w:ind w:left="117" w:right="-20"/>
          </w:pPr>
        </w:pPrChange>
      </w:pPr>
      <w:r>
        <w:rPr>
          <w:rFonts w:ascii="Arial" w:eastAsia="Arial" w:hAnsi="Arial" w:cs="Arial"/>
          <w:sz w:val="24"/>
          <w:szCs w:val="24"/>
        </w:rPr>
        <w:t>●</w:t>
      </w:r>
      <w:r>
        <w:rPr>
          <w:rFonts w:ascii="Arial" w:eastAsia="Arial" w:hAnsi="Arial" w:cs="Arial"/>
          <w:sz w:val="24"/>
          <w:szCs w:val="24"/>
        </w:rPr>
        <w:tab/>
      </w:r>
      <w:r>
        <w:rPr>
          <w:rFonts w:ascii="Times New Roman" w:eastAsia="Times New Roman" w:hAnsi="Times New Roman" w:cs="Times New Roman"/>
          <w:spacing w:val="-6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sz w:val="24"/>
          <w:szCs w:val="24"/>
        </w:rPr>
        <w:t>und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ame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taci</w:t>
      </w:r>
      <w:r>
        <w:rPr>
          <w:rFonts w:ascii="Times New Roman" w:eastAsia="Times New Roman" w:hAnsi="Times New Roman" w:cs="Times New Roman"/>
          <w:sz w:val="24"/>
          <w:szCs w:val="24"/>
        </w:rPr>
        <w:t>ón: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am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os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j</w:t>
      </w:r>
      <w:r>
        <w:rPr>
          <w:rFonts w:ascii="Times New Roman" w:eastAsia="Times New Roman" w:hAnsi="Times New Roman" w:cs="Times New Roman"/>
          <w:sz w:val="24"/>
          <w:szCs w:val="24"/>
        </w:rPr>
        <w:t>o n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n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ect</w:t>
      </w:r>
      <w:r>
        <w:rPr>
          <w:rFonts w:ascii="Times New Roman" w:eastAsia="Times New Roman" w:hAnsi="Times New Roman" w:cs="Times New Roman"/>
          <w:sz w:val="24"/>
          <w:szCs w:val="24"/>
        </w:rPr>
        <w:t>os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em</w:t>
      </w:r>
      <w:r>
        <w:rPr>
          <w:rFonts w:ascii="Times New Roman" w:eastAsia="Times New Roman" w:hAnsi="Times New Roman" w:cs="Times New Roman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ño,</w:t>
      </w:r>
    </w:p>
    <w:p w14:paraId="3190BCD6" w14:textId="77777777" w:rsidR="00BE5A93" w:rsidRDefault="00BE5A93">
      <w:pPr>
        <w:spacing w:before="13" w:after="0" w:line="260" w:lineRule="exact"/>
        <w:jc w:val="both"/>
        <w:rPr>
          <w:sz w:val="26"/>
          <w:szCs w:val="26"/>
        </w:rPr>
        <w:pPrChange w:id="233" w:author="Ines" w:date="2016-07-04T22:37:00Z">
          <w:pPr>
            <w:spacing w:before="13" w:after="0" w:line="260" w:lineRule="exact"/>
          </w:pPr>
        </w:pPrChange>
      </w:pPr>
    </w:p>
    <w:p w14:paraId="18A92633" w14:textId="77777777" w:rsidR="00BE5A93" w:rsidRDefault="00F700C7">
      <w:pPr>
        <w:spacing w:after="0" w:line="479" w:lineRule="auto"/>
        <w:ind w:left="476" w:right="652"/>
        <w:jc w:val="both"/>
        <w:rPr>
          <w:rFonts w:ascii="Times New Roman" w:eastAsia="Times New Roman" w:hAnsi="Times New Roman" w:cs="Times New Roman"/>
          <w:sz w:val="24"/>
          <w:szCs w:val="24"/>
        </w:rPr>
        <w:pPrChange w:id="234" w:author="Ines" w:date="2016-07-04T22:37:00Z">
          <w:pPr>
            <w:spacing w:after="0" w:line="479" w:lineRule="auto"/>
            <w:ind w:left="476" w:right="652"/>
          </w:pPr>
        </w:pPrChange>
      </w:pPr>
      <w:r>
        <w:rPr>
          <w:rFonts w:ascii="Times New Roman" w:eastAsia="Times New Roman" w:hAnsi="Times New Roman" w:cs="Times New Roman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áci</w:t>
      </w:r>
      <w:r>
        <w:rPr>
          <w:rFonts w:ascii="Times New Roman" w:eastAsia="Times New Roman" w:hAnsi="Times New Roman" w:cs="Times New Roman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act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z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aci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ej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or 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da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e</w:t>
      </w:r>
      <w:r>
        <w:rPr>
          <w:rFonts w:ascii="Times New Roman" w:eastAsia="Times New Roman" w:hAnsi="Times New Roman" w:cs="Times New Roman"/>
          <w:sz w:val="24"/>
          <w:szCs w:val="24"/>
        </w:rPr>
        <w:t>n b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te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í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spacing w:val="-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una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z w:val="24"/>
          <w:szCs w:val="24"/>
        </w:rPr>
        <w:t>ur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d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spacing w:val="-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icta</w:t>
      </w:r>
      <w:r>
        <w:rPr>
          <w:rFonts w:ascii="Times New Roman" w:eastAsia="Times New Roman" w:hAnsi="Times New Roman" w:cs="Times New Roman"/>
          <w:sz w:val="24"/>
          <w:szCs w:val="24"/>
        </w:rPr>
        <w:t>, 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ra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ac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r que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e</w:t>
      </w:r>
      <w:r>
        <w:rPr>
          <w:rFonts w:ascii="Times New Roman" w:eastAsia="Times New Roman" w:hAnsi="Times New Roman" w:cs="Times New Roman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po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o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c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z w:val="24"/>
          <w:szCs w:val="24"/>
        </w:rPr>
        <w:t>por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ej</w:t>
      </w:r>
      <w:r>
        <w:rPr>
          <w:rFonts w:ascii="Times New Roman" w:eastAsia="Times New Roman" w:hAnsi="Times New Roman" w:cs="Times New Roman"/>
          <w:sz w:val="24"/>
          <w:szCs w:val="24"/>
        </w:rPr>
        <w:t>or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n 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al</w:t>
      </w:r>
      <w:r>
        <w:rPr>
          <w:rFonts w:ascii="Times New Roman" w:eastAsia="Times New Roman" w:hAnsi="Times New Roman" w:cs="Times New Roman"/>
          <w:sz w:val="24"/>
          <w:szCs w:val="24"/>
        </w:rPr>
        <w:t>qu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ie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ti</w:t>
      </w:r>
      <w:r>
        <w:rPr>
          <w:rFonts w:ascii="Times New Roman" w:eastAsia="Times New Roman" w:hAnsi="Times New Roman" w:cs="Times New Roman"/>
          <w:sz w:val="24"/>
          <w:szCs w:val="24"/>
        </w:rPr>
        <w:t>po de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ta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ea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2C2B3ECE" w14:textId="77777777" w:rsidR="00BE5A93" w:rsidRDefault="00F700C7">
      <w:pPr>
        <w:spacing w:before="10" w:after="0" w:line="240" w:lineRule="auto"/>
        <w:ind w:left="476" w:right="-20"/>
        <w:jc w:val="both"/>
        <w:rPr>
          <w:rFonts w:ascii="Times New Roman" w:eastAsia="Times New Roman" w:hAnsi="Times New Roman" w:cs="Times New Roman"/>
          <w:sz w:val="24"/>
          <w:szCs w:val="24"/>
        </w:rPr>
        <w:pPrChange w:id="235" w:author="Ines" w:date="2016-07-04T22:37:00Z">
          <w:pPr>
            <w:spacing w:before="10" w:after="0" w:line="240" w:lineRule="auto"/>
            <w:ind w:left="476" w:right="-20"/>
          </w:pPr>
        </w:pPrChange>
      </w:pPr>
      <w:r>
        <w:rPr>
          <w:rFonts w:ascii="Times New Roman" w:eastAsia="Times New Roman" w:hAnsi="Times New Roman" w:cs="Times New Roman"/>
          <w:i/>
          <w:spacing w:val="1"/>
          <w:sz w:val="24"/>
          <w:szCs w:val="24"/>
        </w:rPr>
        <w:t>Ve</w:t>
      </w:r>
      <w:r>
        <w:rPr>
          <w:rFonts w:ascii="Times New Roman" w:eastAsia="Times New Roman" w:hAnsi="Times New Roman" w:cs="Times New Roman"/>
          <w:i/>
          <w:spacing w:val="-1"/>
          <w:sz w:val="24"/>
          <w:szCs w:val="24"/>
        </w:rPr>
        <w:t>rs</w:t>
      </w:r>
      <w:r>
        <w:rPr>
          <w:rFonts w:ascii="Times New Roman" w:eastAsia="Times New Roman" w:hAnsi="Times New Roman" w:cs="Times New Roman"/>
          <w:i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on</w:t>
      </w:r>
      <w:r>
        <w:rPr>
          <w:rFonts w:ascii="Times New Roman" w:eastAsia="Times New Roman" w:hAnsi="Times New Roman" w:cs="Times New Roman"/>
          <w:i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i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.</w:t>
      </w:r>
    </w:p>
    <w:p w14:paraId="12153B3B" w14:textId="77777777" w:rsidR="00BE5A93" w:rsidRDefault="00BE5A93">
      <w:pPr>
        <w:spacing w:after="0" w:line="200" w:lineRule="exact"/>
        <w:jc w:val="both"/>
        <w:rPr>
          <w:sz w:val="20"/>
          <w:szCs w:val="20"/>
        </w:rPr>
        <w:pPrChange w:id="236" w:author="Ines" w:date="2016-07-04T22:37:00Z">
          <w:pPr>
            <w:spacing w:after="0" w:line="200" w:lineRule="exact"/>
          </w:pPr>
        </w:pPrChange>
      </w:pPr>
    </w:p>
    <w:p w14:paraId="538E0A78" w14:textId="77777777" w:rsidR="00BE5A93" w:rsidRDefault="00BE5A93">
      <w:pPr>
        <w:spacing w:before="16" w:after="0" w:line="260" w:lineRule="exact"/>
        <w:jc w:val="both"/>
        <w:rPr>
          <w:sz w:val="26"/>
          <w:szCs w:val="26"/>
        </w:rPr>
        <w:pPrChange w:id="237" w:author="Ines" w:date="2016-07-04T22:37:00Z">
          <w:pPr>
            <w:spacing w:before="16" w:after="0" w:line="260" w:lineRule="exact"/>
          </w:pPr>
        </w:pPrChange>
      </w:pPr>
    </w:p>
    <w:p w14:paraId="0B3474BD" w14:textId="77777777" w:rsidR="00BE5A93" w:rsidRDefault="00F700C7">
      <w:pPr>
        <w:spacing w:after="0" w:line="240" w:lineRule="auto"/>
        <w:ind w:left="476" w:right="-20"/>
        <w:jc w:val="both"/>
        <w:rPr>
          <w:rFonts w:ascii="Times New Roman" w:eastAsia="Times New Roman" w:hAnsi="Times New Roman" w:cs="Times New Roman"/>
          <w:sz w:val="24"/>
          <w:szCs w:val="24"/>
        </w:rPr>
        <w:pPrChange w:id="238" w:author="Ines" w:date="2016-07-04T22:37:00Z">
          <w:pPr>
            <w:spacing w:after="0" w:line="240" w:lineRule="auto"/>
            <w:ind w:left="476" w:right="-20"/>
          </w:pPr>
        </w:pPrChange>
      </w:pPr>
      <w:r>
        <w:rPr>
          <w:rFonts w:ascii="Times New Roman" w:eastAsia="Times New Roman" w:hAnsi="Times New Roman" w:cs="Times New Roman"/>
          <w:spacing w:val="-5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l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ec</w:t>
      </w:r>
      <w:r>
        <w:rPr>
          <w:rFonts w:ascii="Times New Roman" w:eastAsia="Times New Roman" w:hAnsi="Times New Roman" w:cs="Times New Roman"/>
          <w:sz w:val="24"/>
          <w:szCs w:val="24"/>
        </w:rPr>
        <w:t>ha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ha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la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z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do nu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on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766F33A6" w14:textId="77777777" w:rsidR="00BE5A93" w:rsidRDefault="00BE5A93">
      <w:pPr>
        <w:spacing w:after="0" w:line="200" w:lineRule="exact"/>
        <w:jc w:val="both"/>
        <w:rPr>
          <w:sz w:val="20"/>
          <w:szCs w:val="20"/>
        </w:rPr>
        <w:pPrChange w:id="239" w:author="Ines" w:date="2016-07-04T22:37:00Z">
          <w:pPr>
            <w:spacing w:after="0" w:line="200" w:lineRule="exact"/>
          </w:pPr>
        </w:pPrChange>
      </w:pPr>
    </w:p>
    <w:p w14:paraId="231D61F7" w14:textId="77777777" w:rsidR="00BE5A93" w:rsidRDefault="00BE5A93">
      <w:pPr>
        <w:spacing w:before="19" w:after="0" w:line="260" w:lineRule="exact"/>
        <w:jc w:val="both"/>
        <w:rPr>
          <w:sz w:val="26"/>
          <w:szCs w:val="26"/>
        </w:rPr>
        <w:pPrChange w:id="240" w:author="Ines" w:date="2016-07-04T22:37:00Z">
          <w:pPr>
            <w:spacing w:before="19" w:after="0" w:line="260" w:lineRule="exact"/>
          </w:pPr>
        </w:pPrChange>
      </w:pPr>
    </w:p>
    <w:p w14:paraId="3944018B" w14:textId="77777777" w:rsidR="00BE5A93" w:rsidRDefault="00F700C7">
      <w:pPr>
        <w:tabs>
          <w:tab w:val="left" w:pos="460"/>
        </w:tabs>
        <w:spacing w:after="0" w:line="240" w:lineRule="auto"/>
        <w:ind w:left="117" w:right="-20"/>
        <w:jc w:val="both"/>
        <w:rPr>
          <w:rFonts w:ascii="Times New Roman" w:eastAsia="Times New Roman" w:hAnsi="Times New Roman" w:cs="Times New Roman"/>
          <w:sz w:val="24"/>
          <w:szCs w:val="24"/>
        </w:rPr>
        <w:pPrChange w:id="241" w:author="Ines" w:date="2016-07-04T22:37:00Z">
          <w:pPr>
            <w:tabs>
              <w:tab w:val="left" w:pos="460"/>
            </w:tabs>
            <w:spacing w:after="0" w:line="240" w:lineRule="auto"/>
            <w:ind w:left="117" w:right="-20"/>
          </w:pPr>
        </w:pPrChange>
      </w:pPr>
      <w:r>
        <w:rPr>
          <w:rFonts w:ascii="Arial" w:eastAsia="Arial" w:hAnsi="Arial" w:cs="Arial"/>
          <w:sz w:val="24"/>
          <w:szCs w:val="24"/>
        </w:rPr>
        <w:t>●</w:t>
      </w:r>
      <w:r>
        <w:rPr>
          <w:rFonts w:ascii="Arial" w:eastAsia="Arial" w:hAnsi="Arial" w:cs="Arial"/>
          <w:sz w:val="24"/>
          <w:szCs w:val="24"/>
        </w:rPr>
        <w:tab/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z w:val="24"/>
          <w:szCs w:val="24"/>
        </w:rPr>
        <w:t>hone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1, 8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z</w:t>
      </w:r>
      <w:r>
        <w:rPr>
          <w:rFonts w:ascii="Times New Roman" w:eastAsia="Times New Roman" w:hAnsi="Times New Roman" w:cs="Times New Roman"/>
          <w:sz w:val="24"/>
          <w:szCs w:val="24"/>
        </w:rPr>
        <w:t>o 2008.</w:t>
      </w:r>
    </w:p>
    <w:p w14:paraId="00FC0FE9" w14:textId="77777777" w:rsidR="00BE5A93" w:rsidRDefault="00BE5A93">
      <w:pPr>
        <w:spacing w:before="15" w:after="0" w:line="260" w:lineRule="exact"/>
        <w:jc w:val="both"/>
        <w:rPr>
          <w:sz w:val="26"/>
          <w:szCs w:val="26"/>
        </w:rPr>
        <w:pPrChange w:id="242" w:author="Ines" w:date="2016-07-04T22:37:00Z">
          <w:pPr>
            <w:spacing w:before="15" w:after="0" w:line="260" w:lineRule="exact"/>
          </w:pPr>
        </w:pPrChange>
      </w:pPr>
    </w:p>
    <w:p w14:paraId="60FB0C06" w14:textId="77777777" w:rsidR="00BE5A93" w:rsidRDefault="00F700C7">
      <w:pPr>
        <w:tabs>
          <w:tab w:val="left" w:pos="460"/>
        </w:tabs>
        <w:spacing w:after="0" w:line="240" w:lineRule="auto"/>
        <w:ind w:left="117" w:right="-20"/>
        <w:jc w:val="both"/>
        <w:rPr>
          <w:rFonts w:ascii="Times New Roman" w:eastAsia="Times New Roman" w:hAnsi="Times New Roman" w:cs="Times New Roman"/>
          <w:sz w:val="24"/>
          <w:szCs w:val="24"/>
        </w:rPr>
        <w:pPrChange w:id="243" w:author="Ines" w:date="2016-07-04T22:37:00Z">
          <w:pPr>
            <w:tabs>
              <w:tab w:val="left" w:pos="460"/>
            </w:tabs>
            <w:spacing w:after="0" w:line="240" w:lineRule="auto"/>
            <w:ind w:left="117" w:right="-20"/>
          </w:pPr>
        </w:pPrChange>
      </w:pPr>
      <w:r>
        <w:rPr>
          <w:rFonts w:ascii="Arial" w:eastAsia="Arial" w:hAnsi="Arial" w:cs="Arial"/>
          <w:sz w:val="24"/>
          <w:szCs w:val="24"/>
        </w:rPr>
        <w:t>●</w:t>
      </w:r>
      <w:r>
        <w:rPr>
          <w:rFonts w:ascii="Arial" w:eastAsia="Arial" w:hAnsi="Arial" w:cs="Arial"/>
          <w:sz w:val="24"/>
          <w:szCs w:val="24"/>
        </w:rPr>
        <w:tab/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z w:val="24"/>
          <w:szCs w:val="24"/>
        </w:rPr>
        <w:t>hone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2, 11 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J</w:t>
      </w:r>
      <w:r>
        <w:rPr>
          <w:rFonts w:ascii="Times New Roman" w:eastAsia="Times New Roman" w:hAnsi="Times New Roman" w:cs="Times New Roman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li</w:t>
      </w:r>
      <w:r>
        <w:rPr>
          <w:rFonts w:ascii="Times New Roman" w:eastAsia="Times New Roman" w:hAnsi="Times New Roman" w:cs="Times New Roman"/>
          <w:sz w:val="24"/>
          <w:szCs w:val="24"/>
        </w:rPr>
        <w:t>o 2008.</w:t>
      </w:r>
    </w:p>
    <w:p w14:paraId="1A092CBB" w14:textId="77777777" w:rsidR="00BE5A93" w:rsidRDefault="00BE5A93">
      <w:pPr>
        <w:spacing w:before="20" w:after="0" w:line="260" w:lineRule="exact"/>
        <w:jc w:val="both"/>
        <w:rPr>
          <w:sz w:val="26"/>
          <w:szCs w:val="26"/>
        </w:rPr>
        <w:pPrChange w:id="244" w:author="Ines" w:date="2016-07-04T22:37:00Z">
          <w:pPr>
            <w:spacing w:before="20" w:after="0" w:line="260" w:lineRule="exact"/>
          </w:pPr>
        </w:pPrChange>
      </w:pPr>
    </w:p>
    <w:p w14:paraId="6D05CC1C" w14:textId="77777777" w:rsidR="00BE5A93" w:rsidRDefault="00F700C7">
      <w:pPr>
        <w:tabs>
          <w:tab w:val="left" w:pos="460"/>
        </w:tabs>
        <w:spacing w:after="0" w:line="240" w:lineRule="auto"/>
        <w:ind w:left="117" w:right="-20"/>
        <w:jc w:val="both"/>
        <w:rPr>
          <w:rFonts w:ascii="Times New Roman" w:eastAsia="Times New Roman" w:hAnsi="Times New Roman" w:cs="Times New Roman"/>
          <w:sz w:val="24"/>
          <w:szCs w:val="24"/>
        </w:rPr>
        <w:pPrChange w:id="245" w:author="Ines" w:date="2016-07-04T22:37:00Z">
          <w:pPr>
            <w:tabs>
              <w:tab w:val="left" w:pos="460"/>
            </w:tabs>
            <w:spacing w:after="0" w:line="240" w:lineRule="auto"/>
            <w:ind w:left="117" w:right="-20"/>
          </w:pPr>
        </w:pPrChange>
      </w:pPr>
      <w:r>
        <w:rPr>
          <w:rFonts w:ascii="Arial" w:eastAsia="Arial" w:hAnsi="Arial" w:cs="Arial"/>
          <w:sz w:val="24"/>
          <w:szCs w:val="24"/>
        </w:rPr>
        <w:t>●</w:t>
      </w:r>
      <w:r>
        <w:rPr>
          <w:rFonts w:ascii="Arial" w:eastAsia="Arial" w:hAnsi="Arial" w:cs="Arial"/>
          <w:sz w:val="24"/>
          <w:szCs w:val="24"/>
        </w:rPr>
        <w:tab/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z w:val="24"/>
          <w:szCs w:val="24"/>
        </w:rPr>
        <w:t>hone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OS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3, 17 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J</w:t>
      </w:r>
      <w:r>
        <w:rPr>
          <w:rFonts w:ascii="Times New Roman" w:eastAsia="Times New Roman" w:hAnsi="Times New Roman" w:cs="Times New Roman"/>
          <w:sz w:val="24"/>
          <w:szCs w:val="24"/>
        </w:rPr>
        <w:t>un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o 2009.</w:t>
      </w:r>
    </w:p>
    <w:p w14:paraId="127447A2" w14:textId="77777777" w:rsidR="00BE5A93" w:rsidRDefault="00BE5A93">
      <w:pPr>
        <w:spacing w:after="0"/>
        <w:sectPr w:rsidR="00BE5A93">
          <w:pgSz w:w="12240" w:h="15840"/>
          <w:pgMar w:top="1700" w:right="1300" w:bottom="280" w:left="1660" w:header="1483" w:footer="0" w:gutter="0"/>
          <w:cols w:space="720"/>
        </w:sectPr>
      </w:pPr>
    </w:p>
    <w:p w14:paraId="11ECD644" w14:textId="77777777" w:rsidR="00BE5A93" w:rsidRDefault="00BE5A93">
      <w:pPr>
        <w:spacing w:before="19" w:after="0" w:line="220" w:lineRule="exact"/>
      </w:pPr>
    </w:p>
    <w:p w14:paraId="45E49BF6" w14:textId="77777777" w:rsidR="00BE5A93" w:rsidRDefault="00F700C7">
      <w:pPr>
        <w:tabs>
          <w:tab w:val="left" w:pos="820"/>
        </w:tabs>
        <w:spacing w:before="29" w:after="0" w:line="240" w:lineRule="auto"/>
        <w:ind w:left="477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●</w:t>
      </w:r>
      <w:r>
        <w:rPr>
          <w:rFonts w:ascii="Arial" w:eastAsia="Arial" w:hAnsi="Arial" w:cs="Arial"/>
          <w:sz w:val="24"/>
          <w:szCs w:val="24"/>
        </w:rPr>
        <w:tab/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4, 21 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J</w:t>
      </w:r>
      <w:r>
        <w:rPr>
          <w:rFonts w:ascii="Times New Roman" w:eastAsia="Times New Roman" w:hAnsi="Times New Roman" w:cs="Times New Roman"/>
          <w:sz w:val="24"/>
          <w:szCs w:val="24"/>
        </w:rPr>
        <w:t>un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o 2010.</w:t>
      </w:r>
    </w:p>
    <w:p w14:paraId="6E3FFB1D" w14:textId="77777777" w:rsidR="00BE5A93" w:rsidRDefault="00BE5A93">
      <w:pPr>
        <w:spacing w:before="19" w:after="0" w:line="260" w:lineRule="exact"/>
        <w:rPr>
          <w:sz w:val="26"/>
          <w:szCs w:val="26"/>
        </w:rPr>
      </w:pPr>
    </w:p>
    <w:p w14:paraId="27918411" w14:textId="77777777" w:rsidR="00BE5A93" w:rsidRDefault="00F700C7">
      <w:pPr>
        <w:tabs>
          <w:tab w:val="left" w:pos="820"/>
        </w:tabs>
        <w:spacing w:after="0" w:line="240" w:lineRule="auto"/>
        <w:ind w:left="477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●</w:t>
      </w:r>
      <w:r>
        <w:rPr>
          <w:rFonts w:ascii="Arial" w:eastAsia="Arial" w:hAnsi="Arial" w:cs="Arial"/>
          <w:sz w:val="24"/>
          <w:szCs w:val="24"/>
        </w:rPr>
        <w:tab/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5, 6 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J</w:t>
      </w:r>
      <w:r>
        <w:rPr>
          <w:rFonts w:ascii="Times New Roman" w:eastAsia="Times New Roman" w:hAnsi="Times New Roman" w:cs="Times New Roman"/>
          <w:sz w:val="24"/>
          <w:szCs w:val="24"/>
        </w:rPr>
        <w:t>un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o 2011.</w:t>
      </w:r>
    </w:p>
    <w:p w14:paraId="148455D2" w14:textId="77777777" w:rsidR="00BE5A93" w:rsidRDefault="00BE5A93">
      <w:pPr>
        <w:spacing w:before="16" w:after="0" w:line="260" w:lineRule="exact"/>
        <w:rPr>
          <w:sz w:val="26"/>
          <w:szCs w:val="26"/>
        </w:rPr>
      </w:pPr>
    </w:p>
    <w:p w14:paraId="33DD245E" w14:textId="77777777" w:rsidR="00BE5A93" w:rsidRDefault="00F700C7">
      <w:pPr>
        <w:tabs>
          <w:tab w:val="left" w:pos="820"/>
        </w:tabs>
        <w:spacing w:after="0" w:line="240" w:lineRule="auto"/>
        <w:ind w:left="477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●</w:t>
      </w:r>
      <w:r>
        <w:rPr>
          <w:rFonts w:ascii="Arial" w:eastAsia="Arial" w:hAnsi="Arial" w:cs="Arial"/>
          <w:sz w:val="24"/>
          <w:szCs w:val="24"/>
        </w:rPr>
        <w:tab/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6, 11 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J</w:t>
      </w:r>
      <w:r>
        <w:rPr>
          <w:rFonts w:ascii="Times New Roman" w:eastAsia="Times New Roman" w:hAnsi="Times New Roman" w:cs="Times New Roman"/>
          <w:sz w:val="24"/>
          <w:szCs w:val="24"/>
        </w:rPr>
        <w:t>un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o 2012.</w:t>
      </w:r>
    </w:p>
    <w:p w14:paraId="45C90423" w14:textId="77777777" w:rsidR="00BE5A93" w:rsidRDefault="00BE5A93">
      <w:pPr>
        <w:spacing w:before="15" w:after="0" w:line="260" w:lineRule="exact"/>
        <w:rPr>
          <w:sz w:val="26"/>
          <w:szCs w:val="26"/>
        </w:rPr>
      </w:pPr>
    </w:p>
    <w:p w14:paraId="4BB09253" w14:textId="77777777" w:rsidR="00BE5A93" w:rsidRDefault="00F700C7">
      <w:pPr>
        <w:tabs>
          <w:tab w:val="left" w:pos="820"/>
        </w:tabs>
        <w:spacing w:after="0" w:line="240" w:lineRule="auto"/>
        <w:ind w:left="477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●</w:t>
      </w:r>
      <w:r>
        <w:rPr>
          <w:rFonts w:ascii="Arial" w:eastAsia="Arial" w:hAnsi="Arial" w:cs="Arial"/>
          <w:sz w:val="24"/>
          <w:szCs w:val="24"/>
        </w:rPr>
        <w:tab/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7, 10 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J</w:t>
      </w:r>
      <w:r>
        <w:rPr>
          <w:rFonts w:ascii="Times New Roman" w:eastAsia="Times New Roman" w:hAnsi="Times New Roman" w:cs="Times New Roman"/>
          <w:sz w:val="24"/>
          <w:szCs w:val="24"/>
        </w:rPr>
        <w:t>un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o 2013.</w:t>
      </w:r>
    </w:p>
    <w:p w14:paraId="4FEA4B4D" w14:textId="77777777" w:rsidR="00BE5A93" w:rsidRDefault="00BE5A93">
      <w:pPr>
        <w:spacing w:before="15" w:after="0" w:line="260" w:lineRule="exact"/>
        <w:rPr>
          <w:sz w:val="26"/>
          <w:szCs w:val="26"/>
        </w:rPr>
      </w:pPr>
    </w:p>
    <w:p w14:paraId="6A5797F2" w14:textId="77777777" w:rsidR="00BE5A93" w:rsidRDefault="00F700C7">
      <w:pPr>
        <w:tabs>
          <w:tab w:val="left" w:pos="820"/>
        </w:tabs>
        <w:spacing w:after="0" w:line="240" w:lineRule="auto"/>
        <w:ind w:left="477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●</w:t>
      </w:r>
      <w:r>
        <w:rPr>
          <w:rFonts w:ascii="Arial" w:eastAsia="Arial" w:hAnsi="Arial" w:cs="Arial"/>
          <w:sz w:val="24"/>
          <w:szCs w:val="24"/>
        </w:rPr>
        <w:tab/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8, 2 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J</w:t>
      </w:r>
      <w:r>
        <w:rPr>
          <w:rFonts w:ascii="Times New Roman" w:eastAsia="Times New Roman" w:hAnsi="Times New Roman" w:cs="Times New Roman"/>
          <w:sz w:val="24"/>
          <w:szCs w:val="24"/>
        </w:rPr>
        <w:t>un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o 2014.</w:t>
      </w:r>
    </w:p>
    <w:p w14:paraId="3D6D09FD" w14:textId="77777777" w:rsidR="00BE5A93" w:rsidRDefault="00BE5A93">
      <w:pPr>
        <w:spacing w:before="19" w:after="0" w:line="260" w:lineRule="exact"/>
        <w:rPr>
          <w:sz w:val="26"/>
          <w:szCs w:val="26"/>
        </w:rPr>
      </w:pPr>
    </w:p>
    <w:p w14:paraId="1B24F80B" w14:textId="77777777" w:rsidR="00BE5A93" w:rsidRDefault="00F700C7">
      <w:pPr>
        <w:tabs>
          <w:tab w:val="left" w:pos="820"/>
        </w:tabs>
        <w:spacing w:after="0" w:line="240" w:lineRule="auto"/>
        <w:ind w:left="477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●</w:t>
      </w:r>
      <w:r>
        <w:rPr>
          <w:rFonts w:ascii="Arial" w:eastAsia="Arial" w:hAnsi="Arial" w:cs="Arial"/>
          <w:sz w:val="24"/>
          <w:szCs w:val="24"/>
        </w:rPr>
        <w:tab/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9, 8 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J</w:t>
      </w:r>
      <w:r>
        <w:rPr>
          <w:rFonts w:ascii="Times New Roman" w:eastAsia="Times New Roman" w:hAnsi="Times New Roman" w:cs="Times New Roman"/>
          <w:sz w:val="24"/>
          <w:szCs w:val="24"/>
        </w:rPr>
        <w:t>un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o 2015.</w:t>
      </w:r>
    </w:p>
    <w:p w14:paraId="744C7C42" w14:textId="77777777" w:rsidR="00BE5A93" w:rsidRDefault="00BE5A93">
      <w:pPr>
        <w:spacing w:after="0" w:line="200" w:lineRule="exact"/>
        <w:rPr>
          <w:sz w:val="20"/>
          <w:szCs w:val="20"/>
        </w:rPr>
      </w:pPr>
    </w:p>
    <w:p w14:paraId="3547EE02" w14:textId="77777777" w:rsidR="00BE5A93" w:rsidRDefault="00BE5A93">
      <w:pPr>
        <w:spacing w:after="0" w:line="200" w:lineRule="exact"/>
        <w:rPr>
          <w:sz w:val="20"/>
          <w:szCs w:val="20"/>
        </w:rPr>
      </w:pPr>
    </w:p>
    <w:p w14:paraId="23828A49" w14:textId="77777777" w:rsidR="00BE5A93" w:rsidRDefault="00BE5A93">
      <w:pPr>
        <w:spacing w:after="0" w:line="200" w:lineRule="exact"/>
        <w:rPr>
          <w:sz w:val="20"/>
          <w:szCs w:val="20"/>
        </w:rPr>
      </w:pPr>
    </w:p>
    <w:p w14:paraId="61FFD7E7" w14:textId="77777777" w:rsidR="00BE5A93" w:rsidRDefault="00BE5A93">
      <w:pPr>
        <w:spacing w:before="1" w:after="0" w:line="260" w:lineRule="exact"/>
        <w:rPr>
          <w:sz w:val="26"/>
          <w:szCs w:val="26"/>
        </w:rPr>
      </w:pPr>
    </w:p>
    <w:p w14:paraId="2F0A9A67" w14:textId="77777777" w:rsidR="00BE5A93" w:rsidRDefault="00F700C7">
      <w:pPr>
        <w:spacing w:after="0" w:line="240" w:lineRule="auto"/>
        <w:ind w:left="836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i/>
          <w:sz w:val="24"/>
          <w:szCs w:val="24"/>
        </w:rPr>
        <w:t xml:space="preserve">4.2.3 </w:t>
      </w:r>
      <w:r>
        <w:rPr>
          <w:rFonts w:ascii="Times New Roman" w:eastAsia="Times New Roman" w:hAnsi="Times New Roman" w:cs="Times New Roman"/>
          <w:b/>
          <w:bCs/>
          <w:i/>
          <w:spacing w:val="1"/>
          <w:sz w:val="24"/>
          <w:szCs w:val="24"/>
        </w:rPr>
        <w:t>Ti</w:t>
      </w:r>
      <w:r>
        <w:rPr>
          <w:rFonts w:ascii="Times New Roman" w:eastAsia="Times New Roman" w:hAnsi="Times New Roman" w:cs="Times New Roman"/>
          <w:b/>
          <w:bCs/>
          <w:i/>
          <w:sz w:val="24"/>
          <w:szCs w:val="24"/>
        </w:rPr>
        <w:t>po de</w:t>
      </w:r>
      <w:r>
        <w:rPr>
          <w:rFonts w:ascii="Times New Roman" w:eastAsia="Times New Roman" w:hAnsi="Times New Roman" w:cs="Times New Roman"/>
          <w:b/>
          <w:bCs/>
          <w:i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i/>
          <w:sz w:val="24"/>
          <w:szCs w:val="24"/>
        </w:rPr>
        <w:t>Ap</w:t>
      </w:r>
      <w:r>
        <w:rPr>
          <w:rFonts w:ascii="Times New Roman" w:eastAsia="Times New Roman" w:hAnsi="Times New Roman" w:cs="Times New Roman"/>
          <w:b/>
          <w:bCs/>
          <w:i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b/>
          <w:bCs/>
          <w:i/>
          <w:spacing w:val="1"/>
          <w:sz w:val="24"/>
          <w:szCs w:val="24"/>
        </w:rPr>
        <w:t>ic</w:t>
      </w:r>
      <w:r>
        <w:rPr>
          <w:rFonts w:ascii="Times New Roman" w:eastAsia="Times New Roman" w:hAnsi="Times New Roman" w:cs="Times New Roman"/>
          <w:b/>
          <w:bCs/>
          <w:i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b/>
          <w:bCs/>
          <w:i/>
          <w:spacing w:val="-3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b/>
          <w:bCs/>
          <w:i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b/>
          <w:bCs/>
          <w:i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b/>
          <w:bCs/>
          <w:i/>
          <w:spacing w:val="-1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b/>
          <w:bCs/>
          <w:i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i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i/>
          <w:spacing w:val="-1"/>
          <w:sz w:val="24"/>
          <w:szCs w:val="24"/>
        </w:rPr>
        <w:t xml:space="preserve"> M</w:t>
      </w:r>
      <w:r>
        <w:rPr>
          <w:rFonts w:ascii="Times New Roman" w:eastAsia="Times New Roman" w:hAnsi="Times New Roman" w:cs="Times New Roman"/>
          <w:b/>
          <w:bCs/>
          <w:i/>
          <w:sz w:val="24"/>
          <w:szCs w:val="24"/>
        </w:rPr>
        <w:t>ó</w:t>
      </w:r>
      <w:r>
        <w:rPr>
          <w:rFonts w:ascii="Times New Roman" w:eastAsia="Times New Roman" w:hAnsi="Times New Roman" w:cs="Times New Roman"/>
          <w:b/>
          <w:bCs/>
          <w:i/>
          <w:spacing w:val="1"/>
          <w:sz w:val="24"/>
          <w:szCs w:val="24"/>
        </w:rPr>
        <w:t>vile</w:t>
      </w:r>
      <w:r>
        <w:rPr>
          <w:rFonts w:ascii="Times New Roman" w:eastAsia="Times New Roman" w:hAnsi="Times New Roman" w:cs="Times New Roman"/>
          <w:b/>
          <w:bCs/>
          <w:i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i/>
          <w:sz w:val="24"/>
          <w:szCs w:val="24"/>
        </w:rPr>
        <w:t>.</w:t>
      </w:r>
    </w:p>
    <w:p w14:paraId="44D220F5" w14:textId="77777777" w:rsidR="00BE5A93" w:rsidRDefault="00BE5A93">
      <w:pPr>
        <w:spacing w:before="4" w:after="0" w:line="100" w:lineRule="exact"/>
        <w:rPr>
          <w:sz w:val="10"/>
          <w:szCs w:val="10"/>
        </w:rPr>
      </w:pPr>
    </w:p>
    <w:p w14:paraId="4C47320B" w14:textId="77777777" w:rsidR="00BE5A93" w:rsidRDefault="00BE5A93">
      <w:pPr>
        <w:spacing w:after="0" w:line="200" w:lineRule="exact"/>
        <w:rPr>
          <w:sz w:val="20"/>
          <w:szCs w:val="20"/>
        </w:rPr>
      </w:pPr>
    </w:p>
    <w:p w14:paraId="62579E12" w14:textId="77777777" w:rsidR="00BE5A93" w:rsidRDefault="00BE5A93">
      <w:pPr>
        <w:spacing w:after="0" w:line="200" w:lineRule="exact"/>
        <w:rPr>
          <w:sz w:val="20"/>
          <w:szCs w:val="20"/>
        </w:rPr>
      </w:pPr>
    </w:p>
    <w:p w14:paraId="5657FCB8" w14:textId="77777777" w:rsidR="00BE5A93" w:rsidRDefault="00F700C7">
      <w:pPr>
        <w:spacing w:after="0"/>
        <w:ind w:left="117" w:right="620"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rro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ci</w:t>
      </w:r>
      <w:r>
        <w:rPr>
          <w:rFonts w:ascii="Times New Roman" w:eastAsia="Times New Roman" w:hAnsi="Times New Roman" w:cs="Times New Roman"/>
          <w:sz w:val="24"/>
          <w:szCs w:val="24"/>
        </w:rPr>
        <w:t>on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s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z w:val="24"/>
          <w:szCs w:val="24"/>
        </w:rPr>
        <w:t>ó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ile</w:t>
      </w:r>
      <w:r>
        <w:rPr>
          <w:rFonts w:ascii="Times New Roman" w:eastAsia="Times New Roman" w:hAnsi="Times New Roman" w:cs="Times New Roman"/>
          <w:sz w:val="24"/>
          <w:szCs w:val="24"/>
        </w:rPr>
        <w:t>s ha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dqu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do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im</w:t>
      </w:r>
      <w:r>
        <w:rPr>
          <w:rFonts w:ascii="Times New Roman" w:eastAsia="Times New Roman" w:hAnsi="Times New Roman" w:cs="Times New Roman"/>
          <w:sz w:val="24"/>
          <w:szCs w:val="24"/>
        </w:rPr>
        <w:t>por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ta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cia</w:t>
      </w:r>
      <w:r>
        <w:rPr>
          <w:rFonts w:ascii="Times New Roman" w:eastAsia="Times New Roman" w:hAnsi="Times New Roman" w:cs="Times New Roman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do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o h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2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ur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do</w:t>
      </w:r>
      <w:r>
        <w:rPr>
          <w:rFonts w:ascii="Times New Roman" w:eastAsia="Times New Roman" w:hAnsi="Times New Roman" w:cs="Times New Roman"/>
          <w:spacing w:val="2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te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2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te</w:t>
      </w:r>
      <w:r>
        <w:rPr>
          <w:rFonts w:ascii="Times New Roman" w:eastAsia="Times New Roman" w:hAnsi="Times New Roman" w:cs="Times New Roman"/>
          <w:sz w:val="24"/>
          <w:szCs w:val="24"/>
        </w:rPr>
        <w:t>rn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ti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2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ra</w:t>
      </w:r>
      <w:r>
        <w:rPr>
          <w:rFonts w:ascii="Times New Roman" w:eastAsia="Times New Roman" w:hAnsi="Times New Roman" w:cs="Times New Roman"/>
          <w:spacing w:val="2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le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2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2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ca</w:t>
      </w:r>
      <w:r>
        <w:rPr>
          <w:rFonts w:ascii="Times New Roman" w:eastAsia="Times New Roman" w:hAnsi="Times New Roman" w:cs="Times New Roman"/>
          <w:sz w:val="24"/>
          <w:szCs w:val="24"/>
        </w:rPr>
        <w:t>bo</w:t>
      </w:r>
      <w:r>
        <w:rPr>
          <w:rFonts w:ascii="Times New Roman" w:eastAsia="Times New Roman" w:hAnsi="Times New Roman" w:cs="Times New Roman"/>
          <w:spacing w:val="2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2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pro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2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spacing w:val="2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ob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te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2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un</w:t>
      </w:r>
      <w:r>
        <w:rPr>
          <w:rFonts w:ascii="Times New Roman" w:eastAsia="Times New Roman" w:hAnsi="Times New Roman" w:cs="Times New Roman"/>
          <w:spacing w:val="2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produ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ct</w:t>
      </w:r>
      <w:r>
        <w:rPr>
          <w:rFonts w:ascii="Times New Roman" w:eastAsia="Times New Roman" w:hAnsi="Times New Roman" w:cs="Times New Roman"/>
          <w:sz w:val="24"/>
          <w:szCs w:val="24"/>
        </w:rPr>
        <w:t>o que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pu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da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do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me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ca</w:t>
      </w:r>
      <w:r>
        <w:rPr>
          <w:rFonts w:ascii="Times New Roman" w:eastAsia="Times New Roman" w:hAnsi="Times New Roman" w:cs="Times New Roman"/>
          <w:sz w:val="24"/>
          <w:szCs w:val="24"/>
        </w:rPr>
        <w:t>do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ndo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odos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l</w:t>
      </w:r>
      <w:r>
        <w:rPr>
          <w:rFonts w:ascii="Times New Roman" w:eastAsia="Times New Roman" w:hAnsi="Times New Roman" w:cs="Times New Roman"/>
          <w:sz w:val="24"/>
          <w:szCs w:val="24"/>
        </w:rPr>
        <w:t>os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qu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ie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os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que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pacing w:val="14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n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do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z w:val="24"/>
          <w:szCs w:val="24"/>
        </w:rPr>
        <w:t>ún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m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odo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que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on 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rro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lla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n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os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ti</w:t>
      </w:r>
      <w:r>
        <w:rPr>
          <w:rFonts w:ascii="Times New Roman" w:eastAsia="Times New Roman" w:hAnsi="Times New Roman" w:cs="Times New Roman"/>
          <w:sz w:val="24"/>
          <w:szCs w:val="24"/>
        </w:rPr>
        <w:t>pos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ic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aci</w:t>
      </w:r>
      <w:r>
        <w:rPr>
          <w:rFonts w:ascii="Times New Roman" w:eastAsia="Times New Roman" w:hAnsi="Times New Roman" w:cs="Times New Roman"/>
          <w:sz w:val="24"/>
          <w:szCs w:val="24"/>
        </w:rPr>
        <w:t>on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s </w:t>
      </w:r>
      <w:commentRangeStart w:id="246"/>
      <w:r>
        <w:rPr>
          <w:rFonts w:ascii="Times New Roman" w:eastAsia="Times New Roman" w:hAnsi="Times New Roman" w:cs="Times New Roman"/>
          <w:sz w:val="24"/>
          <w:szCs w:val="24"/>
        </w:rPr>
        <w:t>(Cu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ell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o,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on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. 2013, p 2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>0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sz w:val="24"/>
          <w:szCs w:val="24"/>
        </w:rPr>
        <w:t>23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sz w:val="24"/>
          <w:szCs w:val="24"/>
        </w:rPr>
        <w:t>:</w:t>
      </w:r>
      <w:commentRangeEnd w:id="246"/>
      <w:r w:rsidR="00BB72A0">
        <w:rPr>
          <w:rStyle w:val="CommentReference"/>
        </w:rPr>
        <w:commentReference w:id="246"/>
      </w:r>
    </w:p>
    <w:p w14:paraId="0886F311" w14:textId="77777777" w:rsidR="00BE5A93" w:rsidRDefault="00BE5A93">
      <w:pPr>
        <w:spacing w:before="10" w:after="0" w:line="200" w:lineRule="exact"/>
        <w:rPr>
          <w:sz w:val="20"/>
          <w:szCs w:val="20"/>
        </w:rPr>
      </w:pPr>
    </w:p>
    <w:p w14:paraId="3C278CF2" w14:textId="77777777" w:rsidR="00BE5A93" w:rsidRDefault="00F700C7">
      <w:pPr>
        <w:spacing w:after="0" w:line="240" w:lineRule="auto"/>
        <w:ind w:left="836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. </w:t>
      </w:r>
      <w:r>
        <w:rPr>
          <w:rFonts w:ascii="Times New Roman" w:eastAsia="Times New Roman" w:hAnsi="Times New Roman" w:cs="Times New Roman"/>
          <w:i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i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i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i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i/>
          <w:spacing w:val="1"/>
          <w:sz w:val="24"/>
          <w:szCs w:val="24"/>
        </w:rPr>
        <w:t>ci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i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i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i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Na</w:t>
      </w:r>
      <w:r>
        <w:rPr>
          <w:rFonts w:ascii="Times New Roman" w:eastAsia="Times New Roman" w:hAnsi="Times New Roman" w:cs="Times New Roman"/>
          <w:i/>
          <w:spacing w:val="1"/>
          <w:sz w:val="24"/>
          <w:szCs w:val="24"/>
        </w:rPr>
        <w:t>tiv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i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.</w:t>
      </w:r>
    </w:p>
    <w:p w14:paraId="5456FB7A" w14:textId="77777777" w:rsidR="00BE5A93" w:rsidRDefault="00BE5A93">
      <w:pPr>
        <w:spacing w:after="0" w:line="200" w:lineRule="exact"/>
        <w:rPr>
          <w:sz w:val="20"/>
          <w:szCs w:val="20"/>
        </w:rPr>
      </w:pPr>
    </w:p>
    <w:p w14:paraId="27FA4FD0" w14:textId="77777777" w:rsidR="00BE5A93" w:rsidRDefault="00BE5A93">
      <w:pPr>
        <w:spacing w:before="16" w:after="0" w:line="260" w:lineRule="exact"/>
        <w:rPr>
          <w:sz w:val="26"/>
          <w:szCs w:val="26"/>
        </w:rPr>
      </w:pPr>
    </w:p>
    <w:p w14:paraId="48D4A5E5" w14:textId="77777777" w:rsidR="00BE5A93" w:rsidRDefault="00F700C7">
      <w:pPr>
        <w:spacing w:after="0"/>
        <w:ind w:left="117" w:right="628"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pacing w:val="-7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lamam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os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lic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ci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s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z w:val="24"/>
          <w:szCs w:val="24"/>
        </w:rPr>
        <w:t>ó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ile</w:t>
      </w:r>
      <w:r>
        <w:rPr>
          <w:rFonts w:ascii="Times New Roman" w:eastAsia="Times New Roman" w:hAnsi="Times New Roman" w:cs="Times New Roman"/>
          <w:sz w:val="24"/>
          <w:szCs w:val="24"/>
        </w:rPr>
        <w:t>s 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ati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s a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qu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s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s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un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aj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z w:val="24"/>
          <w:szCs w:val="24"/>
        </w:rPr>
        <w:t>e pro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amaci</w:t>
      </w:r>
      <w:r>
        <w:rPr>
          <w:rFonts w:ascii="Times New Roman" w:eastAsia="Times New Roman" w:hAnsi="Times New Roman" w:cs="Times New Roman"/>
          <w:sz w:val="24"/>
          <w:szCs w:val="24"/>
        </w:rPr>
        <w:t>ón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me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do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ra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po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iti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z w:val="24"/>
          <w:szCs w:val="24"/>
        </w:rPr>
        <w:t>os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la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for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a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z w:val="24"/>
          <w:szCs w:val="24"/>
        </w:rPr>
        <w:t>ó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il</w:t>
      </w:r>
      <w:r>
        <w:rPr>
          <w:rFonts w:ascii="Times New Roman" w:eastAsia="Times New Roman" w:hAnsi="Times New Roman" w:cs="Times New Roman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ra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l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l </w:t>
      </w:r>
      <w:del w:id="247" w:author="Microsoft Office User" w:date="2016-07-07T14:51:00Z">
        <w:r w:rsidDel="005513D0">
          <w:rPr>
            <w:rFonts w:ascii="Times New Roman" w:eastAsia="Times New Roman" w:hAnsi="Times New Roman" w:cs="Times New Roman"/>
            <w:sz w:val="24"/>
            <w:szCs w:val="24"/>
          </w:rPr>
          <w:delText>f</w:delText>
        </w:r>
        <w:r w:rsidDel="005513D0">
          <w:rPr>
            <w:rFonts w:ascii="Times New Roman" w:eastAsia="Times New Roman" w:hAnsi="Times New Roman" w:cs="Times New Roman"/>
            <w:spacing w:val="1"/>
            <w:sz w:val="24"/>
            <w:szCs w:val="24"/>
          </w:rPr>
          <w:delText>a</w:delText>
        </w:r>
        <w:r w:rsidDel="005513D0">
          <w:rPr>
            <w:rFonts w:ascii="Times New Roman" w:eastAsia="Times New Roman" w:hAnsi="Times New Roman" w:cs="Times New Roman"/>
            <w:sz w:val="24"/>
            <w:szCs w:val="24"/>
          </w:rPr>
          <w:delText>br</w:delText>
        </w:r>
        <w:r w:rsidDel="005513D0">
          <w:rPr>
            <w:rFonts w:ascii="Times New Roman" w:eastAsia="Times New Roman" w:hAnsi="Times New Roman" w:cs="Times New Roman"/>
            <w:spacing w:val="1"/>
            <w:sz w:val="24"/>
            <w:szCs w:val="24"/>
          </w:rPr>
          <w:delText>ica</w:delText>
        </w:r>
        <w:r w:rsidDel="005513D0">
          <w:rPr>
            <w:rFonts w:ascii="Times New Roman" w:eastAsia="Times New Roman" w:hAnsi="Times New Roman" w:cs="Times New Roman"/>
            <w:spacing w:val="-4"/>
            <w:sz w:val="24"/>
            <w:szCs w:val="24"/>
          </w:rPr>
          <w:delText>n</w:delText>
        </w:r>
        <w:r w:rsidDel="005513D0">
          <w:rPr>
            <w:rFonts w:ascii="Times New Roman" w:eastAsia="Times New Roman" w:hAnsi="Times New Roman" w:cs="Times New Roman"/>
            <w:spacing w:val="1"/>
            <w:sz w:val="24"/>
            <w:szCs w:val="24"/>
          </w:rPr>
          <w:delText>t</w:delText>
        </w:r>
        <w:r w:rsidDel="005513D0">
          <w:rPr>
            <w:rFonts w:ascii="Times New Roman" w:eastAsia="Times New Roman" w:hAnsi="Times New Roman" w:cs="Times New Roman"/>
            <w:sz w:val="24"/>
            <w:szCs w:val="24"/>
          </w:rPr>
          <w:delText xml:space="preserve">e </w:delText>
        </w:r>
        <w:r w:rsidDel="005513D0">
          <w:rPr>
            <w:rFonts w:ascii="Times New Roman" w:eastAsia="Times New Roman" w:hAnsi="Times New Roman" w:cs="Times New Roman"/>
            <w:spacing w:val="29"/>
            <w:sz w:val="24"/>
            <w:szCs w:val="24"/>
          </w:rPr>
          <w:delText xml:space="preserve"> </w:delText>
        </w:r>
        <w:r w:rsidDel="005513D0">
          <w:rPr>
            <w:rFonts w:ascii="Times New Roman" w:eastAsia="Times New Roman" w:hAnsi="Times New Roman" w:cs="Times New Roman"/>
            <w:spacing w:val="1"/>
            <w:sz w:val="24"/>
            <w:szCs w:val="24"/>
          </w:rPr>
          <w:delText>li</w:delText>
        </w:r>
        <w:r w:rsidDel="005513D0">
          <w:rPr>
            <w:rFonts w:ascii="Times New Roman" w:eastAsia="Times New Roman" w:hAnsi="Times New Roman" w:cs="Times New Roman"/>
            <w:spacing w:val="-4"/>
            <w:sz w:val="24"/>
            <w:szCs w:val="24"/>
          </w:rPr>
          <w:delText>b</w:delText>
        </w:r>
        <w:r w:rsidDel="005513D0">
          <w:rPr>
            <w:rFonts w:ascii="Times New Roman" w:eastAsia="Times New Roman" w:hAnsi="Times New Roman" w:cs="Times New Roman"/>
            <w:spacing w:val="1"/>
            <w:sz w:val="24"/>
            <w:szCs w:val="24"/>
          </w:rPr>
          <w:delText>e</w:delText>
        </w:r>
        <w:r w:rsidDel="005513D0">
          <w:rPr>
            <w:rFonts w:ascii="Times New Roman" w:eastAsia="Times New Roman" w:hAnsi="Times New Roman" w:cs="Times New Roman"/>
            <w:sz w:val="24"/>
            <w:szCs w:val="24"/>
          </w:rPr>
          <w:delText>ra</w:delText>
        </w:r>
      </w:del>
      <w:ins w:id="248" w:author="Microsoft Office User" w:date="2016-07-07T14:51:00Z">
        <w:r w:rsidR="005513D0">
          <w:rPr>
            <w:rFonts w:ascii="Times New Roman" w:eastAsia="Times New Roman" w:hAnsi="Times New Roman" w:cs="Times New Roman"/>
            <w:sz w:val="24"/>
            <w:szCs w:val="24"/>
          </w:rPr>
          <w:t>f</w:t>
        </w:r>
        <w:r w:rsidR="005513D0">
          <w:rPr>
            <w:rFonts w:ascii="Times New Roman" w:eastAsia="Times New Roman" w:hAnsi="Times New Roman" w:cs="Times New Roman"/>
            <w:spacing w:val="1"/>
            <w:sz w:val="24"/>
            <w:szCs w:val="24"/>
          </w:rPr>
          <w:t>a</w:t>
        </w:r>
        <w:r w:rsidR="005513D0">
          <w:rPr>
            <w:rFonts w:ascii="Times New Roman" w:eastAsia="Times New Roman" w:hAnsi="Times New Roman" w:cs="Times New Roman"/>
            <w:sz w:val="24"/>
            <w:szCs w:val="24"/>
          </w:rPr>
          <w:t>br</w:t>
        </w:r>
        <w:r w:rsidR="005513D0">
          <w:rPr>
            <w:rFonts w:ascii="Times New Roman" w:eastAsia="Times New Roman" w:hAnsi="Times New Roman" w:cs="Times New Roman"/>
            <w:spacing w:val="1"/>
            <w:sz w:val="24"/>
            <w:szCs w:val="24"/>
          </w:rPr>
          <w:t>ica</w:t>
        </w:r>
        <w:r w:rsidR="005513D0">
          <w:rPr>
            <w:rFonts w:ascii="Times New Roman" w:eastAsia="Times New Roman" w:hAnsi="Times New Roman" w:cs="Times New Roman"/>
            <w:spacing w:val="-4"/>
            <w:sz w:val="24"/>
            <w:szCs w:val="24"/>
          </w:rPr>
          <w:t>n</w:t>
        </w:r>
        <w:r w:rsidR="005513D0">
          <w:rPr>
            <w:rFonts w:ascii="Times New Roman" w:eastAsia="Times New Roman" w:hAnsi="Times New Roman" w:cs="Times New Roman"/>
            <w:spacing w:val="1"/>
            <w:sz w:val="24"/>
            <w:szCs w:val="24"/>
          </w:rPr>
          <w:t>t</w:t>
        </w:r>
        <w:r w:rsidR="005513D0">
          <w:rPr>
            <w:rFonts w:ascii="Times New Roman" w:eastAsia="Times New Roman" w:hAnsi="Times New Roman" w:cs="Times New Roman"/>
            <w:sz w:val="24"/>
            <w:szCs w:val="24"/>
          </w:rPr>
          <w:t xml:space="preserve">e </w:t>
        </w:r>
        <w:r w:rsidR="005513D0">
          <w:rPr>
            <w:rFonts w:ascii="Times New Roman" w:eastAsia="Times New Roman" w:hAnsi="Times New Roman" w:cs="Times New Roman"/>
            <w:spacing w:val="29"/>
            <w:sz w:val="24"/>
            <w:szCs w:val="24"/>
          </w:rPr>
          <w:t>libera</w:t>
        </w:r>
      </w:ins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3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un </w:t>
      </w:r>
      <w:r>
        <w:rPr>
          <w:rFonts w:ascii="Times New Roman" w:eastAsia="Times New Roman" w:hAnsi="Times New Roman" w:cs="Times New Roman"/>
          <w:spacing w:val="2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SD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K </w:t>
      </w:r>
      <w:r>
        <w:rPr>
          <w:rFonts w:ascii="Times New Roman" w:eastAsia="Times New Roman" w:hAnsi="Times New Roman" w:cs="Times New Roman"/>
          <w:spacing w:val="3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y </w:t>
      </w:r>
      <w:r>
        <w:rPr>
          <w:rFonts w:ascii="Times New Roman" w:eastAsia="Times New Roman" w:hAnsi="Times New Roman" w:cs="Times New Roman"/>
          <w:spacing w:val="2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be </w:t>
      </w:r>
      <w:r>
        <w:rPr>
          <w:rFonts w:ascii="Times New Roman" w:eastAsia="Times New Roman" w:hAnsi="Times New Roman" w:cs="Times New Roman"/>
          <w:spacing w:val="2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un </w:t>
      </w:r>
      <w:r>
        <w:rPr>
          <w:rFonts w:ascii="Times New Roman" w:eastAsia="Times New Roman" w:hAnsi="Times New Roman" w:cs="Times New Roman"/>
          <w:spacing w:val="3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pro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o </w:t>
      </w:r>
      <w:r>
        <w:rPr>
          <w:rFonts w:ascii="Times New Roman" w:eastAsia="Times New Roman" w:hAnsi="Times New Roman" w:cs="Times New Roman"/>
          <w:spacing w:val="3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ra </w:t>
      </w:r>
      <w:r>
        <w:rPr>
          <w:rFonts w:ascii="Times New Roman" w:eastAsia="Times New Roman" w:hAnsi="Times New Roman" w:cs="Times New Roman"/>
          <w:spacing w:val="2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a </w:t>
      </w:r>
      <w:r>
        <w:rPr>
          <w:rFonts w:ascii="Times New Roman" w:eastAsia="Times New Roman" w:hAnsi="Times New Roman" w:cs="Times New Roman"/>
          <w:spacing w:val="2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ci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ón </w:t>
      </w:r>
      <w:r>
        <w:rPr>
          <w:rFonts w:ascii="Times New Roman" w:eastAsia="Times New Roman" w:hAnsi="Times New Roman" w:cs="Times New Roman"/>
          <w:spacing w:val="3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e </w:t>
      </w:r>
      <w:r>
        <w:rPr>
          <w:rFonts w:ascii="Times New Roman" w:eastAsia="Times New Roman" w:hAnsi="Times New Roman" w:cs="Times New Roman"/>
          <w:spacing w:val="2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e </w:t>
      </w:r>
      <w:r>
        <w:rPr>
          <w:rFonts w:ascii="Times New Roman" w:eastAsia="Times New Roman" w:hAnsi="Times New Roman" w:cs="Times New Roman"/>
          <w:spacing w:val="2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ti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po </w:t>
      </w:r>
      <w:r>
        <w:rPr>
          <w:rFonts w:ascii="Times New Roman" w:eastAsia="Times New Roman" w:hAnsi="Times New Roman" w:cs="Times New Roman"/>
          <w:spacing w:val="3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e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li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aci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ic</w:t>
      </w:r>
      <w:r>
        <w:rPr>
          <w:rFonts w:ascii="Times New Roman" w:eastAsia="Times New Roman" w:hAnsi="Times New Roman" w:cs="Times New Roman"/>
          <w:sz w:val="24"/>
          <w:szCs w:val="24"/>
        </w:rPr>
        <w:t>ho</w:t>
      </w:r>
      <w:r>
        <w:rPr>
          <w:rFonts w:ascii="Times New Roman" w:eastAsia="Times New Roman" w:hAnsi="Times New Roman" w:cs="Times New Roman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SD</w:t>
      </w:r>
      <w:r>
        <w:rPr>
          <w:rFonts w:ascii="Times New Roman" w:eastAsia="Times New Roman" w:hAnsi="Times New Roman" w:cs="Times New Roman"/>
          <w:sz w:val="24"/>
          <w:szCs w:val="24"/>
        </w:rPr>
        <w:t>K br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nda</w:t>
      </w:r>
      <w:r>
        <w:rPr>
          <w:rFonts w:ascii="Times New Roman" w:eastAsia="Times New Roman" w:hAnsi="Times New Roman" w:cs="Times New Roman"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un</w:t>
      </w:r>
      <w:r>
        <w:rPr>
          <w:rFonts w:ascii="Times New Roman" w:eastAsia="Times New Roman" w:hAnsi="Times New Roman" w:cs="Times New Roman"/>
          <w:spacing w:val="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ra</w:t>
      </w:r>
      <w:r>
        <w:rPr>
          <w:rFonts w:ascii="Times New Roman" w:eastAsia="Times New Roman" w:hAnsi="Times New Roman" w:cs="Times New Roman"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ac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odos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>os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z w:val="24"/>
          <w:szCs w:val="24"/>
        </w:rPr>
        <w:t>po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te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e </w:t>
      </w:r>
      <w:r>
        <w:rPr>
          <w:rFonts w:ascii="Times New Roman" w:eastAsia="Times New Roman" w:hAnsi="Times New Roman" w:cs="Times New Roman"/>
          <w:spacing w:val="-5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rd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re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of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6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po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ti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z w:val="24"/>
          <w:szCs w:val="24"/>
        </w:rPr>
        <w:t>o,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elé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fono,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li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c</w:t>
      </w:r>
      <w:r>
        <w:rPr>
          <w:rFonts w:ascii="Times New Roman" w:eastAsia="Times New Roman" w:hAnsi="Times New Roman" w:cs="Times New Roman"/>
          <w:sz w:val="24"/>
          <w:szCs w:val="24"/>
        </w:rPr>
        <w:t>on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ct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cáma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mic</w:t>
      </w:r>
      <w:r>
        <w:rPr>
          <w:rFonts w:ascii="Times New Roman" w:eastAsia="Times New Roman" w:hAnsi="Times New Roman" w:cs="Times New Roman"/>
          <w:sz w:val="24"/>
          <w:szCs w:val="24"/>
        </w:rPr>
        <w:t>rófono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y o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ro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Tam</w:t>
      </w:r>
      <w:r>
        <w:rPr>
          <w:rFonts w:ascii="Times New Roman" w:eastAsia="Times New Roman" w:hAnsi="Times New Roman" w:cs="Times New Roman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ié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pro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z w:val="24"/>
          <w:szCs w:val="24"/>
        </w:rPr>
        <w:t>pon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te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rf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z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á</w:t>
      </w:r>
      <w:r>
        <w:rPr>
          <w:rFonts w:ascii="Times New Roman" w:eastAsia="Times New Roman" w:hAnsi="Times New Roman" w:cs="Times New Roman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ic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que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ac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ta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una </w:t>
      </w:r>
      <w:del w:id="249" w:author="Microsoft Office User" w:date="2016-07-07T14:51:00Z">
        <w:r w:rsidDel="005513D0">
          <w:rPr>
            <w:rFonts w:ascii="Times New Roman" w:eastAsia="Times New Roman" w:hAnsi="Times New Roman" w:cs="Times New Roman"/>
            <w:spacing w:val="1"/>
            <w:sz w:val="24"/>
            <w:szCs w:val="24"/>
          </w:rPr>
          <w:delText>e</w:delText>
        </w:r>
        <w:r w:rsidDel="005513D0">
          <w:rPr>
            <w:rFonts w:ascii="Times New Roman" w:eastAsia="Times New Roman" w:hAnsi="Times New Roman" w:cs="Times New Roman"/>
            <w:sz w:val="24"/>
            <w:szCs w:val="24"/>
          </w:rPr>
          <w:delText>xp</w:delText>
        </w:r>
        <w:r w:rsidDel="005513D0">
          <w:rPr>
            <w:rFonts w:ascii="Times New Roman" w:eastAsia="Times New Roman" w:hAnsi="Times New Roman" w:cs="Times New Roman"/>
            <w:spacing w:val="1"/>
            <w:sz w:val="24"/>
            <w:szCs w:val="24"/>
          </w:rPr>
          <w:delText>e</w:delText>
        </w:r>
        <w:r w:rsidDel="005513D0">
          <w:rPr>
            <w:rFonts w:ascii="Times New Roman" w:eastAsia="Times New Roman" w:hAnsi="Times New Roman" w:cs="Times New Roman"/>
            <w:sz w:val="24"/>
            <w:szCs w:val="24"/>
          </w:rPr>
          <w:delText>r</w:delText>
        </w:r>
        <w:r w:rsidDel="005513D0">
          <w:rPr>
            <w:rFonts w:ascii="Times New Roman" w:eastAsia="Times New Roman" w:hAnsi="Times New Roman" w:cs="Times New Roman"/>
            <w:spacing w:val="1"/>
            <w:sz w:val="24"/>
            <w:szCs w:val="24"/>
          </w:rPr>
          <w:delText>ie</w:delText>
        </w:r>
        <w:r w:rsidDel="005513D0">
          <w:rPr>
            <w:rFonts w:ascii="Times New Roman" w:eastAsia="Times New Roman" w:hAnsi="Times New Roman" w:cs="Times New Roman"/>
            <w:spacing w:val="-4"/>
            <w:sz w:val="24"/>
            <w:szCs w:val="24"/>
          </w:rPr>
          <w:delText>n</w:delText>
        </w:r>
        <w:r w:rsidDel="005513D0">
          <w:rPr>
            <w:rFonts w:ascii="Times New Roman" w:eastAsia="Times New Roman" w:hAnsi="Times New Roman" w:cs="Times New Roman"/>
            <w:spacing w:val="1"/>
            <w:sz w:val="24"/>
            <w:szCs w:val="24"/>
          </w:rPr>
          <w:delText>c</w:delText>
        </w:r>
        <w:r w:rsidDel="005513D0">
          <w:rPr>
            <w:rFonts w:ascii="Times New Roman" w:eastAsia="Times New Roman" w:hAnsi="Times New Roman" w:cs="Times New Roman"/>
            <w:spacing w:val="-3"/>
            <w:sz w:val="24"/>
            <w:szCs w:val="24"/>
          </w:rPr>
          <w:delText>i</w:delText>
        </w:r>
        <w:r w:rsidDel="005513D0">
          <w:rPr>
            <w:rFonts w:ascii="Times New Roman" w:eastAsia="Times New Roman" w:hAnsi="Times New Roman" w:cs="Times New Roman"/>
            <w:sz w:val="24"/>
            <w:szCs w:val="24"/>
          </w:rPr>
          <w:delText xml:space="preserve">a </w:delText>
        </w:r>
        <w:r w:rsidDel="005513D0">
          <w:rPr>
            <w:rFonts w:ascii="Times New Roman" w:eastAsia="Times New Roman" w:hAnsi="Times New Roman" w:cs="Times New Roman"/>
            <w:spacing w:val="17"/>
            <w:sz w:val="24"/>
            <w:szCs w:val="24"/>
          </w:rPr>
          <w:delText xml:space="preserve"> </w:delText>
        </w:r>
        <w:r w:rsidDel="005513D0">
          <w:rPr>
            <w:rFonts w:ascii="Times New Roman" w:eastAsia="Times New Roman" w:hAnsi="Times New Roman" w:cs="Times New Roman"/>
            <w:spacing w:val="1"/>
            <w:sz w:val="24"/>
            <w:szCs w:val="24"/>
          </w:rPr>
          <w:delText>i</w:delText>
        </w:r>
        <w:r w:rsidDel="005513D0">
          <w:rPr>
            <w:rFonts w:ascii="Times New Roman" w:eastAsia="Times New Roman" w:hAnsi="Times New Roman" w:cs="Times New Roman"/>
            <w:spacing w:val="-4"/>
            <w:sz w:val="24"/>
            <w:szCs w:val="24"/>
          </w:rPr>
          <w:delText>g</w:delText>
        </w:r>
        <w:r w:rsidDel="005513D0">
          <w:rPr>
            <w:rFonts w:ascii="Times New Roman" w:eastAsia="Times New Roman" w:hAnsi="Times New Roman" w:cs="Times New Roman"/>
            <w:sz w:val="24"/>
            <w:szCs w:val="24"/>
          </w:rPr>
          <w:delText>u</w:delText>
        </w:r>
        <w:r w:rsidDel="005513D0">
          <w:rPr>
            <w:rFonts w:ascii="Times New Roman" w:eastAsia="Times New Roman" w:hAnsi="Times New Roman" w:cs="Times New Roman"/>
            <w:spacing w:val="1"/>
            <w:sz w:val="24"/>
            <w:szCs w:val="24"/>
          </w:rPr>
          <w:delText>a</w:delText>
        </w:r>
        <w:r w:rsidDel="005513D0">
          <w:rPr>
            <w:rFonts w:ascii="Times New Roman" w:eastAsia="Times New Roman" w:hAnsi="Times New Roman" w:cs="Times New Roman"/>
            <w:sz w:val="24"/>
            <w:szCs w:val="24"/>
          </w:rPr>
          <w:delText>l</w:delText>
        </w:r>
      </w:del>
      <w:ins w:id="250" w:author="Microsoft Office User" w:date="2016-07-07T14:51:00Z">
        <w:r w:rsidR="005513D0">
          <w:rPr>
            <w:rFonts w:ascii="Times New Roman" w:eastAsia="Times New Roman" w:hAnsi="Times New Roman" w:cs="Times New Roman"/>
            <w:spacing w:val="1"/>
            <w:sz w:val="24"/>
            <w:szCs w:val="24"/>
          </w:rPr>
          <w:t>e</w:t>
        </w:r>
        <w:r w:rsidR="005513D0">
          <w:rPr>
            <w:rFonts w:ascii="Times New Roman" w:eastAsia="Times New Roman" w:hAnsi="Times New Roman" w:cs="Times New Roman"/>
            <w:sz w:val="24"/>
            <w:szCs w:val="24"/>
          </w:rPr>
          <w:t>xp</w:t>
        </w:r>
        <w:r w:rsidR="005513D0">
          <w:rPr>
            <w:rFonts w:ascii="Times New Roman" w:eastAsia="Times New Roman" w:hAnsi="Times New Roman" w:cs="Times New Roman"/>
            <w:spacing w:val="1"/>
            <w:sz w:val="24"/>
            <w:szCs w:val="24"/>
          </w:rPr>
          <w:t>e</w:t>
        </w:r>
        <w:r w:rsidR="005513D0">
          <w:rPr>
            <w:rFonts w:ascii="Times New Roman" w:eastAsia="Times New Roman" w:hAnsi="Times New Roman" w:cs="Times New Roman"/>
            <w:sz w:val="24"/>
            <w:szCs w:val="24"/>
          </w:rPr>
          <w:t>r</w:t>
        </w:r>
        <w:r w:rsidR="005513D0">
          <w:rPr>
            <w:rFonts w:ascii="Times New Roman" w:eastAsia="Times New Roman" w:hAnsi="Times New Roman" w:cs="Times New Roman"/>
            <w:spacing w:val="1"/>
            <w:sz w:val="24"/>
            <w:szCs w:val="24"/>
          </w:rPr>
          <w:t>ie</w:t>
        </w:r>
        <w:r w:rsidR="005513D0">
          <w:rPr>
            <w:rFonts w:ascii="Times New Roman" w:eastAsia="Times New Roman" w:hAnsi="Times New Roman" w:cs="Times New Roman"/>
            <w:spacing w:val="-4"/>
            <w:sz w:val="24"/>
            <w:szCs w:val="24"/>
          </w:rPr>
          <w:t>n</w:t>
        </w:r>
        <w:r w:rsidR="005513D0">
          <w:rPr>
            <w:rFonts w:ascii="Times New Roman" w:eastAsia="Times New Roman" w:hAnsi="Times New Roman" w:cs="Times New Roman"/>
            <w:spacing w:val="1"/>
            <w:sz w:val="24"/>
            <w:szCs w:val="24"/>
          </w:rPr>
          <w:t>c</w:t>
        </w:r>
        <w:r w:rsidR="005513D0">
          <w:rPr>
            <w:rFonts w:ascii="Times New Roman" w:eastAsia="Times New Roman" w:hAnsi="Times New Roman" w:cs="Times New Roman"/>
            <w:spacing w:val="-3"/>
            <w:sz w:val="24"/>
            <w:szCs w:val="24"/>
          </w:rPr>
          <w:t>i</w:t>
        </w:r>
        <w:r w:rsidR="005513D0">
          <w:rPr>
            <w:rFonts w:ascii="Times New Roman" w:eastAsia="Times New Roman" w:hAnsi="Times New Roman" w:cs="Times New Roman"/>
            <w:sz w:val="24"/>
            <w:szCs w:val="24"/>
          </w:rPr>
          <w:t xml:space="preserve">a </w:t>
        </w:r>
        <w:r w:rsidR="005513D0">
          <w:rPr>
            <w:rFonts w:ascii="Times New Roman" w:eastAsia="Times New Roman" w:hAnsi="Times New Roman" w:cs="Times New Roman"/>
            <w:spacing w:val="17"/>
            <w:sz w:val="24"/>
            <w:szCs w:val="24"/>
          </w:rPr>
          <w:t>igual</w:t>
        </w:r>
      </w:ins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que </w:t>
      </w:r>
      <w:r>
        <w:rPr>
          <w:rFonts w:ascii="Times New Roman" w:eastAsia="Times New Roman" w:hAnsi="Times New Roman" w:cs="Times New Roman"/>
          <w:spacing w:val="1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l </w:t>
      </w:r>
      <w:r>
        <w:rPr>
          <w:rFonts w:ascii="Times New Roman" w:eastAsia="Times New Roman" w:hAnsi="Times New Roman" w:cs="Times New Roman"/>
          <w:spacing w:val="1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o </w:t>
      </w:r>
      <w:r>
        <w:rPr>
          <w:rFonts w:ascii="Times New Roman" w:eastAsia="Times New Roman" w:hAnsi="Times New Roman" w:cs="Times New Roman"/>
          <w:spacing w:val="1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l </w:t>
      </w:r>
      <w:r>
        <w:rPr>
          <w:rFonts w:ascii="Times New Roman" w:eastAsia="Times New Roman" w:hAnsi="Times New Roman" w:cs="Times New Roman"/>
          <w:spacing w:val="1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iti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o, </w:t>
      </w:r>
      <w:r>
        <w:rPr>
          <w:rFonts w:ascii="Times New Roman" w:eastAsia="Times New Roman" w:hAnsi="Times New Roman" w:cs="Times New Roman"/>
          <w:spacing w:val="1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í </w:t>
      </w:r>
      <w:r>
        <w:rPr>
          <w:rFonts w:ascii="Times New Roman" w:eastAsia="Times New Roman" w:hAnsi="Times New Roman" w:cs="Times New Roman"/>
          <w:spacing w:val="1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que </w:t>
      </w:r>
      <w:r>
        <w:rPr>
          <w:rFonts w:ascii="Times New Roman" w:eastAsia="Times New Roman" w:hAnsi="Times New Roman" w:cs="Times New Roman"/>
          <w:spacing w:val="1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li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aci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s </w:t>
      </w:r>
      <w:r>
        <w:rPr>
          <w:rFonts w:ascii="Times New Roman" w:eastAsia="Times New Roman" w:hAnsi="Times New Roman" w:cs="Times New Roman"/>
          <w:spacing w:val="1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rr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ll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s </w:t>
      </w:r>
      <w:r>
        <w:rPr>
          <w:rFonts w:ascii="Times New Roman" w:eastAsia="Times New Roman" w:hAnsi="Times New Roman" w:cs="Times New Roman"/>
          <w:spacing w:val="1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por</w:t>
      </w:r>
    </w:p>
    <w:p w14:paraId="20ED1909" w14:textId="77777777" w:rsidR="00BE5A93" w:rsidRDefault="00BE5A93">
      <w:pPr>
        <w:spacing w:after="0"/>
        <w:jc w:val="both"/>
        <w:sectPr w:rsidR="00BE5A93">
          <w:headerReference w:type="default" r:id="rId58"/>
          <w:pgSz w:w="12240" w:h="15840"/>
          <w:pgMar w:top="1700" w:right="1300" w:bottom="280" w:left="1300" w:header="1483" w:footer="0" w:gutter="0"/>
          <w:pgNumType w:start="25"/>
          <w:cols w:space="720"/>
        </w:sectPr>
      </w:pPr>
    </w:p>
    <w:p w14:paraId="42E635C0" w14:textId="77777777" w:rsidR="00BE5A93" w:rsidRDefault="00BE5A93">
      <w:pPr>
        <w:spacing w:before="16" w:after="0" w:line="220" w:lineRule="exact"/>
      </w:pPr>
    </w:p>
    <w:p w14:paraId="14A8EB88" w14:textId="77777777" w:rsidR="00BE5A93" w:rsidRDefault="00F700C7">
      <w:pPr>
        <w:spacing w:before="29" w:after="0"/>
        <w:ind w:left="117" w:right="631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te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ros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ía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que</w:t>
      </w:r>
      <w:r>
        <w:rPr>
          <w:rFonts w:ascii="Times New Roman" w:eastAsia="Times New Roman" w:hAnsi="Times New Roman" w:cs="Times New Roman"/>
          <w:spacing w:val="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fu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rro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lla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s por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br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ca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po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iti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z w:val="24"/>
          <w:szCs w:val="24"/>
        </w:rPr>
        <w:t>o.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odo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ac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li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on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ati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una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op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ci</w:t>
      </w:r>
      <w:r>
        <w:rPr>
          <w:rFonts w:ascii="Times New Roman" w:eastAsia="Times New Roman" w:hAnsi="Times New Roman" w:cs="Times New Roman"/>
          <w:sz w:val="24"/>
          <w:szCs w:val="24"/>
        </w:rPr>
        <w:t>ón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ó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li</w:t>
      </w:r>
      <w:r>
        <w:rPr>
          <w:rFonts w:ascii="Times New Roman" w:eastAsia="Times New Roman" w:hAnsi="Times New Roman" w:cs="Times New Roman"/>
          <w:sz w:val="24"/>
          <w:szCs w:val="24"/>
        </w:rPr>
        <w:t>da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y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z w:val="24"/>
          <w:szCs w:val="24"/>
        </w:rPr>
        <w:t>ura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ra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rro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z w:val="24"/>
          <w:szCs w:val="24"/>
        </w:rPr>
        <w:t>ó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il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que</w:t>
      </w:r>
      <w:r>
        <w:rPr>
          <w:rFonts w:ascii="Times New Roman" w:eastAsia="Times New Roman" w:hAnsi="Times New Roman" w:cs="Times New Roman"/>
          <w:spacing w:val="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ti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z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z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y 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z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e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ejec</w:t>
      </w:r>
      <w:r>
        <w:rPr>
          <w:rFonts w:ascii="Times New Roman" w:eastAsia="Times New Roman" w:hAnsi="Times New Roman" w:cs="Times New Roman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ci</w:t>
      </w:r>
      <w:r>
        <w:rPr>
          <w:rFonts w:ascii="Times New Roman" w:eastAsia="Times New Roman" w:hAnsi="Times New Roman" w:cs="Times New Roman"/>
          <w:sz w:val="24"/>
          <w:szCs w:val="24"/>
        </w:rPr>
        <w:t>ón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ta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ect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me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c</w:t>
      </w:r>
      <w:r>
        <w:rPr>
          <w:rFonts w:ascii="Times New Roman" w:eastAsia="Times New Roman" w:hAnsi="Times New Roman" w:cs="Times New Roman"/>
          <w:sz w:val="24"/>
          <w:szCs w:val="24"/>
        </w:rPr>
        <w:t>on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l 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po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iti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spacing w:val="-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odos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us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z w:val="24"/>
          <w:szCs w:val="24"/>
        </w:rPr>
        <w:t>pon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te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rd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2F607FA6" w14:textId="77777777" w:rsidR="00BE5A93" w:rsidRDefault="00BE5A93">
      <w:pPr>
        <w:spacing w:before="10" w:after="0" w:line="200" w:lineRule="exact"/>
        <w:rPr>
          <w:sz w:val="20"/>
          <w:szCs w:val="20"/>
        </w:rPr>
      </w:pPr>
    </w:p>
    <w:p w14:paraId="240DC279" w14:textId="77777777" w:rsidR="00BE5A93" w:rsidRDefault="00F700C7">
      <w:pPr>
        <w:spacing w:after="0"/>
        <w:ind w:left="117" w:right="620"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pacing w:val="-5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emá</w:t>
      </w:r>
      <w:r>
        <w:rPr>
          <w:rFonts w:ascii="Times New Roman" w:eastAsia="Times New Roman" w:hAnsi="Times New Roman" w:cs="Times New Roman"/>
          <w:sz w:val="24"/>
          <w:szCs w:val="24"/>
        </w:rPr>
        <w:t>s 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ra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ca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ci</w:t>
      </w:r>
      <w:r>
        <w:rPr>
          <w:rFonts w:ascii="Times New Roman" w:eastAsia="Times New Roman" w:hAnsi="Times New Roman" w:cs="Times New Roman"/>
          <w:sz w:val="24"/>
          <w:szCs w:val="24"/>
        </w:rPr>
        <w:t>ón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s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aci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s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br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ca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ofr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e una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tie</w:t>
      </w:r>
      <w:r>
        <w:rPr>
          <w:rFonts w:ascii="Times New Roman" w:eastAsia="Times New Roman" w:hAnsi="Times New Roman" w:cs="Times New Roman"/>
          <w:sz w:val="24"/>
          <w:szCs w:val="24"/>
        </w:rPr>
        <w:t>nda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n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lí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c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e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j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c</w:t>
      </w:r>
      <w:r>
        <w:rPr>
          <w:rFonts w:ascii="Times New Roman" w:eastAsia="Times New Roman" w:hAnsi="Times New Roman" w:cs="Times New Roman"/>
          <w:sz w:val="24"/>
          <w:szCs w:val="24"/>
        </w:rPr>
        <w:t>on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rol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n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odo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pro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o, 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l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ub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da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a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li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aci</w:t>
      </w:r>
      <w:r>
        <w:rPr>
          <w:rFonts w:ascii="Times New Roman" w:eastAsia="Times New Roman" w:hAnsi="Times New Roman" w:cs="Times New Roman"/>
          <w:sz w:val="24"/>
          <w:szCs w:val="24"/>
        </w:rPr>
        <w:t>ón,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ca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por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o,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pro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te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ie</w:t>
      </w:r>
      <w:r>
        <w:rPr>
          <w:rFonts w:ascii="Times New Roman" w:eastAsia="Times New Roman" w:hAnsi="Times New Roman" w:cs="Times New Roman"/>
          <w:sz w:val="24"/>
          <w:szCs w:val="24"/>
        </w:rPr>
        <w:t>ndo</w:t>
      </w:r>
      <w:r>
        <w:rPr>
          <w:rFonts w:ascii="Times New Roman" w:eastAsia="Times New Roman" w:hAnsi="Times New Roman" w:cs="Times New Roman"/>
          <w:spacing w:val="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y 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ti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z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ndo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un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p</w:t>
      </w:r>
      <w:r>
        <w:rPr>
          <w:rFonts w:ascii="Times New Roman" w:eastAsia="Times New Roman" w:hAnsi="Times New Roman" w:cs="Times New Roman"/>
          <w:spacing w:val="14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z w:val="24"/>
          <w:szCs w:val="24"/>
        </w:rPr>
        <w:t>odu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o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onf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ia</w:t>
      </w:r>
      <w:r>
        <w:rPr>
          <w:rFonts w:ascii="Times New Roman" w:eastAsia="Times New Roman" w:hAnsi="Times New Roman" w:cs="Times New Roman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spacing w:val="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OS</w:t>
      </w:r>
      <w:r>
        <w:rPr>
          <w:rFonts w:ascii="Times New Roman" w:eastAsia="Times New Roman" w:hAnsi="Times New Roman" w:cs="Times New Roman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spacing w:val="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pacing w:val="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br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5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pp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tie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1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i/>
          <w:sz w:val="24"/>
          <w:szCs w:val="24"/>
        </w:rPr>
        <w:t>App</w:t>
      </w:r>
      <w:r>
        <w:rPr>
          <w:rFonts w:ascii="Times New Roman" w:eastAsia="Times New Roman" w:hAnsi="Times New Roman" w:cs="Times New Roman"/>
          <w:b/>
          <w:bCs/>
          <w:i/>
          <w:spacing w:val="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i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i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i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b/>
          <w:bCs/>
          <w:i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b/>
          <w:bCs/>
          <w:i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i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y 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ra</w:t>
      </w:r>
      <w:r>
        <w:rPr>
          <w:rFonts w:ascii="Times New Roman" w:eastAsia="Times New Roman" w:hAnsi="Times New Roman" w:cs="Times New Roman"/>
          <w:spacing w:val="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ndro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5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>e ofr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ec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i/>
          <w:spacing w:val="-1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b/>
          <w:bCs/>
          <w:i/>
          <w:sz w:val="24"/>
          <w:szCs w:val="24"/>
        </w:rPr>
        <w:t>oog</w:t>
      </w:r>
      <w:r>
        <w:rPr>
          <w:rFonts w:ascii="Times New Roman" w:eastAsia="Times New Roman" w:hAnsi="Times New Roman" w:cs="Times New Roman"/>
          <w:b/>
          <w:bCs/>
          <w:i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b/>
          <w:bCs/>
          <w:i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i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i/>
          <w:spacing w:val="1"/>
          <w:sz w:val="24"/>
          <w:szCs w:val="24"/>
        </w:rPr>
        <w:t>Pl</w:t>
      </w:r>
      <w:r>
        <w:rPr>
          <w:rFonts w:ascii="Times New Roman" w:eastAsia="Times New Roman" w:hAnsi="Times New Roman" w:cs="Times New Roman"/>
          <w:b/>
          <w:bCs/>
          <w:i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b/>
          <w:bCs/>
          <w:i/>
          <w:spacing w:val="3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.</w:t>
      </w:r>
    </w:p>
    <w:p w14:paraId="3EEA5427" w14:textId="77777777" w:rsidR="00BE5A93" w:rsidRDefault="00BE5A93">
      <w:pPr>
        <w:spacing w:before="10" w:after="0" w:line="200" w:lineRule="exact"/>
        <w:rPr>
          <w:sz w:val="20"/>
          <w:szCs w:val="20"/>
        </w:rPr>
      </w:pPr>
    </w:p>
    <w:p w14:paraId="3EAB3ED9" w14:textId="77777777" w:rsidR="00BE5A93" w:rsidRDefault="00F700C7">
      <w:pPr>
        <w:spacing w:after="0"/>
        <w:ind w:left="117" w:right="625"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z w:val="24"/>
          <w:szCs w:val="24"/>
        </w:rPr>
        <w:t>na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taj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rr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ll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de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ta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a</w:t>
      </w:r>
      <w:r>
        <w:rPr>
          <w:rFonts w:ascii="Times New Roman" w:eastAsia="Times New Roman" w:hAnsi="Times New Roman" w:cs="Times New Roman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lic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ci</w:t>
      </w:r>
      <w:r>
        <w:rPr>
          <w:rFonts w:ascii="Times New Roman" w:eastAsia="Times New Roman" w:hAnsi="Times New Roman" w:cs="Times New Roman"/>
          <w:sz w:val="24"/>
          <w:szCs w:val="24"/>
        </w:rPr>
        <w:t>on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e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que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n un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le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aj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í</w:t>
      </w:r>
      <w:r>
        <w:rPr>
          <w:rFonts w:ascii="Times New Roman" w:eastAsia="Times New Roman" w:hAnsi="Times New Roman" w:cs="Times New Roman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ic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o 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ra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da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op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10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o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ac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o un 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rro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ll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o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ta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me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ra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ca</w:t>
      </w:r>
      <w:r>
        <w:rPr>
          <w:rFonts w:ascii="Times New Roman" w:eastAsia="Times New Roman" w:hAnsi="Times New Roman" w:cs="Times New Roman"/>
          <w:sz w:val="24"/>
          <w:szCs w:val="24"/>
        </w:rPr>
        <w:t>da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la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fo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eme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ta</w:t>
      </w:r>
      <w:r>
        <w:rPr>
          <w:rFonts w:ascii="Times New Roman" w:eastAsia="Times New Roman" w:hAnsi="Times New Roman" w:cs="Times New Roman"/>
          <w:sz w:val="24"/>
          <w:szCs w:val="24"/>
        </w:rPr>
        <w:t>ndo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em</w:t>
      </w:r>
      <w:r>
        <w:rPr>
          <w:rFonts w:ascii="Times New Roman" w:eastAsia="Times New Roman" w:hAnsi="Times New Roman" w:cs="Times New Roman"/>
          <w:sz w:val="24"/>
          <w:szCs w:val="24"/>
        </w:rPr>
        <w:t>po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ti</w:t>
      </w:r>
      <w:r>
        <w:rPr>
          <w:rFonts w:ascii="Times New Roman" w:eastAsia="Times New Roman" w:hAnsi="Times New Roman" w:cs="Times New Roman"/>
          <w:sz w:val="24"/>
          <w:szCs w:val="24"/>
        </w:rPr>
        <w:t>do 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ra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a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im</w:t>
      </w:r>
      <w:r>
        <w:rPr>
          <w:rFonts w:ascii="Times New Roman" w:eastAsia="Times New Roman" w:hAnsi="Times New Roman" w:cs="Times New Roman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me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aci</w:t>
      </w:r>
      <w:r>
        <w:rPr>
          <w:rFonts w:ascii="Times New Roman" w:eastAsia="Times New Roman" w:hAnsi="Times New Roman" w:cs="Times New Roman"/>
          <w:sz w:val="24"/>
          <w:szCs w:val="24"/>
        </w:rPr>
        <w:t>ón de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c</w:t>
      </w:r>
      <w:r>
        <w:rPr>
          <w:rFonts w:ascii="Times New Roman" w:eastAsia="Times New Roman" w:hAnsi="Times New Roman" w:cs="Times New Roman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>qu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r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ic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ci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ón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c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on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ma</w:t>
      </w:r>
      <w:r>
        <w:rPr>
          <w:rFonts w:ascii="Times New Roman" w:eastAsia="Times New Roman" w:hAnsi="Times New Roman" w:cs="Times New Roman"/>
          <w:spacing w:val="-8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sz w:val="24"/>
          <w:szCs w:val="24"/>
        </w:rPr>
        <w:t>or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í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po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z w:val="24"/>
          <w:szCs w:val="24"/>
        </w:rPr>
        <w:t>os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l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me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ca</w:t>
      </w:r>
      <w:r>
        <w:rPr>
          <w:rFonts w:ascii="Times New Roman" w:eastAsia="Times New Roman" w:hAnsi="Times New Roman" w:cs="Times New Roman"/>
          <w:sz w:val="24"/>
          <w:szCs w:val="24"/>
        </w:rPr>
        <w:t>do.</w:t>
      </w:r>
    </w:p>
    <w:p w14:paraId="4A96ED23" w14:textId="77777777" w:rsidR="00BE5A93" w:rsidRDefault="00BE5A93">
      <w:pPr>
        <w:spacing w:before="10" w:after="0" w:line="200" w:lineRule="exact"/>
        <w:rPr>
          <w:sz w:val="20"/>
          <w:szCs w:val="20"/>
        </w:rPr>
      </w:pPr>
    </w:p>
    <w:p w14:paraId="1B143D8C" w14:textId="77777777" w:rsidR="00BE5A93" w:rsidRDefault="00F700C7">
      <w:pPr>
        <w:spacing w:after="0" w:line="240" w:lineRule="auto"/>
        <w:ind w:left="836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spacing w:val="1"/>
          <w:sz w:val="24"/>
          <w:szCs w:val="24"/>
        </w:rPr>
        <w:t>ii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. </w:t>
      </w:r>
      <w:r>
        <w:rPr>
          <w:rFonts w:ascii="Times New Roman" w:eastAsia="Times New Roman" w:hAnsi="Times New Roman" w:cs="Times New Roman"/>
          <w:i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i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i/>
          <w:spacing w:val="1"/>
          <w:sz w:val="24"/>
          <w:szCs w:val="24"/>
        </w:rPr>
        <w:t>ic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i/>
          <w:spacing w:val="-3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i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on</w:t>
      </w:r>
      <w:r>
        <w:rPr>
          <w:rFonts w:ascii="Times New Roman" w:eastAsia="Times New Roman" w:hAnsi="Times New Roman" w:cs="Times New Roman"/>
          <w:i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i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pacing w:val="-4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i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i/>
          <w:spacing w:val="3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b/>
          <w:bCs/>
          <w:i/>
          <w:sz w:val="24"/>
          <w:szCs w:val="24"/>
        </w:rPr>
        <w:t>.</w:t>
      </w:r>
    </w:p>
    <w:p w14:paraId="7289D190" w14:textId="77777777" w:rsidR="00BE5A93" w:rsidRDefault="00BE5A93">
      <w:pPr>
        <w:spacing w:after="0" w:line="200" w:lineRule="exact"/>
        <w:rPr>
          <w:sz w:val="20"/>
          <w:szCs w:val="20"/>
        </w:rPr>
      </w:pPr>
    </w:p>
    <w:p w14:paraId="2C3979E0" w14:textId="77777777" w:rsidR="00BE5A93" w:rsidRDefault="00BE5A93">
      <w:pPr>
        <w:spacing w:before="16" w:after="0" w:line="260" w:lineRule="exact"/>
        <w:rPr>
          <w:sz w:val="26"/>
          <w:szCs w:val="26"/>
        </w:rPr>
      </w:pPr>
    </w:p>
    <w:p w14:paraId="340543E4" w14:textId="77777777" w:rsidR="00BE5A93" w:rsidRDefault="00F700C7">
      <w:pPr>
        <w:spacing w:after="0"/>
        <w:ind w:left="117" w:right="625"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ta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ca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on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tá</w:t>
      </w:r>
      <w:r>
        <w:rPr>
          <w:rFonts w:ascii="Times New Roman" w:eastAsia="Times New Roman" w:hAnsi="Times New Roman" w:cs="Times New Roman"/>
          <w:sz w:val="24"/>
          <w:szCs w:val="24"/>
        </w:rPr>
        <w:t>n 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rr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lla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j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o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tá</w:t>
      </w:r>
      <w:r>
        <w:rPr>
          <w:rFonts w:ascii="Times New Roman" w:eastAsia="Times New Roman" w:hAnsi="Times New Roman" w:cs="Times New Roman"/>
          <w:sz w:val="24"/>
          <w:szCs w:val="24"/>
        </w:rPr>
        <w:t>nd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r 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pro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amaci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ón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b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z w:val="24"/>
          <w:szCs w:val="24"/>
        </w:rPr>
        <w:t>ú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4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q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4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spacing w:val="3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le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aje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4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spacing w:val="3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5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pacing w:val="-7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spacing w:val="4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4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spacing w:val="3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J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pt</w:t>
      </w:r>
      <w:r>
        <w:rPr>
          <w:rFonts w:ascii="Times New Roman" w:eastAsia="Times New Roman" w:hAnsi="Times New Roman" w:cs="Times New Roman"/>
          <w:spacing w:val="4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spacing w:val="3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4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po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4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4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on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ci</w:t>
      </w:r>
      <w:r>
        <w:rPr>
          <w:rFonts w:ascii="Times New Roman" w:eastAsia="Times New Roman" w:hAnsi="Times New Roman" w:cs="Times New Roman"/>
          <w:sz w:val="24"/>
          <w:szCs w:val="24"/>
        </w:rPr>
        <w:t>ón</w:t>
      </w:r>
      <w:r>
        <w:rPr>
          <w:rFonts w:ascii="Times New Roman" w:eastAsia="Times New Roman" w:hAnsi="Times New Roman" w:cs="Times New Roman"/>
          <w:spacing w:val="4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e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iti</w:t>
      </w:r>
      <w:r>
        <w:rPr>
          <w:rFonts w:ascii="Times New Roman" w:eastAsia="Times New Roman" w:hAnsi="Times New Roman" w:cs="Times New Roman"/>
          <w:sz w:val="24"/>
          <w:szCs w:val="24"/>
        </w:rPr>
        <w:t>os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>os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ale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qu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un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dor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te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do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ame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n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>os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iti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z w:val="24"/>
          <w:szCs w:val="24"/>
        </w:rPr>
        <w:t>os 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ra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ej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z w:val="24"/>
          <w:szCs w:val="24"/>
        </w:rPr>
        <w:t>or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ta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no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ece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de un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z w:val="24"/>
          <w:szCs w:val="24"/>
        </w:rPr>
        <w:t>K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ra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rro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ll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 xml:space="preserve">o </w:t>
      </w:r>
      <w:r>
        <w:rPr>
          <w:rFonts w:ascii="Times New Roman" w:eastAsia="Times New Roman" w:hAnsi="Times New Roman" w:cs="Times New Roman"/>
          <w:spacing w:val="1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una</w:t>
      </w:r>
      <w:proofErr w:type="gramEnd"/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tie</w:t>
      </w:r>
      <w:r>
        <w:rPr>
          <w:rFonts w:ascii="Times New Roman" w:eastAsia="Times New Roman" w:hAnsi="Times New Roman" w:cs="Times New Roman"/>
          <w:sz w:val="24"/>
          <w:szCs w:val="24"/>
        </w:rPr>
        <w:t>nda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ra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u 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bu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ci</w:t>
      </w:r>
      <w:r>
        <w:rPr>
          <w:rFonts w:ascii="Times New Roman" w:eastAsia="Times New Roman" w:hAnsi="Times New Roman" w:cs="Times New Roman"/>
          <w:sz w:val="24"/>
          <w:szCs w:val="24"/>
        </w:rPr>
        <w:t>ón y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 xml:space="preserve"> v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á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s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>o un 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z w:val="24"/>
          <w:szCs w:val="24"/>
        </w:rPr>
        <w:t>ro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ll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o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qu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do 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u 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bu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ón a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al</w:t>
      </w:r>
      <w:r>
        <w:rPr>
          <w:rFonts w:ascii="Times New Roman" w:eastAsia="Times New Roman" w:hAnsi="Times New Roman" w:cs="Times New Roman"/>
          <w:sz w:val="24"/>
          <w:szCs w:val="24"/>
        </w:rPr>
        <w:t>qu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</w:p>
    <w:p w14:paraId="490A608A" w14:textId="77777777" w:rsidR="00BE5A93" w:rsidRDefault="00BE5A93">
      <w:pPr>
        <w:spacing w:after="0"/>
        <w:jc w:val="both"/>
        <w:sectPr w:rsidR="00BE5A93">
          <w:pgSz w:w="12240" w:h="15840"/>
          <w:pgMar w:top="1700" w:right="1300" w:bottom="280" w:left="1300" w:header="1483" w:footer="0" w:gutter="0"/>
          <w:cols w:space="720"/>
        </w:sectPr>
      </w:pPr>
    </w:p>
    <w:p w14:paraId="2E265863" w14:textId="77777777" w:rsidR="00BE5A93" w:rsidRDefault="00BE5A93">
      <w:pPr>
        <w:spacing w:before="12" w:after="0" w:line="240" w:lineRule="exact"/>
        <w:rPr>
          <w:sz w:val="24"/>
          <w:szCs w:val="24"/>
        </w:rPr>
      </w:pPr>
    </w:p>
    <w:p w14:paraId="1019A808" w14:textId="77777777" w:rsidR="00BE5A93" w:rsidRDefault="00F700C7">
      <w:pPr>
        <w:spacing w:before="29" w:after="0"/>
        <w:ind w:left="117" w:right="625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nfor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ma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ón.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Co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ta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j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pod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em</w:t>
      </w:r>
      <w:r>
        <w:rPr>
          <w:rFonts w:ascii="Times New Roman" w:eastAsia="Times New Roman" w:hAnsi="Times New Roman" w:cs="Times New Roman"/>
          <w:sz w:val="24"/>
          <w:szCs w:val="24"/>
        </w:rPr>
        <w:t>os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on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de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te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ac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ón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on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iti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z w:val="24"/>
          <w:szCs w:val="24"/>
        </w:rPr>
        <w:t>o, pu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3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3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no</w:t>
      </w:r>
      <w:r>
        <w:rPr>
          <w:rFonts w:ascii="Times New Roman" w:eastAsia="Times New Roman" w:hAnsi="Times New Roman" w:cs="Times New Roman"/>
          <w:spacing w:val="3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im</w:t>
      </w:r>
      <w:r>
        <w:rPr>
          <w:rFonts w:ascii="Times New Roman" w:eastAsia="Times New Roman" w:hAnsi="Times New Roman" w:cs="Times New Roman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me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3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un</w:t>
      </w:r>
      <w:r>
        <w:rPr>
          <w:rFonts w:ascii="Times New Roman" w:eastAsia="Times New Roman" w:hAnsi="Times New Roman" w:cs="Times New Roman"/>
          <w:spacing w:val="3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-5"/>
          <w:sz w:val="24"/>
          <w:szCs w:val="24"/>
        </w:rPr>
        <w:t>K</w:t>
      </w:r>
      <w:r>
        <w:rPr>
          <w:rFonts w:ascii="Times New Roman" w:eastAsia="Times New Roman" w:hAnsi="Times New Roman" w:cs="Times New Roman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spacing w:val="3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no</w:t>
      </w:r>
      <w:r>
        <w:rPr>
          <w:rFonts w:ascii="Times New Roman" w:eastAsia="Times New Roman" w:hAnsi="Times New Roman" w:cs="Times New Roman"/>
          <w:spacing w:val="3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ec</w:t>
      </w:r>
      <w:r>
        <w:rPr>
          <w:rFonts w:ascii="Times New Roman" w:eastAsia="Times New Roman" w:hAnsi="Times New Roman" w:cs="Times New Roman"/>
          <w:sz w:val="24"/>
          <w:szCs w:val="24"/>
        </w:rPr>
        <w:t>ha</w:t>
      </w:r>
      <w:r>
        <w:rPr>
          <w:rFonts w:ascii="Times New Roman" w:eastAsia="Times New Roman" w:hAnsi="Times New Roman" w:cs="Times New Roman"/>
          <w:spacing w:val="3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>os</w:t>
      </w:r>
      <w:r>
        <w:rPr>
          <w:rFonts w:ascii="Times New Roman" w:eastAsia="Times New Roman" w:hAnsi="Times New Roman" w:cs="Times New Roman"/>
          <w:spacing w:val="3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ec</w:t>
      </w:r>
      <w:r>
        <w:rPr>
          <w:rFonts w:ascii="Times New Roman" w:eastAsia="Times New Roman" w:hAnsi="Times New Roman" w:cs="Times New Roman"/>
          <w:sz w:val="24"/>
          <w:szCs w:val="24"/>
        </w:rPr>
        <w:t>ur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os</w:t>
      </w:r>
      <w:r>
        <w:rPr>
          <w:rFonts w:ascii="Times New Roman" w:eastAsia="Times New Roman" w:hAnsi="Times New Roman" w:cs="Times New Roman"/>
          <w:spacing w:val="3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spacing w:val="3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rd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re</w:t>
      </w:r>
      <w:r>
        <w:rPr>
          <w:rFonts w:ascii="Times New Roman" w:eastAsia="Times New Roman" w:hAnsi="Times New Roman" w:cs="Times New Roman"/>
          <w:spacing w:val="3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spacing w:val="2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rr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amie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s br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nd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dos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por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á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no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ndrá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ie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ci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a e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te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ac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ón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l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>a 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l d</w:t>
      </w:r>
      <w:r>
        <w:rPr>
          <w:rFonts w:ascii="Times New Roman" w:eastAsia="Times New Roman" w:hAnsi="Times New Roman" w:cs="Times New Roman"/>
          <w:spacing w:val="15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-5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po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iti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o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z w:val="24"/>
          <w:szCs w:val="24"/>
        </w:rPr>
        <w:t>ó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il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34FFB1F" w14:textId="77777777" w:rsidR="00BE5A93" w:rsidRDefault="00BE5A93">
      <w:pPr>
        <w:spacing w:before="10" w:after="0" w:line="200" w:lineRule="exact"/>
        <w:rPr>
          <w:sz w:val="20"/>
          <w:szCs w:val="20"/>
        </w:rPr>
      </w:pPr>
    </w:p>
    <w:p w14:paraId="6E61A149" w14:textId="77777777" w:rsidR="00BE5A93" w:rsidRDefault="00F700C7">
      <w:pPr>
        <w:spacing w:after="0"/>
        <w:ind w:left="117" w:right="634"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3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ect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3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ca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3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3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3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ali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z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aci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ó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4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spacing w:val="2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ño</w:t>
      </w:r>
      <w:r>
        <w:rPr>
          <w:rFonts w:ascii="Times New Roman" w:eastAsia="Times New Roman" w:hAnsi="Times New Roman" w:cs="Times New Roman"/>
          <w:spacing w:val="3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spacing w:val="3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3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ci</w:t>
      </w:r>
      <w:r>
        <w:rPr>
          <w:rFonts w:ascii="Times New Roman" w:eastAsia="Times New Roman" w:hAnsi="Times New Roman" w:cs="Times New Roman"/>
          <w:sz w:val="24"/>
          <w:szCs w:val="24"/>
        </w:rPr>
        <w:t>ón,</w:t>
      </w:r>
      <w:r>
        <w:rPr>
          <w:rFonts w:ascii="Times New Roman" w:eastAsia="Times New Roman" w:hAnsi="Times New Roman" w:cs="Times New Roman"/>
          <w:spacing w:val="3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3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3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e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ta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e a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ta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al</w:t>
      </w:r>
      <w:r>
        <w:rPr>
          <w:rFonts w:ascii="Times New Roman" w:eastAsia="Times New Roman" w:hAnsi="Times New Roman" w:cs="Times New Roman"/>
          <w:sz w:val="24"/>
          <w:szCs w:val="24"/>
        </w:rPr>
        <w:t>qu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po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iti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por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ta</w:t>
      </w:r>
      <w:r>
        <w:rPr>
          <w:rFonts w:ascii="Times New Roman" w:eastAsia="Times New Roman" w:hAnsi="Times New Roman" w:cs="Times New Roman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on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ci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q</w:t>
      </w:r>
      <w:r>
        <w:rPr>
          <w:rFonts w:ascii="Times New Roman" w:eastAsia="Times New Roman" w:hAnsi="Times New Roman" w:cs="Times New Roman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ñ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y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me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ia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3275633C" w14:textId="77777777" w:rsidR="00BE5A93" w:rsidRDefault="00BE5A93">
      <w:pPr>
        <w:spacing w:before="10" w:after="0" w:line="200" w:lineRule="exact"/>
        <w:rPr>
          <w:sz w:val="20"/>
          <w:szCs w:val="20"/>
        </w:rPr>
      </w:pPr>
    </w:p>
    <w:p w14:paraId="5C6CB60F" w14:textId="77777777" w:rsidR="00BE5A93" w:rsidRDefault="00F700C7">
      <w:pPr>
        <w:spacing w:after="0"/>
        <w:ind w:left="117" w:right="625"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im</w:t>
      </w:r>
      <w:r>
        <w:rPr>
          <w:rFonts w:ascii="Times New Roman" w:eastAsia="Times New Roman" w:hAnsi="Times New Roman" w:cs="Times New Roman"/>
          <w:sz w:val="24"/>
          <w:szCs w:val="24"/>
        </w:rPr>
        <w:t>por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ca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q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una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ón</w:t>
      </w:r>
      <w:r>
        <w:rPr>
          <w:rFonts w:ascii="Times New Roman" w:eastAsia="Times New Roman" w:hAnsi="Times New Roman" w:cs="Times New Roman"/>
          <w:spacing w:val="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pacing w:val="11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ic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ci</w:t>
      </w:r>
      <w:r>
        <w:rPr>
          <w:rFonts w:ascii="Times New Roman" w:eastAsia="Times New Roman" w:hAnsi="Times New Roman" w:cs="Times New Roman"/>
          <w:sz w:val="24"/>
          <w:szCs w:val="24"/>
        </w:rPr>
        <w:t>ón</w:t>
      </w:r>
      <w:r>
        <w:rPr>
          <w:rFonts w:ascii="Times New Roman" w:eastAsia="Times New Roman" w:hAnsi="Times New Roman" w:cs="Times New Roman"/>
          <w:spacing w:val="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spacing w:val="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y un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iti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5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spacing w:val="5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nor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mal</w:t>
      </w:r>
      <w:r>
        <w:rPr>
          <w:rFonts w:ascii="Times New Roman" w:eastAsia="Times New Roman" w:hAnsi="Times New Roman" w:cs="Times New Roman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spacing w:val="5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spacing w:val="4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5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ic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5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5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5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te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ci</w:t>
      </w:r>
      <w:r>
        <w:rPr>
          <w:rFonts w:ascii="Times New Roman" w:eastAsia="Times New Roman" w:hAnsi="Times New Roman" w:cs="Times New Roman"/>
          <w:sz w:val="24"/>
          <w:szCs w:val="24"/>
        </w:rPr>
        <w:t>ón</w:t>
      </w:r>
      <w:r>
        <w:rPr>
          <w:rFonts w:ascii="Times New Roman" w:eastAsia="Times New Roman" w:hAnsi="Times New Roman" w:cs="Times New Roman"/>
          <w:spacing w:val="5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5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o,</w:t>
      </w:r>
      <w:r>
        <w:rPr>
          <w:rFonts w:ascii="Times New Roman" w:eastAsia="Times New Roman" w:hAnsi="Times New Roman" w:cs="Times New Roman"/>
          <w:spacing w:val="5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5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5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pr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me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5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5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>os u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os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on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ca</w:t>
      </w:r>
      <w:r>
        <w:rPr>
          <w:rFonts w:ascii="Times New Roman" w:eastAsia="Times New Roman" w:hAnsi="Times New Roman" w:cs="Times New Roman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ace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j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r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ac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on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ra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mi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r,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ia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et</w:t>
      </w:r>
      <w:r>
        <w:rPr>
          <w:rFonts w:ascii="Times New Roman" w:eastAsia="Times New Roman" w:hAnsi="Times New Roman" w:cs="Times New Roman"/>
          <w:sz w:val="24"/>
          <w:szCs w:val="24"/>
        </w:rPr>
        <w:t>or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nf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maci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ó</w:t>
      </w:r>
      <w:r>
        <w:rPr>
          <w:rFonts w:ascii="Times New Roman" w:eastAsia="Times New Roman" w:hAnsi="Times New Roman" w:cs="Times New Roman"/>
          <w:sz w:val="24"/>
          <w:szCs w:val="24"/>
        </w:rPr>
        <w:t>n 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li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z w:val="24"/>
          <w:szCs w:val="24"/>
        </w:rPr>
        <w:t>o,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mie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que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z w:val="24"/>
          <w:szCs w:val="24"/>
        </w:rPr>
        <w:t>undo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ca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cte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z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por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una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a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nfor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ma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ón qu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ndo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á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ti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po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ci</w:t>
      </w:r>
      <w:r>
        <w:rPr>
          <w:rFonts w:ascii="Times New Roman" w:eastAsia="Times New Roman" w:hAnsi="Times New Roman" w:cs="Times New Roman"/>
          <w:sz w:val="24"/>
          <w:szCs w:val="24"/>
        </w:rPr>
        <w:t>ón 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o.</w:t>
      </w:r>
    </w:p>
    <w:p w14:paraId="51913F4E" w14:textId="77777777" w:rsidR="00BE5A93" w:rsidRDefault="00BE5A93">
      <w:pPr>
        <w:spacing w:before="7" w:after="0" w:line="140" w:lineRule="exact"/>
        <w:rPr>
          <w:sz w:val="14"/>
          <w:szCs w:val="14"/>
        </w:rPr>
      </w:pPr>
    </w:p>
    <w:p w14:paraId="4C3675B7" w14:textId="77777777" w:rsidR="00BE5A93" w:rsidRDefault="00BE5A93">
      <w:pPr>
        <w:spacing w:after="0" w:line="200" w:lineRule="exact"/>
        <w:rPr>
          <w:sz w:val="20"/>
          <w:szCs w:val="20"/>
        </w:rPr>
      </w:pPr>
    </w:p>
    <w:p w14:paraId="604EDA46" w14:textId="77777777" w:rsidR="00BE5A93" w:rsidRDefault="00BE5A93">
      <w:pPr>
        <w:spacing w:after="0" w:line="200" w:lineRule="exact"/>
        <w:rPr>
          <w:sz w:val="20"/>
          <w:szCs w:val="20"/>
        </w:rPr>
      </w:pPr>
    </w:p>
    <w:p w14:paraId="4C18A5BE" w14:textId="77777777" w:rsidR="00BE5A93" w:rsidRDefault="00BE5A93">
      <w:pPr>
        <w:spacing w:after="0" w:line="200" w:lineRule="exact"/>
        <w:rPr>
          <w:sz w:val="20"/>
          <w:szCs w:val="20"/>
        </w:rPr>
      </w:pPr>
    </w:p>
    <w:p w14:paraId="689B3C98" w14:textId="77777777" w:rsidR="00BE5A93" w:rsidRDefault="00BE5A93">
      <w:pPr>
        <w:spacing w:after="0" w:line="200" w:lineRule="exact"/>
        <w:rPr>
          <w:sz w:val="20"/>
          <w:szCs w:val="20"/>
        </w:rPr>
      </w:pPr>
    </w:p>
    <w:p w14:paraId="26707381" w14:textId="77777777" w:rsidR="00BE5A93" w:rsidRDefault="00F700C7">
      <w:pPr>
        <w:spacing w:after="0" w:line="240" w:lineRule="auto"/>
        <w:ind w:left="836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spacing w:val="1"/>
          <w:sz w:val="24"/>
          <w:szCs w:val="24"/>
        </w:rPr>
        <w:t>iii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. </w:t>
      </w:r>
      <w:r>
        <w:rPr>
          <w:rFonts w:ascii="Times New Roman" w:eastAsia="Times New Roman" w:hAnsi="Times New Roman" w:cs="Times New Roman"/>
          <w:i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i/>
          <w:spacing w:val="-4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i/>
          <w:spacing w:val="1"/>
          <w:sz w:val="24"/>
          <w:szCs w:val="24"/>
        </w:rPr>
        <w:t>lic</w:t>
      </w:r>
      <w:r>
        <w:rPr>
          <w:rFonts w:ascii="Times New Roman" w:eastAsia="Times New Roman" w:hAnsi="Times New Roman" w:cs="Times New Roman"/>
          <w:i/>
          <w:spacing w:val="-4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i/>
          <w:spacing w:val="1"/>
          <w:sz w:val="24"/>
          <w:szCs w:val="24"/>
        </w:rPr>
        <w:t>ci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on</w:t>
      </w:r>
      <w:r>
        <w:rPr>
          <w:rFonts w:ascii="Times New Roman" w:eastAsia="Times New Roman" w:hAnsi="Times New Roman" w:cs="Times New Roman"/>
          <w:i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i/>
          <w:spacing w:val="-1"/>
          <w:sz w:val="24"/>
          <w:szCs w:val="24"/>
        </w:rPr>
        <w:t xml:space="preserve"> H</w:t>
      </w:r>
      <w:r>
        <w:rPr>
          <w:rFonts w:ascii="Times New Roman" w:eastAsia="Times New Roman" w:hAnsi="Times New Roman" w:cs="Times New Roman"/>
          <w:i/>
          <w:spacing w:val="1"/>
          <w:sz w:val="24"/>
          <w:szCs w:val="24"/>
        </w:rPr>
        <w:t>í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i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i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da</w:t>
      </w:r>
      <w:r>
        <w:rPr>
          <w:rFonts w:ascii="Times New Roman" w:eastAsia="Times New Roman" w:hAnsi="Times New Roman" w:cs="Times New Roman"/>
          <w:i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.</w:t>
      </w:r>
    </w:p>
    <w:p w14:paraId="430BDF00" w14:textId="77777777" w:rsidR="00BE5A93" w:rsidRDefault="00BE5A93">
      <w:pPr>
        <w:spacing w:after="0" w:line="200" w:lineRule="exact"/>
        <w:rPr>
          <w:sz w:val="20"/>
          <w:szCs w:val="20"/>
        </w:rPr>
      </w:pPr>
    </w:p>
    <w:p w14:paraId="3976D340" w14:textId="77777777" w:rsidR="00BE5A93" w:rsidRDefault="00BE5A93">
      <w:pPr>
        <w:spacing w:before="16" w:after="0" w:line="260" w:lineRule="exact"/>
        <w:rPr>
          <w:sz w:val="26"/>
          <w:szCs w:val="26"/>
        </w:rPr>
      </w:pPr>
    </w:p>
    <w:p w14:paraId="1E930655" w14:textId="77777777" w:rsidR="00BE5A93" w:rsidRDefault="00F700C7">
      <w:pPr>
        <w:spacing w:after="0"/>
        <w:ind w:left="117" w:right="627"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z w:val="24"/>
          <w:szCs w:val="24"/>
        </w:rPr>
        <w:t>or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malme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2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2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té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no</w:t>
      </w:r>
      <w:r>
        <w:rPr>
          <w:rFonts w:ascii="Times New Roman" w:eastAsia="Times New Roman" w:hAnsi="Times New Roman" w:cs="Times New Roman"/>
          <w:spacing w:val="2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í</w:t>
      </w:r>
      <w:r>
        <w:rPr>
          <w:rFonts w:ascii="Times New Roman" w:eastAsia="Times New Roman" w:hAnsi="Times New Roman" w:cs="Times New Roman"/>
          <w:sz w:val="24"/>
          <w:szCs w:val="24"/>
        </w:rPr>
        <w:t>br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do</w:t>
      </w:r>
      <w:r>
        <w:rPr>
          <w:rFonts w:ascii="Times New Roman" w:eastAsia="Times New Roman" w:hAnsi="Times New Roman" w:cs="Times New Roman"/>
          <w:spacing w:val="2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2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ie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2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2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2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spacing w:val="2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or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2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2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z w:val="24"/>
          <w:szCs w:val="24"/>
        </w:rPr>
        <w:t>po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ci</w:t>
      </w:r>
      <w:r>
        <w:rPr>
          <w:rFonts w:ascii="Times New Roman" w:eastAsia="Times New Roman" w:hAnsi="Times New Roman" w:cs="Times New Roman"/>
          <w:sz w:val="24"/>
          <w:szCs w:val="24"/>
        </w:rPr>
        <w:t>ón</w:t>
      </w:r>
      <w:r>
        <w:rPr>
          <w:rFonts w:ascii="Times New Roman" w:eastAsia="Times New Roman" w:hAnsi="Times New Roman" w:cs="Times New Roman"/>
          <w:spacing w:val="2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mi</w:t>
      </w:r>
      <w:r>
        <w:rPr>
          <w:rFonts w:ascii="Times New Roman" w:eastAsia="Times New Roman" w:hAnsi="Times New Roman" w:cs="Times New Roman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no</w:t>
      </w:r>
      <w:r>
        <w:rPr>
          <w:rFonts w:ascii="Times New Roman" w:eastAsia="Times New Roman" w:hAnsi="Times New Roman" w:cs="Times New Roman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ce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ci</w:t>
      </w:r>
      <w:r>
        <w:rPr>
          <w:rFonts w:ascii="Times New Roman" w:eastAsia="Times New Roman" w:hAnsi="Times New Roman" w:cs="Times New Roman"/>
          <w:sz w:val="24"/>
          <w:szCs w:val="24"/>
        </w:rPr>
        <w:t>ón,</w:t>
      </w:r>
      <w:r>
        <w:rPr>
          <w:rFonts w:ascii="Times New Roman" w:eastAsia="Times New Roman" w:hAnsi="Times New Roman" w:cs="Times New Roman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8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que</w:t>
      </w:r>
      <w:r>
        <w:rPr>
          <w:rFonts w:ascii="Times New Roman" w:eastAsia="Times New Roman" w:hAnsi="Times New Roman" w:cs="Times New Roman"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la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lic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ci</w:t>
      </w:r>
      <w:r>
        <w:rPr>
          <w:rFonts w:ascii="Times New Roman" w:eastAsia="Times New Roman" w:hAnsi="Times New Roman" w:cs="Times New Roman"/>
          <w:sz w:val="24"/>
          <w:szCs w:val="24"/>
        </w:rPr>
        <w:t>on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s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z w:val="24"/>
          <w:szCs w:val="24"/>
        </w:rPr>
        <w:t>ó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pacing w:val="1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le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í</w:t>
      </w:r>
      <w:r>
        <w:rPr>
          <w:rFonts w:ascii="Times New Roman" w:eastAsia="Times New Roman" w:hAnsi="Times New Roman" w:cs="Times New Roman"/>
          <w:sz w:val="24"/>
          <w:szCs w:val="24"/>
        </w:rPr>
        <w:t>br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on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ód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o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it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2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2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5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pacing w:val="-7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>5,</w:t>
      </w:r>
      <w:r>
        <w:rPr>
          <w:rFonts w:ascii="Times New Roman" w:eastAsia="Times New Roman" w:hAnsi="Times New Roman" w:cs="Times New Roman"/>
          <w:spacing w:val="3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2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2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acce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2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2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5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2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it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2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2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le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aj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2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ati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z w:val="24"/>
          <w:szCs w:val="24"/>
        </w:rPr>
        <w:t>o.</w:t>
      </w:r>
      <w:r>
        <w:rPr>
          <w:rFonts w:ascii="Times New Roman" w:eastAsia="Times New Roman" w:hAnsi="Times New Roman" w:cs="Times New Roman"/>
          <w:spacing w:val="2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3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2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for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2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ac</w:t>
      </w:r>
      <w:r>
        <w:rPr>
          <w:rFonts w:ascii="Times New Roman" w:eastAsia="Times New Roman" w:hAnsi="Times New Roman" w:cs="Times New Roman"/>
          <w:sz w:val="24"/>
          <w:szCs w:val="24"/>
        </w:rPr>
        <w:t>a pro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ec</w:t>
      </w:r>
      <w:r>
        <w:rPr>
          <w:rFonts w:ascii="Times New Roman" w:eastAsia="Times New Roman" w:hAnsi="Times New Roman" w:cs="Times New Roman"/>
          <w:sz w:val="24"/>
          <w:szCs w:val="24"/>
        </w:rPr>
        <w:t>ho</w:t>
      </w:r>
      <w:r>
        <w:rPr>
          <w:rFonts w:ascii="Times New Roman" w:eastAsia="Times New Roman" w:hAnsi="Times New Roman" w:cs="Times New Roman"/>
          <w:spacing w:val="2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spacing w:val="2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2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mej</w:t>
      </w:r>
      <w:r>
        <w:rPr>
          <w:rFonts w:ascii="Times New Roman" w:eastAsia="Times New Roman" w:hAnsi="Times New Roman" w:cs="Times New Roman"/>
          <w:sz w:val="24"/>
          <w:szCs w:val="24"/>
        </w:rPr>
        <w:t>or</w:t>
      </w:r>
      <w:r>
        <w:rPr>
          <w:rFonts w:ascii="Times New Roman" w:eastAsia="Times New Roman" w:hAnsi="Times New Roman" w:cs="Times New Roman"/>
          <w:spacing w:val="2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spacing w:val="2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ca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on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ati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2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spacing w:val="1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spacing w:val="-5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pps</w:t>
      </w:r>
      <w:r>
        <w:rPr>
          <w:rFonts w:ascii="Times New Roman" w:eastAsia="Times New Roman" w:hAnsi="Times New Roman" w:cs="Times New Roman"/>
          <w:spacing w:val="2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me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ci</w:t>
      </w:r>
      <w:r>
        <w:rPr>
          <w:rFonts w:ascii="Times New Roman" w:eastAsia="Times New Roman" w:hAnsi="Times New Roman" w:cs="Times New Roman"/>
          <w:sz w:val="24"/>
          <w:szCs w:val="24"/>
        </w:rPr>
        <w:t>on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te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me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4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rr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ll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4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4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du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4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4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uno</w:t>
      </w:r>
      <w:r>
        <w:rPr>
          <w:rFonts w:ascii="Times New Roman" w:eastAsia="Times New Roman" w:hAnsi="Times New Roman" w:cs="Times New Roman"/>
          <w:spacing w:val="4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4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ra</w:t>
      </w:r>
      <w:r>
        <w:rPr>
          <w:rFonts w:ascii="Times New Roman" w:eastAsia="Times New Roman" w:hAnsi="Times New Roman" w:cs="Times New Roman"/>
          <w:spacing w:val="4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od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4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5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ta</w:t>
      </w:r>
      <w:r>
        <w:rPr>
          <w:rFonts w:ascii="Times New Roman" w:eastAsia="Times New Roman" w:hAnsi="Times New Roman" w:cs="Times New Roman"/>
          <w:sz w:val="24"/>
          <w:szCs w:val="24"/>
        </w:rPr>
        <w:t>for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4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spacing w:val="4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acce</w:t>
      </w:r>
      <w:r>
        <w:rPr>
          <w:rFonts w:ascii="Times New Roman" w:eastAsia="Times New Roman" w:hAnsi="Times New Roman" w:cs="Times New Roman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spacing w:val="4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me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4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l</w:t>
      </w:r>
    </w:p>
    <w:p w14:paraId="0966BAAE" w14:textId="77777777" w:rsidR="00BE5A93" w:rsidRDefault="00BE5A93">
      <w:pPr>
        <w:spacing w:after="0"/>
        <w:jc w:val="both"/>
        <w:sectPr w:rsidR="00BE5A93">
          <w:headerReference w:type="default" r:id="rId59"/>
          <w:pgSz w:w="12240" w:h="15840"/>
          <w:pgMar w:top="2220" w:right="1300" w:bottom="280" w:left="1300" w:header="1483" w:footer="0" w:gutter="0"/>
          <w:pgNumType w:start="27"/>
          <w:cols w:space="720"/>
        </w:sectPr>
      </w:pPr>
    </w:p>
    <w:p w14:paraId="451469D8" w14:textId="77777777" w:rsidR="00BE5A93" w:rsidRDefault="00645533">
      <w:pPr>
        <w:spacing w:before="16" w:after="0" w:line="220" w:lineRule="exact"/>
      </w:pPr>
      <w:r>
        <w:rPr>
          <w:noProof/>
        </w:rPr>
        <w:lastRenderedPageBreak/>
        <w:drawing>
          <wp:anchor distT="0" distB="0" distL="114300" distR="114300" simplePos="0" relativeHeight="503314169" behindDoc="1" locked="0" layoutInCell="1" allowOverlap="1" wp14:anchorId="28E5FF01" wp14:editId="1A749A70">
            <wp:simplePos x="0" y="0"/>
            <wp:positionH relativeFrom="page">
              <wp:posOffset>1143000</wp:posOffset>
            </wp:positionH>
            <wp:positionV relativeFrom="page">
              <wp:posOffset>7404100</wp:posOffset>
            </wp:positionV>
            <wp:extent cx="5648960" cy="406400"/>
            <wp:effectExtent l="0" t="0" r="0" b="0"/>
            <wp:wrapNone/>
            <wp:docPr id="123" name="Imagen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8960" cy="406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B2D6BFF" w14:textId="77777777" w:rsidR="00BE5A93" w:rsidRDefault="00F700C7">
      <w:pPr>
        <w:spacing w:before="29" w:after="0"/>
        <w:ind w:left="117" w:right="633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po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iti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z w:val="24"/>
          <w:szCs w:val="24"/>
        </w:rPr>
        <w:t>o,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acie</w:t>
      </w:r>
      <w:r>
        <w:rPr>
          <w:rFonts w:ascii="Times New Roman" w:eastAsia="Times New Roman" w:hAnsi="Times New Roman" w:cs="Times New Roman"/>
          <w:sz w:val="24"/>
          <w:szCs w:val="24"/>
        </w:rPr>
        <w:t>ndo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de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od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us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ca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acte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í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ti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li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ón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r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da</w:t>
      </w:r>
      <w:r>
        <w:rPr>
          <w:rFonts w:ascii="Times New Roman" w:eastAsia="Times New Roman" w:hAnsi="Times New Roman" w:cs="Times New Roman"/>
          <w:spacing w:val="3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spacing w:val="2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em</w:t>
      </w:r>
      <w:r>
        <w:rPr>
          <w:rFonts w:ascii="Times New Roman" w:eastAsia="Times New Roman" w:hAnsi="Times New Roman" w:cs="Times New Roman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qu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eta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3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3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ca</w:t>
      </w:r>
      <w:r>
        <w:rPr>
          <w:rFonts w:ascii="Times New Roman" w:eastAsia="Times New Roman" w:hAnsi="Times New Roman" w:cs="Times New Roman"/>
          <w:sz w:val="24"/>
          <w:szCs w:val="24"/>
        </w:rPr>
        <w:t>da</w:t>
      </w:r>
      <w:r>
        <w:rPr>
          <w:rFonts w:ascii="Times New Roman" w:eastAsia="Times New Roman" w:hAnsi="Times New Roman" w:cs="Times New Roman"/>
          <w:spacing w:val="3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at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for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3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ndo</w:t>
      </w:r>
      <w:r>
        <w:rPr>
          <w:rFonts w:ascii="Times New Roman" w:eastAsia="Times New Roman" w:hAnsi="Times New Roman" w:cs="Times New Roman"/>
          <w:spacing w:val="3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un</w:t>
      </w:r>
      <w:r>
        <w:rPr>
          <w:rFonts w:ascii="Times New Roman" w:eastAsia="Times New Roman" w:hAnsi="Times New Roman" w:cs="Times New Roman"/>
          <w:spacing w:val="3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j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ec</w:t>
      </w:r>
      <w:r>
        <w:rPr>
          <w:rFonts w:ascii="Times New Roman" w:eastAsia="Times New Roman" w:hAnsi="Times New Roman" w:cs="Times New Roman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3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3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ca</w:t>
      </w:r>
      <w:r>
        <w:rPr>
          <w:rFonts w:ascii="Times New Roman" w:eastAsia="Times New Roman" w:hAnsi="Times New Roman" w:cs="Times New Roman"/>
          <w:sz w:val="24"/>
          <w:szCs w:val="24"/>
        </w:rPr>
        <w:t>da</w:t>
      </w:r>
      <w:r>
        <w:rPr>
          <w:rFonts w:ascii="Times New Roman" w:eastAsia="Times New Roman" w:hAnsi="Times New Roman" w:cs="Times New Roman"/>
          <w:spacing w:val="3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al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ca</w:t>
      </w:r>
      <w:r>
        <w:rPr>
          <w:rFonts w:ascii="Times New Roman" w:eastAsia="Times New Roman" w:hAnsi="Times New Roman" w:cs="Times New Roman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z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r 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bu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do 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c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o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fu</w:t>
      </w:r>
      <w:r>
        <w:rPr>
          <w:rFonts w:ascii="Times New Roman" w:eastAsia="Times New Roman" w:hAnsi="Times New Roman" w:cs="Times New Roman"/>
          <w:spacing w:val="6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ra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una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a</w:t>
      </w:r>
      <w:r>
        <w:rPr>
          <w:rFonts w:ascii="Times New Roman" w:eastAsia="Times New Roman" w:hAnsi="Times New Roman" w:cs="Times New Roman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ci</w:t>
      </w:r>
      <w:r>
        <w:rPr>
          <w:rFonts w:ascii="Times New Roman" w:eastAsia="Times New Roman" w:hAnsi="Times New Roman" w:cs="Times New Roman"/>
          <w:sz w:val="24"/>
          <w:szCs w:val="24"/>
        </w:rPr>
        <w:t>ón n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ti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894D806" w14:textId="77777777" w:rsidR="00BE5A93" w:rsidRDefault="00BE5A93">
      <w:pPr>
        <w:spacing w:before="10" w:after="0" w:line="200" w:lineRule="exact"/>
        <w:rPr>
          <w:sz w:val="20"/>
          <w:szCs w:val="20"/>
        </w:rPr>
      </w:pPr>
    </w:p>
    <w:p w14:paraId="61303578" w14:textId="77777777" w:rsidR="00BE5A93" w:rsidRDefault="00F700C7">
      <w:pPr>
        <w:spacing w:after="0"/>
        <w:ind w:left="117" w:right="625"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me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do</w:t>
      </w:r>
      <w:r>
        <w:rPr>
          <w:rFonts w:ascii="Times New Roman" w:eastAsia="Times New Roman" w:hAnsi="Times New Roman" w:cs="Times New Roman"/>
          <w:spacing w:val="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pod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em</w:t>
      </w:r>
      <w:r>
        <w:rPr>
          <w:rFonts w:ascii="Times New Roman" w:eastAsia="Times New Roman" w:hAnsi="Times New Roman" w:cs="Times New Roman"/>
          <w:sz w:val="24"/>
          <w:szCs w:val="24"/>
        </w:rPr>
        <w:t>os</w:t>
      </w:r>
      <w:r>
        <w:rPr>
          <w:rFonts w:ascii="Times New Roman" w:eastAsia="Times New Roman" w:hAnsi="Times New Roman" w:cs="Times New Roman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on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ia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alte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ati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la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ale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pro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ee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un</w:t>
      </w:r>
      <w:r>
        <w:rPr>
          <w:rFonts w:ascii="Times New Roman" w:eastAsia="Times New Roman" w:hAnsi="Times New Roman" w:cs="Times New Roman"/>
          <w:spacing w:val="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orno y</w:t>
      </w:r>
      <w:r>
        <w:rPr>
          <w:rFonts w:ascii="Times New Roman" w:eastAsia="Times New Roman" w:hAnsi="Times New Roman" w:cs="Times New Roman"/>
          <w:spacing w:val="2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li</w:t>
      </w:r>
      <w:r>
        <w:rPr>
          <w:rFonts w:ascii="Times New Roman" w:eastAsia="Times New Roman" w:hAnsi="Times New Roman" w:cs="Times New Roman"/>
          <w:sz w:val="24"/>
          <w:szCs w:val="24"/>
        </w:rPr>
        <w:t>br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ía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2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spacing w:val="2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rr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ll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2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que</w:t>
      </w:r>
      <w:r>
        <w:rPr>
          <w:rFonts w:ascii="Times New Roman" w:eastAsia="Times New Roman" w:hAnsi="Times New Roman" w:cs="Times New Roman"/>
          <w:spacing w:val="2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im</w:t>
      </w:r>
      <w:r>
        <w:rPr>
          <w:rFonts w:ascii="Times New Roman" w:eastAsia="Times New Roman" w:hAnsi="Times New Roman" w:cs="Times New Roman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2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2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pro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o.</w:t>
      </w:r>
      <w:r>
        <w:rPr>
          <w:rFonts w:ascii="Times New Roman" w:eastAsia="Times New Roman" w:hAnsi="Times New Roman" w:cs="Times New Roman"/>
          <w:spacing w:val="3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2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-8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sz w:val="24"/>
          <w:szCs w:val="24"/>
        </w:rPr>
        <w:t>or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í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2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spacing w:val="2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os</w:t>
      </w:r>
      <w:r>
        <w:rPr>
          <w:rFonts w:ascii="Times New Roman" w:eastAsia="Times New Roman" w:hAnsi="Times New Roman" w:cs="Times New Roman"/>
          <w:spacing w:val="3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9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ameW</w:t>
      </w:r>
      <w:r>
        <w:rPr>
          <w:rFonts w:ascii="Times New Roman" w:eastAsia="Times New Roman" w:hAnsi="Times New Roman" w:cs="Times New Roman"/>
          <w:sz w:val="24"/>
          <w:szCs w:val="24"/>
        </w:rPr>
        <w:t>orks</w:t>
      </w:r>
      <w:r>
        <w:rPr>
          <w:rFonts w:ascii="Times New Roman" w:eastAsia="Times New Roman" w:hAnsi="Times New Roman" w:cs="Times New Roman"/>
          <w:spacing w:val="2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e b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3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3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3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pa</w:t>
      </w:r>
      <w:r>
        <w:rPr>
          <w:rFonts w:ascii="Times New Roman" w:eastAsia="Times New Roman" w:hAnsi="Times New Roman" w:cs="Times New Roman"/>
          <w:spacing w:val="3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pon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3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spacing w:val="3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ce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3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2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pu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3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re</w:t>
      </w:r>
      <w:r>
        <w:rPr>
          <w:rFonts w:ascii="Times New Roman" w:eastAsia="Times New Roman" w:hAnsi="Times New Roman" w:cs="Times New Roman"/>
          <w:spacing w:val="3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J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pt</w:t>
      </w:r>
      <w:r>
        <w:rPr>
          <w:rFonts w:ascii="Times New Roman" w:eastAsia="Times New Roman" w:hAnsi="Times New Roman" w:cs="Times New Roman"/>
          <w:spacing w:val="3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3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3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aj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3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z w:val="24"/>
          <w:szCs w:val="24"/>
        </w:rPr>
        <w:t>onde</w:t>
      </w:r>
      <w:r>
        <w:rPr>
          <w:rFonts w:ascii="Times New Roman" w:eastAsia="Times New Roman" w:hAnsi="Times New Roman" w:cs="Times New Roman"/>
          <w:spacing w:val="3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4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e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ba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ic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ci</w:t>
      </w:r>
      <w:r>
        <w:rPr>
          <w:rFonts w:ascii="Times New Roman" w:eastAsia="Times New Roman" w:hAnsi="Times New Roman" w:cs="Times New Roman"/>
          <w:sz w:val="24"/>
          <w:szCs w:val="24"/>
        </w:rPr>
        <w:t>ón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pi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po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it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z w:val="24"/>
          <w:szCs w:val="24"/>
        </w:rPr>
        <w:t>o,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que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por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5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ac</w:t>
      </w:r>
      <w:r>
        <w:rPr>
          <w:rFonts w:ascii="Times New Roman" w:eastAsia="Times New Roman" w:hAnsi="Times New Roman" w:cs="Times New Roman"/>
          <w:sz w:val="24"/>
          <w:szCs w:val="24"/>
        </w:rPr>
        <w:t>he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Cordo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</w:p>
    <w:p w14:paraId="11802DE3" w14:textId="77777777" w:rsidR="00BE5A93" w:rsidRDefault="00F700C7">
      <w:pPr>
        <w:spacing w:before="10" w:after="0" w:line="271" w:lineRule="exact"/>
        <w:ind w:left="117" w:right="8232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position w:val="-1"/>
          <w:sz w:val="24"/>
          <w:szCs w:val="24"/>
        </w:rPr>
        <w:t xml:space="preserve">o </w:t>
      </w:r>
      <w:r>
        <w:rPr>
          <w:rFonts w:ascii="Times New Roman" w:eastAsia="Times New Roman" w:hAnsi="Times New Roman" w:cs="Times New Roman"/>
          <w:spacing w:val="-1"/>
          <w:position w:val="-1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position w:val="-1"/>
          <w:sz w:val="24"/>
          <w:szCs w:val="24"/>
        </w:rPr>
        <w:t>hon</w:t>
      </w:r>
      <w:r>
        <w:rPr>
          <w:rFonts w:ascii="Times New Roman" w:eastAsia="Times New Roman" w:hAnsi="Times New Roman" w:cs="Times New Roman"/>
          <w:spacing w:val="1"/>
          <w:position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5"/>
          <w:position w:val="-1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pacing w:val="1"/>
          <w:position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position w:val="-1"/>
          <w:sz w:val="24"/>
          <w:szCs w:val="24"/>
        </w:rPr>
        <w:t>p.</w:t>
      </w:r>
    </w:p>
    <w:p w14:paraId="7D6D2983" w14:textId="77777777" w:rsidR="00BE5A93" w:rsidRDefault="00BE5A93">
      <w:pPr>
        <w:spacing w:after="0" w:line="200" w:lineRule="exact"/>
        <w:rPr>
          <w:sz w:val="20"/>
          <w:szCs w:val="20"/>
        </w:rPr>
      </w:pPr>
    </w:p>
    <w:p w14:paraId="5FDE94CD" w14:textId="77777777" w:rsidR="00BE5A93" w:rsidRDefault="00BE5A93">
      <w:pPr>
        <w:spacing w:after="0" w:line="200" w:lineRule="exact"/>
        <w:rPr>
          <w:sz w:val="20"/>
          <w:szCs w:val="20"/>
        </w:rPr>
      </w:pPr>
    </w:p>
    <w:p w14:paraId="78FF7361" w14:textId="77777777" w:rsidR="00BE5A93" w:rsidRDefault="00BE5A93">
      <w:pPr>
        <w:spacing w:before="16" w:after="0" w:line="240" w:lineRule="exact"/>
        <w:rPr>
          <w:sz w:val="24"/>
          <w:szCs w:val="24"/>
        </w:rPr>
      </w:pPr>
    </w:p>
    <w:p w14:paraId="7AFA5A8D" w14:textId="77777777" w:rsidR="00BE5A93" w:rsidRDefault="00645533">
      <w:pPr>
        <w:spacing w:after="0" w:line="240" w:lineRule="auto"/>
        <w:ind w:left="500" w:right="-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065582B3" wp14:editId="1983AF7F">
            <wp:extent cx="5613400" cy="2917825"/>
            <wp:effectExtent l="0" t="0" r="6350" b="0"/>
            <wp:docPr id="3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3400" cy="291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70DF69" w14:textId="77777777" w:rsidR="00BE5A93" w:rsidRDefault="00BE5A93">
      <w:pPr>
        <w:spacing w:before="6" w:after="0" w:line="100" w:lineRule="exact"/>
        <w:rPr>
          <w:sz w:val="10"/>
          <w:szCs w:val="10"/>
        </w:rPr>
      </w:pPr>
    </w:p>
    <w:p w14:paraId="1237B9A8" w14:textId="77777777" w:rsidR="00BE5A93" w:rsidRDefault="00F700C7">
      <w:pPr>
        <w:spacing w:after="0" w:line="240" w:lineRule="auto"/>
        <w:ind w:left="501" w:right="-20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i/>
          <w:spacing w:val="-1"/>
        </w:rPr>
        <w:t>F</w:t>
      </w:r>
      <w:r>
        <w:rPr>
          <w:rFonts w:ascii="Calibri" w:eastAsia="Calibri" w:hAnsi="Calibri" w:cs="Calibri"/>
          <w:i/>
          <w:spacing w:val="1"/>
        </w:rPr>
        <w:t>i</w:t>
      </w:r>
      <w:r>
        <w:rPr>
          <w:rFonts w:ascii="Calibri" w:eastAsia="Calibri" w:hAnsi="Calibri" w:cs="Calibri"/>
          <w:i/>
          <w:spacing w:val="-1"/>
        </w:rPr>
        <w:t>gu</w:t>
      </w:r>
      <w:r>
        <w:rPr>
          <w:rFonts w:ascii="Calibri" w:eastAsia="Calibri" w:hAnsi="Calibri" w:cs="Calibri"/>
          <w:i/>
        </w:rPr>
        <w:t>ra</w:t>
      </w:r>
      <w:r>
        <w:rPr>
          <w:rFonts w:ascii="Calibri" w:eastAsia="Calibri" w:hAnsi="Calibri" w:cs="Calibri"/>
          <w:i/>
          <w:spacing w:val="-4"/>
        </w:rPr>
        <w:t xml:space="preserve"> </w:t>
      </w:r>
      <w:r>
        <w:rPr>
          <w:rFonts w:ascii="Calibri" w:eastAsia="Calibri" w:hAnsi="Calibri" w:cs="Calibri"/>
          <w:i/>
        </w:rPr>
        <w:t>7.</w:t>
      </w:r>
      <w:r>
        <w:rPr>
          <w:rFonts w:ascii="Calibri" w:eastAsia="Calibri" w:hAnsi="Calibri" w:cs="Calibri"/>
          <w:i/>
          <w:spacing w:val="2"/>
        </w:rPr>
        <w:t xml:space="preserve"> </w:t>
      </w:r>
      <w:r>
        <w:rPr>
          <w:rFonts w:ascii="Calibri" w:eastAsia="Calibri" w:hAnsi="Calibri" w:cs="Calibri"/>
          <w:spacing w:val="-1"/>
        </w:rPr>
        <w:t>C</w:t>
      </w:r>
      <w:r>
        <w:rPr>
          <w:rFonts w:ascii="Calibri" w:eastAsia="Calibri" w:hAnsi="Calibri" w:cs="Calibri"/>
        </w:rPr>
        <w:t>om</w:t>
      </w:r>
      <w:r>
        <w:rPr>
          <w:rFonts w:ascii="Calibri" w:eastAsia="Calibri" w:hAnsi="Calibri" w:cs="Calibri"/>
          <w:spacing w:val="1"/>
        </w:rPr>
        <w:t>p</w:t>
      </w:r>
      <w:r>
        <w:rPr>
          <w:rFonts w:ascii="Calibri" w:eastAsia="Calibri" w:hAnsi="Calibri" w:cs="Calibri"/>
          <w:spacing w:val="-1"/>
        </w:rPr>
        <w:t>ar</w:t>
      </w:r>
      <w:r>
        <w:rPr>
          <w:rFonts w:ascii="Calibri" w:eastAsia="Calibri" w:hAnsi="Calibri" w:cs="Calibri"/>
          <w:spacing w:val="2"/>
        </w:rPr>
        <w:t>a</w:t>
      </w:r>
      <w:r>
        <w:rPr>
          <w:rFonts w:ascii="Calibri" w:eastAsia="Calibri" w:hAnsi="Calibri" w:cs="Calibri"/>
          <w:spacing w:val="-2"/>
        </w:rPr>
        <w:t>t</w:t>
      </w:r>
      <w:r>
        <w:rPr>
          <w:rFonts w:ascii="Calibri" w:eastAsia="Calibri" w:hAnsi="Calibri" w:cs="Calibri"/>
          <w:spacing w:val="1"/>
        </w:rPr>
        <w:t>i</w:t>
      </w:r>
      <w:r>
        <w:rPr>
          <w:rFonts w:ascii="Calibri" w:eastAsia="Calibri" w:hAnsi="Calibri" w:cs="Calibri"/>
        </w:rPr>
        <w:t>va</w:t>
      </w:r>
      <w:r>
        <w:rPr>
          <w:rFonts w:ascii="Calibri" w:eastAsia="Calibri" w:hAnsi="Calibri" w:cs="Calibri"/>
          <w:spacing w:val="-7"/>
        </w:rPr>
        <w:t xml:space="preserve"> </w:t>
      </w:r>
      <w:r>
        <w:rPr>
          <w:rFonts w:ascii="Calibri" w:eastAsia="Calibri" w:hAnsi="Calibri" w:cs="Calibri"/>
          <w:spacing w:val="-1"/>
        </w:rPr>
        <w:t>F</w:t>
      </w:r>
      <w:r>
        <w:rPr>
          <w:rFonts w:ascii="Calibri" w:eastAsia="Calibri" w:hAnsi="Calibri" w:cs="Calibri"/>
          <w:spacing w:val="3"/>
        </w:rPr>
        <w:t>r</w:t>
      </w:r>
      <w:r>
        <w:rPr>
          <w:rFonts w:ascii="Calibri" w:eastAsia="Calibri" w:hAnsi="Calibri" w:cs="Calibri"/>
          <w:spacing w:val="-1"/>
        </w:rPr>
        <w:t>a</w:t>
      </w:r>
      <w:r>
        <w:rPr>
          <w:rFonts w:ascii="Calibri" w:eastAsia="Calibri" w:hAnsi="Calibri" w:cs="Calibri"/>
        </w:rPr>
        <w:t>m</w:t>
      </w:r>
      <w:r>
        <w:rPr>
          <w:rFonts w:ascii="Calibri" w:eastAsia="Calibri" w:hAnsi="Calibri" w:cs="Calibri"/>
          <w:spacing w:val="-1"/>
        </w:rPr>
        <w:t>e</w:t>
      </w:r>
      <w:r>
        <w:rPr>
          <w:rFonts w:ascii="Calibri" w:eastAsia="Calibri" w:hAnsi="Calibri" w:cs="Calibri"/>
        </w:rPr>
        <w:t>Works</w:t>
      </w:r>
      <w:r>
        <w:rPr>
          <w:rFonts w:ascii="Calibri" w:eastAsia="Calibri" w:hAnsi="Calibri" w:cs="Calibri"/>
          <w:spacing w:val="-10"/>
        </w:rPr>
        <w:t xml:space="preserve"> </w:t>
      </w:r>
      <w:r>
        <w:rPr>
          <w:rFonts w:ascii="Calibri" w:eastAsia="Calibri" w:hAnsi="Calibri" w:cs="Calibri"/>
        </w:rPr>
        <w:t>h</w:t>
      </w:r>
      <w:r>
        <w:rPr>
          <w:rFonts w:ascii="Calibri" w:eastAsia="Calibri" w:hAnsi="Calibri" w:cs="Calibri"/>
          <w:spacing w:val="2"/>
        </w:rPr>
        <w:t>í</w:t>
      </w:r>
      <w:r>
        <w:rPr>
          <w:rFonts w:ascii="Calibri" w:eastAsia="Calibri" w:hAnsi="Calibri" w:cs="Calibri"/>
        </w:rPr>
        <w:t>br</w:t>
      </w:r>
      <w:r>
        <w:rPr>
          <w:rFonts w:ascii="Calibri" w:eastAsia="Calibri" w:hAnsi="Calibri" w:cs="Calibri"/>
          <w:spacing w:val="1"/>
        </w:rPr>
        <w:t>i</w:t>
      </w:r>
      <w:r>
        <w:rPr>
          <w:rFonts w:ascii="Calibri" w:eastAsia="Calibri" w:hAnsi="Calibri" w:cs="Calibri"/>
        </w:rPr>
        <w:t xml:space="preserve">dos </w:t>
      </w:r>
      <w:commentRangeStart w:id="251"/>
      <w:r>
        <w:rPr>
          <w:rFonts w:ascii="Calibri" w:eastAsia="Calibri" w:hAnsi="Calibri" w:cs="Calibri"/>
          <w:spacing w:val="1"/>
        </w:rPr>
        <w:t>(</w:t>
      </w:r>
      <w:r>
        <w:rPr>
          <w:rFonts w:ascii="Calibri" w:eastAsia="Calibri" w:hAnsi="Calibri" w:cs="Calibri"/>
          <w:spacing w:val="-1"/>
        </w:rPr>
        <w:t>C</w:t>
      </w:r>
      <w:r>
        <w:rPr>
          <w:rFonts w:ascii="Calibri" w:eastAsia="Calibri" w:hAnsi="Calibri" w:cs="Calibri"/>
        </w:rPr>
        <w:t>om</w:t>
      </w:r>
      <w:r>
        <w:rPr>
          <w:rFonts w:ascii="Calibri" w:eastAsia="Calibri" w:hAnsi="Calibri" w:cs="Calibri"/>
          <w:spacing w:val="1"/>
        </w:rPr>
        <w:t>p</w:t>
      </w:r>
      <w:r>
        <w:rPr>
          <w:rFonts w:ascii="Calibri" w:eastAsia="Calibri" w:hAnsi="Calibri" w:cs="Calibri"/>
          <w:spacing w:val="-1"/>
        </w:rPr>
        <w:t>ar</w:t>
      </w:r>
      <w:r>
        <w:rPr>
          <w:rFonts w:ascii="Calibri" w:eastAsia="Calibri" w:hAnsi="Calibri" w:cs="Calibri"/>
          <w:spacing w:val="1"/>
        </w:rPr>
        <w:t>i</w:t>
      </w:r>
      <w:r>
        <w:rPr>
          <w:rFonts w:ascii="Calibri" w:eastAsia="Calibri" w:hAnsi="Calibri" w:cs="Calibri"/>
        </w:rPr>
        <w:t>ng</w:t>
      </w:r>
      <w:r>
        <w:rPr>
          <w:rFonts w:ascii="Calibri" w:eastAsia="Calibri" w:hAnsi="Calibri" w:cs="Calibri"/>
          <w:spacing w:val="-2"/>
        </w:rPr>
        <w:t xml:space="preserve"> </w:t>
      </w:r>
      <w:r>
        <w:rPr>
          <w:rFonts w:ascii="Calibri" w:eastAsia="Calibri" w:hAnsi="Calibri" w:cs="Calibri"/>
          <w:spacing w:val="1"/>
        </w:rPr>
        <w:t>T</w:t>
      </w:r>
      <w:r>
        <w:rPr>
          <w:rFonts w:ascii="Calibri" w:eastAsia="Calibri" w:hAnsi="Calibri" w:cs="Calibri"/>
        </w:rPr>
        <w:t>he</w:t>
      </w:r>
      <w:r>
        <w:rPr>
          <w:rFonts w:ascii="Calibri" w:eastAsia="Calibri" w:hAnsi="Calibri" w:cs="Calibri"/>
          <w:spacing w:val="-5"/>
        </w:rPr>
        <w:t xml:space="preserve"> </w:t>
      </w:r>
      <w:r>
        <w:rPr>
          <w:rFonts w:ascii="Calibri" w:eastAsia="Calibri" w:hAnsi="Calibri" w:cs="Calibri"/>
          <w:spacing w:val="1"/>
        </w:rPr>
        <w:t>T</w:t>
      </w:r>
      <w:r>
        <w:rPr>
          <w:rFonts w:ascii="Calibri" w:eastAsia="Calibri" w:hAnsi="Calibri" w:cs="Calibri"/>
        </w:rPr>
        <w:t>op</w:t>
      </w:r>
      <w:r>
        <w:rPr>
          <w:rFonts w:ascii="Calibri" w:eastAsia="Calibri" w:hAnsi="Calibri" w:cs="Calibri"/>
          <w:spacing w:val="-1"/>
        </w:rPr>
        <w:t xml:space="preserve"> </w:t>
      </w:r>
      <w:r>
        <w:rPr>
          <w:rFonts w:ascii="Calibri" w:eastAsia="Calibri" w:hAnsi="Calibri" w:cs="Calibri"/>
          <w:spacing w:val="3"/>
        </w:rPr>
        <w:t>F</w:t>
      </w:r>
      <w:r>
        <w:rPr>
          <w:rFonts w:ascii="Calibri" w:eastAsia="Calibri" w:hAnsi="Calibri" w:cs="Calibri"/>
          <w:spacing w:val="-1"/>
        </w:rPr>
        <w:t>ra</w:t>
      </w:r>
      <w:r>
        <w:rPr>
          <w:rFonts w:ascii="Calibri" w:eastAsia="Calibri" w:hAnsi="Calibri" w:cs="Calibri"/>
        </w:rPr>
        <w:t>m</w:t>
      </w:r>
      <w:r>
        <w:rPr>
          <w:rFonts w:ascii="Calibri" w:eastAsia="Calibri" w:hAnsi="Calibri" w:cs="Calibri"/>
          <w:spacing w:val="3"/>
        </w:rPr>
        <w:t>e</w:t>
      </w:r>
      <w:r>
        <w:rPr>
          <w:rFonts w:ascii="Calibri" w:eastAsia="Calibri" w:hAnsi="Calibri" w:cs="Calibri"/>
          <w:spacing w:val="-1"/>
        </w:rPr>
        <w:t>w</w:t>
      </w:r>
      <w:r>
        <w:rPr>
          <w:rFonts w:ascii="Calibri" w:eastAsia="Calibri" w:hAnsi="Calibri" w:cs="Calibri"/>
        </w:rPr>
        <w:t>o</w:t>
      </w:r>
      <w:r>
        <w:rPr>
          <w:rFonts w:ascii="Calibri" w:eastAsia="Calibri" w:hAnsi="Calibri" w:cs="Calibri"/>
          <w:spacing w:val="-1"/>
        </w:rPr>
        <w:t>r</w:t>
      </w:r>
      <w:r>
        <w:rPr>
          <w:rFonts w:ascii="Calibri" w:eastAsia="Calibri" w:hAnsi="Calibri" w:cs="Calibri"/>
        </w:rPr>
        <w:t>ks</w:t>
      </w:r>
      <w:r>
        <w:rPr>
          <w:rFonts w:ascii="Calibri" w:eastAsia="Calibri" w:hAnsi="Calibri" w:cs="Calibri"/>
          <w:spacing w:val="-9"/>
        </w:rPr>
        <w:t xml:space="preserve"> </w:t>
      </w:r>
      <w:proofErr w:type="gramStart"/>
      <w:r>
        <w:rPr>
          <w:rFonts w:ascii="Calibri" w:eastAsia="Calibri" w:hAnsi="Calibri" w:cs="Calibri"/>
          <w:spacing w:val="-1"/>
        </w:rPr>
        <w:t>F</w:t>
      </w:r>
      <w:r>
        <w:rPr>
          <w:rFonts w:ascii="Calibri" w:eastAsia="Calibri" w:hAnsi="Calibri" w:cs="Calibri"/>
        </w:rPr>
        <w:t>or</w:t>
      </w:r>
      <w:proofErr w:type="gramEnd"/>
      <w:r>
        <w:rPr>
          <w:rFonts w:ascii="Calibri" w:eastAsia="Calibri" w:hAnsi="Calibri" w:cs="Calibri"/>
          <w:spacing w:val="-1"/>
        </w:rPr>
        <w:t xml:space="preserve"> </w:t>
      </w:r>
      <w:r>
        <w:rPr>
          <w:rFonts w:ascii="Calibri" w:eastAsia="Calibri" w:hAnsi="Calibri" w:cs="Calibri"/>
        </w:rPr>
        <w:t>B</w:t>
      </w:r>
      <w:r>
        <w:rPr>
          <w:rFonts w:ascii="Calibri" w:eastAsia="Calibri" w:hAnsi="Calibri" w:cs="Calibri"/>
          <w:spacing w:val="1"/>
        </w:rPr>
        <w:t>uil</w:t>
      </w:r>
      <w:r>
        <w:rPr>
          <w:rFonts w:ascii="Calibri" w:eastAsia="Calibri" w:hAnsi="Calibri" w:cs="Calibri"/>
        </w:rPr>
        <w:t>d</w:t>
      </w:r>
      <w:r>
        <w:rPr>
          <w:rFonts w:ascii="Calibri" w:eastAsia="Calibri" w:hAnsi="Calibri" w:cs="Calibri"/>
          <w:spacing w:val="2"/>
        </w:rPr>
        <w:t>i</w:t>
      </w:r>
      <w:r>
        <w:rPr>
          <w:rFonts w:ascii="Calibri" w:eastAsia="Calibri" w:hAnsi="Calibri" w:cs="Calibri"/>
        </w:rPr>
        <w:t>ng</w:t>
      </w:r>
      <w:r>
        <w:rPr>
          <w:rFonts w:ascii="Calibri" w:eastAsia="Calibri" w:hAnsi="Calibri" w:cs="Calibri"/>
          <w:spacing w:val="-5"/>
        </w:rPr>
        <w:t xml:space="preserve"> </w:t>
      </w:r>
      <w:r>
        <w:rPr>
          <w:rFonts w:ascii="Calibri" w:eastAsia="Calibri" w:hAnsi="Calibri" w:cs="Calibri"/>
          <w:spacing w:val="-1"/>
        </w:rPr>
        <w:t>H</w:t>
      </w:r>
      <w:r>
        <w:rPr>
          <w:rFonts w:ascii="Calibri" w:eastAsia="Calibri" w:hAnsi="Calibri" w:cs="Calibri"/>
        </w:rPr>
        <w:t>y</w:t>
      </w:r>
      <w:r>
        <w:rPr>
          <w:rFonts w:ascii="Calibri" w:eastAsia="Calibri" w:hAnsi="Calibri" w:cs="Calibri"/>
          <w:spacing w:val="1"/>
        </w:rPr>
        <w:t>b</w:t>
      </w:r>
      <w:r>
        <w:rPr>
          <w:rFonts w:ascii="Calibri" w:eastAsia="Calibri" w:hAnsi="Calibri" w:cs="Calibri"/>
          <w:spacing w:val="-1"/>
        </w:rPr>
        <w:t>r</w:t>
      </w:r>
      <w:r>
        <w:rPr>
          <w:rFonts w:ascii="Calibri" w:eastAsia="Calibri" w:hAnsi="Calibri" w:cs="Calibri"/>
          <w:spacing w:val="1"/>
        </w:rPr>
        <w:t>i</w:t>
      </w:r>
      <w:r>
        <w:rPr>
          <w:rFonts w:ascii="Calibri" w:eastAsia="Calibri" w:hAnsi="Calibri" w:cs="Calibri"/>
        </w:rPr>
        <w:t>d</w:t>
      </w:r>
    </w:p>
    <w:p w14:paraId="7EDA14E7" w14:textId="77777777" w:rsidR="00BE5A93" w:rsidRDefault="00F700C7">
      <w:pPr>
        <w:spacing w:after="0" w:line="268" w:lineRule="exact"/>
        <w:ind w:left="501" w:right="-20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position w:val="1"/>
        </w:rPr>
        <w:t>Mob</w:t>
      </w:r>
      <w:r>
        <w:rPr>
          <w:rFonts w:ascii="Calibri" w:eastAsia="Calibri" w:hAnsi="Calibri" w:cs="Calibri"/>
          <w:spacing w:val="1"/>
          <w:position w:val="1"/>
        </w:rPr>
        <w:t>il</w:t>
      </w:r>
      <w:r>
        <w:rPr>
          <w:rFonts w:ascii="Calibri" w:eastAsia="Calibri" w:hAnsi="Calibri" w:cs="Calibri"/>
          <w:position w:val="1"/>
        </w:rPr>
        <w:t>e</w:t>
      </w:r>
      <w:r>
        <w:rPr>
          <w:rFonts w:ascii="Calibri" w:eastAsia="Calibri" w:hAnsi="Calibri" w:cs="Calibri"/>
          <w:spacing w:val="-4"/>
          <w:position w:val="1"/>
        </w:rPr>
        <w:t xml:space="preserve"> </w:t>
      </w:r>
      <w:r>
        <w:rPr>
          <w:rFonts w:ascii="Calibri" w:eastAsia="Calibri" w:hAnsi="Calibri" w:cs="Calibri"/>
          <w:position w:val="1"/>
        </w:rPr>
        <w:t>A</w:t>
      </w:r>
      <w:r>
        <w:rPr>
          <w:rFonts w:ascii="Calibri" w:eastAsia="Calibri" w:hAnsi="Calibri" w:cs="Calibri"/>
          <w:spacing w:val="1"/>
          <w:position w:val="1"/>
        </w:rPr>
        <w:t>p</w:t>
      </w:r>
      <w:r>
        <w:rPr>
          <w:rFonts w:ascii="Calibri" w:eastAsia="Calibri" w:hAnsi="Calibri" w:cs="Calibri"/>
          <w:position w:val="1"/>
        </w:rPr>
        <w:t>p</w:t>
      </w:r>
      <w:r>
        <w:rPr>
          <w:rFonts w:ascii="Calibri" w:eastAsia="Calibri" w:hAnsi="Calibri" w:cs="Calibri"/>
          <w:spacing w:val="2"/>
          <w:position w:val="1"/>
        </w:rPr>
        <w:t>s</w:t>
      </w:r>
      <w:r>
        <w:rPr>
          <w:rFonts w:ascii="Calibri" w:eastAsia="Calibri" w:hAnsi="Calibri" w:cs="Calibri"/>
          <w:position w:val="1"/>
        </w:rPr>
        <w:t>,</w:t>
      </w:r>
      <w:r>
        <w:rPr>
          <w:rFonts w:ascii="Calibri" w:eastAsia="Calibri" w:hAnsi="Calibri" w:cs="Calibri"/>
          <w:spacing w:val="-2"/>
          <w:position w:val="1"/>
        </w:rPr>
        <w:t xml:space="preserve"> </w:t>
      </w:r>
      <w:r>
        <w:rPr>
          <w:rFonts w:ascii="Calibri" w:eastAsia="Calibri" w:hAnsi="Calibri" w:cs="Calibri"/>
          <w:position w:val="1"/>
        </w:rPr>
        <w:t>2</w:t>
      </w:r>
      <w:r>
        <w:rPr>
          <w:rFonts w:ascii="Calibri" w:eastAsia="Calibri" w:hAnsi="Calibri" w:cs="Calibri"/>
          <w:spacing w:val="1"/>
          <w:position w:val="1"/>
        </w:rPr>
        <w:t>0</w:t>
      </w:r>
      <w:r>
        <w:rPr>
          <w:rFonts w:ascii="Calibri" w:eastAsia="Calibri" w:hAnsi="Calibri" w:cs="Calibri"/>
          <w:position w:val="1"/>
        </w:rPr>
        <w:t>1</w:t>
      </w:r>
      <w:r>
        <w:rPr>
          <w:rFonts w:ascii="Calibri" w:eastAsia="Calibri" w:hAnsi="Calibri" w:cs="Calibri"/>
          <w:spacing w:val="-3"/>
          <w:position w:val="1"/>
        </w:rPr>
        <w:t>5</w:t>
      </w:r>
      <w:r>
        <w:rPr>
          <w:rFonts w:ascii="Calibri" w:eastAsia="Calibri" w:hAnsi="Calibri" w:cs="Calibri"/>
          <w:spacing w:val="1"/>
          <w:position w:val="1"/>
        </w:rPr>
        <w:t>)</w:t>
      </w:r>
      <w:r>
        <w:rPr>
          <w:rFonts w:ascii="Calibri" w:eastAsia="Calibri" w:hAnsi="Calibri" w:cs="Calibri"/>
          <w:position w:val="1"/>
        </w:rPr>
        <w:t>.</w:t>
      </w:r>
      <w:commentRangeEnd w:id="251"/>
      <w:r w:rsidR="00BB72A0">
        <w:rPr>
          <w:rStyle w:val="CommentReference"/>
        </w:rPr>
        <w:commentReference w:id="251"/>
      </w:r>
    </w:p>
    <w:p w14:paraId="0F60EEF0" w14:textId="77777777" w:rsidR="00BE5A93" w:rsidRDefault="00BE5A93">
      <w:pPr>
        <w:spacing w:after="0"/>
        <w:sectPr w:rsidR="00BE5A93">
          <w:headerReference w:type="default" r:id="rId62"/>
          <w:pgSz w:w="12240" w:h="15840"/>
          <w:pgMar w:top="1700" w:right="1300" w:bottom="280" w:left="1300" w:header="1483" w:footer="0" w:gutter="0"/>
          <w:pgNumType w:start="28"/>
          <w:cols w:space="720"/>
        </w:sectPr>
      </w:pPr>
    </w:p>
    <w:p w14:paraId="14BB1AF9" w14:textId="77777777" w:rsidR="00BE5A93" w:rsidRDefault="00BE5A93">
      <w:pPr>
        <w:spacing w:after="0" w:line="240" w:lineRule="exact"/>
        <w:rPr>
          <w:sz w:val="24"/>
          <w:szCs w:val="24"/>
        </w:rPr>
      </w:pPr>
    </w:p>
    <w:p w14:paraId="69067542" w14:textId="77777777" w:rsidR="00BE5A93" w:rsidRDefault="00F700C7">
      <w:pPr>
        <w:spacing w:before="29" w:after="0" w:line="240" w:lineRule="auto"/>
        <w:ind w:left="836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i/>
          <w:sz w:val="24"/>
          <w:szCs w:val="24"/>
        </w:rPr>
        <w:t>4.2.4 El</w:t>
      </w:r>
      <w:r>
        <w:rPr>
          <w:rFonts w:ascii="Times New Roman" w:eastAsia="Times New Roman" w:hAnsi="Times New Roman" w:cs="Times New Roman"/>
          <w:b/>
          <w:bCs/>
          <w:i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i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b/>
          <w:bCs/>
          <w:i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b/>
          <w:bCs/>
          <w:i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b/>
          <w:bCs/>
          <w:i/>
          <w:spacing w:val="1"/>
          <w:sz w:val="24"/>
          <w:szCs w:val="24"/>
        </w:rPr>
        <w:t>ce</w:t>
      </w:r>
      <w:r>
        <w:rPr>
          <w:rFonts w:ascii="Times New Roman" w:eastAsia="Times New Roman" w:hAnsi="Times New Roman" w:cs="Times New Roman"/>
          <w:b/>
          <w:bCs/>
          <w:i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i/>
          <w:sz w:val="24"/>
          <w:szCs w:val="24"/>
        </w:rPr>
        <w:t>o de</w:t>
      </w:r>
      <w:r>
        <w:rPr>
          <w:rFonts w:ascii="Times New Roman" w:eastAsia="Times New Roman" w:hAnsi="Times New Roman" w:cs="Times New Roman"/>
          <w:b/>
          <w:bCs/>
          <w:i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i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b/>
          <w:bCs/>
          <w:i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b/>
          <w:bCs/>
          <w:i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i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i/>
          <w:spacing w:val="-1"/>
          <w:sz w:val="24"/>
          <w:szCs w:val="24"/>
        </w:rPr>
        <w:t>ñ</w:t>
      </w:r>
      <w:r>
        <w:rPr>
          <w:rFonts w:ascii="Times New Roman" w:eastAsia="Times New Roman" w:hAnsi="Times New Roman" w:cs="Times New Roman"/>
          <w:b/>
          <w:bCs/>
          <w:i/>
          <w:sz w:val="24"/>
          <w:szCs w:val="24"/>
        </w:rPr>
        <w:t>o y</w:t>
      </w:r>
      <w:r>
        <w:rPr>
          <w:rFonts w:ascii="Times New Roman" w:eastAsia="Times New Roman" w:hAnsi="Times New Roman" w:cs="Times New Roman"/>
          <w:b/>
          <w:bCs/>
          <w:i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i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b/>
          <w:bCs/>
          <w:i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i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i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b/>
          <w:bCs/>
          <w:i/>
          <w:spacing w:val="-1"/>
          <w:sz w:val="24"/>
          <w:szCs w:val="24"/>
        </w:rPr>
        <w:t>rr</w:t>
      </w:r>
      <w:r>
        <w:rPr>
          <w:rFonts w:ascii="Times New Roman" w:eastAsia="Times New Roman" w:hAnsi="Times New Roman" w:cs="Times New Roman"/>
          <w:b/>
          <w:bCs/>
          <w:i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b/>
          <w:bCs/>
          <w:i/>
          <w:spacing w:val="1"/>
          <w:sz w:val="24"/>
          <w:szCs w:val="24"/>
        </w:rPr>
        <w:t>ll</w:t>
      </w:r>
      <w:r>
        <w:rPr>
          <w:rFonts w:ascii="Times New Roman" w:eastAsia="Times New Roman" w:hAnsi="Times New Roman" w:cs="Times New Roman"/>
          <w:b/>
          <w:bCs/>
          <w:i/>
          <w:sz w:val="24"/>
          <w:szCs w:val="24"/>
        </w:rPr>
        <w:t>o de</w:t>
      </w:r>
      <w:r>
        <w:rPr>
          <w:rFonts w:ascii="Times New Roman" w:eastAsia="Times New Roman" w:hAnsi="Times New Roman" w:cs="Times New Roman"/>
          <w:b/>
          <w:bCs/>
          <w:i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i/>
          <w:spacing w:val="-1"/>
          <w:sz w:val="24"/>
          <w:szCs w:val="24"/>
        </w:rPr>
        <w:t>un</w:t>
      </w:r>
      <w:r>
        <w:rPr>
          <w:rFonts w:ascii="Times New Roman" w:eastAsia="Times New Roman" w:hAnsi="Times New Roman" w:cs="Times New Roman"/>
          <w:b/>
          <w:bCs/>
          <w:i/>
          <w:sz w:val="24"/>
          <w:szCs w:val="24"/>
        </w:rPr>
        <w:t>a ap</w:t>
      </w:r>
      <w:r>
        <w:rPr>
          <w:rFonts w:ascii="Times New Roman" w:eastAsia="Times New Roman" w:hAnsi="Times New Roman" w:cs="Times New Roman"/>
          <w:b/>
          <w:bCs/>
          <w:i/>
          <w:spacing w:val="1"/>
          <w:sz w:val="24"/>
          <w:szCs w:val="24"/>
        </w:rPr>
        <w:t>lic</w:t>
      </w:r>
      <w:r>
        <w:rPr>
          <w:rFonts w:ascii="Times New Roman" w:eastAsia="Times New Roman" w:hAnsi="Times New Roman" w:cs="Times New Roman"/>
          <w:b/>
          <w:bCs/>
          <w:i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b/>
          <w:bCs/>
          <w:i/>
          <w:spacing w:val="1"/>
          <w:sz w:val="24"/>
          <w:szCs w:val="24"/>
        </w:rPr>
        <w:t>ci</w:t>
      </w:r>
      <w:r>
        <w:rPr>
          <w:rFonts w:ascii="Times New Roman" w:eastAsia="Times New Roman" w:hAnsi="Times New Roman" w:cs="Times New Roman"/>
          <w:b/>
          <w:bCs/>
          <w:i/>
          <w:sz w:val="24"/>
          <w:szCs w:val="24"/>
        </w:rPr>
        <w:t>ón</w:t>
      </w:r>
      <w:r>
        <w:rPr>
          <w:rFonts w:ascii="Times New Roman" w:eastAsia="Times New Roman" w:hAnsi="Times New Roman" w:cs="Times New Roman"/>
          <w:b/>
          <w:bCs/>
          <w:i/>
          <w:spacing w:val="-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i/>
          <w:spacing w:val="5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b/>
          <w:bCs/>
          <w:i/>
          <w:sz w:val="24"/>
          <w:szCs w:val="24"/>
        </w:rPr>
        <w:t>ó</w:t>
      </w:r>
      <w:r>
        <w:rPr>
          <w:rFonts w:ascii="Times New Roman" w:eastAsia="Times New Roman" w:hAnsi="Times New Roman" w:cs="Times New Roman"/>
          <w:b/>
          <w:bCs/>
          <w:i/>
          <w:spacing w:val="-3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b/>
          <w:bCs/>
          <w:i/>
          <w:spacing w:val="1"/>
          <w:sz w:val="24"/>
          <w:szCs w:val="24"/>
        </w:rPr>
        <w:t>il</w:t>
      </w:r>
      <w:r>
        <w:rPr>
          <w:rFonts w:ascii="Times New Roman" w:eastAsia="Times New Roman" w:hAnsi="Times New Roman" w:cs="Times New Roman"/>
          <w:b/>
          <w:bCs/>
          <w:i/>
          <w:sz w:val="24"/>
          <w:szCs w:val="24"/>
        </w:rPr>
        <w:t>.</w:t>
      </w:r>
    </w:p>
    <w:p w14:paraId="37CD44A9" w14:textId="77777777" w:rsidR="00BE5A93" w:rsidRDefault="00BE5A93">
      <w:pPr>
        <w:spacing w:before="4" w:after="0" w:line="100" w:lineRule="exact"/>
        <w:rPr>
          <w:sz w:val="10"/>
          <w:szCs w:val="10"/>
        </w:rPr>
      </w:pPr>
    </w:p>
    <w:p w14:paraId="58CFDF82" w14:textId="77777777" w:rsidR="00BE5A93" w:rsidRDefault="00BE5A93">
      <w:pPr>
        <w:spacing w:after="0" w:line="200" w:lineRule="exact"/>
        <w:rPr>
          <w:sz w:val="20"/>
          <w:szCs w:val="20"/>
        </w:rPr>
      </w:pPr>
    </w:p>
    <w:p w14:paraId="39BE6F72" w14:textId="77777777" w:rsidR="00BE5A93" w:rsidRDefault="00BE5A93">
      <w:pPr>
        <w:spacing w:after="0" w:line="200" w:lineRule="exact"/>
        <w:rPr>
          <w:sz w:val="20"/>
          <w:szCs w:val="20"/>
        </w:rPr>
      </w:pPr>
    </w:p>
    <w:p w14:paraId="59C62D7F" w14:textId="77777777" w:rsidR="00BE5A93" w:rsidRDefault="00F700C7">
      <w:pPr>
        <w:spacing w:after="0"/>
        <w:ind w:left="117" w:right="621"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1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pro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spacing w:val="1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ño</w:t>
      </w:r>
      <w:r>
        <w:rPr>
          <w:rFonts w:ascii="Times New Roman" w:eastAsia="Times New Roman" w:hAnsi="Times New Roman" w:cs="Times New Roman"/>
          <w:spacing w:val="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rro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ll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spacing w:val="1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una</w:t>
      </w:r>
      <w:r>
        <w:rPr>
          <w:rFonts w:ascii="Times New Roman" w:eastAsia="Times New Roman" w:hAnsi="Times New Roman" w:cs="Times New Roman"/>
          <w:spacing w:val="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li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aci</w:t>
      </w:r>
      <w:r>
        <w:rPr>
          <w:rFonts w:ascii="Times New Roman" w:eastAsia="Times New Roman" w:hAnsi="Times New Roman" w:cs="Times New Roman"/>
          <w:sz w:val="24"/>
          <w:szCs w:val="24"/>
        </w:rPr>
        <w:t>ón,</w:t>
      </w:r>
      <w:r>
        <w:rPr>
          <w:rFonts w:ascii="Times New Roman" w:eastAsia="Times New Roman" w:hAnsi="Times New Roman" w:cs="Times New Roman"/>
          <w:spacing w:val="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1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spacing w:val="1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1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on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ci</w:t>
      </w:r>
      <w:r>
        <w:rPr>
          <w:rFonts w:ascii="Times New Roman" w:eastAsia="Times New Roman" w:hAnsi="Times New Roman" w:cs="Times New Roman"/>
          <w:spacing w:val="13"/>
          <w:sz w:val="24"/>
          <w:szCs w:val="24"/>
        </w:rPr>
        <w:t>ó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e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á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li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s po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te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or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pub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lic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ci</w:t>
      </w:r>
      <w:r>
        <w:rPr>
          <w:rFonts w:ascii="Times New Roman" w:eastAsia="Times New Roman" w:hAnsi="Times New Roman" w:cs="Times New Roman"/>
          <w:sz w:val="24"/>
          <w:szCs w:val="24"/>
        </w:rPr>
        <w:t>ón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s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nd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z w:val="24"/>
          <w:szCs w:val="24"/>
        </w:rPr>
        <w:t>ur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la</w:t>
      </w:r>
      <w:r>
        <w:rPr>
          <w:rFonts w:ascii="Times New Roman" w:eastAsia="Times New Roman" w:hAnsi="Times New Roman" w:cs="Times New Roman"/>
          <w:sz w:val="24"/>
          <w:szCs w:val="24"/>
        </w:rPr>
        <w:t>s d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s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eta</w:t>
      </w:r>
      <w:r>
        <w:rPr>
          <w:rFonts w:ascii="Times New Roman" w:eastAsia="Times New Roman" w:hAnsi="Times New Roman" w:cs="Times New Roman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spacing w:val="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ñ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y 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rro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lla</w:t>
      </w:r>
      <w:r>
        <w:rPr>
          <w:rFonts w:ascii="Times New Roman" w:eastAsia="Times New Roman" w:hAnsi="Times New Roman" w:cs="Times New Roman"/>
          <w:sz w:val="24"/>
          <w:szCs w:val="24"/>
        </w:rPr>
        <w:t>dor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aja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ma</w:t>
      </w:r>
      <w:r>
        <w:rPr>
          <w:rFonts w:ascii="Times New Roman" w:eastAsia="Times New Roman" w:hAnsi="Times New Roman" w:cs="Times New Roman"/>
          <w:spacing w:val="-8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sz w:val="24"/>
          <w:szCs w:val="24"/>
        </w:rPr>
        <w:t>or</w:t>
      </w:r>
      <w:r>
        <w:rPr>
          <w:rFonts w:ascii="Times New Roman" w:eastAsia="Times New Roman" w:hAnsi="Times New Roman" w:cs="Times New Roman"/>
          <w:spacing w:val="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ti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z w:val="24"/>
          <w:szCs w:val="24"/>
        </w:rPr>
        <w:t>po</w:t>
      </w:r>
      <w:r>
        <w:rPr>
          <w:rFonts w:ascii="Times New Roman" w:eastAsia="Times New Roman" w:hAnsi="Times New Roman" w:cs="Times New Roman"/>
          <w:spacing w:val="1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spacing w:val="1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ma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a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im</w:t>
      </w:r>
      <w:r>
        <w:rPr>
          <w:rFonts w:ascii="Times New Roman" w:eastAsia="Times New Roman" w:hAnsi="Times New Roman" w:cs="Times New Roman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ltá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spacing w:val="-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oord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. (Cu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>o y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itt</w:t>
      </w:r>
      <w:r>
        <w:rPr>
          <w:rFonts w:ascii="Times New Roman" w:eastAsia="Times New Roman" w:hAnsi="Times New Roman" w:cs="Times New Roman"/>
          <w:sz w:val="24"/>
          <w:szCs w:val="24"/>
        </w:rPr>
        <w:t>on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. 2013, p. 1</w:t>
      </w:r>
      <w:r>
        <w:rPr>
          <w:rFonts w:ascii="Times New Roman" w:eastAsia="Times New Roman" w:hAnsi="Times New Roman" w:cs="Times New Roman"/>
          <w:spacing w:val="6"/>
          <w:sz w:val="24"/>
          <w:szCs w:val="24"/>
        </w:rPr>
        <w:t>7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sz w:val="24"/>
          <w:szCs w:val="24"/>
        </w:rPr>
        <w:t>19).</w:t>
      </w:r>
    </w:p>
    <w:p w14:paraId="22CC4D1C" w14:textId="77777777" w:rsidR="00BE5A93" w:rsidRDefault="00BE5A93">
      <w:pPr>
        <w:spacing w:before="14" w:after="0" w:line="200" w:lineRule="exact"/>
        <w:rPr>
          <w:sz w:val="20"/>
          <w:szCs w:val="20"/>
        </w:rPr>
      </w:pPr>
    </w:p>
    <w:p w14:paraId="12B6FB33" w14:textId="77777777" w:rsidR="00BE5A93" w:rsidRDefault="00F700C7">
      <w:pPr>
        <w:spacing w:after="0" w:line="240" w:lineRule="auto"/>
        <w:ind w:left="836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. Con</w:t>
      </w:r>
      <w:r>
        <w:rPr>
          <w:rFonts w:ascii="Times New Roman" w:eastAsia="Times New Roman" w:hAnsi="Times New Roman" w:cs="Times New Roman"/>
          <w:i/>
          <w:spacing w:val="1"/>
          <w:sz w:val="24"/>
          <w:szCs w:val="24"/>
        </w:rPr>
        <w:t>ce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i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i/>
          <w:spacing w:val="-4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i/>
          <w:spacing w:val="1"/>
          <w:sz w:val="24"/>
          <w:szCs w:val="24"/>
        </w:rPr>
        <w:t>li</w:t>
      </w:r>
      <w:r>
        <w:rPr>
          <w:rFonts w:ascii="Times New Roman" w:eastAsia="Times New Roman" w:hAnsi="Times New Roman" w:cs="Times New Roman"/>
          <w:i/>
          <w:spacing w:val="-1"/>
          <w:sz w:val="24"/>
          <w:szCs w:val="24"/>
        </w:rPr>
        <w:t>z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i/>
          <w:spacing w:val="1"/>
          <w:sz w:val="24"/>
          <w:szCs w:val="24"/>
        </w:rPr>
        <w:t>ci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ón.</w:t>
      </w:r>
    </w:p>
    <w:p w14:paraId="10CF86B5" w14:textId="77777777" w:rsidR="00BE5A93" w:rsidRDefault="00BE5A93">
      <w:pPr>
        <w:spacing w:before="6" w:after="0" w:line="130" w:lineRule="exact"/>
        <w:rPr>
          <w:sz w:val="13"/>
          <w:szCs w:val="13"/>
        </w:rPr>
      </w:pPr>
    </w:p>
    <w:p w14:paraId="046F838E" w14:textId="77777777" w:rsidR="00BE5A93" w:rsidRDefault="00BE5A93">
      <w:pPr>
        <w:spacing w:after="0" w:line="200" w:lineRule="exact"/>
        <w:rPr>
          <w:sz w:val="20"/>
          <w:szCs w:val="20"/>
        </w:rPr>
      </w:pPr>
    </w:p>
    <w:p w14:paraId="4516A219" w14:textId="77777777" w:rsidR="00BE5A93" w:rsidRDefault="00F700C7">
      <w:pPr>
        <w:spacing w:after="0"/>
        <w:ind w:left="117" w:right="633"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ta</w:t>
      </w:r>
      <w:r>
        <w:rPr>
          <w:rFonts w:ascii="Times New Roman" w:eastAsia="Times New Roman" w:hAnsi="Times New Roman" w:cs="Times New Roman"/>
          <w:sz w:val="24"/>
          <w:szCs w:val="24"/>
        </w:rPr>
        <w:t>do de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e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pa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e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una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i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a</w:t>
      </w:r>
      <w:r>
        <w:rPr>
          <w:rFonts w:ascii="Times New Roman" w:eastAsia="Times New Roman" w:hAnsi="Times New Roman" w:cs="Times New Roman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ca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ón,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que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ie</w:t>
      </w:r>
      <w:r>
        <w:rPr>
          <w:rFonts w:ascii="Times New Roman" w:eastAsia="Times New Roman" w:hAnsi="Times New Roman" w:cs="Times New Roman"/>
          <w:sz w:val="24"/>
          <w:szCs w:val="24"/>
        </w:rPr>
        <w:t>ne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n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la</w:t>
      </w:r>
      <w:r>
        <w:rPr>
          <w:rFonts w:ascii="Times New Roman" w:eastAsia="Times New Roman" w:hAnsi="Times New Roman" w:cs="Times New Roman"/>
          <w:sz w:val="24"/>
          <w:szCs w:val="24"/>
        </w:rPr>
        <w:t>s 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ece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prob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lema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>os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>
        <w:rPr>
          <w:rFonts w:ascii="Times New Roman" w:eastAsia="Times New Roman" w:hAnsi="Times New Roman" w:cs="Times New Roman"/>
          <w:spacing w:val="-7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ponde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una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ti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aci</w:t>
      </w:r>
      <w:r>
        <w:rPr>
          <w:rFonts w:ascii="Times New Roman" w:eastAsia="Times New Roman" w:hAnsi="Times New Roman" w:cs="Times New Roman"/>
          <w:sz w:val="24"/>
          <w:szCs w:val="24"/>
        </w:rPr>
        <w:t>ón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pr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li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mi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y a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l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po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te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or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z w:val="24"/>
          <w:szCs w:val="24"/>
        </w:rPr>
        <w:t>rob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ón de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ia</w:t>
      </w:r>
      <w:r>
        <w:rPr>
          <w:rFonts w:ascii="Times New Roman" w:eastAsia="Times New Roman" w:hAnsi="Times New Roman" w:cs="Times New Roman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ili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d 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c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ce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o.</w:t>
      </w:r>
    </w:p>
    <w:p w14:paraId="105565D0" w14:textId="77777777" w:rsidR="00BE5A93" w:rsidRDefault="00BE5A93">
      <w:pPr>
        <w:spacing w:before="14" w:after="0" w:line="200" w:lineRule="exact"/>
        <w:rPr>
          <w:sz w:val="20"/>
          <w:szCs w:val="20"/>
        </w:rPr>
      </w:pPr>
    </w:p>
    <w:p w14:paraId="372F900A" w14:textId="77777777" w:rsidR="00BE5A93" w:rsidRDefault="00F700C7">
      <w:pPr>
        <w:tabs>
          <w:tab w:val="left" w:pos="820"/>
        </w:tabs>
        <w:spacing w:after="0" w:line="240" w:lineRule="auto"/>
        <w:ind w:left="477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●</w:t>
      </w:r>
      <w:r>
        <w:rPr>
          <w:rFonts w:ascii="Arial" w:eastAsia="Arial" w:hAnsi="Arial" w:cs="Arial"/>
          <w:sz w:val="24"/>
          <w:szCs w:val="24"/>
        </w:rPr>
        <w:tab/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eaci</w:t>
      </w:r>
      <w:r>
        <w:rPr>
          <w:rFonts w:ascii="Times New Roman" w:eastAsia="Times New Roman" w:hAnsi="Times New Roman" w:cs="Times New Roman"/>
          <w:sz w:val="24"/>
          <w:szCs w:val="24"/>
        </w:rPr>
        <w:t>ón</w:t>
      </w:r>
    </w:p>
    <w:p w14:paraId="36B5A14E" w14:textId="77777777" w:rsidR="00BE5A93" w:rsidRDefault="00BE5A93">
      <w:pPr>
        <w:spacing w:before="15" w:after="0" w:line="260" w:lineRule="exact"/>
        <w:rPr>
          <w:sz w:val="26"/>
          <w:szCs w:val="26"/>
        </w:rPr>
      </w:pPr>
    </w:p>
    <w:p w14:paraId="70FA06B9" w14:textId="77777777" w:rsidR="00BE5A93" w:rsidRDefault="00F700C7">
      <w:pPr>
        <w:tabs>
          <w:tab w:val="left" w:pos="820"/>
        </w:tabs>
        <w:spacing w:after="0" w:line="240" w:lineRule="auto"/>
        <w:ind w:left="477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●</w:t>
      </w:r>
      <w:r>
        <w:rPr>
          <w:rFonts w:ascii="Arial" w:eastAsia="Arial" w:hAnsi="Arial" w:cs="Arial"/>
          <w:sz w:val="24"/>
          <w:szCs w:val="24"/>
        </w:rPr>
        <w:tab/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ti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aci</w:t>
      </w:r>
      <w:r>
        <w:rPr>
          <w:rFonts w:ascii="Times New Roman" w:eastAsia="Times New Roman" w:hAnsi="Times New Roman" w:cs="Times New Roman"/>
          <w:sz w:val="24"/>
          <w:szCs w:val="24"/>
        </w:rPr>
        <w:t>ón</w:t>
      </w:r>
    </w:p>
    <w:p w14:paraId="42E0DBCC" w14:textId="77777777" w:rsidR="00BE5A93" w:rsidRDefault="00BE5A93">
      <w:pPr>
        <w:spacing w:before="15" w:after="0" w:line="260" w:lineRule="exact"/>
        <w:rPr>
          <w:sz w:val="26"/>
          <w:szCs w:val="26"/>
        </w:rPr>
      </w:pPr>
    </w:p>
    <w:p w14:paraId="475CECDD" w14:textId="77777777" w:rsidR="00BE5A93" w:rsidRDefault="00F700C7">
      <w:pPr>
        <w:tabs>
          <w:tab w:val="left" w:pos="820"/>
        </w:tabs>
        <w:spacing w:after="0" w:line="240" w:lineRule="auto"/>
        <w:ind w:left="477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●</w:t>
      </w:r>
      <w:r>
        <w:rPr>
          <w:rFonts w:ascii="Arial" w:eastAsia="Arial" w:hAnsi="Arial" w:cs="Arial"/>
          <w:sz w:val="24"/>
          <w:szCs w:val="24"/>
        </w:rPr>
        <w:tab/>
      </w:r>
      <w:r>
        <w:rPr>
          <w:rFonts w:ascii="Times New Roman" w:eastAsia="Times New Roman" w:hAnsi="Times New Roman" w:cs="Times New Roman"/>
          <w:spacing w:val="-6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sz w:val="24"/>
          <w:szCs w:val="24"/>
        </w:rPr>
        <w:t>or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mali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z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aci</w:t>
      </w:r>
      <w:r>
        <w:rPr>
          <w:rFonts w:ascii="Times New Roman" w:eastAsia="Times New Roman" w:hAnsi="Times New Roman" w:cs="Times New Roman"/>
          <w:sz w:val="24"/>
          <w:szCs w:val="24"/>
        </w:rPr>
        <w:t>ón de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i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</w:p>
    <w:p w14:paraId="52F7A643" w14:textId="77777777" w:rsidR="00BE5A93" w:rsidRDefault="00BE5A93">
      <w:pPr>
        <w:spacing w:after="0" w:line="280" w:lineRule="exact"/>
        <w:rPr>
          <w:sz w:val="28"/>
          <w:szCs w:val="28"/>
        </w:rPr>
      </w:pPr>
    </w:p>
    <w:p w14:paraId="01B2393A" w14:textId="77777777" w:rsidR="00BE5A93" w:rsidRDefault="00F700C7">
      <w:pPr>
        <w:spacing w:after="0" w:line="240" w:lineRule="auto"/>
        <w:ind w:left="836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spacing w:val="1"/>
          <w:sz w:val="24"/>
          <w:szCs w:val="24"/>
        </w:rPr>
        <w:t>ii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. </w:t>
      </w:r>
      <w:r>
        <w:rPr>
          <w:rFonts w:ascii="Times New Roman" w:eastAsia="Times New Roman" w:hAnsi="Times New Roman" w:cs="Times New Roman"/>
          <w:i/>
          <w:spacing w:val="-1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i/>
          <w:spacing w:val="1"/>
          <w:sz w:val="24"/>
          <w:szCs w:val="24"/>
        </w:rPr>
        <w:t>efi</w:t>
      </w:r>
      <w:r>
        <w:rPr>
          <w:rFonts w:ascii="Times New Roman" w:eastAsia="Times New Roman" w:hAnsi="Times New Roman" w:cs="Times New Roman"/>
          <w:i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i/>
          <w:spacing w:val="1"/>
          <w:sz w:val="24"/>
          <w:szCs w:val="24"/>
        </w:rPr>
        <w:t>ici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ón.</w:t>
      </w:r>
    </w:p>
    <w:p w14:paraId="2D4A143A" w14:textId="77777777" w:rsidR="00BE5A93" w:rsidRDefault="00BE5A93">
      <w:pPr>
        <w:spacing w:before="2" w:after="0" w:line="130" w:lineRule="exact"/>
        <w:rPr>
          <w:sz w:val="13"/>
          <w:szCs w:val="13"/>
        </w:rPr>
      </w:pPr>
    </w:p>
    <w:p w14:paraId="0DF6CAB8" w14:textId="77777777" w:rsidR="00BE5A93" w:rsidRDefault="00BE5A93">
      <w:pPr>
        <w:spacing w:after="0" w:line="200" w:lineRule="exact"/>
        <w:rPr>
          <w:sz w:val="20"/>
          <w:szCs w:val="20"/>
        </w:rPr>
      </w:pPr>
    </w:p>
    <w:p w14:paraId="4FCBB090" w14:textId="77777777" w:rsidR="00BE5A93" w:rsidRDefault="00F700C7">
      <w:pPr>
        <w:spacing w:after="0"/>
        <w:ind w:left="117" w:right="997"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n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o d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pro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o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be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on 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eta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>os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os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ra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q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ie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s</w:t>
      </w:r>
      <w:r>
        <w:rPr>
          <w:rFonts w:ascii="Times New Roman" w:eastAsia="Times New Roman" w:hAnsi="Times New Roman" w:cs="Times New Roman"/>
          <w:sz w:val="24"/>
          <w:szCs w:val="24"/>
        </w:rPr>
        <w:t>e 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ñ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rá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a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li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aci</w:t>
      </w:r>
      <w:r>
        <w:rPr>
          <w:rFonts w:ascii="Times New Roman" w:eastAsia="Times New Roman" w:hAnsi="Times New Roman" w:cs="Times New Roman"/>
          <w:sz w:val="24"/>
          <w:szCs w:val="24"/>
        </w:rPr>
        <w:t>ón, u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ndo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met</w:t>
      </w:r>
      <w:r>
        <w:rPr>
          <w:rFonts w:ascii="Times New Roman" w:eastAsia="Times New Roman" w:hAnsi="Times New Roman" w:cs="Times New Roman"/>
          <w:sz w:val="24"/>
          <w:szCs w:val="24"/>
        </w:rPr>
        <w:t>od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ía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o 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«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on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» y 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«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iaj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»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Tam</w:t>
      </w:r>
      <w:r>
        <w:rPr>
          <w:rFonts w:ascii="Times New Roman" w:eastAsia="Times New Roman" w:hAnsi="Times New Roman" w:cs="Times New Roman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é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n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quí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n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la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ci</w:t>
      </w:r>
      <w:r>
        <w:rPr>
          <w:rFonts w:ascii="Times New Roman" w:eastAsia="Times New Roman" w:hAnsi="Times New Roman" w:cs="Times New Roman"/>
          <w:sz w:val="24"/>
          <w:szCs w:val="24"/>
        </w:rPr>
        <w:t>on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d,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mi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rá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a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ca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l pr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-8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ect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spacing w:val="-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c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ji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d 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ño y</w:t>
      </w:r>
      <w:r>
        <w:rPr>
          <w:rFonts w:ascii="Times New Roman" w:eastAsia="Times New Roman" w:hAnsi="Times New Roman" w:cs="Times New Roman"/>
          <w:spacing w:val="-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pr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amaci</w:t>
      </w:r>
      <w:r>
        <w:rPr>
          <w:rFonts w:ascii="Times New Roman" w:eastAsia="Times New Roman" w:hAnsi="Times New Roman" w:cs="Times New Roman"/>
          <w:sz w:val="24"/>
          <w:szCs w:val="24"/>
        </w:rPr>
        <w:t>ón de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5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pp.</w:t>
      </w:r>
    </w:p>
    <w:p w14:paraId="5441553C" w14:textId="77777777" w:rsidR="00BE5A93" w:rsidRDefault="00BE5A93">
      <w:pPr>
        <w:spacing w:before="13" w:after="0" w:line="200" w:lineRule="exact"/>
        <w:rPr>
          <w:sz w:val="20"/>
          <w:szCs w:val="20"/>
        </w:rPr>
      </w:pPr>
    </w:p>
    <w:p w14:paraId="696FBF3A" w14:textId="77777777" w:rsidR="00BE5A93" w:rsidRDefault="00F700C7">
      <w:pPr>
        <w:tabs>
          <w:tab w:val="left" w:pos="820"/>
        </w:tabs>
        <w:spacing w:after="0" w:line="240" w:lineRule="auto"/>
        <w:ind w:left="477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●</w:t>
      </w:r>
      <w:r>
        <w:rPr>
          <w:rFonts w:ascii="Arial" w:eastAsia="Arial" w:hAnsi="Arial" w:cs="Arial"/>
          <w:sz w:val="24"/>
          <w:szCs w:val="24"/>
        </w:rPr>
        <w:tab/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ici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ón 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os</w:t>
      </w:r>
    </w:p>
    <w:p w14:paraId="7F080B81" w14:textId="77777777" w:rsidR="00BE5A93" w:rsidRDefault="00BE5A93">
      <w:pPr>
        <w:spacing w:before="15" w:after="0" w:line="260" w:lineRule="exact"/>
        <w:rPr>
          <w:sz w:val="26"/>
          <w:szCs w:val="26"/>
        </w:rPr>
      </w:pPr>
    </w:p>
    <w:p w14:paraId="72AE423B" w14:textId="77777777" w:rsidR="00BE5A93" w:rsidRDefault="00F700C7">
      <w:pPr>
        <w:tabs>
          <w:tab w:val="left" w:pos="820"/>
        </w:tabs>
        <w:spacing w:after="0" w:line="240" w:lineRule="auto"/>
        <w:ind w:left="477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●</w:t>
      </w:r>
      <w:r>
        <w:rPr>
          <w:rFonts w:ascii="Arial" w:eastAsia="Arial" w:hAnsi="Arial" w:cs="Arial"/>
          <w:sz w:val="24"/>
          <w:szCs w:val="24"/>
        </w:rPr>
        <w:tab/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ici</w:t>
      </w:r>
      <w:r>
        <w:rPr>
          <w:rFonts w:ascii="Times New Roman" w:eastAsia="Times New Roman" w:hAnsi="Times New Roman" w:cs="Times New Roman"/>
          <w:sz w:val="24"/>
          <w:szCs w:val="24"/>
        </w:rPr>
        <w:t>ón fu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ci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l</w:t>
      </w:r>
    </w:p>
    <w:p w14:paraId="222FC0B4" w14:textId="77777777" w:rsidR="00BE5A93" w:rsidRDefault="00BE5A93">
      <w:pPr>
        <w:spacing w:after="0"/>
        <w:sectPr w:rsidR="00BE5A93">
          <w:pgSz w:w="12240" w:h="15840"/>
          <w:pgMar w:top="1700" w:right="1300" w:bottom="280" w:left="1300" w:header="1483" w:footer="0" w:gutter="0"/>
          <w:cols w:space="720"/>
        </w:sectPr>
      </w:pPr>
    </w:p>
    <w:p w14:paraId="1D008931" w14:textId="77777777" w:rsidR="00BE5A93" w:rsidRDefault="00BE5A93">
      <w:pPr>
        <w:spacing w:after="0" w:line="240" w:lineRule="exact"/>
        <w:rPr>
          <w:sz w:val="24"/>
          <w:szCs w:val="24"/>
        </w:rPr>
      </w:pPr>
    </w:p>
    <w:p w14:paraId="389BE170" w14:textId="77777777" w:rsidR="00BE5A93" w:rsidRDefault="00F700C7">
      <w:pPr>
        <w:spacing w:before="29" w:after="0" w:line="240" w:lineRule="auto"/>
        <w:ind w:left="836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spacing w:val="1"/>
          <w:sz w:val="24"/>
          <w:szCs w:val="24"/>
        </w:rPr>
        <w:t>iii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. </w:t>
      </w:r>
      <w:r>
        <w:rPr>
          <w:rFonts w:ascii="Times New Roman" w:eastAsia="Times New Roman" w:hAnsi="Times New Roman" w:cs="Times New Roman"/>
          <w:i/>
          <w:spacing w:val="-1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i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i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i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ño.</w:t>
      </w:r>
    </w:p>
    <w:p w14:paraId="4F2447D9" w14:textId="77777777" w:rsidR="00BE5A93" w:rsidRDefault="00BE5A93">
      <w:pPr>
        <w:spacing w:before="6" w:after="0" w:line="130" w:lineRule="exact"/>
        <w:rPr>
          <w:sz w:val="13"/>
          <w:szCs w:val="13"/>
        </w:rPr>
      </w:pPr>
    </w:p>
    <w:p w14:paraId="3DE53895" w14:textId="77777777" w:rsidR="00BE5A93" w:rsidRDefault="00BE5A93">
      <w:pPr>
        <w:spacing w:after="0" w:line="200" w:lineRule="exact"/>
        <w:rPr>
          <w:sz w:val="20"/>
          <w:szCs w:val="20"/>
        </w:rPr>
      </w:pPr>
    </w:p>
    <w:p w14:paraId="1DB8836C" w14:textId="77777777" w:rsidR="00BE5A93" w:rsidRDefault="00F700C7">
      <w:pPr>
        <w:spacing w:after="0"/>
        <w:ind w:left="117" w:right="984"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n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ta</w:t>
      </w:r>
      <w:r>
        <w:rPr>
          <w:rFonts w:ascii="Times New Roman" w:eastAsia="Times New Roman" w:hAnsi="Times New Roman" w:cs="Times New Roman"/>
          <w:sz w:val="24"/>
          <w:szCs w:val="24"/>
        </w:rPr>
        <w:t>pa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ño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lle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n a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un p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no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ta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l</w:t>
      </w:r>
      <w:r>
        <w:rPr>
          <w:rFonts w:ascii="Times New Roman" w:eastAsia="Times New Roman" w:hAnsi="Times New Roman" w:cs="Times New Roman"/>
          <w:sz w:val="24"/>
          <w:szCs w:val="24"/>
        </w:rPr>
        <w:t>os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on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os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spacing w:val="-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ici</w:t>
      </w:r>
      <w:r>
        <w:rPr>
          <w:rFonts w:ascii="Times New Roman" w:eastAsia="Times New Roman" w:hAnsi="Times New Roman" w:cs="Times New Roman"/>
          <w:sz w:val="24"/>
          <w:szCs w:val="24"/>
        </w:rPr>
        <w:t>on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s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te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, pr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ro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n for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9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, que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te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ea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>os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pr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ime</w:t>
      </w:r>
      <w:r>
        <w:rPr>
          <w:rFonts w:ascii="Times New Roman" w:eastAsia="Times New Roman" w:hAnsi="Times New Roman" w:cs="Times New Roman"/>
          <w:sz w:val="24"/>
          <w:szCs w:val="24"/>
        </w:rPr>
        <w:t>ros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pro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pos 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ra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r prob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dos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on u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spacing w:val="-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po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te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or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me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te</w:t>
      </w:r>
      <w:r>
        <w:rPr>
          <w:rFonts w:ascii="Times New Roman" w:eastAsia="Times New Roman" w:hAnsi="Times New Roman" w:cs="Times New Roman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n un 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ño 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al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9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ame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</w:p>
    <w:p w14:paraId="4A96912A" w14:textId="77777777" w:rsidR="00BE5A93" w:rsidRDefault="00BE5A93">
      <w:pPr>
        <w:spacing w:before="13" w:after="0" w:line="200" w:lineRule="exact"/>
        <w:rPr>
          <w:sz w:val="20"/>
          <w:szCs w:val="20"/>
        </w:rPr>
      </w:pPr>
    </w:p>
    <w:p w14:paraId="0D4BC450" w14:textId="77777777" w:rsidR="00BE5A93" w:rsidRDefault="00F700C7">
      <w:pPr>
        <w:tabs>
          <w:tab w:val="left" w:pos="820"/>
        </w:tabs>
        <w:spacing w:after="0" w:line="240" w:lineRule="auto"/>
        <w:ind w:left="477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●</w:t>
      </w:r>
      <w:r>
        <w:rPr>
          <w:rFonts w:ascii="Arial" w:eastAsia="Arial" w:hAnsi="Arial" w:cs="Arial"/>
          <w:sz w:val="24"/>
          <w:szCs w:val="24"/>
        </w:rPr>
        <w:tab/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z w:val="24"/>
          <w:szCs w:val="24"/>
        </w:rPr>
        <w:t>ro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pos</w:t>
      </w:r>
    </w:p>
    <w:p w14:paraId="2EB6F28D" w14:textId="77777777" w:rsidR="00BE5A93" w:rsidRDefault="00BE5A93">
      <w:pPr>
        <w:spacing w:before="15" w:after="0" w:line="260" w:lineRule="exact"/>
        <w:rPr>
          <w:sz w:val="26"/>
          <w:szCs w:val="26"/>
        </w:rPr>
      </w:pPr>
    </w:p>
    <w:p w14:paraId="3B83DB9F" w14:textId="77777777" w:rsidR="00BE5A93" w:rsidRDefault="00F700C7">
      <w:pPr>
        <w:tabs>
          <w:tab w:val="left" w:pos="820"/>
        </w:tabs>
        <w:spacing w:after="0" w:line="240" w:lineRule="auto"/>
        <w:ind w:left="477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●</w:t>
      </w:r>
      <w:r>
        <w:rPr>
          <w:rFonts w:ascii="Arial" w:eastAsia="Arial" w:hAnsi="Arial" w:cs="Arial"/>
          <w:sz w:val="24"/>
          <w:szCs w:val="24"/>
        </w:rPr>
        <w:tab/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c</w:t>
      </w:r>
      <w:r>
        <w:rPr>
          <w:rFonts w:ascii="Times New Roman" w:eastAsia="Times New Roman" w:hAnsi="Times New Roman" w:cs="Times New Roman"/>
          <w:sz w:val="24"/>
          <w:szCs w:val="24"/>
        </w:rPr>
        <w:t>on u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os</w:t>
      </w:r>
    </w:p>
    <w:p w14:paraId="4C8D38C7" w14:textId="77777777" w:rsidR="00BE5A93" w:rsidRDefault="00BE5A93">
      <w:pPr>
        <w:spacing w:before="15" w:after="0" w:line="260" w:lineRule="exact"/>
        <w:rPr>
          <w:sz w:val="26"/>
          <w:szCs w:val="26"/>
        </w:rPr>
      </w:pPr>
    </w:p>
    <w:p w14:paraId="60C81836" w14:textId="77777777" w:rsidR="00BE5A93" w:rsidRDefault="00F700C7">
      <w:pPr>
        <w:tabs>
          <w:tab w:val="left" w:pos="820"/>
        </w:tabs>
        <w:spacing w:after="0" w:line="240" w:lineRule="auto"/>
        <w:ind w:left="477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●</w:t>
      </w:r>
      <w:r>
        <w:rPr>
          <w:rFonts w:ascii="Arial" w:eastAsia="Arial" w:hAnsi="Arial" w:cs="Arial"/>
          <w:sz w:val="24"/>
          <w:szCs w:val="24"/>
        </w:rPr>
        <w:tab/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ño 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l</w:t>
      </w:r>
    </w:p>
    <w:p w14:paraId="7755BB5C" w14:textId="77777777" w:rsidR="00BE5A93" w:rsidRDefault="00BE5A93">
      <w:pPr>
        <w:spacing w:before="16" w:after="0" w:line="260" w:lineRule="exact"/>
        <w:rPr>
          <w:sz w:val="26"/>
          <w:szCs w:val="26"/>
        </w:rPr>
      </w:pPr>
    </w:p>
    <w:p w14:paraId="2F01C045" w14:textId="77777777" w:rsidR="00BE5A93" w:rsidRDefault="00F700C7">
      <w:pPr>
        <w:spacing w:after="0" w:line="240" w:lineRule="auto"/>
        <w:ind w:left="798" w:right="7339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spacing w:val="1"/>
          <w:sz w:val="24"/>
          <w:szCs w:val="24"/>
        </w:rPr>
        <w:t>iv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. </w:t>
      </w:r>
      <w:r>
        <w:rPr>
          <w:rFonts w:ascii="Times New Roman" w:eastAsia="Times New Roman" w:hAnsi="Times New Roman" w:cs="Times New Roman"/>
          <w:i/>
          <w:spacing w:val="-1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i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i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i/>
          <w:spacing w:val="-1"/>
          <w:sz w:val="24"/>
          <w:szCs w:val="24"/>
        </w:rPr>
        <w:t>rr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i/>
          <w:spacing w:val="1"/>
          <w:sz w:val="24"/>
          <w:szCs w:val="24"/>
        </w:rPr>
        <w:t>ll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o.</w:t>
      </w:r>
    </w:p>
    <w:p w14:paraId="7139D6AE" w14:textId="77777777" w:rsidR="00BE5A93" w:rsidRDefault="00BE5A93">
      <w:pPr>
        <w:spacing w:before="6" w:after="0" w:line="130" w:lineRule="exact"/>
        <w:rPr>
          <w:sz w:val="13"/>
          <w:szCs w:val="13"/>
        </w:rPr>
      </w:pPr>
    </w:p>
    <w:p w14:paraId="52EDB337" w14:textId="77777777" w:rsidR="00BE5A93" w:rsidRDefault="00BE5A93">
      <w:pPr>
        <w:spacing w:after="0" w:line="200" w:lineRule="exact"/>
        <w:rPr>
          <w:sz w:val="20"/>
          <w:szCs w:val="20"/>
        </w:rPr>
      </w:pPr>
    </w:p>
    <w:p w14:paraId="0401354D" w14:textId="77777777" w:rsidR="00BE5A93" w:rsidRDefault="00F700C7">
      <w:pPr>
        <w:spacing w:after="0"/>
        <w:ind w:left="117" w:right="628"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2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pro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ama</w:t>
      </w:r>
      <w:r>
        <w:rPr>
          <w:rFonts w:ascii="Times New Roman" w:eastAsia="Times New Roman" w:hAnsi="Times New Roman" w:cs="Times New Roman"/>
          <w:sz w:val="24"/>
          <w:szCs w:val="24"/>
        </w:rPr>
        <w:t>dor</w:t>
      </w:r>
      <w:r>
        <w:rPr>
          <w:rFonts w:ascii="Times New Roman" w:eastAsia="Times New Roman" w:hAnsi="Times New Roman" w:cs="Times New Roman"/>
          <w:spacing w:val="2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2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ca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2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spacing w:val="2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2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da</w:t>
      </w:r>
      <w:r>
        <w:rPr>
          <w:rFonts w:ascii="Times New Roman" w:eastAsia="Times New Roman" w:hAnsi="Times New Roman" w:cs="Times New Roman"/>
          <w:spacing w:val="2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2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>os</w:t>
      </w:r>
      <w:r>
        <w:rPr>
          <w:rFonts w:ascii="Times New Roman" w:eastAsia="Times New Roman" w:hAnsi="Times New Roman" w:cs="Times New Roman"/>
          <w:spacing w:val="2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ños</w:t>
      </w:r>
      <w:r>
        <w:rPr>
          <w:rFonts w:ascii="Times New Roman" w:eastAsia="Times New Roman" w:hAnsi="Times New Roman" w:cs="Times New Roman"/>
          <w:spacing w:val="2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spacing w:val="1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ea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2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2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ru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ct</w:t>
      </w:r>
      <w:r>
        <w:rPr>
          <w:rFonts w:ascii="Times New Roman" w:eastAsia="Times New Roman" w:hAnsi="Times New Roman" w:cs="Times New Roman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2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obre</w:t>
      </w:r>
      <w:r>
        <w:rPr>
          <w:rFonts w:ascii="Times New Roman" w:eastAsia="Times New Roman" w:hAnsi="Times New Roman" w:cs="Times New Roman"/>
          <w:spacing w:val="2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a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po</w:t>
      </w:r>
      <w:r>
        <w:rPr>
          <w:rFonts w:ascii="Times New Roman" w:eastAsia="Times New Roman" w:hAnsi="Times New Roman" w:cs="Times New Roman"/>
          <w:spacing w:val="-8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rá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fun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on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ie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a</w:t>
      </w:r>
      <w:r>
        <w:rPr>
          <w:rFonts w:ascii="Times New Roman" w:eastAsia="Times New Roman" w:hAnsi="Times New Roman" w:cs="Times New Roman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li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aci</w:t>
      </w:r>
      <w:r>
        <w:rPr>
          <w:rFonts w:ascii="Times New Roman" w:eastAsia="Times New Roman" w:hAnsi="Times New Roman" w:cs="Times New Roman"/>
          <w:sz w:val="24"/>
          <w:szCs w:val="24"/>
        </w:rPr>
        <w:t>ón.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z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que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ón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ic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al</w:t>
      </w:r>
      <w:r>
        <w:rPr>
          <w:rFonts w:ascii="Times New Roman" w:eastAsia="Times New Roman" w:hAnsi="Times New Roman" w:cs="Times New Roman"/>
          <w:sz w:val="24"/>
          <w:szCs w:val="24"/>
        </w:rPr>
        <w:t>, 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ic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a 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e 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l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em</w:t>
      </w:r>
      <w:r>
        <w:rPr>
          <w:rFonts w:ascii="Times New Roman" w:eastAsia="Times New Roman" w:hAnsi="Times New Roman" w:cs="Times New Roman"/>
          <w:sz w:val="24"/>
          <w:szCs w:val="24"/>
        </w:rPr>
        <w:t>po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or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rror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fun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on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z w:val="24"/>
          <w:szCs w:val="24"/>
        </w:rPr>
        <w:t>ur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l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orr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ec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o 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em</w:t>
      </w:r>
      <w:r>
        <w:rPr>
          <w:rFonts w:ascii="Times New Roman" w:eastAsia="Times New Roman" w:hAnsi="Times New Roman" w:cs="Times New Roman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ño de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5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pp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spacing w:val="-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pr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ra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ra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prob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aci</w:t>
      </w:r>
      <w:r>
        <w:rPr>
          <w:rFonts w:ascii="Times New Roman" w:eastAsia="Times New Roman" w:hAnsi="Times New Roman" w:cs="Times New Roman"/>
          <w:sz w:val="24"/>
          <w:szCs w:val="24"/>
        </w:rPr>
        <w:t>ón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n 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tie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3D66892A" w14:textId="77777777" w:rsidR="00BE5A93" w:rsidRDefault="00BE5A93">
      <w:pPr>
        <w:spacing w:before="13" w:after="0" w:line="200" w:lineRule="exact"/>
        <w:rPr>
          <w:sz w:val="20"/>
          <w:szCs w:val="20"/>
        </w:rPr>
      </w:pPr>
    </w:p>
    <w:p w14:paraId="21A8E0F5" w14:textId="77777777" w:rsidR="00BE5A93" w:rsidRDefault="00F700C7">
      <w:pPr>
        <w:tabs>
          <w:tab w:val="left" w:pos="820"/>
        </w:tabs>
        <w:spacing w:after="0" w:line="240" w:lineRule="auto"/>
        <w:ind w:left="477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●</w:t>
      </w:r>
      <w:r>
        <w:rPr>
          <w:rFonts w:ascii="Arial" w:eastAsia="Arial" w:hAnsi="Arial" w:cs="Arial"/>
          <w:sz w:val="24"/>
          <w:szCs w:val="24"/>
        </w:rPr>
        <w:tab/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z w:val="24"/>
          <w:szCs w:val="24"/>
        </w:rPr>
        <w:t>ro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amaci</w:t>
      </w:r>
      <w:r>
        <w:rPr>
          <w:rFonts w:ascii="Times New Roman" w:eastAsia="Times New Roman" w:hAnsi="Times New Roman" w:cs="Times New Roman"/>
          <w:sz w:val="24"/>
          <w:szCs w:val="24"/>
        </w:rPr>
        <w:t>ón 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ód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</w:p>
    <w:p w14:paraId="66CAE288" w14:textId="77777777" w:rsidR="00BE5A93" w:rsidRDefault="00BE5A93">
      <w:pPr>
        <w:spacing w:before="15" w:after="0" w:line="260" w:lineRule="exact"/>
        <w:rPr>
          <w:sz w:val="26"/>
          <w:szCs w:val="26"/>
        </w:rPr>
      </w:pPr>
    </w:p>
    <w:p w14:paraId="106158D8" w14:textId="77777777" w:rsidR="00BE5A93" w:rsidRDefault="00F700C7">
      <w:pPr>
        <w:tabs>
          <w:tab w:val="left" w:pos="820"/>
        </w:tabs>
        <w:spacing w:after="0" w:line="240" w:lineRule="auto"/>
        <w:ind w:left="477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●</w:t>
      </w:r>
      <w:r>
        <w:rPr>
          <w:rFonts w:ascii="Arial" w:eastAsia="Arial" w:hAnsi="Arial" w:cs="Arial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>Corr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ecci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ón 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bu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</w:p>
    <w:p w14:paraId="019A1D5B" w14:textId="77777777" w:rsidR="00BE5A93" w:rsidRDefault="00BE5A93">
      <w:pPr>
        <w:spacing w:before="16" w:after="0" w:line="260" w:lineRule="exact"/>
        <w:rPr>
          <w:sz w:val="26"/>
          <w:szCs w:val="26"/>
        </w:rPr>
      </w:pPr>
    </w:p>
    <w:p w14:paraId="1064D918" w14:textId="77777777" w:rsidR="00BE5A93" w:rsidRDefault="00F700C7">
      <w:pPr>
        <w:spacing w:after="0" w:line="240" w:lineRule="auto"/>
        <w:ind w:left="798" w:right="7295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spacing w:val="1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. </w:t>
      </w:r>
      <w:r>
        <w:rPr>
          <w:rFonts w:ascii="Times New Roman" w:eastAsia="Times New Roman" w:hAnsi="Times New Roman" w:cs="Times New Roman"/>
          <w:i/>
          <w:spacing w:val="1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ub</w:t>
      </w:r>
      <w:r>
        <w:rPr>
          <w:rFonts w:ascii="Times New Roman" w:eastAsia="Times New Roman" w:hAnsi="Times New Roman" w:cs="Times New Roman"/>
          <w:i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i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i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i/>
          <w:spacing w:val="1"/>
          <w:sz w:val="24"/>
          <w:szCs w:val="24"/>
        </w:rPr>
        <w:t>ci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ón.</w:t>
      </w:r>
    </w:p>
    <w:p w14:paraId="07E92791" w14:textId="77777777" w:rsidR="00BE5A93" w:rsidRDefault="00BE5A93">
      <w:pPr>
        <w:spacing w:before="6" w:after="0" w:line="130" w:lineRule="exact"/>
        <w:rPr>
          <w:sz w:val="13"/>
          <w:szCs w:val="13"/>
        </w:rPr>
      </w:pPr>
    </w:p>
    <w:p w14:paraId="169FAD59" w14:textId="77777777" w:rsidR="00BE5A93" w:rsidRDefault="00BE5A93">
      <w:pPr>
        <w:spacing w:after="0" w:line="200" w:lineRule="exact"/>
        <w:rPr>
          <w:sz w:val="20"/>
          <w:szCs w:val="20"/>
        </w:rPr>
      </w:pPr>
    </w:p>
    <w:p w14:paraId="06C9EBFE" w14:textId="77777777" w:rsidR="00BE5A93" w:rsidRDefault="00F700C7">
      <w:pPr>
        <w:spacing w:after="0"/>
        <w:ind w:left="117" w:right="625"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pacing w:val="-7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4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licaci</w:t>
      </w:r>
      <w:r>
        <w:rPr>
          <w:rFonts w:ascii="Times New Roman" w:eastAsia="Times New Roman" w:hAnsi="Times New Roman" w:cs="Times New Roman"/>
          <w:sz w:val="24"/>
          <w:szCs w:val="24"/>
        </w:rPr>
        <w:t>ón</w:t>
      </w:r>
      <w:r>
        <w:rPr>
          <w:rFonts w:ascii="Times New Roman" w:eastAsia="Times New Roman" w:hAnsi="Times New Roman" w:cs="Times New Roman"/>
          <w:spacing w:val="4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4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al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4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4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4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po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ici</w:t>
      </w:r>
      <w:r>
        <w:rPr>
          <w:rFonts w:ascii="Times New Roman" w:eastAsia="Times New Roman" w:hAnsi="Times New Roman" w:cs="Times New Roman"/>
          <w:sz w:val="24"/>
          <w:szCs w:val="24"/>
        </w:rPr>
        <w:t>ón</w:t>
      </w:r>
      <w:r>
        <w:rPr>
          <w:rFonts w:ascii="Times New Roman" w:eastAsia="Times New Roman" w:hAnsi="Times New Roman" w:cs="Times New Roman"/>
          <w:spacing w:val="4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spacing w:val="4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>os</w:t>
      </w:r>
      <w:r>
        <w:rPr>
          <w:rFonts w:ascii="Times New Roman" w:eastAsia="Times New Roman" w:hAnsi="Times New Roman" w:cs="Times New Roman"/>
          <w:spacing w:val="4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os</w:t>
      </w:r>
      <w:r>
        <w:rPr>
          <w:rFonts w:ascii="Times New Roman" w:eastAsia="Times New Roman" w:hAnsi="Times New Roman" w:cs="Times New Roman"/>
          <w:spacing w:val="4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4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15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4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ie</w:t>
      </w:r>
      <w:r>
        <w:rPr>
          <w:rFonts w:ascii="Times New Roman" w:eastAsia="Times New Roman" w:hAnsi="Times New Roman" w:cs="Times New Roman"/>
          <w:sz w:val="24"/>
          <w:szCs w:val="24"/>
        </w:rPr>
        <w:t>nd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-5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gramStart"/>
      <w:r>
        <w:rPr>
          <w:rFonts w:ascii="Times New Roman" w:eastAsia="Times New Roman" w:hAnsi="Times New Roman" w:cs="Times New Roman"/>
          <w:spacing w:val="-7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o </w:t>
      </w:r>
      <w:r>
        <w:rPr>
          <w:rFonts w:ascii="Times New Roman" w:eastAsia="Times New Roman" w:hAnsi="Times New Roman" w:cs="Times New Roman"/>
          <w:spacing w:val="3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de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2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e </w:t>
      </w:r>
      <w:r>
        <w:rPr>
          <w:rFonts w:ascii="Times New Roman" w:eastAsia="Times New Roman" w:hAnsi="Times New Roman" w:cs="Times New Roman"/>
          <w:spacing w:val="2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o </w:t>
      </w:r>
      <w:r>
        <w:rPr>
          <w:rFonts w:ascii="Times New Roman" w:eastAsia="Times New Roman" w:hAnsi="Times New Roman" w:cs="Times New Roman"/>
          <w:spacing w:val="2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ce</w:t>
      </w:r>
      <w:r>
        <w:rPr>
          <w:rFonts w:ascii="Times New Roman" w:eastAsia="Times New Roman" w:hAnsi="Times New Roman" w:cs="Times New Roman"/>
          <w:sz w:val="24"/>
          <w:szCs w:val="24"/>
        </w:rPr>
        <w:t>nd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l </w:t>
      </w:r>
      <w:r>
        <w:rPr>
          <w:rFonts w:ascii="Times New Roman" w:eastAsia="Times New Roman" w:hAnsi="Times New Roman" w:cs="Times New Roman"/>
          <w:spacing w:val="2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e </w:t>
      </w:r>
      <w:r>
        <w:rPr>
          <w:rFonts w:ascii="Times New Roman" w:eastAsia="Times New Roman" w:hAnsi="Times New Roman" w:cs="Times New Roman"/>
          <w:spacing w:val="2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eali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z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a </w:t>
      </w:r>
      <w:r>
        <w:rPr>
          <w:rFonts w:ascii="Times New Roman" w:eastAsia="Times New Roman" w:hAnsi="Times New Roman" w:cs="Times New Roman"/>
          <w:spacing w:val="2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un </w:t>
      </w:r>
      <w:r>
        <w:rPr>
          <w:rFonts w:ascii="Times New Roman" w:eastAsia="Times New Roman" w:hAnsi="Times New Roman" w:cs="Times New Roman"/>
          <w:spacing w:val="2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imie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o </w:t>
      </w:r>
      <w:r>
        <w:rPr>
          <w:rFonts w:ascii="Times New Roman" w:eastAsia="Times New Roman" w:hAnsi="Times New Roman" w:cs="Times New Roman"/>
          <w:spacing w:val="2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a </w:t>
      </w:r>
      <w:r>
        <w:rPr>
          <w:rFonts w:ascii="Times New Roman" w:eastAsia="Times New Roman" w:hAnsi="Times New Roman" w:cs="Times New Roman"/>
          <w:spacing w:val="2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é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s </w:t>
      </w:r>
      <w:r>
        <w:rPr>
          <w:rFonts w:ascii="Times New Roman" w:eastAsia="Times New Roman" w:hAnsi="Times New Roman" w:cs="Times New Roman"/>
          <w:spacing w:val="2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de </w:t>
      </w:r>
      <w:r>
        <w:rPr>
          <w:rFonts w:ascii="Times New Roman" w:eastAsia="Times New Roman" w:hAnsi="Times New Roman" w:cs="Times New Roman"/>
          <w:spacing w:val="2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alí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ica</w:t>
      </w:r>
      <w:r>
        <w:rPr>
          <w:rFonts w:ascii="Times New Roman" w:eastAsia="Times New Roman" w:hAnsi="Times New Roman" w:cs="Times New Roman"/>
          <w:spacing w:val="-5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ta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í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ca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y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me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ta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os</w:t>
      </w:r>
      <w:r>
        <w:rPr>
          <w:rFonts w:ascii="Times New Roman" w:eastAsia="Times New Roman" w:hAnsi="Times New Roman" w:cs="Times New Roman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spacing w:val="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ra</w:t>
      </w:r>
      <w:r>
        <w:rPr>
          <w:rFonts w:ascii="Times New Roman" w:eastAsia="Times New Roman" w:hAnsi="Times New Roman" w:cs="Times New Roman"/>
          <w:spacing w:val="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al</w:t>
      </w:r>
      <w:r>
        <w:rPr>
          <w:rFonts w:ascii="Times New Roman" w:eastAsia="Times New Roman" w:hAnsi="Times New Roman" w:cs="Times New Roman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z w:val="24"/>
          <w:szCs w:val="24"/>
        </w:rPr>
        <w:t>por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am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y 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em</w:t>
      </w:r>
      <w:r>
        <w:rPr>
          <w:rFonts w:ascii="Times New Roman" w:eastAsia="Times New Roman" w:hAnsi="Times New Roman" w:cs="Times New Roman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ñ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spacing w:val="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a </w:t>
      </w:r>
      <w:r>
        <w:rPr>
          <w:rFonts w:ascii="Times New Roman" w:eastAsia="Times New Roman" w:hAnsi="Times New Roman" w:cs="Times New Roman"/>
          <w:spacing w:val="-5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pp,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orr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r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rror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, 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ea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z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r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mej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spacing w:val="-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act</w:t>
      </w:r>
      <w:r>
        <w:rPr>
          <w:rFonts w:ascii="Times New Roman" w:eastAsia="Times New Roman" w:hAnsi="Times New Roman" w:cs="Times New Roman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z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n fu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ur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9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B6F1108" w14:textId="77777777" w:rsidR="00BE5A93" w:rsidRDefault="00BE5A93">
      <w:pPr>
        <w:spacing w:after="0"/>
        <w:jc w:val="both"/>
        <w:sectPr w:rsidR="00BE5A93">
          <w:headerReference w:type="default" r:id="rId63"/>
          <w:pgSz w:w="12240" w:h="15840"/>
          <w:pgMar w:top="1700" w:right="1300" w:bottom="280" w:left="1300" w:header="1483" w:footer="0" w:gutter="0"/>
          <w:pgNumType w:start="30"/>
          <w:cols w:space="720"/>
        </w:sectPr>
      </w:pPr>
    </w:p>
    <w:p w14:paraId="3EED2002" w14:textId="77777777" w:rsidR="00BE5A93" w:rsidRDefault="00BE5A93">
      <w:pPr>
        <w:spacing w:after="0" w:line="240" w:lineRule="exact"/>
        <w:rPr>
          <w:sz w:val="24"/>
          <w:szCs w:val="24"/>
        </w:rPr>
      </w:pPr>
    </w:p>
    <w:p w14:paraId="29F1C27C" w14:textId="77777777" w:rsidR="00BE5A93" w:rsidRDefault="00F700C7">
      <w:pPr>
        <w:spacing w:before="29" w:after="0" w:line="240" w:lineRule="auto"/>
        <w:ind w:left="836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i/>
          <w:sz w:val="24"/>
          <w:szCs w:val="24"/>
        </w:rPr>
        <w:t>4.2.5 Ca</w:t>
      </w:r>
      <w:r>
        <w:rPr>
          <w:rFonts w:ascii="Times New Roman" w:eastAsia="Times New Roman" w:hAnsi="Times New Roman" w:cs="Times New Roman"/>
          <w:b/>
          <w:bCs/>
          <w:i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b/>
          <w:bCs/>
          <w:i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b/>
          <w:bCs/>
          <w:i/>
          <w:spacing w:val="1"/>
          <w:sz w:val="24"/>
          <w:szCs w:val="24"/>
        </w:rPr>
        <w:t>cte</w:t>
      </w:r>
      <w:r>
        <w:rPr>
          <w:rFonts w:ascii="Times New Roman" w:eastAsia="Times New Roman" w:hAnsi="Times New Roman" w:cs="Times New Roman"/>
          <w:b/>
          <w:bCs/>
          <w:i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b/>
          <w:bCs/>
          <w:i/>
          <w:spacing w:val="1"/>
          <w:sz w:val="24"/>
          <w:szCs w:val="24"/>
        </w:rPr>
        <w:t>í</w:t>
      </w:r>
      <w:r>
        <w:rPr>
          <w:rFonts w:ascii="Times New Roman" w:eastAsia="Times New Roman" w:hAnsi="Times New Roman" w:cs="Times New Roman"/>
          <w:b/>
          <w:bCs/>
          <w:i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i/>
          <w:spacing w:val="1"/>
          <w:sz w:val="24"/>
          <w:szCs w:val="24"/>
        </w:rPr>
        <w:t>tic</w:t>
      </w:r>
      <w:r>
        <w:rPr>
          <w:rFonts w:ascii="Times New Roman" w:eastAsia="Times New Roman" w:hAnsi="Times New Roman" w:cs="Times New Roman"/>
          <w:b/>
          <w:bCs/>
          <w:i/>
          <w:sz w:val="24"/>
          <w:szCs w:val="24"/>
        </w:rPr>
        <w:t>as</w:t>
      </w:r>
      <w:r>
        <w:rPr>
          <w:rFonts w:ascii="Times New Roman" w:eastAsia="Times New Roman" w:hAnsi="Times New Roman" w:cs="Times New Roman"/>
          <w:b/>
          <w:bCs/>
          <w:i/>
          <w:spacing w:val="-1"/>
          <w:sz w:val="24"/>
          <w:szCs w:val="24"/>
        </w:rPr>
        <w:t xml:space="preserve"> s</w:t>
      </w:r>
      <w:r>
        <w:rPr>
          <w:rFonts w:ascii="Times New Roman" w:eastAsia="Times New Roman" w:hAnsi="Times New Roman" w:cs="Times New Roman"/>
          <w:b/>
          <w:bCs/>
          <w:i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i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i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b/>
          <w:bCs/>
          <w:i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i/>
          <w:spacing w:val="-4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b/>
          <w:bCs/>
          <w:i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i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b/>
          <w:bCs/>
          <w:i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i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b/>
          <w:bCs/>
          <w:i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b/>
          <w:bCs/>
          <w:i/>
          <w:spacing w:val="-1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b/>
          <w:bCs/>
          <w:i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i/>
          <w:spacing w:val="-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i/>
          <w:spacing w:val="5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b/>
          <w:bCs/>
          <w:i/>
          <w:spacing w:val="-4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b/>
          <w:bCs/>
          <w:i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b/>
          <w:bCs/>
          <w:i/>
          <w:spacing w:val="-4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b/>
          <w:bCs/>
          <w:i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b/>
          <w:bCs/>
          <w:i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i/>
          <w:sz w:val="24"/>
          <w:szCs w:val="24"/>
        </w:rPr>
        <w:t>al</w:t>
      </w:r>
      <w:r>
        <w:rPr>
          <w:rFonts w:ascii="Times New Roman" w:eastAsia="Times New Roman" w:hAnsi="Times New Roman" w:cs="Times New Roman"/>
          <w:b/>
          <w:bCs/>
          <w:i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i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b/>
          <w:bCs/>
          <w:i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i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i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b/>
          <w:bCs/>
          <w:i/>
          <w:spacing w:val="-1"/>
          <w:sz w:val="24"/>
          <w:szCs w:val="24"/>
        </w:rPr>
        <w:t>rr</w:t>
      </w:r>
      <w:r>
        <w:rPr>
          <w:rFonts w:ascii="Times New Roman" w:eastAsia="Times New Roman" w:hAnsi="Times New Roman" w:cs="Times New Roman"/>
          <w:b/>
          <w:bCs/>
          <w:i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b/>
          <w:bCs/>
          <w:i/>
          <w:spacing w:val="1"/>
          <w:sz w:val="24"/>
          <w:szCs w:val="24"/>
        </w:rPr>
        <w:t>ll</w:t>
      </w:r>
      <w:r>
        <w:rPr>
          <w:rFonts w:ascii="Times New Roman" w:eastAsia="Times New Roman" w:hAnsi="Times New Roman" w:cs="Times New Roman"/>
          <w:b/>
          <w:bCs/>
          <w:i/>
          <w:sz w:val="24"/>
          <w:szCs w:val="24"/>
        </w:rPr>
        <w:t>ar</w:t>
      </w:r>
      <w:r>
        <w:rPr>
          <w:rFonts w:ascii="Times New Roman" w:eastAsia="Times New Roman" w:hAnsi="Times New Roman" w:cs="Times New Roman"/>
          <w:b/>
          <w:bCs/>
          <w:i/>
          <w:spacing w:val="-1"/>
          <w:sz w:val="24"/>
          <w:szCs w:val="24"/>
        </w:rPr>
        <w:t xml:space="preserve"> un</w:t>
      </w:r>
      <w:r>
        <w:rPr>
          <w:rFonts w:ascii="Times New Roman" w:eastAsia="Times New Roman" w:hAnsi="Times New Roman" w:cs="Times New Roman"/>
          <w:b/>
          <w:bCs/>
          <w:i/>
          <w:sz w:val="24"/>
          <w:szCs w:val="24"/>
        </w:rPr>
        <w:t>a ap</w:t>
      </w:r>
      <w:r>
        <w:rPr>
          <w:rFonts w:ascii="Times New Roman" w:eastAsia="Times New Roman" w:hAnsi="Times New Roman" w:cs="Times New Roman"/>
          <w:b/>
          <w:bCs/>
          <w:i/>
          <w:spacing w:val="1"/>
          <w:sz w:val="24"/>
          <w:szCs w:val="24"/>
        </w:rPr>
        <w:t>lic</w:t>
      </w:r>
      <w:r>
        <w:rPr>
          <w:rFonts w:ascii="Times New Roman" w:eastAsia="Times New Roman" w:hAnsi="Times New Roman" w:cs="Times New Roman"/>
          <w:b/>
          <w:bCs/>
          <w:i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b/>
          <w:bCs/>
          <w:i/>
          <w:spacing w:val="1"/>
          <w:sz w:val="24"/>
          <w:szCs w:val="24"/>
        </w:rPr>
        <w:t>ci</w:t>
      </w:r>
      <w:r>
        <w:rPr>
          <w:rFonts w:ascii="Times New Roman" w:eastAsia="Times New Roman" w:hAnsi="Times New Roman" w:cs="Times New Roman"/>
          <w:b/>
          <w:bCs/>
          <w:i/>
          <w:sz w:val="24"/>
          <w:szCs w:val="24"/>
        </w:rPr>
        <w:t>ón</w:t>
      </w:r>
      <w:r>
        <w:rPr>
          <w:rFonts w:ascii="Times New Roman" w:eastAsia="Times New Roman" w:hAnsi="Times New Roman" w:cs="Times New Roman"/>
          <w:b/>
          <w:bCs/>
          <w:i/>
          <w:spacing w:val="-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i/>
          <w:spacing w:val="5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b/>
          <w:bCs/>
          <w:i/>
          <w:sz w:val="24"/>
          <w:szCs w:val="24"/>
        </w:rPr>
        <w:t>ó</w:t>
      </w:r>
      <w:r>
        <w:rPr>
          <w:rFonts w:ascii="Times New Roman" w:eastAsia="Times New Roman" w:hAnsi="Times New Roman" w:cs="Times New Roman"/>
          <w:b/>
          <w:bCs/>
          <w:i/>
          <w:spacing w:val="1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b/>
          <w:bCs/>
          <w:i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b/>
          <w:bCs/>
          <w:i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b/>
          <w:bCs/>
          <w:i/>
          <w:sz w:val="24"/>
          <w:szCs w:val="24"/>
        </w:rPr>
        <w:t>.</w:t>
      </w:r>
    </w:p>
    <w:p w14:paraId="3ABED16F" w14:textId="77777777" w:rsidR="00BE5A93" w:rsidRDefault="00BE5A93">
      <w:pPr>
        <w:spacing w:before="8" w:after="0" w:line="100" w:lineRule="exact"/>
        <w:rPr>
          <w:sz w:val="10"/>
          <w:szCs w:val="10"/>
        </w:rPr>
      </w:pPr>
    </w:p>
    <w:p w14:paraId="4575669E" w14:textId="77777777" w:rsidR="00BE5A93" w:rsidRDefault="00BE5A93">
      <w:pPr>
        <w:spacing w:after="0" w:line="200" w:lineRule="exact"/>
        <w:rPr>
          <w:sz w:val="20"/>
          <w:szCs w:val="20"/>
        </w:rPr>
      </w:pPr>
    </w:p>
    <w:p w14:paraId="43EE8654" w14:textId="77777777" w:rsidR="00BE5A93" w:rsidRDefault="00BE5A93">
      <w:pPr>
        <w:spacing w:after="0" w:line="200" w:lineRule="exact"/>
        <w:rPr>
          <w:sz w:val="20"/>
          <w:szCs w:val="20"/>
        </w:rPr>
      </w:pPr>
    </w:p>
    <w:p w14:paraId="30A41092" w14:textId="77777777" w:rsidR="00BE5A93" w:rsidRDefault="00F700C7">
      <w:pPr>
        <w:spacing w:after="0" w:line="240" w:lineRule="auto"/>
        <w:ind w:left="836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. </w:t>
      </w:r>
      <w:r>
        <w:rPr>
          <w:rFonts w:ascii="Times New Roman" w:eastAsia="Times New Roman" w:hAnsi="Times New Roman" w:cs="Times New Roman"/>
          <w:i/>
          <w:spacing w:val="-1"/>
          <w:sz w:val="24"/>
          <w:szCs w:val="24"/>
        </w:rPr>
        <w:t>Us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ab</w:t>
      </w:r>
      <w:r>
        <w:rPr>
          <w:rFonts w:ascii="Times New Roman" w:eastAsia="Times New Roman" w:hAnsi="Times New Roman" w:cs="Times New Roman"/>
          <w:i/>
          <w:spacing w:val="1"/>
          <w:sz w:val="24"/>
          <w:szCs w:val="24"/>
        </w:rPr>
        <w:t>ili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da</w:t>
      </w:r>
      <w:r>
        <w:rPr>
          <w:rFonts w:ascii="Times New Roman" w:eastAsia="Times New Roman" w:hAnsi="Times New Roman" w:cs="Times New Roman"/>
          <w:i/>
          <w:spacing w:val="2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211C7287" w14:textId="77777777" w:rsidR="00BE5A93" w:rsidRDefault="00BE5A93">
      <w:pPr>
        <w:spacing w:before="6" w:after="0" w:line="130" w:lineRule="exact"/>
        <w:rPr>
          <w:sz w:val="13"/>
          <w:szCs w:val="13"/>
        </w:rPr>
      </w:pPr>
    </w:p>
    <w:p w14:paraId="5B627571" w14:textId="77777777" w:rsidR="00BE5A93" w:rsidRDefault="00F700C7">
      <w:pPr>
        <w:spacing w:after="0"/>
        <w:ind w:left="117" w:right="623"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fund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ame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ta</w:t>
      </w:r>
      <w:r>
        <w:rPr>
          <w:rFonts w:ascii="Times New Roman" w:eastAsia="Times New Roman" w:hAnsi="Times New Roman" w:cs="Times New Roman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pro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ee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l</w:t>
      </w:r>
      <w:r>
        <w:rPr>
          <w:rFonts w:ascii="Times New Roman" w:eastAsia="Times New Roman" w:hAnsi="Times New Roman" w:cs="Times New Roman"/>
          <w:sz w:val="24"/>
          <w:szCs w:val="24"/>
        </w:rPr>
        <w:t>os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os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ie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ia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q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>os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ite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a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ma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ra</w:t>
      </w:r>
      <w:r>
        <w:rPr>
          <w:rFonts w:ascii="Times New Roman" w:eastAsia="Times New Roman" w:hAnsi="Times New Roman" w:cs="Times New Roman"/>
          <w:spacing w:val="3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iti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3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spacing w:val="2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3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pacing w:val="3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d.</w:t>
      </w:r>
      <w:r>
        <w:rPr>
          <w:rFonts w:ascii="Times New Roman" w:eastAsia="Times New Roman" w:hAnsi="Times New Roman" w:cs="Times New Roman"/>
          <w:spacing w:val="3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Cr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ite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os</w:t>
      </w:r>
      <w:r>
        <w:rPr>
          <w:rFonts w:ascii="Times New Roman" w:eastAsia="Times New Roman" w:hAnsi="Times New Roman" w:cs="Times New Roman"/>
          <w:spacing w:val="3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3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rfor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ce</w:t>
      </w:r>
      <w:r>
        <w:rPr>
          <w:rFonts w:ascii="Times New Roman" w:eastAsia="Times New Roman" w:hAnsi="Times New Roman" w:cs="Times New Roman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spacing w:val="4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up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ci</w:t>
      </w:r>
      <w:r>
        <w:rPr>
          <w:rFonts w:ascii="Times New Roman" w:eastAsia="Times New Roman" w:hAnsi="Times New Roman" w:cs="Times New Roman"/>
          <w:sz w:val="24"/>
          <w:szCs w:val="24"/>
        </w:rPr>
        <w:t>ón</w:t>
      </w:r>
      <w:r>
        <w:rPr>
          <w:rFonts w:ascii="Times New Roman" w:eastAsia="Times New Roman" w:hAnsi="Times New Roman" w:cs="Times New Roman"/>
          <w:spacing w:val="3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e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qu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caci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n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o y</w:t>
      </w:r>
      <w:r>
        <w:rPr>
          <w:rFonts w:ascii="Times New Roman" w:eastAsia="Times New Roman" w:hAnsi="Times New Roman" w:cs="Times New Roman"/>
          <w:spacing w:val="-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á</w:t>
      </w:r>
      <w:r>
        <w:rPr>
          <w:rFonts w:ascii="Times New Roman" w:eastAsia="Times New Roman" w:hAnsi="Times New Roman" w:cs="Times New Roman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do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pr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nd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z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aj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on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ia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B404611" w14:textId="77777777" w:rsidR="00BE5A93" w:rsidRDefault="00F700C7">
      <w:pPr>
        <w:spacing w:before="10" w:after="0" w:line="240" w:lineRule="auto"/>
        <w:ind w:left="836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spacing w:val="1"/>
          <w:sz w:val="24"/>
          <w:szCs w:val="24"/>
        </w:rPr>
        <w:t>ii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. S</w:t>
      </w:r>
      <w:r>
        <w:rPr>
          <w:rFonts w:ascii="Times New Roman" w:eastAsia="Times New Roman" w:hAnsi="Times New Roman" w:cs="Times New Roman"/>
          <w:i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gu</w:t>
      </w:r>
      <w:r>
        <w:rPr>
          <w:rFonts w:ascii="Times New Roman" w:eastAsia="Times New Roman" w:hAnsi="Times New Roman" w:cs="Times New Roman"/>
          <w:i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i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da</w:t>
      </w:r>
      <w:r>
        <w:rPr>
          <w:rFonts w:ascii="Times New Roman" w:eastAsia="Times New Roman" w:hAnsi="Times New Roman" w:cs="Times New Roman"/>
          <w:i/>
          <w:spacing w:val="2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1BCCE819" w14:textId="77777777" w:rsidR="00BE5A93" w:rsidRDefault="00BE5A93">
      <w:pPr>
        <w:spacing w:before="17" w:after="0" w:line="260" w:lineRule="exact"/>
        <w:rPr>
          <w:sz w:val="26"/>
          <w:szCs w:val="26"/>
        </w:rPr>
      </w:pPr>
    </w:p>
    <w:p w14:paraId="1EF0CC8B" w14:textId="77777777" w:rsidR="00BE5A93" w:rsidRDefault="00F700C7">
      <w:pPr>
        <w:spacing w:after="0" w:line="479" w:lineRule="auto"/>
        <w:ind w:left="117" w:right="630"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Cu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li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ie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tá</w:t>
      </w:r>
      <w:r>
        <w:rPr>
          <w:rFonts w:ascii="Times New Roman" w:eastAsia="Times New Roman" w:hAnsi="Times New Roman" w:cs="Times New Roman"/>
          <w:sz w:val="24"/>
          <w:szCs w:val="24"/>
        </w:rPr>
        <w:t>nd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ndu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a</w:t>
      </w:r>
      <w:r>
        <w:rPr>
          <w:rFonts w:ascii="Times New Roman" w:eastAsia="Times New Roman" w:hAnsi="Times New Roman" w:cs="Times New Roman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te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ti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aci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ón,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ta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ón</w:t>
      </w:r>
      <w:r>
        <w:rPr>
          <w:rFonts w:ascii="Times New Roman" w:eastAsia="Times New Roman" w:hAnsi="Times New Roman" w:cs="Times New Roman"/>
          <w:spacing w:val="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y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z w:val="24"/>
          <w:szCs w:val="24"/>
        </w:rPr>
        <w:t>ur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d de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l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i</w:t>
      </w:r>
      <w:r>
        <w:rPr>
          <w:rFonts w:ascii="Times New Roman" w:eastAsia="Times New Roman" w:hAnsi="Times New Roman" w:cs="Times New Roman"/>
          <w:sz w:val="24"/>
          <w:szCs w:val="24"/>
        </w:rPr>
        <w:t>nfo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ma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ón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n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im</w:t>
      </w:r>
      <w:r>
        <w:rPr>
          <w:rFonts w:ascii="Times New Roman" w:eastAsia="Times New Roman" w:hAnsi="Times New Roman" w:cs="Times New Roman"/>
          <w:sz w:val="24"/>
          <w:szCs w:val="24"/>
        </w:rPr>
        <w:t>po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r 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os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o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é</w:t>
      </w:r>
      <w:r>
        <w:rPr>
          <w:rFonts w:ascii="Times New Roman" w:eastAsia="Times New Roman" w:hAnsi="Times New Roman" w:cs="Times New Roman"/>
          <w:sz w:val="24"/>
          <w:szCs w:val="24"/>
        </w:rPr>
        <w:t>rd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po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iti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pacing w:val="11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16E3B296" w14:textId="77777777" w:rsidR="00BE5A93" w:rsidRDefault="00F700C7">
      <w:pPr>
        <w:spacing w:before="10" w:after="0" w:line="240" w:lineRule="auto"/>
        <w:ind w:left="836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spacing w:val="1"/>
          <w:sz w:val="24"/>
          <w:szCs w:val="24"/>
        </w:rPr>
        <w:t>iii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. In</w:t>
      </w:r>
      <w:r>
        <w:rPr>
          <w:rFonts w:ascii="Times New Roman" w:eastAsia="Times New Roman" w:hAnsi="Times New Roman" w:cs="Times New Roman"/>
          <w:i/>
          <w:spacing w:val="-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i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i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i/>
          <w:spacing w:val="1"/>
          <w:sz w:val="24"/>
          <w:szCs w:val="24"/>
        </w:rPr>
        <w:t>ci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ón a </w:t>
      </w:r>
      <w:r>
        <w:rPr>
          <w:rFonts w:ascii="Times New Roman" w:eastAsia="Times New Roman" w:hAnsi="Times New Roman" w:cs="Times New Roman"/>
          <w:i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i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i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i/>
          <w:spacing w:val="-1"/>
          <w:sz w:val="24"/>
          <w:szCs w:val="24"/>
        </w:rPr>
        <w:t xml:space="preserve"> s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i/>
          <w:spacing w:val="1"/>
          <w:sz w:val="24"/>
          <w:szCs w:val="24"/>
        </w:rPr>
        <w:t>ci</w:t>
      </w:r>
      <w:r>
        <w:rPr>
          <w:rFonts w:ascii="Times New Roman" w:eastAsia="Times New Roman" w:hAnsi="Times New Roman" w:cs="Times New Roman"/>
          <w:i/>
          <w:spacing w:val="-4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i/>
          <w:spacing w:val="1"/>
          <w:sz w:val="24"/>
          <w:szCs w:val="24"/>
        </w:rPr>
        <w:t>le</w:t>
      </w:r>
      <w:r>
        <w:rPr>
          <w:rFonts w:ascii="Times New Roman" w:eastAsia="Times New Roman" w:hAnsi="Times New Roman" w:cs="Times New Roman"/>
          <w:i/>
          <w:spacing w:val="3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3846DFE9" w14:textId="77777777" w:rsidR="00BE5A93" w:rsidRDefault="00BE5A93">
      <w:pPr>
        <w:spacing w:before="16" w:after="0" w:line="260" w:lineRule="exact"/>
        <w:rPr>
          <w:sz w:val="26"/>
          <w:szCs w:val="26"/>
        </w:rPr>
      </w:pPr>
    </w:p>
    <w:p w14:paraId="1208C90F" w14:textId="77777777" w:rsidR="00BE5A93" w:rsidRDefault="00F700C7">
      <w:pPr>
        <w:spacing w:after="0"/>
        <w:ind w:left="117" w:right="637"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donde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é</w:t>
      </w:r>
      <w:r>
        <w:rPr>
          <w:rFonts w:ascii="Times New Roman" w:eastAsia="Times New Roman" w:hAnsi="Times New Roman" w:cs="Times New Roman"/>
          <w:sz w:val="24"/>
          <w:szCs w:val="24"/>
        </w:rPr>
        <w:t>s 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eje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ci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ti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ie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s e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nfor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ma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ón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n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z w:val="24"/>
          <w:szCs w:val="24"/>
        </w:rPr>
        <w:t>un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s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l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z w:val="24"/>
          <w:szCs w:val="24"/>
        </w:rPr>
        <w:t>ra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un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me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o 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c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ica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ón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on un propó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it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í</w:t>
      </w:r>
      <w:r>
        <w:rPr>
          <w:rFonts w:ascii="Times New Roman" w:eastAsia="Times New Roman" w:hAnsi="Times New Roman" w:cs="Times New Roman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ic</w:t>
      </w:r>
      <w:r>
        <w:rPr>
          <w:rFonts w:ascii="Times New Roman" w:eastAsia="Times New Roman" w:hAnsi="Times New Roman" w:cs="Times New Roman"/>
          <w:sz w:val="24"/>
          <w:szCs w:val="24"/>
        </w:rPr>
        <w:t>o.</w:t>
      </w:r>
    </w:p>
    <w:p w14:paraId="76160F00" w14:textId="77777777" w:rsidR="00BE5A93" w:rsidRDefault="00F700C7">
      <w:pPr>
        <w:spacing w:before="9" w:after="0" w:line="240" w:lineRule="auto"/>
        <w:ind w:left="836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spacing w:val="1"/>
          <w:sz w:val="24"/>
          <w:szCs w:val="24"/>
        </w:rPr>
        <w:t>iv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. In</w:t>
      </w:r>
      <w:r>
        <w:rPr>
          <w:rFonts w:ascii="Times New Roman" w:eastAsia="Times New Roman" w:hAnsi="Times New Roman" w:cs="Times New Roman"/>
          <w:i/>
          <w:spacing w:val="1"/>
          <w:sz w:val="24"/>
          <w:szCs w:val="24"/>
        </w:rPr>
        <w:t>te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i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i/>
          <w:spacing w:val="-3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i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ón </w:t>
      </w:r>
      <w:r>
        <w:rPr>
          <w:rFonts w:ascii="Times New Roman" w:eastAsia="Times New Roman" w:hAnsi="Times New Roman" w:cs="Times New Roman"/>
          <w:i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on </w:t>
      </w:r>
      <w:r>
        <w:rPr>
          <w:rFonts w:ascii="Times New Roman" w:eastAsia="Times New Roman" w:hAnsi="Times New Roman" w:cs="Times New Roman"/>
          <w:i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i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i/>
          <w:spacing w:val="1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i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i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i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i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i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i/>
          <w:spacing w:val="1"/>
          <w:sz w:val="24"/>
          <w:szCs w:val="24"/>
        </w:rPr>
        <w:t>ct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i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a de</w:t>
      </w:r>
      <w:r>
        <w:rPr>
          <w:rFonts w:ascii="Times New Roman" w:eastAsia="Times New Roman" w:hAnsi="Times New Roman" w:cs="Times New Roman"/>
          <w:i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pacing w:val="-1"/>
          <w:sz w:val="24"/>
          <w:szCs w:val="24"/>
        </w:rPr>
        <w:t>“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i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oud Co</w:t>
      </w:r>
      <w:r>
        <w:rPr>
          <w:rFonts w:ascii="Times New Roman" w:eastAsia="Times New Roman" w:hAnsi="Times New Roman" w:cs="Times New Roman"/>
          <w:i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pu</w:t>
      </w:r>
      <w:r>
        <w:rPr>
          <w:rFonts w:ascii="Times New Roman" w:eastAsia="Times New Roman" w:hAnsi="Times New Roman" w:cs="Times New Roman"/>
          <w:i/>
          <w:spacing w:val="1"/>
          <w:sz w:val="24"/>
          <w:szCs w:val="24"/>
        </w:rPr>
        <w:t>ti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ng</w:t>
      </w:r>
      <w:r>
        <w:rPr>
          <w:rFonts w:ascii="Times New Roman" w:eastAsia="Times New Roman" w:hAnsi="Times New Roman" w:cs="Times New Roman"/>
          <w:i/>
          <w:spacing w:val="5"/>
          <w:sz w:val="24"/>
          <w:szCs w:val="24"/>
        </w:rPr>
        <w:t>”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74A68F0" w14:textId="77777777" w:rsidR="00BE5A93" w:rsidRDefault="00BE5A93">
      <w:pPr>
        <w:spacing w:before="16" w:after="0" w:line="260" w:lineRule="exact"/>
        <w:rPr>
          <w:sz w:val="26"/>
          <w:szCs w:val="26"/>
        </w:rPr>
      </w:pPr>
    </w:p>
    <w:p w14:paraId="0CA8956F" w14:textId="77777777" w:rsidR="00BE5A93" w:rsidRDefault="00F700C7">
      <w:pPr>
        <w:spacing w:after="0"/>
        <w:ind w:left="117" w:right="630"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duda</w:t>
      </w:r>
      <w:r>
        <w:rPr>
          <w:rFonts w:ascii="Times New Roman" w:eastAsia="Times New Roman" w:hAnsi="Times New Roman" w:cs="Times New Roman"/>
          <w:spacing w:val="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pro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ec</w:t>
      </w:r>
      <w:r>
        <w:rPr>
          <w:rFonts w:ascii="Times New Roman" w:eastAsia="Times New Roman" w:hAnsi="Times New Roman" w:cs="Times New Roman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pon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y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cala</w:t>
      </w:r>
      <w:r>
        <w:rPr>
          <w:rFonts w:ascii="Times New Roman" w:eastAsia="Times New Roman" w:hAnsi="Times New Roman" w:cs="Times New Roman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li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la</w:t>
      </w:r>
      <w:r>
        <w:rPr>
          <w:rFonts w:ascii="Times New Roman" w:eastAsia="Times New Roman" w:hAnsi="Times New Roman" w:cs="Times New Roman"/>
          <w:sz w:val="24"/>
          <w:szCs w:val="24"/>
        </w:rPr>
        <w:t>s 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lata</w:t>
      </w:r>
      <w:r>
        <w:rPr>
          <w:rFonts w:ascii="Times New Roman" w:eastAsia="Times New Roman" w:hAnsi="Times New Roman" w:cs="Times New Roman"/>
          <w:sz w:val="24"/>
          <w:szCs w:val="24"/>
        </w:rPr>
        <w:t>for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n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me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do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em</w:t>
      </w:r>
      <w:r>
        <w:rPr>
          <w:rFonts w:ascii="Times New Roman" w:eastAsia="Times New Roman" w:hAnsi="Times New Roman" w:cs="Times New Roman"/>
          <w:sz w:val="24"/>
          <w:szCs w:val="24"/>
        </w:rPr>
        <w:t>pr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que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pro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ee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ca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z w:val="24"/>
          <w:szCs w:val="24"/>
        </w:rPr>
        <w:t>os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de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alm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ce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am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o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on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os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prop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ie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d 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eal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aj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3A79796C" w14:textId="77777777" w:rsidR="00BE5A93" w:rsidRDefault="00F700C7">
      <w:pPr>
        <w:spacing w:before="10" w:after="0" w:line="240" w:lineRule="auto"/>
        <w:ind w:left="836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spacing w:val="1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. </w:t>
      </w:r>
      <w:r>
        <w:rPr>
          <w:rFonts w:ascii="Times New Roman" w:eastAsia="Times New Roman" w:hAnsi="Times New Roman" w:cs="Times New Roman"/>
          <w:i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i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i/>
          <w:spacing w:val="1"/>
          <w:sz w:val="24"/>
          <w:szCs w:val="24"/>
        </w:rPr>
        <w:t>vec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har</w:t>
      </w:r>
      <w:r>
        <w:rPr>
          <w:rFonts w:ascii="Times New Roman" w:eastAsia="Times New Roman" w:hAnsi="Times New Roman" w:cs="Times New Roman"/>
          <w:i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al</w:t>
      </w:r>
      <w:r>
        <w:rPr>
          <w:rFonts w:ascii="Times New Roman" w:eastAsia="Times New Roman" w:hAnsi="Times New Roman" w:cs="Times New Roman"/>
          <w:i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á</w:t>
      </w:r>
      <w:r>
        <w:rPr>
          <w:rFonts w:ascii="Times New Roman" w:eastAsia="Times New Roman" w:hAnsi="Times New Roman" w:cs="Times New Roman"/>
          <w:i/>
          <w:spacing w:val="-3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i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i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o </w:t>
      </w:r>
      <w:r>
        <w:rPr>
          <w:rFonts w:ascii="Times New Roman" w:eastAsia="Times New Roman" w:hAnsi="Times New Roman" w:cs="Times New Roman"/>
          <w:i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as</w:t>
      </w:r>
      <w:r>
        <w:rPr>
          <w:rFonts w:ascii="Times New Roman" w:eastAsia="Times New Roman" w:hAnsi="Times New Roman" w:cs="Times New Roman"/>
          <w:i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apa</w:t>
      </w:r>
      <w:r>
        <w:rPr>
          <w:rFonts w:ascii="Times New Roman" w:eastAsia="Times New Roman" w:hAnsi="Times New Roman" w:cs="Times New Roman"/>
          <w:i/>
          <w:spacing w:val="-3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i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dad</w:t>
      </w:r>
      <w:r>
        <w:rPr>
          <w:rFonts w:ascii="Times New Roman" w:eastAsia="Times New Roman" w:hAnsi="Times New Roman" w:cs="Times New Roman"/>
          <w:i/>
          <w:spacing w:val="6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i/>
          <w:spacing w:val="-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i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i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i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i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po</w:t>
      </w:r>
      <w:r>
        <w:rPr>
          <w:rFonts w:ascii="Times New Roman" w:eastAsia="Times New Roman" w:hAnsi="Times New Roman" w:cs="Times New Roman"/>
          <w:i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i/>
          <w:spacing w:val="1"/>
          <w:sz w:val="24"/>
          <w:szCs w:val="24"/>
        </w:rPr>
        <w:t>it</w:t>
      </w:r>
      <w:r>
        <w:rPr>
          <w:rFonts w:ascii="Times New Roman" w:eastAsia="Times New Roman" w:hAnsi="Times New Roman" w:cs="Times New Roman"/>
          <w:i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i/>
          <w:spacing w:val="1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o </w:t>
      </w:r>
      <w:r>
        <w:rPr>
          <w:rFonts w:ascii="Times New Roman" w:eastAsia="Times New Roman" w:hAnsi="Times New Roman" w:cs="Times New Roman"/>
          <w:i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ó</w:t>
      </w:r>
      <w:r>
        <w:rPr>
          <w:rFonts w:ascii="Times New Roman" w:eastAsia="Times New Roman" w:hAnsi="Times New Roman" w:cs="Times New Roman"/>
          <w:i/>
          <w:spacing w:val="1"/>
          <w:sz w:val="24"/>
          <w:szCs w:val="24"/>
        </w:rPr>
        <w:t>vil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.</w:t>
      </w:r>
    </w:p>
    <w:p w14:paraId="6134039E" w14:textId="77777777" w:rsidR="00BE5A93" w:rsidRDefault="00BE5A93">
      <w:pPr>
        <w:spacing w:before="16" w:after="0" w:line="260" w:lineRule="exact"/>
        <w:rPr>
          <w:sz w:val="26"/>
          <w:szCs w:val="26"/>
        </w:rPr>
      </w:pPr>
    </w:p>
    <w:p w14:paraId="237BA702" w14:textId="77777777" w:rsidR="00BE5A93" w:rsidRDefault="00F700C7">
      <w:pPr>
        <w:spacing w:after="0"/>
        <w:ind w:left="117" w:right="632"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da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uno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>os f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br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ica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s pro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mec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z w:val="24"/>
          <w:szCs w:val="24"/>
        </w:rPr>
        <w:t>os de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z w:val="24"/>
          <w:szCs w:val="24"/>
        </w:rPr>
        <w:t>ur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d,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cali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z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aci</w:t>
      </w:r>
      <w:r>
        <w:rPr>
          <w:rFonts w:ascii="Times New Roman" w:eastAsia="Times New Roman" w:hAnsi="Times New Roman" w:cs="Times New Roman"/>
          <w:sz w:val="24"/>
          <w:szCs w:val="24"/>
        </w:rPr>
        <w:t>ón, de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m</w:t>
      </w:r>
      <w:r>
        <w:rPr>
          <w:rFonts w:ascii="Times New Roman" w:eastAsia="Times New Roman" w:hAnsi="Times New Roman" w:cs="Times New Roman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ime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re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ro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9C2ACB3" w14:textId="77777777" w:rsidR="00BE5A93" w:rsidRDefault="00BE5A93">
      <w:pPr>
        <w:spacing w:after="0"/>
        <w:jc w:val="both"/>
        <w:sectPr w:rsidR="00BE5A93">
          <w:headerReference w:type="default" r:id="rId64"/>
          <w:pgSz w:w="12240" w:h="15840"/>
          <w:pgMar w:top="1700" w:right="1300" w:bottom="280" w:left="1300" w:header="1483" w:footer="0" w:gutter="0"/>
          <w:pgNumType w:start="31"/>
          <w:cols w:space="720"/>
        </w:sectPr>
      </w:pPr>
    </w:p>
    <w:p w14:paraId="1C6838FA" w14:textId="77777777" w:rsidR="00BE5A93" w:rsidRDefault="00BE5A93">
      <w:pPr>
        <w:spacing w:after="0" w:line="240" w:lineRule="exact"/>
        <w:rPr>
          <w:sz w:val="24"/>
          <w:szCs w:val="24"/>
        </w:rPr>
      </w:pPr>
    </w:p>
    <w:p w14:paraId="655EA283" w14:textId="77777777" w:rsidR="00BE5A93" w:rsidRDefault="00F700C7">
      <w:pPr>
        <w:spacing w:before="29" w:after="0" w:line="240" w:lineRule="auto"/>
        <w:ind w:left="117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4.3. </w:t>
      </w:r>
      <w:r>
        <w:rPr>
          <w:rFonts w:ascii="Times New Roman" w:eastAsia="Times New Roman" w:hAnsi="Times New Roman" w:cs="Times New Roman"/>
          <w:b/>
          <w:bCs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b/>
          <w:bCs/>
          <w:spacing w:val="1"/>
          <w:sz w:val="24"/>
          <w:szCs w:val="24"/>
        </w:rPr>
        <w:t>rc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b/>
          <w:bCs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b/>
          <w:bCs/>
          <w:spacing w:val="-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b/>
          <w:bCs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b/>
          <w:bCs/>
          <w:spacing w:val="5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spacing w:val="-6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al</w:t>
      </w:r>
    </w:p>
    <w:p w14:paraId="7A8D77AB" w14:textId="77777777" w:rsidR="00BE5A93" w:rsidRDefault="00BE5A93">
      <w:pPr>
        <w:spacing w:before="12" w:after="0" w:line="260" w:lineRule="exact"/>
        <w:rPr>
          <w:sz w:val="26"/>
          <w:szCs w:val="26"/>
        </w:rPr>
      </w:pPr>
    </w:p>
    <w:p w14:paraId="2034D388" w14:textId="77777777" w:rsidR="00BE5A93" w:rsidRDefault="00F700C7">
      <w:pPr>
        <w:spacing w:after="0"/>
        <w:ind w:left="117" w:right="630"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spacing w:val="5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spacing w:val="-8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b/>
          <w:bCs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b/>
          <w:bCs/>
          <w:spacing w:val="-6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b/>
          <w:bCs/>
          <w:spacing w:val="1"/>
          <w:sz w:val="24"/>
          <w:szCs w:val="24"/>
        </w:rPr>
        <w:t>er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at</w:t>
      </w:r>
      <w:r>
        <w:rPr>
          <w:rFonts w:ascii="Times New Roman" w:eastAsia="Times New Roman" w:hAnsi="Times New Roman" w:cs="Times New Roman"/>
          <w:b/>
          <w:bCs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b/>
          <w:bCs/>
          <w:spacing w:val="3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z w:val="24"/>
          <w:szCs w:val="24"/>
        </w:rPr>
        <w:t>: pr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am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pacing w:val="-8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ali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pr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l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im</w:t>
      </w:r>
      <w:r>
        <w:rPr>
          <w:rFonts w:ascii="Times New Roman" w:eastAsia="Times New Roman" w:hAnsi="Times New Roman" w:cs="Times New Roman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li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ic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l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ma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j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y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xp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ci</w:t>
      </w:r>
      <w:r>
        <w:rPr>
          <w:rFonts w:ascii="Times New Roman" w:eastAsia="Times New Roman" w:hAnsi="Times New Roman" w:cs="Times New Roman"/>
          <w:sz w:val="24"/>
          <w:szCs w:val="24"/>
        </w:rPr>
        <w:t>ón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un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le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on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ta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on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al</w:t>
      </w:r>
      <w:r>
        <w:rPr>
          <w:rFonts w:ascii="Times New Roman" w:eastAsia="Times New Roman" w:hAnsi="Times New Roman" w:cs="Times New Roman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ti</w:t>
      </w:r>
      <w:r>
        <w:rPr>
          <w:rFonts w:ascii="Times New Roman" w:eastAsia="Times New Roman" w:hAnsi="Times New Roman" w:cs="Times New Roman"/>
          <w:sz w:val="24"/>
          <w:szCs w:val="24"/>
        </w:rPr>
        <w:t>on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ndo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us 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ec</w:t>
      </w:r>
      <w:r>
        <w:rPr>
          <w:rFonts w:ascii="Times New Roman" w:eastAsia="Times New Roman" w:hAnsi="Times New Roman" w:cs="Times New Roman"/>
          <w:sz w:val="24"/>
          <w:szCs w:val="24"/>
        </w:rPr>
        <w:t>ur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, ofr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ecie</w:t>
      </w:r>
      <w:r>
        <w:rPr>
          <w:rFonts w:ascii="Times New Roman" w:eastAsia="Times New Roman" w:hAnsi="Times New Roman" w:cs="Times New Roman"/>
          <w:sz w:val="24"/>
          <w:szCs w:val="24"/>
        </w:rPr>
        <w:t>ndo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ici</w:t>
      </w:r>
      <w:r>
        <w:rPr>
          <w:rFonts w:ascii="Times New Roman" w:eastAsia="Times New Roman" w:hAnsi="Times New Roman" w:cs="Times New Roman"/>
          <w:sz w:val="24"/>
          <w:szCs w:val="24"/>
        </w:rPr>
        <w:t>os</w:t>
      </w:r>
      <w:r>
        <w:rPr>
          <w:rFonts w:ascii="Times New Roman" w:eastAsia="Times New Roman" w:hAnsi="Times New Roman" w:cs="Times New Roman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la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emá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caci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y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ejec</w:t>
      </w:r>
      <w:r>
        <w:rPr>
          <w:rFonts w:ascii="Times New Roman" w:eastAsia="Times New Roman" w:hAnsi="Times New Roman" w:cs="Times New Roman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ta</w:t>
      </w:r>
      <w:r>
        <w:rPr>
          <w:rFonts w:ascii="Times New Roman" w:eastAsia="Times New Roman" w:hAnsi="Times New Roman" w:cs="Times New Roman"/>
          <w:sz w:val="24"/>
          <w:szCs w:val="24"/>
        </w:rPr>
        <w:t>ndo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ma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at</w:t>
      </w:r>
      <w:r>
        <w:rPr>
          <w:rFonts w:ascii="Times New Roman" w:eastAsia="Times New Roman" w:hAnsi="Times New Roman" w:cs="Times New Roman"/>
          <w:sz w:val="24"/>
          <w:szCs w:val="24"/>
        </w:rPr>
        <w:t>os</w:t>
      </w:r>
      <w:r>
        <w:rPr>
          <w:rFonts w:ascii="Times New Roman" w:eastAsia="Times New Roman" w:hAnsi="Times New Roman" w:cs="Times New Roman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o (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ile</w:t>
      </w:r>
      <w:r>
        <w:rPr>
          <w:rFonts w:ascii="Times New Roman" w:eastAsia="Times New Roman" w:hAnsi="Times New Roman" w:cs="Times New Roman"/>
          <w:sz w:val="24"/>
          <w:szCs w:val="24"/>
        </w:rPr>
        <w:t>nko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spacing w:val="-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ía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z</w:t>
      </w:r>
      <w:r>
        <w:rPr>
          <w:rFonts w:ascii="Times New Roman" w:eastAsia="Times New Roman" w:hAnsi="Times New Roman" w:cs="Times New Roman"/>
          <w:sz w:val="24"/>
          <w:szCs w:val="24"/>
        </w:rPr>
        <w:t>, 1999).</w:t>
      </w:r>
    </w:p>
    <w:p w14:paraId="25A3DE5A" w14:textId="77777777" w:rsidR="00BE5A93" w:rsidRDefault="00BE5A93">
      <w:pPr>
        <w:spacing w:before="10" w:after="0" w:line="200" w:lineRule="exact"/>
        <w:rPr>
          <w:sz w:val="20"/>
          <w:szCs w:val="20"/>
        </w:rPr>
      </w:pPr>
    </w:p>
    <w:p w14:paraId="1A95E349" w14:textId="77777777" w:rsidR="00BE5A93" w:rsidRDefault="00F700C7">
      <w:pPr>
        <w:spacing w:after="0"/>
        <w:ind w:left="117" w:right="620"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pacing w:val="1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spacing w:val="1"/>
          <w:sz w:val="24"/>
          <w:szCs w:val="24"/>
        </w:rPr>
        <w:t>ML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:  </w:t>
      </w:r>
      <w:r>
        <w:rPr>
          <w:rFonts w:ascii="Times New Roman" w:eastAsia="Times New Roman" w:hAnsi="Times New Roman" w:cs="Times New Roman"/>
          <w:spacing w:val="3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s  </w:t>
      </w:r>
      <w:r>
        <w:rPr>
          <w:rFonts w:ascii="Times New Roman" w:eastAsia="Times New Roman" w:hAnsi="Times New Roman" w:cs="Times New Roman"/>
          <w:spacing w:val="3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xt  </w:t>
      </w:r>
      <w:r>
        <w:rPr>
          <w:rFonts w:ascii="Times New Roman" w:eastAsia="Times New Roman" w:hAnsi="Times New Roman" w:cs="Times New Roman"/>
          <w:spacing w:val="4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rkup  </w:t>
      </w:r>
      <w:r>
        <w:rPr>
          <w:rFonts w:ascii="Times New Roman" w:eastAsia="Times New Roman" w:hAnsi="Times New Roman" w:cs="Times New Roman"/>
          <w:spacing w:val="4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spacing w:val="-8"/>
          <w:sz w:val="24"/>
          <w:szCs w:val="24"/>
        </w:rPr>
        <w:t>«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le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aj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e  </w:t>
      </w:r>
      <w:r>
        <w:rPr>
          <w:rFonts w:ascii="Times New Roman" w:eastAsia="Times New Roman" w:hAnsi="Times New Roman" w:cs="Times New Roman"/>
          <w:spacing w:val="4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de  </w:t>
      </w:r>
      <w:r>
        <w:rPr>
          <w:rFonts w:ascii="Times New Roman" w:eastAsia="Times New Roman" w:hAnsi="Times New Roman" w:cs="Times New Roman"/>
          <w:spacing w:val="3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ma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s  </w:t>
      </w:r>
      <w:r>
        <w:rPr>
          <w:rFonts w:ascii="Times New Roman" w:eastAsia="Times New Roman" w:hAnsi="Times New Roman" w:cs="Times New Roman"/>
          <w:spacing w:val="3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de h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te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-8"/>
          <w:sz w:val="24"/>
          <w:szCs w:val="24"/>
        </w:rPr>
        <w:t>»</w:t>
      </w:r>
      <w:r>
        <w:rPr>
          <w:rFonts w:ascii="Times New Roman" w:eastAsia="Times New Roman" w:hAnsi="Times New Roman" w:cs="Times New Roman"/>
          <w:sz w:val="24"/>
          <w:szCs w:val="24"/>
        </w:rPr>
        <w:t>),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ac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a</w:t>
      </w:r>
      <w:r>
        <w:rPr>
          <w:rFonts w:ascii="Times New Roman" w:eastAsia="Times New Roman" w:hAnsi="Times New Roman" w:cs="Times New Roman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aj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ca</w:t>
      </w:r>
      <w:r>
        <w:rPr>
          <w:rFonts w:ascii="Times New Roman" w:eastAsia="Times New Roman" w:hAnsi="Times New Roman" w:cs="Times New Roman"/>
          <w:sz w:val="24"/>
          <w:szCs w:val="24"/>
        </w:rPr>
        <w:t>do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ra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l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e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bor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ón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á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w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b.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s un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tá</w:t>
      </w:r>
      <w:r>
        <w:rPr>
          <w:rFonts w:ascii="Times New Roman" w:eastAsia="Times New Roman" w:hAnsi="Times New Roman" w:cs="Times New Roman"/>
          <w:sz w:val="24"/>
          <w:szCs w:val="24"/>
        </w:rPr>
        <w:t>nd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que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ci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ela</w:t>
      </w:r>
      <w:r>
        <w:rPr>
          <w:rFonts w:ascii="Times New Roman" w:eastAsia="Times New Roman" w:hAnsi="Times New Roman" w:cs="Times New Roman"/>
          <w:sz w:val="24"/>
          <w:szCs w:val="24"/>
        </w:rPr>
        <w:t>bo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aci</w:t>
      </w:r>
      <w:r>
        <w:rPr>
          <w:rFonts w:ascii="Times New Roman" w:eastAsia="Times New Roman" w:hAnsi="Times New Roman" w:cs="Times New Roman"/>
          <w:sz w:val="24"/>
          <w:szCs w:val="24"/>
        </w:rPr>
        <w:t>ón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á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s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us 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s 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on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spacing w:val="3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ne</w:t>
      </w:r>
      <w:r>
        <w:rPr>
          <w:rFonts w:ascii="Times New Roman" w:eastAsia="Times New Roman" w:hAnsi="Times New Roman" w:cs="Times New Roman"/>
          <w:spacing w:val="3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una</w:t>
      </w:r>
      <w:r>
        <w:rPr>
          <w:rFonts w:ascii="Times New Roman" w:eastAsia="Times New Roman" w:hAnsi="Times New Roman" w:cs="Times New Roman"/>
          <w:spacing w:val="3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ct</w:t>
      </w:r>
      <w:r>
        <w:rPr>
          <w:rFonts w:ascii="Times New Roman" w:eastAsia="Times New Roman" w:hAnsi="Times New Roman" w:cs="Times New Roman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3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á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3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spacing w:val="2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un</w:t>
      </w:r>
      <w:r>
        <w:rPr>
          <w:rFonts w:ascii="Times New Roman" w:eastAsia="Times New Roman" w:hAnsi="Times New Roman" w:cs="Times New Roman"/>
          <w:spacing w:val="3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ód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3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(d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no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mi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do</w:t>
      </w:r>
      <w:r>
        <w:rPr>
          <w:rFonts w:ascii="Times New Roman" w:eastAsia="Times New Roman" w:hAnsi="Times New Roman" w:cs="Times New Roman"/>
          <w:spacing w:val="2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ód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3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5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6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pacing w:val="-7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spacing w:val="3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ra</w:t>
      </w:r>
      <w:r>
        <w:rPr>
          <w:rFonts w:ascii="Times New Roman" w:eastAsia="Times New Roman" w:hAnsi="Times New Roman" w:cs="Times New Roman"/>
          <w:spacing w:val="3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>a 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ón de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c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te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do de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una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á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na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b,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o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te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o,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á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etc</w:t>
      </w:r>
      <w:r>
        <w:rPr>
          <w:rFonts w:ascii="Times New Roman" w:eastAsia="Times New Roman" w:hAnsi="Times New Roman" w:cs="Times New Roman"/>
          <w:sz w:val="24"/>
          <w:szCs w:val="24"/>
        </w:rPr>
        <w:t>. (</w:t>
      </w:r>
      <w:r>
        <w:rPr>
          <w:rFonts w:ascii="Times New Roman" w:eastAsia="Times New Roman" w:hAnsi="Times New Roman" w:cs="Times New Roman"/>
          <w:spacing w:val="-1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já</w:t>
      </w:r>
      <w:r>
        <w:rPr>
          <w:rFonts w:ascii="Times New Roman" w:eastAsia="Times New Roman" w:hAnsi="Times New Roman" w:cs="Times New Roman"/>
          <w:sz w:val="24"/>
          <w:szCs w:val="24"/>
        </w:rPr>
        <w:t>n, 20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>0</w:t>
      </w:r>
      <w:r>
        <w:rPr>
          <w:rFonts w:ascii="Times New Roman" w:eastAsia="Times New Roman" w:hAnsi="Times New Roman" w:cs="Times New Roman"/>
          <w:sz w:val="24"/>
          <w:szCs w:val="24"/>
        </w:rPr>
        <w:t>1).</w:t>
      </w:r>
    </w:p>
    <w:p w14:paraId="033D3107" w14:textId="77777777" w:rsidR="00BE5A93" w:rsidRDefault="00BE5A93">
      <w:pPr>
        <w:spacing w:before="10" w:after="0" w:line="200" w:lineRule="exact"/>
        <w:rPr>
          <w:sz w:val="20"/>
          <w:szCs w:val="20"/>
        </w:rPr>
      </w:pPr>
    </w:p>
    <w:p w14:paraId="5D8E9449" w14:textId="543B88AE" w:rsidR="00BE5A93" w:rsidRDefault="00F700C7">
      <w:pPr>
        <w:spacing w:after="0"/>
        <w:ind w:left="117" w:right="628"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pacing w:val="1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L</w:t>
      </w:r>
      <w:proofErr w:type="gramStart"/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5 </w:t>
      </w:r>
      <w:r>
        <w:rPr>
          <w:rFonts w:ascii="Times New Roman" w:eastAsia="Times New Roman" w:hAnsi="Times New Roman" w:cs="Times New Roman"/>
          <w:sz w:val="24"/>
          <w:szCs w:val="24"/>
        </w:rPr>
        <w:t>:</w:t>
      </w:r>
      <w:proofErr w:type="gramEnd"/>
      <w:r>
        <w:rPr>
          <w:rFonts w:ascii="Times New Roman" w:eastAsia="Times New Roman" w:hAnsi="Times New Roman" w:cs="Times New Roman"/>
          <w:spacing w:val="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la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Te</w:t>
      </w:r>
      <w:r>
        <w:rPr>
          <w:rFonts w:ascii="Times New Roman" w:eastAsia="Times New Roman" w:hAnsi="Times New Roman" w:cs="Times New Roman"/>
          <w:sz w:val="24"/>
          <w:szCs w:val="24"/>
        </w:rPr>
        <w:t>xt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rkup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ngu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spacing w:val="1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qu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ón</w:t>
      </w:r>
      <w:r>
        <w:rPr>
          <w:rFonts w:ascii="Times New Roman" w:eastAsia="Times New Roman" w:hAnsi="Times New Roman" w:cs="Times New Roman"/>
          <w:spacing w:val="1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im</w:t>
      </w:r>
      <w:r>
        <w:rPr>
          <w:rFonts w:ascii="Times New Roman" w:eastAsia="Times New Roman" w:hAnsi="Times New Roman" w:cs="Times New Roman"/>
          <w:sz w:val="24"/>
          <w:szCs w:val="24"/>
        </w:rPr>
        <w:t>por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ta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l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le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aj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4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á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ic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4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4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sz w:val="24"/>
          <w:szCs w:val="24"/>
        </w:rPr>
        <w:t>or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4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spacing w:val="4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b,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que</w:t>
      </w:r>
      <w:r>
        <w:rPr>
          <w:rFonts w:ascii="Times New Roman" w:eastAsia="Times New Roman" w:hAnsi="Times New Roman" w:cs="Times New Roman"/>
          <w:spacing w:val="4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ofr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ec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3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ma</w:t>
      </w:r>
      <w:r>
        <w:rPr>
          <w:rFonts w:ascii="Times New Roman" w:eastAsia="Times New Roman" w:hAnsi="Times New Roman" w:cs="Times New Roman"/>
          <w:spacing w:val="-8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sz w:val="24"/>
          <w:szCs w:val="24"/>
        </w:rPr>
        <w:t>or</w:t>
      </w:r>
      <w:r>
        <w:rPr>
          <w:rFonts w:ascii="Times New Roman" w:eastAsia="Times New Roman" w:hAnsi="Times New Roman" w:cs="Times New Roman"/>
          <w:spacing w:val="4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ati</w:t>
      </w:r>
      <w:r>
        <w:rPr>
          <w:rFonts w:ascii="Times New Roman" w:eastAsia="Times New Roman" w:hAnsi="Times New Roman" w:cs="Times New Roman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li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3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on</w:t>
      </w:r>
      <w:r>
        <w:rPr>
          <w:rFonts w:ascii="Times New Roman" w:eastAsia="Times New Roman" w:hAnsi="Times New Roman" w:cs="Times New Roman"/>
          <w:spacing w:val="4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z w:val="24"/>
          <w:szCs w:val="24"/>
        </w:rPr>
        <w:t>dos</w:t>
      </w:r>
      <w:r>
        <w:rPr>
          <w:rFonts w:ascii="Times New Roman" w:eastAsia="Times New Roman" w:hAnsi="Times New Roman" w:cs="Times New Roman"/>
          <w:spacing w:val="3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>os 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dor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3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b,</w:t>
      </w:r>
      <w:r>
        <w:rPr>
          <w:rFonts w:ascii="Times New Roman" w:eastAsia="Times New Roman" w:hAnsi="Times New Roman" w:cs="Times New Roman"/>
          <w:spacing w:val="3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cl</w:t>
      </w:r>
      <w:r>
        <w:rPr>
          <w:rFonts w:ascii="Times New Roman" w:eastAsia="Times New Roman" w:hAnsi="Times New Roman" w:cs="Times New Roman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pacing w:val="-8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ndo</w:t>
      </w:r>
      <w:r>
        <w:rPr>
          <w:rFonts w:ascii="Times New Roman" w:eastAsia="Times New Roman" w:hAnsi="Times New Roman" w:cs="Times New Roman"/>
          <w:spacing w:val="3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>os</w:t>
      </w:r>
      <w:r>
        <w:rPr>
          <w:rFonts w:ascii="Times New Roman" w:eastAsia="Times New Roman" w:hAnsi="Times New Roman" w:cs="Times New Roman"/>
          <w:spacing w:val="3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spacing w:val="3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>os</w:t>
      </w:r>
      <w:r>
        <w:rPr>
          <w:rFonts w:ascii="Times New Roman" w:eastAsia="Times New Roman" w:hAnsi="Times New Roman" w:cs="Times New Roman"/>
          <w:spacing w:val="2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telé</w:t>
      </w:r>
      <w:r>
        <w:rPr>
          <w:rFonts w:ascii="Times New Roman" w:eastAsia="Times New Roman" w:hAnsi="Times New Roman" w:cs="Times New Roman"/>
          <w:sz w:val="24"/>
          <w:szCs w:val="24"/>
        </w:rPr>
        <w:t>fonos</w:t>
      </w:r>
      <w:r>
        <w:rPr>
          <w:rFonts w:ascii="Times New Roman" w:eastAsia="Times New Roman" w:hAnsi="Times New Roman" w:cs="Times New Roman"/>
          <w:spacing w:val="2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z w:val="24"/>
          <w:szCs w:val="24"/>
        </w:rPr>
        <w:t>ó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ile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3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spacing w:val="2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ros</w:t>
      </w:r>
      <w:r>
        <w:rPr>
          <w:rFonts w:ascii="Times New Roman" w:eastAsia="Times New Roman" w:hAnsi="Times New Roman" w:cs="Times New Roman"/>
          <w:spacing w:val="3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po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iti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z w:val="24"/>
          <w:szCs w:val="24"/>
        </w:rPr>
        <w:t>os</w:t>
      </w:r>
      <w:r>
        <w:rPr>
          <w:rFonts w:ascii="Times New Roman" w:eastAsia="Times New Roman" w:hAnsi="Times New Roman" w:cs="Times New Roman"/>
          <w:spacing w:val="3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z w:val="24"/>
          <w:szCs w:val="24"/>
        </w:rPr>
        <w:t>od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rnos u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dos</w:t>
      </w:r>
      <w:r>
        <w:rPr>
          <w:rFonts w:ascii="Times New Roman" w:eastAsia="Times New Roman" w:hAnsi="Times New Roman" w:cs="Times New Roman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act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ali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ra</w:t>
      </w:r>
      <w:r>
        <w:rPr>
          <w:rFonts w:ascii="Times New Roman" w:eastAsia="Times New Roman" w:hAnsi="Times New Roman" w:cs="Times New Roman"/>
          <w:spacing w:val="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te</w:t>
      </w:r>
      <w:r>
        <w:rPr>
          <w:rFonts w:ascii="Times New Roman" w:eastAsia="Times New Roman" w:hAnsi="Times New Roman" w:cs="Times New Roman"/>
          <w:sz w:val="24"/>
          <w:szCs w:val="24"/>
        </w:rPr>
        <w:t>rn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et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spacing w:val="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5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emá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7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z w:val="24"/>
          <w:szCs w:val="24"/>
        </w:rPr>
        <w:t>ra</w:t>
      </w:r>
      <w:r>
        <w:rPr>
          <w:rFonts w:ascii="Times New Roman" w:eastAsia="Times New Roman" w:hAnsi="Times New Roman" w:cs="Times New Roman"/>
          <w:spacing w:val="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que</w:t>
      </w:r>
      <w:r>
        <w:rPr>
          <w:rFonts w:ascii="Times New Roman" w:eastAsia="Times New Roman" w:hAnsi="Times New Roman" w:cs="Times New Roman"/>
          <w:spacing w:val="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nfor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mac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ón,</w:t>
      </w:r>
      <w:r>
        <w:rPr>
          <w:rFonts w:ascii="Times New Roman" w:eastAsia="Times New Roman" w:hAnsi="Times New Roman" w:cs="Times New Roman"/>
          <w:spacing w:val="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y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>a for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3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spacing w:val="3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pr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3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té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3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3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má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3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3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po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3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spacing w:val="2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mi</w:t>
      </w:r>
      <w:r>
        <w:rPr>
          <w:rFonts w:ascii="Times New Roman" w:eastAsia="Times New Roman" w:hAnsi="Times New Roman" w:cs="Times New Roman"/>
          <w:sz w:val="24"/>
          <w:szCs w:val="24"/>
        </w:rPr>
        <w:t>r,</w:t>
      </w:r>
      <w:r>
        <w:rPr>
          <w:rFonts w:ascii="Times New Roman" w:eastAsia="Times New Roman" w:hAnsi="Times New Roman" w:cs="Times New Roman"/>
          <w:spacing w:val="3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im</w:t>
      </w:r>
      <w:r>
        <w:rPr>
          <w:rFonts w:ascii="Times New Roman" w:eastAsia="Times New Roman" w:hAnsi="Times New Roman" w:cs="Times New Roman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li</w:t>
      </w:r>
      <w:r>
        <w:rPr>
          <w:rFonts w:ascii="Times New Roman" w:eastAsia="Times New Roman" w:hAnsi="Times New Roman" w:cs="Times New Roman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ca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3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spacing w:val="2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ace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3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á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s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cill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4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4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ód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4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ti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z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do</w:t>
      </w:r>
      <w:r>
        <w:rPr>
          <w:rFonts w:ascii="Times New Roman" w:eastAsia="Times New Roman" w:hAnsi="Times New Roman" w:cs="Times New Roman"/>
          <w:spacing w:val="4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4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é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4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spacing w:val="4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nu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z w:val="24"/>
          <w:szCs w:val="24"/>
        </w:rPr>
        <w:t>os</w:t>
      </w:r>
      <w:r>
        <w:rPr>
          <w:rFonts w:ascii="Times New Roman" w:eastAsia="Times New Roman" w:hAnsi="Times New Roman" w:cs="Times New Roman"/>
          <w:spacing w:val="4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eleme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spacing w:val="4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os</w:t>
      </w:r>
      <w:r>
        <w:rPr>
          <w:rFonts w:ascii="Times New Roman" w:eastAsia="Times New Roman" w:hAnsi="Times New Roman" w:cs="Times New Roman"/>
          <w:spacing w:val="5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spacing w:val="4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z w:val="24"/>
          <w:szCs w:val="24"/>
        </w:rPr>
        <w:t>por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mie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os (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b 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el</w:t>
      </w:r>
      <w:r>
        <w:rPr>
          <w:rFonts w:ascii="Times New Roman" w:eastAsia="Times New Roman" w:hAnsi="Times New Roman" w:cs="Times New Roman"/>
          <w:sz w:val="24"/>
          <w:szCs w:val="24"/>
        </w:rPr>
        <w:t>op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r 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commentRangeStart w:id="252"/>
      <w:r>
        <w:rPr>
          <w:rFonts w:ascii="Times New Roman" w:eastAsia="Times New Roman" w:hAnsi="Times New Roman" w:cs="Times New Roman"/>
          <w:sz w:val="24"/>
          <w:szCs w:val="24"/>
        </w:rPr>
        <w:t>201</w:t>
      </w:r>
      <w:ins w:id="253" w:author="Microsoft Office User" w:date="2016-07-07T15:23:00Z">
        <w:r w:rsidR="002072BA">
          <w:rPr>
            <w:rFonts w:ascii="Times New Roman" w:eastAsia="Times New Roman" w:hAnsi="Times New Roman" w:cs="Times New Roman"/>
            <w:sz w:val="24"/>
            <w:szCs w:val="24"/>
          </w:rPr>
          <w:t>3</w:t>
        </w:r>
      </w:ins>
      <w:ins w:id="254" w:author="Microsoft Office User" w:date="2016-07-07T15:24:00Z">
        <w:r w:rsidR="002072BA">
          <w:rPr>
            <w:rFonts w:ascii="Times New Roman" w:eastAsia="Times New Roman" w:hAnsi="Times New Roman" w:cs="Times New Roman"/>
            <w:sz w:val="24"/>
            <w:szCs w:val="24"/>
          </w:rPr>
          <w:t>)</w:t>
        </w:r>
      </w:ins>
      <w:del w:id="255" w:author="Microsoft Office User" w:date="2016-07-07T15:23:00Z">
        <w:r w:rsidDel="002072BA">
          <w:rPr>
            <w:rFonts w:ascii="Times New Roman" w:eastAsia="Times New Roman" w:hAnsi="Times New Roman" w:cs="Times New Roman"/>
            <w:sz w:val="24"/>
            <w:szCs w:val="24"/>
          </w:rPr>
          <w:delText>6</w:delText>
        </w:r>
        <w:commentRangeEnd w:id="252"/>
        <w:r w:rsidR="00BB72A0" w:rsidDel="002072BA">
          <w:rPr>
            <w:rStyle w:val="CommentReference"/>
          </w:rPr>
          <w:commentReference w:id="252"/>
        </w:r>
        <w:r w:rsidDel="002072BA">
          <w:rPr>
            <w:rFonts w:ascii="Times New Roman" w:eastAsia="Times New Roman" w:hAnsi="Times New Roman" w:cs="Times New Roman"/>
            <w:sz w:val="24"/>
            <w:szCs w:val="24"/>
          </w:rPr>
          <w:delText>)</w:delText>
        </w:r>
      </w:del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1DB9DF2" w14:textId="77777777" w:rsidR="00BE5A93" w:rsidRDefault="00BE5A93">
      <w:pPr>
        <w:spacing w:before="10" w:after="0" w:line="200" w:lineRule="exact"/>
        <w:rPr>
          <w:sz w:val="20"/>
          <w:szCs w:val="20"/>
        </w:rPr>
      </w:pPr>
    </w:p>
    <w:p w14:paraId="21472D33" w14:textId="77777777" w:rsidR="00BE5A93" w:rsidRDefault="00F700C7">
      <w:pPr>
        <w:spacing w:after="0"/>
        <w:ind w:left="117" w:right="623"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CS</w:t>
      </w:r>
      <w:r>
        <w:rPr>
          <w:rFonts w:ascii="Times New Roman" w:eastAsia="Times New Roman" w:hAnsi="Times New Roman" w:cs="Times New Roman"/>
          <w:b/>
          <w:bCs/>
          <w:spacing w:val="3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spacing w:val="3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7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ho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ja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3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spacing w:val="3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til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2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2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ca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ca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3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ca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ng</w:t>
      </w:r>
      <w:r>
        <w:rPr>
          <w:rFonts w:ascii="Times New Roman" w:eastAsia="Times New Roman" w:hAnsi="Times New Roman" w:cs="Times New Roman"/>
          <w:spacing w:val="2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-8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3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eet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spacing w:val="3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3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us</w:t>
      </w:r>
      <w:r>
        <w:rPr>
          <w:rFonts w:ascii="Times New Roman" w:eastAsia="Times New Roman" w:hAnsi="Times New Roman" w:cs="Times New Roman"/>
          <w:spacing w:val="3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la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SS</w:t>
      </w:r>
      <w:r>
        <w:rPr>
          <w:rFonts w:ascii="Times New Roman" w:eastAsia="Times New Roman" w:hAnsi="Times New Roman" w:cs="Times New Roman"/>
          <w:sz w:val="24"/>
          <w:szCs w:val="24"/>
        </w:rPr>
        <w:t>) h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ace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un</w:t>
      </w:r>
      <w:r>
        <w:rPr>
          <w:rFonts w:ascii="Times New Roman" w:eastAsia="Times New Roman" w:hAnsi="Times New Roman" w:cs="Times New Roman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aj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ho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ja</w:t>
      </w:r>
      <w:r>
        <w:rPr>
          <w:rFonts w:ascii="Times New Roman" w:eastAsia="Times New Roman" w:hAnsi="Times New Roman" w:cs="Times New Roman"/>
          <w:sz w:val="24"/>
          <w:szCs w:val="24"/>
        </w:rPr>
        <w:t>s de</w:t>
      </w:r>
      <w:r>
        <w:rPr>
          <w:rFonts w:ascii="Times New Roman" w:eastAsia="Times New Roman" w:hAnsi="Times New Roman" w:cs="Times New Roman"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il</w:t>
      </w:r>
      <w:r>
        <w:rPr>
          <w:rFonts w:ascii="Times New Roman" w:eastAsia="Times New Roman" w:hAnsi="Times New Roman" w:cs="Times New Roman"/>
          <w:sz w:val="24"/>
          <w:szCs w:val="24"/>
        </w:rPr>
        <w:t>os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do</w:t>
      </w:r>
      <w:r>
        <w:rPr>
          <w:rFonts w:ascii="Times New Roman" w:eastAsia="Times New Roman" w:hAnsi="Times New Roman" w:cs="Times New Roman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ra</w:t>
      </w:r>
      <w:r>
        <w:rPr>
          <w:rFonts w:ascii="Times New Roman" w:eastAsia="Times New Roman" w:hAnsi="Times New Roman" w:cs="Times New Roman"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pr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taci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ó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n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emá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5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5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5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spacing w:val="5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for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mat</w:t>
      </w:r>
      <w:r>
        <w:rPr>
          <w:rFonts w:ascii="Times New Roman" w:eastAsia="Times New Roman" w:hAnsi="Times New Roman" w:cs="Times New Roman"/>
          <w:sz w:val="24"/>
          <w:szCs w:val="24"/>
        </w:rPr>
        <w:t>o)</w:t>
      </w:r>
      <w:r>
        <w:rPr>
          <w:rFonts w:ascii="Times New Roman" w:eastAsia="Times New Roman" w:hAnsi="Times New Roman" w:cs="Times New Roman"/>
          <w:spacing w:val="5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spacing w:val="5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un</w:t>
      </w:r>
      <w:r>
        <w:rPr>
          <w:rFonts w:ascii="Times New Roman" w:eastAsia="Times New Roman" w:hAnsi="Times New Roman" w:cs="Times New Roman"/>
          <w:spacing w:val="5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do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me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5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it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5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5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le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aj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5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spacing w:val="5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ma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ca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spacing w:val="5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u</w:t>
      </w:r>
    </w:p>
    <w:p w14:paraId="429DC0AA" w14:textId="77777777" w:rsidR="00BE5A93" w:rsidRDefault="00BE5A93">
      <w:pPr>
        <w:spacing w:after="0"/>
        <w:jc w:val="both"/>
        <w:sectPr w:rsidR="00BE5A93">
          <w:pgSz w:w="12240" w:h="15840"/>
          <w:pgMar w:top="1700" w:right="1300" w:bottom="280" w:left="1300" w:header="1483" w:footer="0" w:gutter="0"/>
          <w:cols w:space="720"/>
        </w:sectPr>
      </w:pPr>
    </w:p>
    <w:p w14:paraId="38F50A02" w14:textId="77777777" w:rsidR="00BE5A93" w:rsidRDefault="00BE5A93">
      <w:pPr>
        <w:spacing w:before="16" w:after="0" w:line="220" w:lineRule="exact"/>
      </w:pPr>
    </w:p>
    <w:p w14:paraId="2B8DB6CF" w14:textId="1A29C5C7" w:rsidR="00BE5A93" w:rsidRDefault="00F700C7">
      <w:pPr>
        <w:spacing w:before="29" w:after="0"/>
        <w:ind w:left="117" w:right="628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li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aci</w:t>
      </w:r>
      <w:r>
        <w:rPr>
          <w:rFonts w:ascii="Times New Roman" w:eastAsia="Times New Roman" w:hAnsi="Times New Roman" w:cs="Times New Roman"/>
          <w:sz w:val="24"/>
          <w:szCs w:val="24"/>
        </w:rPr>
        <w:t>ón</w:t>
      </w:r>
      <w:r>
        <w:rPr>
          <w:rFonts w:ascii="Times New Roman" w:eastAsia="Times New Roman" w:hAnsi="Times New Roman" w:cs="Times New Roman"/>
          <w:spacing w:val="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má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z w:val="24"/>
          <w:szCs w:val="24"/>
        </w:rPr>
        <w:t>ún</w:t>
      </w:r>
      <w:r>
        <w:rPr>
          <w:rFonts w:ascii="Times New Roman" w:eastAsia="Times New Roman" w:hAnsi="Times New Roman" w:cs="Times New Roman"/>
          <w:spacing w:val="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il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1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á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bs</w:t>
      </w:r>
      <w:r>
        <w:rPr>
          <w:rFonts w:ascii="Times New Roman" w:eastAsia="Times New Roman" w:hAnsi="Times New Roman" w:cs="Times New Roman"/>
          <w:spacing w:val="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ita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le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aj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1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5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spacing w:val="-5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6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pacing w:val="-7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>, 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ro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tam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ié</w:t>
      </w:r>
      <w:r>
        <w:rPr>
          <w:rFonts w:ascii="Times New Roman" w:eastAsia="Times New Roman" w:hAnsi="Times New Roman" w:cs="Times New Roman"/>
          <w:sz w:val="24"/>
          <w:szCs w:val="24"/>
        </w:rPr>
        <w:t>n pu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r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li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do a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c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al</w:t>
      </w:r>
      <w:r>
        <w:rPr>
          <w:rFonts w:ascii="Times New Roman" w:eastAsia="Times New Roman" w:hAnsi="Times New Roman" w:cs="Times New Roman"/>
          <w:sz w:val="24"/>
          <w:szCs w:val="24"/>
        </w:rPr>
        <w:t>qu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r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ti</w:t>
      </w:r>
      <w:r>
        <w:rPr>
          <w:rFonts w:ascii="Times New Roman" w:eastAsia="Times New Roman" w:hAnsi="Times New Roman" w:cs="Times New Roman"/>
          <w:sz w:val="24"/>
          <w:szCs w:val="24"/>
        </w:rPr>
        <w:t>po de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me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os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commentRangeStart w:id="256"/>
      <w:r>
        <w:rPr>
          <w:rFonts w:ascii="Times New Roman" w:eastAsia="Times New Roman" w:hAnsi="Times New Roman" w:cs="Times New Roman"/>
          <w:sz w:val="24"/>
          <w:szCs w:val="24"/>
        </w:rPr>
        <w:t>(</w:t>
      </w:r>
      <w:ins w:id="257" w:author="Microsoft Office User" w:date="2016-07-07T15:26:00Z">
        <w:r w:rsidR="002072BA">
          <w:rPr>
            <w:rFonts w:ascii="Times New Roman" w:eastAsia="Times New Roman" w:hAnsi="Times New Roman" w:cs="Times New Roman"/>
            <w:spacing w:val="-3"/>
            <w:sz w:val="24"/>
            <w:szCs w:val="24"/>
          </w:rPr>
          <w:t>W</w:t>
        </w:r>
        <w:r w:rsidR="002072BA">
          <w:rPr>
            <w:rFonts w:ascii="Times New Roman" w:eastAsia="Times New Roman" w:hAnsi="Times New Roman" w:cs="Times New Roman"/>
            <w:sz w:val="24"/>
            <w:szCs w:val="24"/>
          </w:rPr>
          <w:t>3</w:t>
        </w:r>
        <w:r w:rsidR="002072BA">
          <w:rPr>
            <w:rFonts w:ascii="Times New Roman" w:eastAsia="Times New Roman" w:hAnsi="Times New Roman" w:cs="Times New Roman"/>
            <w:spacing w:val="-1"/>
            <w:sz w:val="24"/>
            <w:szCs w:val="24"/>
          </w:rPr>
          <w:t>S</w:t>
        </w:r>
        <w:r w:rsidR="002072BA">
          <w:rPr>
            <w:rFonts w:ascii="Times New Roman" w:eastAsia="Times New Roman" w:hAnsi="Times New Roman" w:cs="Times New Roman"/>
            <w:spacing w:val="1"/>
            <w:sz w:val="24"/>
            <w:szCs w:val="24"/>
          </w:rPr>
          <w:t>c</w:t>
        </w:r>
        <w:r w:rsidR="002072BA">
          <w:rPr>
            <w:rFonts w:ascii="Times New Roman" w:eastAsia="Times New Roman" w:hAnsi="Times New Roman" w:cs="Times New Roman"/>
            <w:sz w:val="24"/>
            <w:szCs w:val="24"/>
          </w:rPr>
          <w:t>hoo</w:t>
        </w:r>
        <w:r w:rsidR="002072BA">
          <w:rPr>
            <w:rFonts w:ascii="Times New Roman" w:eastAsia="Times New Roman" w:hAnsi="Times New Roman" w:cs="Times New Roman"/>
            <w:spacing w:val="1"/>
            <w:sz w:val="24"/>
            <w:szCs w:val="24"/>
          </w:rPr>
          <w:t>l</w:t>
        </w:r>
        <w:r w:rsidR="002072BA">
          <w:rPr>
            <w:rFonts w:ascii="Times New Roman" w:eastAsia="Times New Roman" w:hAnsi="Times New Roman" w:cs="Times New Roman"/>
            <w:spacing w:val="-1"/>
            <w:sz w:val="24"/>
            <w:szCs w:val="24"/>
          </w:rPr>
          <w:t>s</w:t>
        </w:r>
      </w:ins>
      <w:del w:id="258" w:author="Microsoft Office User" w:date="2016-07-07T15:26:00Z">
        <w:r w:rsidDel="002072BA">
          <w:rPr>
            <w:rFonts w:ascii="Times New Roman" w:eastAsia="Times New Roman" w:hAnsi="Times New Roman" w:cs="Times New Roman"/>
            <w:sz w:val="24"/>
            <w:szCs w:val="24"/>
          </w:rPr>
          <w:delText>C</w:delText>
        </w:r>
        <w:r w:rsidDel="002072BA">
          <w:rPr>
            <w:rFonts w:ascii="Times New Roman" w:eastAsia="Times New Roman" w:hAnsi="Times New Roman" w:cs="Times New Roman"/>
            <w:spacing w:val="-1"/>
            <w:sz w:val="24"/>
            <w:szCs w:val="24"/>
          </w:rPr>
          <w:delText>S</w:delText>
        </w:r>
        <w:r w:rsidDel="002072BA">
          <w:rPr>
            <w:rFonts w:ascii="Times New Roman" w:eastAsia="Times New Roman" w:hAnsi="Times New Roman" w:cs="Times New Roman"/>
            <w:sz w:val="24"/>
            <w:szCs w:val="24"/>
          </w:rPr>
          <w:delText>S</w:delText>
        </w:r>
        <w:r w:rsidDel="002072BA">
          <w:rPr>
            <w:rFonts w:ascii="Times New Roman" w:eastAsia="Times New Roman" w:hAnsi="Times New Roman" w:cs="Times New Roman"/>
            <w:spacing w:val="8"/>
            <w:sz w:val="24"/>
            <w:szCs w:val="24"/>
          </w:rPr>
          <w:delText xml:space="preserve"> </w:delText>
        </w:r>
        <w:r w:rsidDel="002072BA">
          <w:rPr>
            <w:rFonts w:ascii="Times New Roman" w:eastAsia="Times New Roman" w:hAnsi="Times New Roman" w:cs="Times New Roman"/>
            <w:spacing w:val="1"/>
            <w:sz w:val="24"/>
            <w:szCs w:val="24"/>
          </w:rPr>
          <w:delText>T</w:delText>
        </w:r>
        <w:r w:rsidDel="002072BA">
          <w:rPr>
            <w:rFonts w:ascii="Times New Roman" w:eastAsia="Times New Roman" w:hAnsi="Times New Roman" w:cs="Times New Roman"/>
            <w:sz w:val="24"/>
            <w:szCs w:val="24"/>
          </w:rPr>
          <w:delText>u</w:delText>
        </w:r>
        <w:r w:rsidDel="002072BA">
          <w:rPr>
            <w:rFonts w:ascii="Times New Roman" w:eastAsia="Times New Roman" w:hAnsi="Times New Roman" w:cs="Times New Roman"/>
            <w:spacing w:val="1"/>
            <w:sz w:val="24"/>
            <w:szCs w:val="24"/>
          </w:rPr>
          <w:delText>t</w:delText>
        </w:r>
        <w:r w:rsidDel="002072BA">
          <w:rPr>
            <w:rFonts w:ascii="Times New Roman" w:eastAsia="Times New Roman" w:hAnsi="Times New Roman" w:cs="Times New Roman"/>
            <w:sz w:val="24"/>
            <w:szCs w:val="24"/>
          </w:rPr>
          <w:delText>or</w:delText>
        </w:r>
        <w:r w:rsidDel="002072BA">
          <w:rPr>
            <w:rFonts w:ascii="Times New Roman" w:eastAsia="Times New Roman" w:hAnsi="Times New Roman" w:cs="Times New Roman"/>
            <w:spacing w:val="1"/>
            <w:sz w:val="24"/>
            <w:szCs w:val="24"/>
          </w:rPr>
          <w:delText>ial</w:delText>
        </w:r>
      </w:del>
      <w:r>
        <w:rPr>
          <w:rFonts w:ascii="Times New Roman" w:eastAsia="Times New Roman" w:hAnsi="Times New Roman" w:cs="Times New Roman"/>
          <w:sz w:val="24"/>
          <w:szCs w:val="24"/>
        </w:rPr>
        <w:t>, 20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sz w:val="24"/>
          <w:szCs w:val="24"/>
        </w:rPr>
        <w:t>6).</w:t>
      </w:r>
      <w:commentRangeEnd w:id="256"/>
      <w:r w:rsidR="00090C5B">
        <w:rPr>
          <w:rStyle w:val="CommentReference"/>
        </w:rPr>
        <w:commentReference w:id="256"/>
      </w:r>
    </w:p>
    <w:p w14:paraId="76AAF2FF" w14:textId="77777777" w:rsidR="00BE5A93" w:rsidRDefault="00BE5A93">
      <w:pPr>
        <w:spacing w:before="11" w:after="0" w:line="200" w:lineRule="exact"/>
        <w:rPr>
          <w:sz w:val="20"/>
          <w:szCs w:val="20"/>
        </w:rPr>
      </w:pPr>
    </w:p>
    <w:p w14:paraId="17390BA3" w14:textId="77777777" w:rsidR="00BE5A93" w:rsidRDefault="00F700C7">
      <w:pPr>
        <w:spacing w:after="0" w:line="240" w:lineRule="auto"/>
        <w:ind w:left="836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b/>
          <w:bCs/>
          <w:spacing w:val="1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b/>
          <w:bCs/>
          <w:spacing w:val="2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spacing w:val="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1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me</w:t>
      </w:r>
      <w:r>
        <w:rPr>
          <w:rFonts w:ascii="Times New Roman" w:eastAsia="Times New Roman" w:hAnsi="Times New Roman" w:cs="Times New Roman"/>
          <w:sz w:val="24"/>
          <w:szCs w:val="24"/>
        </w:rPr>
        <w:t>nt</w:t>
      </w:r>
      <w:r>
        <w:rPr>
          <w:rFonts w:ascii="Times New Roman" w:eastAsia="Times New Roman" w:hAnsi="Times New Roman" w:cs="Times New Roman"/>
          <w:spacing w:val="1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jec</w:t>
      </w:r>
      <w:r>
        <w:rPr>
          <w:rFonts w:ascii="Times New Roman" w:eastAsia="Times New Roman" w:hAnsi="Times New Roman" w:cs="Times New Roman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1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z w:val="24"/>
          <w:szCs w:val="24"/>
        </w:rPr>
        <w:t>od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1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pacing w:val="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z w:val="24"/>
          <w:szCs w:val="24"/>
        </w:rPr>
        <w:t>od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el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spacing w:val="1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jet</w:t>
      </w:r>
      <w:r>
        <w:rPr>
          <w:rFonts w:ascii="Times New Roman" w:eastAsia="Times New Roman" w:hAnsi="Times New Roman" w:cs="Times New Roman"/>
          <w:sz w:val="24"/>
          <w:szCs w:val="24"/>
        </w:rPr>
        <w:t>os</w:t>
      </w:r>
      <w:r>
        <w:rPr>
          <w:rFonts w:ascii="Times New Roman" w:eastAsia="Times New Roman" w:hAnsi="Times New Roman" w:cs="Times New Roman"/>
          <w:spacing w:val="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1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me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o'</w:t>
      </w:r>
      <w:r>
        <w:rPr>
          <w:rFonts w:ascii="Times New Roman" w:eastAsia="Times New Roman" w:hAnsi="Times New Roman" w:cs="Times New Roman"/>
          <w:spacing w:val="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</w:p>
    <w:p w14:paraId="02802E61" w14:textId="77777777" w:rsidR="00BE5A93" w:rsidRDefault="00BE5A93">
      <w:pPr>
        <w:spacing w:before="16" w:after="0" w:line="260" w:lineRule="exact"/>
        <w:rPr>
          <w:sz w:val="26"/>
          <w:szCs w:val="26"/>
        </w:rPr>
      </w:pPr>
    </w:p>
    <w:p w14:paraId="0A8001A1" w14:textId="5ACB524F" w:rsidR="00BE5A93" w:rsidRDefault="00F700C7">
      <w:pPr>
        <w:spacing w:after="0"/>
        <w:ind w:left="117" w:right="619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z w:val="24"/>
          <w:szCs w:val="24"/>
        </w:rPr>
        <w:t>od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el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jet</w:t>
      </w:r>
      <w:r>
        <w:rPr>
          <w:rFonts w:ascii="Times New Roman" w:eastAsia="Times New Roman" w:hAnsi="Times New Roman" w:cs="Times New Roman"/>
          <w:sz w:val="24"/>
          <w:szCs w:val="24"/>
        </w:rPr>
        <w:t>os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ra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pr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ci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ó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me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-7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cialme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una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te</w:t>
      </w:r>
      <w:r>
        <w:rPr>
          <w:rFonts w:ascii="Times New Roman" w:eastAsia="Times New Roman" w:hAnsi="Times New Roman" w:cs="Times New Roman"/>
          <w:sz w:val="24"/>
          <w:szCs w:val="24"/>
        </w:rPr>
        <w:t>rf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z de</w:t>
      </w:r>
      <w:r>
        <w:rPr>
          <w:rFonts w:ascii="Times New Roman" w:eastAsia="Times New Roman" w:hAnsi="Times New Roman" w:cs="Times New Roman"/>
          <w:spacing w:val="3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pro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amaci</w:t>
      </w:r>
      <w:r>
        <w:rPr>
          <w:rFonts w:ascii="Times New Roman" w:eastAsia="Times New Roman" w:hAnsi="Times New Roman" w:cs="Times New Roman"/>
          <w:sz w:val="24"/>
          <w:szCs w:val="24"/>
        </w:rPr>
        <w:t>ón</w:t>
      </w:r>
      <w:r>
        <w:rPr>
          <w:rFonts w:ascii="Times New Roman" w:eastAsia="Times New Roman" w:hAnsi="Times New Roman" w:cs="Times New Roman"/>
          <w:spacing w:val="3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spacing w:val="2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ci</w:t>
      </w:r>
      <w:r>
        <w:rPr>
          <w:rFonts w:ascii="Times New Roman" w:eastAsia="Times New Roman" w:hAnsi="Times New Roman" w:cs="Times New Roman"/>
          <w:sz w:val="24"/>
          <w:szCs w:val="24"/>
        </w:rPr>
        <w:t>on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3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spacing w:val="-5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spacing w:val="3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que</w:t>
      </w:r>
      <w:r>
        <w:rPr>
          <w:rFonts w:ascii="Times New Roman" w:eastAsia="Times New Roman" w:hAnsi="Times New Roman" w:cs="Times New Roman"/>
          <w:spacing w:val="3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propor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ci</w:t>
      </w:r>
      <w:r>
        <w:rPr>
          <w:rFonts w:ascii="Times New Roman" w:eastAsia="Times New Roman" w:hAnsi="Times New Roman" w:cs="Times New Roman"/>
          <w:sz w:val="24"/>
          <w:szCs w:val="24"/>
        </w:rPr>
        <w:t>ona</w:t>
      </w:r>
      <w:r>
        <w:rPr>
          <w:rFonts w:ascii="Times New Roman" w:eastAsia="Times New Roman" w:hAnsi="Times New Roman" w:cs="Times New Roman"/>
          <w:spacing w:val="3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un</w:t>
      </w:r>
      <w:r>
        <w:rPr>
          <w:rFonts w:ascii="Times New Roman" w:eastAsia="Times New Roman" w:hAnsi="Times New Roman" w:cs="Times New Roman"/>
          <w:spacing w:val="2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on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j</w:t>
      </w:r>
      <w:r>
        <w:rPr>
          <w:rFonts w:ascii="Times New Roman" w:eastAsia="Times New Roman" w:hAnsi="Times New Roman" w:cs="Times New Roman"/>
          <w:sz w:val="24"/>
          <w:szCs w:val="24"/>
        </w:rPr>
        <w:t>un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2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tá</w:t>
      </w:r>
      <w:r>
        <w:rPr>
          <w:rFonts w:ascii="Times New Roman" w:eastAsia="Times New Roman" w:hAnsi="Times New Roman" w:cs="Times New Roman"/>
          <w:sz w:val="24"/>
          <w:szCs w:val="24"/>
        </w:rPr>
        <w:t>nd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3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4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ob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jet</w:t>
      </w:r>
      <w:r>
        <w:rPr>
          <w:rFonts w:ascii="Times New Roman" w:eastAsia="Times New Roman" w:hAnsi="Times New Roman" w:cs="Times New Roman"/>
          <w:sz w:val="24"/>
          <w:szCs w:val="24"/>
        </w:rPr>
        <w:t>os 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ra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pr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me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os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5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y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pacing w:val="-7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un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z w:val="24"/>
          <w:szCs w:val="24"/>
        </w:rPr>
        <w:t>od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el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á</w:t>
      </w:r>
      <w:r>
        <w:rPr>
          <w:rFonts w:ascii="Times New Roman" w:eastAsia="Times New Roman" w:hAnsi="Times New Roman" w:cs="Times New Roman"/>
          <w:sz w:val="24"/>
          <w:szCs w:val="24"/>
        </w:rPr>
        <w:t>nd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r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obre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ó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z w:val="24"/>
          <w:szCs w:val="24"/>
        </w:rPr>
        <w:t>o pu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n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ic</w:t>
      </w:r>
      <w:r>
        <w:rPr>
          <w:rFonts w:ascii="Times New Roman" w:eastAsia="Times New Roman" w:hAnsi="Times New Roman" w:cs="Times New Roman"/>
          <w:sz w:val="24"/>
          <w:szCs w:val="24"/>
        </w:rPr>
        <w:t>hos</w:t>
      </w:r>
      <w:r>
        <w:rPr>
          <w:rFonts w:ascii="Times New Roman" w:eastAsia="Times New Roman" w:hAnsi="Times New Roman" w:cs="Times New Roman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ob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j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spacing w:val="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y una</w:t>
      </w:r>
      <w:r>
        <w:rPr>
          <w:rFonts w:ascii="Times New Roman" w:eastAsia="Times New Roman" w:hAnsi="Times New Roman" w:cs="Times New Roman"/>
          <w:spacing w:val="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te</w:t>
      </w:r>
      <w:r>
        <w:rPr>
          <w:rFonts w:ascii="Times New Roman" w:eastAsia="Times New Roman" w:hAnsi="Times New Roman" w:cs="Times New Roman"/>
          <w:sz w:val="24"/>
          <w:szCs w:val="24"/>
        </w:rPr>
        <w:t>rf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z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tá</w:t>
      </w:r>
      <w:r>
        <w:rPr>
          <w:rFonts w:ascii="Times New Roman" w:eastAsia="Times New Roman" w:hAnsi="Times New Roman" w:cs="Times New Roman"/>
          <w:sz w:val="24"/>
          <w:szCs w:val="24"/>
        </w:rPr>
        <w:t>nd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cce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ll</w:t>
      </w:r>
      <w:r>
        <w:rPr>
          <w:rFonts w:ascii="Times New Roman" w:eastAsia="Times New Roman" w:hAnsi="Times New Roman" w:cs="Times New Roman"/>
          <w:sz w:val="24"/>
          <w:szCs w:val="24"/>
        </w:rPr>
        <w:t>os</w:t>
      </w:r>
      <w:r>
        <w:rPr>
          <w:rFonts w:ascii="Times New Roman" w:eastAsia="Times New Roman" w:hAnsi="Times New Roman" w:cs="Times New Roman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y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ma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pu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la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spacing w:val="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A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é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DOM</w:t>
      </w:r>
      <w:r>
        <w:rPr>
          <w:rFonts w:ascii="Times New Roman" w:eastAsia="Times New Roman" w:hAnsi="Times New Roman" w:cs="Times New Roman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>os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pro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ama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pu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ac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ce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z w:val="24"/>
          <w:szCs w:val="24"/>
        </w:rPr>
        <w:t>od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te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do,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ru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ura</w:t>
      </w:r>
      <w:r>
        <w:rPr>
          <w:rFonts w:ascii="Times New Roman" w:eastAsia="Times New Roman" w:hAnsi="Times New Roman" w:cs="Times New Roman"/>
          <w:spacing w:val="1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y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til</w:t>
      </w:r>
      <w:r>
        <w:rPr>
          <w:rFonts w:ascii="Times New Roman" w:eastAsia="Times New Roman" w:hAnsi="Times New Roman" w:cs="Times New Roman"/>
          <w:sz w:val="24"/>
          <w:szCs w:val="24"/>
        </w:rPr>
        <w:t>o de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>os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me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os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5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y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spacing w:val="6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pacing w:val="-7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que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>o que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ñó pr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me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sz w:val="24"/>
          <w:szCs w:val="24"/>
        </w:rPr>
        <w:t>3C</w:t>
      </w:r>
      <w:ins w:id="259" w:author="Microsoft Office User" w:date="2016-07-07T15:28:00Z">
        <w:r w:rsidR="002072BA">
          <w:rPr>
            <w:rFonts w:ascii="Times New Roman" w:eastAsia="Times New Roman" w:hAnsi="Times New Roman" w:cs="Times New Roman"/>
            <w:sz w:val="24"/>
            <w:szCs w:val="24"/>
          </w:rPr>
          <w:t xml:space="preserve">, </w:t>
        </w:r>
      </w:ins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me</w:t>
      </w:r>
      <w:r>
        <w:rPr>
          <w:rFonts w:ascii="Times New Roman" w:eastAsia="Times New Roman" w:hAnsi="Times New Roman" w:cs="Times New Roman"/>
          <w:sz w:val="24"/>
          <w:szCs w:val="24"/>
        </w:rPr>
        <w:t>nt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j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z w:val="24"/>
          <w:szCs w:val="24"/>
        </w:rPr>
        <w:t>od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el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commentRangeStart w:id="260"/>
      <w:r>
        <w:rPr>
          <w:rFonts w:ascii="Times New Roman" w:eastAsia="Times New Roman" w:hAnsi="Times New Roman" w:cs="Times New Roman"/>
          <w:sz w:val="24"/>
          <w:szCs w:val="24"/>
        </w:rPr>
        <w:t>20</w:t>
      </w:r>
      <w:ins w:id="261" w:author="Microsoft Office User" w:date="2016-07-07T15:28:00Z">
        <w:r w:rsidR="002072BA">
          <w:rPr>
            <w:rFonts w:ascii="Times New Roman" w:eastAsia="Times New Roman" w:hAnsi="Times New Roman" w:cs="Times New Roman"/>
            <w:sz w:val="24"/>
            <w:szCs w:val="24"/>
          </w:rPr>
          <w:t>09</w:t>
        </w:r>
      </w:ins>
      <w:del w:id="262" w:author="Microsoft Office User" w:date="2016-07-07T15:28:00Z">
        <w:r w:rsidDel="002072BA">
          <w:rPr>
            <w:rFonts w:ascii="Times New Roman" w:eastAsia="Times New Roman" w:hAnsi="Times New Roman" w:cs="Times New Roman"/>
            <w:sz w:val="24"/>
            <w:szCs w:val="24"/>
          </w:rPr>
          <w:delText>1</w:delText>
        </w:r>
      </w:del>
      <w:ins w:id="263" w:author="Microsoft Office User" w:date="2016-07-07T15:27:00Z">
        <w:r w:rsidR="002072BA">
          <w:rPr>
            <w:rFonts w:ascii="Times New Roman" w:eastAsia="Times New Roman" w:hAnsi="Times New Roman" w:cs="Times New Roman"/>
            <w:sz w:val="24"/>
            <w:szCs w:val="24"/>
          </w:rPr>
          <w:t>)</w:t>
        </w:r>
      </w:ins>
      <w:del w:id="264" w:author="Microsoft Office User" w:date="2016-07-07T15:27:00Z">
        <w:r w:rsidDel="002072BA">
          <w:rPr>
            <w:rFonts w:ascii="Times New Roman" w:eastAsia="Times New Roman" w:hAnsi="Times New Roman" w:cs="Times New Roman"/>
            <w:spacing w:val="-4"/>
            <w:sz w:val="24"/>
            <w:szCs w:val="24"/>
          </w:rPr>
          <w:delText>6</w:delText>
        </w:r>
        <w:commentRangeEnd w:id="260"/>
        <w:r w:rsidR="00090C5B" w:rsidDel="002072BA">
          <w:rPr>
            <w:rStyle w:val="CommentReference"/>
          </w:rPr>
          <w:commentReference w:id="260"/>
        </w:r>
        <w:r w:rsidDel="002072BA">
          <w:rPr>
            <w:rFonts w:ascii="Times New Roman" w:eastAsia="Times New Roman" w:hAnsi="Times New Roman" w:cs="Times New Roman"/>
            <w:sz w:val="24"/>
            <w:szCs w:val="24"/>
          </w:rPr>
          <w:delText>)</w:delText>
        </w:r>
      </w:del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BCB2E6B" w14:textId="77777777" w:rsidR="00BE5A93" w:rsidRDefault="00BE5A93">
      <w:pPr>
        <w:spacing w:before="10" w:after="0" w:line="200" w:lineRule="exact"/>
        <w:rPr>
          <w:sz w:val="20"/>
          <w:szCs w:val="20"/>
        </w:rPr>
      </w:pPr>
    </w:p>
    <w:p w14:paraId="6CC0A0CA" w14:textId="77777777" w:rsidR="00BE5A93" w:rsidRDefault="00F700C7">
      <w:pPr>
        <w:spacing w:after="0"/>
        <w:ind w:left="117" w:right="622"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Java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spacing w:val="1"/>
          <w:sz w:val="24"/>
          <w:szCs w:val="24"/>
        </w:rPr>
        <w:t>cri</w:t>
      </w:r>
      <w:r>
        <w:rPr>
          <w:rFonts w:ascii="Times New Roman" w:eastAsia="Times New Roman" w:hAnsi="Times New Roman" w:cs="Times New Roman"/>
          <w:b/>
          <w:bCs/>
          <w:spacing w:val="-6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t: </w:t>
      </w:r>
      <w:del w:id="265" w:author="Microsoft Office User" w:date="2016-07-07T15:31:00Z">
        <w:r w:rsidDel="002072BA">
          <w:rPr>
            <w:rFonts w:ascii="Times New Roman" w:eastAsia="Times New Roman" w:hAnsi="Times New Roman" w:cs="Times New Roman"/>
            <w:b/>
            <w:bCs/>
            <w:sz w:val="24"/>
            <w:szCs w:val="24"/>
          </w:rPr>
          <w:delText xml:space="preserve"> </w:delText>
        </w:r>
      </w:del>
      <w:r>
        <w:rPr>
          <w:rFonts w:ascii="Times New Roman" w:eastAsia="Times New Roman" w:hAnsi="Times New Roman" w:cs="Times New Roman"/>
          <w:b/>
          <w:bCs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br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do  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z w:val="24"/>
          <w:szCs w:val="24"/>
        </w:rPr>
        <w:t>ún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me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e   </w:t>
      </w:r>
      <w:r>
        <w:rPr>
          <w:rFonts w:ascii="Times New Roman" w:eastAsia="Times New Roman" w:hAnsi="Times New Roman" w:cs="Times New Roman"/>
          <w:spacing w:val="-6"/>
          <w:sz w:val="24"/>
          <w:szCs w:val="24"/>
        </w:rPr>
        <w:t>"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JS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"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)  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s 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un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le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aj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e  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de  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pro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amaci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ó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n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te</w:t>
      </w:r>
      <w:r>
        <w:rPr>
          <w:rFonts w:ascii="Times New Roman" w:eastAsia="Times New Roman" w:hAnsi="Times New Roman" w:cs="Times New Roman"/>
          <w:sz w:val="24"/>
          <w:szCs w:val="24"/>
        </w:rPr>
        <w:t>rpr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do, </w:t>
      </w:r>
      <w:r>
        <w:rPr>
          <w:rFonts w:ascii="Times New Roman" w:eastAsia="Times New Roman" w:hAnsi="Times New Roman" w:cs="Times New Roman"/>
          <w:spacing w:val="4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e </w:t>
      </w:r>
      <w:r>
        <w:rPr>
          <w:rFonts w:ascii="Times New Roman" w:eastAsia="Times New Roman" w:hAnsi="Times New Roman" w:cs="Times New Roman"/>
          <w:spacing w:val="4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ne </w:t>
      </w:r>
      <w:r>
        <w:rPr>
          <w:rFonts w:ascii="Times New Roman" w:eastAsia="Times New Roman" w:hAnsi="Times New Roman" w:cs="Times New Roman"/>
          <w:spacing w:val="4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o </w:t>
      </w:r>
      <w:r>
        <w:rPr>
          <w:rFonts w:ascii="Times New Roman" w:eastAsia="Times New Roman" w:hAnsi="Times New Roman" w:cs="Times New Roman"/>
          <w:spacing w:val="4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ie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o </w:t>
      </w:r>
      <w:r>
        <w:rPr>
          <w:rFonts w:ascii="Times New Roman" w:eastAsia="Times New Roman" w:hAnsi="Times New Roman" w:cs="Times New Roman"/>
          <w:spacing w:val="4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a </w:t>
      </w:r>
      <w:r>
        <w:rPr>
          <w:rFonts w:ascii="Times New Roman" w:eastAsia="Times New Roman" w:hAnsi="Times New Roman" w:cs="Times New Roman"/>
          <w:spacing w:val="4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ob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j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et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do </w:t>
      </w:r>
      <w:r>
        <w:rPr>
          <w:rFonts w:ascii="Times New Roman" w:eastAsia="Times New Roman" w:hAnsi="Times New Roman" w:cs="Times New Roman"/>
          <w:spacing w:val="4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n </w:t>
      </w:r>
      <w:r>
        <w:rPr>
          <w:rFonts w:ascii="Times New Roman" w:eastAsia="Times New Roman" w:hAnsi="Times New Roman" w:cs="Times New Roman"/>
          <w:spacing w:val="4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pro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ti</w:t>
      </w:r>
      <w:r>
        <w:rPr>
          <w:rFonts w:ascii="Times New Roman" w:eastAsia="Times New Roman" w:hAnsi="Times New Roman" w:cs="Times New Roman"/>
          <w:sz w:val="24"/>
          <w:szCs w:val="24"/>
        </w:rPr>
        <w:t>po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im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ati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z w:val="24"/>
          <w:szCs w:val="24"/>
        </w:rPr>
        <w:t>o, 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é</w:t>
      </w:r>
      <w:r>
        <w:rPr>
          <w:rFonts w:ascii="Times New Roman" w:eastAsia="Times New Roman" w:hAnsi="Times New Roman" w:cs="Times New Roman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il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2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ti</w:t>
      </w:r>
      <w:r>
        <w:rPr>
          <w:rFonts w:ascii="Times New Roman" w:eastAsia="Times New Roman" w:hAnsi="Times New Roman" w:cs="Times New Roman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do</w:t>
      </w:r>
      <w:r>
        <w:rPr>
          <w:rFonts w:ascii="Times New Roman" w:eastAsia="Times New Roman" w:hAnsi="Times New Roman" w:cs="Times New Roman"/>
          <w:spacing w:val="3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spacing w:val="2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ámic</w:t>
      </w:r>
      <w:r>
        <w:rPr>
          <w:rFonts w:ascii="Times New Roman" w:eastAsia="Times New Roman" w:hAnsi="Times New Roman" w:cs="Times New Roman"/>
          <w:sz w:val="24"/>
          <w:szCs w:val="24"/>
        </w:rPr>
        <w:t>o.</w:t>
      </w:r>
      <w:r>
        <w:rPr>
          <w:rFonts w:ascii="Times New Roman" w:eastAsia="Times New Roman" w:hAnsi="Times New Roman" w:cs="Times New Roman"/>
          <w:spacing w:val="3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3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li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z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2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pr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ci</w:t>
      </w:r>
      <w:r>
        <w:rPr>
          <w:rFonts w:ascii="Times New Roman" w:eastAsia="Times New Roman" w:hAnsi="Times New Roman" w:cs="Times New Roman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lme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3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3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pacing w:val="3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for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3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1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la</w:t>
      </w:r>
      <w:r>
        <w:rPr>
          <w:rFonts w:ascii="Times New Roman" w:eastAsia="Times New Roman" w:hAnsi="Times New Roman" w:cs="Times New Roman"/>
          <w:sz w:val="24"/>
          <w:szCs w:val="24"/>
        </w:rPr>
        <w:t>do</w:t>
      </w:r>
      <w:r>
        <w:rPr>
          <w:rFonts w:ascii="Times New Roman" w:eastAsia="Times New Roman" w:hAnsi="Times New Roman" w:cs="Times New Roman"/>
          <w:spacing w:val="3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2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clie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e (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clie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),</w:t>
      </w:r>
      <w:r>
        <w:rPr>
          <w:rFonts w:ascii="Times New Roman" w:eastAsia="Times New Roman" w:hAnsi="Times New Roman" w:cs="Times New Roman"/>
          <w:spacing w:val="4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im</w:t>
      </w:r>
      <w:r>
        <w:rPr>
          <w:rFonts w:ascii="Times New Roman" w:eastAsia="Times New Roman" w:hAnsi="Times New Roman" w:cs="Times New Roman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eme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ta</w:t>
      </w:r>
      <w:r>
        <w:rPr>
          <w:rFonts w:ascii="Times New Roman" w:eastAsia="Times New Roman" w:hAnsi="Times New Roman" w:cs="Times New Roman"/>
          <w:sz w:val="24"/>
          <w:szCs w:val="24"/>
        </w:rPr>
        <w:t>do</w:t>
      </w:r>
      <w:r>
        <w:rPr>
          <w:rFonts w:ascii="Times New Roman" w:eastAsia="Times New Roman" w:hAnsi="Times New Roman" w:cs="Times New Roman"/>
          <w:spacing w:val="4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4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3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spacing w:val="4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un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dor</w:t>
      </w:r>
      <w:r>
        <w:rPr>
          <w:rFonts w:ascii="Times New Roman" w:eastAsia="Times New Roman" w:hAnsi="Times New Roman" w:cs="Times New Roman"/>
          <w:spacing w:val="4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mi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ie</w:t>
      </w:r>
      <w:r>
        <w:rPr>
          <w:rFonts w:ascii="Times New Roman" w:eastAsia="Times New Roman" w:hAnsi="Times New Roman" w:cs="Times New Roman"/>
          <w:sz w:val="24"/>
          <w:szCs w:val="24"/>
        </w:rPr>
        <w:t>ndo</w:t>
      </w:r>
      <w:r>
        <w:rPr>
          <w:rFonts w:ascii="Times New Roman" w:eastAsia="Times New Roman" w:hAnsi="Times New Roman" w:cs="Times New Roman"/>
          <w:spacing w:val="4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mej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4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4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a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te</w:t>
      </w:r>
      <w:r>
        <w:rPr>
          <w:rFonts w:ascii="Times New Roman" w:eastAsia="Times New Roman" w:hAnsi="Times New Roman" w:cs="Times New Roman"/>
          <w:sz w:val="24"/>
          <w:szCs w:val="24"/>
        </w:rPr>
        <w:t>rf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z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spacing w:val="-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>á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w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ámi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spacing w:val="-9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la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n, 2007).</w:t>
      </w:r>
    </w:p>
    <w:p w14:paraId="34E565E3" w14:textId="77777777" w:rsidR="00BE5A93" w:rsidRDefault="00BE5A93">
      <w:pPr>
        <w:spacing w:before="10" w:after="0" w:line="200" w:lineRule="exact"/>
        <w:rPr>
          <w:sz w:val="20"/>
          <w:szCs w:val="20"/>
        </w:rPr>
      </w:pPr>
    </w:p>
    <w:p w14:paraId="5F827CB8" w14:textId="52A34BB4" w:rsidR="00BE5A93" w:rsidRDefault="00F700C7">
      <w:pPr>
        <w:spacing w:after="0"/>
        <w:ind w:left="117" w:right="623"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SD</w:t>
      </w:r>
      <w:r>
        <w:rPr>
          <w:rFonts w:ascii="Times New Roman" w:eastAsia="Times New Roman" w:hAnsi="Times New Roman" w:cs="Times New Roman"/>
          <w:b/>
          <w:bCs/>
          <w:spacing w:val="2"/>
          <w:sz w:val="24"/>
          <w:szCs w:val="24"/>
        </w:rPr>
        <w:t>K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la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of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re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el</w:t>
      </w:r>
      <w:r>
        <w:rPr>
          <w:rFonts w:ascii="Times New Roman" w:eastAsia="Times New Roman" w:hAnsi="Times New Roman" w:cs="Times New Roman"/>
          <w:sz w:val="24"/>
          <w:szCs w:val="24"/>
        </w:rPr>
        <w:t>op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nt </w:t>
      </w:r>
      <w:r>
        <w:rPr>
          <w:rFonts w:ascii="Times New Roman" w:eastAsia="Times New Roman" w:hAnsi="Times New Roman" w:cs="Times New Roman"/>
          <w:spacing w:val="-5"/>
          <w:sz w:val="24"/>
          <w:szCs w:val="24"/>
        </w:rPr>
        <w:t>K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it</w:t>
      </w:r>
      <w:r>
        <w:rPr>
          <w:rFonts w:ascii="Times New Roman" w:eastAsia="Times New Roman" w:hAnsi="Times New Roman" w:cs="Times New Roman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ñol </w:t>
      </w:r>
      <w:r>
        <w:rPr>
          <w:rFonts w:ascii="Times New Roman" w:eastAsia="Times New Roman" w:hAnsi="Times New Roman" w:cs="Times New Roman"/>
          <w:spacing w:val="-5"/>
          <w:sz w:val="24"/>
          <w:szCs w:val="24"/>
        </w:rPr>
        <w:t>K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rro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e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of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Con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pacing w:val="-8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un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on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j</w:t>
      </w:r>
      <w:r>
        <w:rPr>
          <w:rFonts w:ascii="Times New Roman" w:eastAsia="Times New Roman" w:hAnsi="Times New Roman" w:cs="Times New Roman"/>
          <w:sz w:val="24"/>
          <w:szCs w:val="24"/>
        </w:rPr>
        <w:t>un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amie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ta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q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10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n a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un 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rro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la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z w:val="24"/>
          <w:szCs w:val="24"/>
        </w:rPr>
        <w:t>or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r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li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aci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3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ra</w:t>
      </w:r>
      <w:r>
        <w:rPr>
          <w:rFonts w:ascii="Times New Roman" w:eastAsia="Times New Roman" w:hAnsi="Times New Roman" w:cs="Times New Roman"/>
          <w:spacing w:val="3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una</w:t>
      </w:r>
      <w:r>
        <w:rPr>
          <w:rFonts w:ascii="Times New Roman" w:eastAsia="Times New Roman" w:hAnsi="Times New Roman" w:cs="Times New Roman"/>
          <w:spacing w:val="3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te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mi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3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ta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sz w:val="24"/>
          <w:szCs w:val="24"/>
        </w:rPr>
        <w:t>or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3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3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aj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37"/>
          <w:sz w:val="24"/>
          <w:szCs w:val="24"/>
        </w:rPr>
        <w:t xml:space="preserve"> </w:t>
      </w:r>
      <w:commentRangeStart w:id="266"/>
      <w:r>
        <w:rPr>
          <w:rFonts w:ascii="Times New Roman" w:eastAsia="Times New Roman" w:hAnsi="Times New Roman" w:cs="Times New Roman"/>
          <w:sz w:val="24"/>
          <w:szCs w:val="24"/>
        </w:rPr>
        <w:t>(</w:t>
      </w:r>
      <w:ins w:id="267" w:author="Microsoft Office User" w:date="2016-07-07T15:29:00Z">
        <w:r w:rsidR="002072BA">
          <w:rPr>
            <w:rFonts w:ascii="Times New Roman" w:eastAsia="Times New Roman" w:hAnsi="Times New Roman" w:cs="Times New Roman"/>
            <w:sz w:val="24"/>
            <w:szCs w:val="24"/>
          </w:rPr>
          <w:t xml:space="preserve">Wikipedia, </w:t>
        </w:r>
      </w:ins>
      <w:r>
        <w:rPr>
          <w:rFonts w:ascii="Times New Roman" w:eastAsia="Times New Roman" w:hAnsi="Times New Roman" w:cs="Times New Roman"/>
          <w:spacing w:val="-5"/>
          <w:sz w:val="24"/>
          <w:szCs w:val="24"/>
        </w:rPr>
        <w:t>K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3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spacing w:val="3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rr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ll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3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3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5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of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,</w:t>
      </w:r>
    </w:p>
    <w:p w14:paraId="2BF79515" w14:textId="5D9C1526" w:rsidR="00BE5A93" w:rsidRDefault="00F700C7">
      <w:pPr>
        <w:spacing w:before="10" w:after="0" w:line="240" w:lineRule="auto"/>
        <w:ind w:left="117" w:right="8848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201</w:t>
      </w:r>
      <w:ins w:id="268" w:author="Microsoft Office User" w:date="2016-07-07T15:29:00Z">
        <w:r w:rsidR="002072BA">
          <w:rPr>
            <w:rFonts w:ascii="Times New Roman" w:eastAsia="Times New Roman" w:hAnsi="Times New Roman" w:cs="Times New Roman"/>
            <w:sz w:val="24"/>
            <w:szCs w:val="24"/>
          </w:rPr>
          <w:t>1</w:t>
        </w:r>
      </w:ins>
      <w:del w:id="269" w:author="Microsoft Office User" w:date="2016-07-07T15:29:00Z">
        <w:r w:rsidDel="002072BA">
          <w:rPr>
            <w:rFonts w:ascii="Times New Roman" w:eastAsia="Times New Roman" w:hAnsi="Times New Roman" w:cs="Times New Roman"/>
            <w:sz w:val="24"/>
            <w:szCs w:val="24"/>
          </w:rPr>
          <w:delText>6</w:delText>
        </w:r>
      </w:del>
      <w:r>
        <w:rPr>
          <w:rFonts w:ascii="Times New Roman" w:eastAsia="Times New Roman" w:hAnsi="Times New Roman" w:cs="Times New Roman"/>
          <w:sz w:val="24"/>
          <w:szCs w:val="24"/>
        </w:rPr>
        <w:t>).</w:t>
      </w:r>
    </w:p>
    <w:commentRangeEnd w:id="266"/>
    <w:p w14:paraId="541F123B" w14:textId="77777777" w:rsidR="00BE5A93" w:rsidRDefault="00AA4E25">
      <w:pPr>
        <w:spacing w:after="0"/>
        <w:jc w:val="both"/>
        <w:sectPr w:rsidR="00BE5A93">
          <w:headerReference w:type="default" r:id="rId65"/>
          <w:pgSz w:w="12240" w:h="15840"/>
          <w:pgMar w:top="1700" w:right="1300" w:bottom="280" w:left="1300" w:header="1483" w:footer="0" w:gutter="0"/>
          <w:pgNumType w:start="33"/>
          <w:cols w:space="720"/>
        </w:sectPr>
      </w:pPr>
      <w:r>
        <w:rPr>
          <w:rStyle w:val="CommentReference"/>
        </w:rPr>
        <w:commentReference w:id="266"/>
      </w:r>
    </w:p>
    <w:p w14:paraId="470B45D6" w14:textId="77777777" w:rsidR="00BE5A93" w:rsidRDefault="00BE5A93">
      <w:pPr>
        <w:spacing w:before="16" w:after="0" w:line="220" w:lineRule="exact"/>
      </w:pPr>
    </w:p>
    <w:p w14:paraId="16830BDF" w14:textId="77777777" w:rsidR="00BE5A93" w:rsidRDefault="00F700C7">
      <w:pPr>
        <w:spacing w:before="29" w:after="0"/>
        <w:ind w:left="117" w:right="625"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pacing w:val="-3"/>
          <w:sz w:val="24"/>
          <w:szCs w:val="24"/>
        </w:rPr>
        <w:t>K</w:t>
      </w:r>
      <w:r>
        <w:rPr>
          <w:rFonts w:ascii="Times New Roman" w:eastAsia="Times New Roman" w:hAnsi="Times New Roman" w:cs="Times New Roman"/>
          <w:b/>
          <w:bCs/>
          <w:spacing w:val="1"/>
          <w:sz w:val="24"/>
          <w:szCs w:val="24"/>
        </w:rPr>
        <w:t>er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b/>
          <w:bCs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spacing w:val="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>: 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fund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ame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spacing w:val="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un</w:t>
      </w:r>
      <w:r>
        <w:rPr>
          <w:rFonts w:ascii="Times New Roman" w:eastAsia="Times New Roman" w:hAnsi="Times New Roman" w:cs="Times New Roman"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tem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op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ati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z w:val="24"/>
          <w:szCs w:val="24"/>
        </w:rPr>
        <w:t>o,</w:t>
      </w:r>
      <w:r>
        <w:rPr>
          <w:rFonts w:ascii="Times New Roman" w:eastAsia="Times New Roman" w:hAnsi="Times New Roman" w:cs="Times New Roman"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pon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spacing w:val="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ci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ita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o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z w:val="24"/>
          <w:szCs w:val="24"/>
        </w:rPr>
        <w:t>uro</w:t>
      </w:r>
      <w:r>
        <w:rPr>
          <w:rFonts w:ascii="Times New Roman" w:eastAsia="Times New Roman" w:hAnsi="Times New Roman" w:cs="Times New Roman"/>
          <w:spacing w:val="5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5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rd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spacing w:val="4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ti</w:t>
      </w:r>
      <w:r>
        <w:rPr>
          <w:rFonts w:ascii="Times New Roman" w:eastAsia="Times New Roman" w:hAnsi="Times New Roman" w:cs="Times New Roman"/>
          <w:sz w:val="24"/>
          <w:szCs w:val="24"/>
        </w:rPr>
        <w:t>on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5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ec</w:t>
      </w:r>
      <w:r>
        <w:rPr>
          <w:rFonts w:ascii="Times New Roman" w:eastAsia="Times New Roman" w:hAnsi="Times New Roman" w:cs="Times New Roman"/>
          <w:sz w:val="24"/>
          <w:szCs w:val="24"/>
        </w:rPr>
        <w:t>ur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os</w:t>
      </w:r>
      <w:r>
        <w:rPr>
          <w:rFonts w:ascii="Times New Roman" w:eastAsia="Times New Roman" w:hAnsi="Times New Roman" w:cs="Times New Roman"/>
          <w:spacing w:val="4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spacing w:val="4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ace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5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5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5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ma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spacing w:val="4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ié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4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ono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ci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do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z w:val="24"/>
          <w:szCs w:val="24"/>
        </w:rPr>
        <w:t>o nú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o (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ile</w:t>
      </w:r>
      <w:r>
        <w:rPr>
          <w:rFonts w:ascii="Times New Roman" w:eastAsia="Times New Roman" w:hAnsi="Times New Roman" w:cs="Times New Roman"/>
          <w:sz w:val="24"/>
          <w:szCs w:val="24"/>
        </w:rPr>
        <w:t>nko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spacing w:val="-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ía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z</w:t>
      </w:r>
      <w:r>
        <w:rPr>
          <w:rFonts w:ascii="Times New Roman" w:eastAsia="Times New Roman" w:hAnsi="Times New Roman" w:cs="Times New Roman"/>
          <w:sz w:val="24"/>
          <w:szCs w:val="24"/>
        </w:rPr>
        <w:t>, 1999).</w:t>
      </w:r>
    </w:p>
    <w:p w14:paraId="3C6B176B" w14:textId="77777777" w:rsidR="00BE5A93" w:rsidRDefault="00BE5A93">
      <w:pPr>
        <w:spacing w:before="10" w:after="0" w:line="200" w:lineRule="exact"/>
        <w:rPr>
          <w:sz w:val="20"/>
          <w:szCs w:val="20"/>
        </w:rPr>
      </w:pPr>
    </w:p>
    <w:p w14:paraId="736E408E" w14:textId="77777777" w:rsidR="00BE5A93" w:rsidRDefault="00F700C7">
      <w:pPr>
        <w:spacing w:after="0"/>
        <w:ind w:left="117" w:right="619"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J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b/>
          <w:bCs/>
          <w:spacing w:val="3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:   </w:t>
      </w:r>
      <w:r>
        <w:rPr>
          <w:rFonts w:ascii="Times New Roman" w:eastAsia="Times New Roman" w:hAnsi="Times New Roman" w:cs="Times New Roman"/>
          <w:spacing w:val="4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ac</w:t>
      </w:r>
      <w:r>
        <w:rPr>
          <w:rFonts w:ascii="Times New Roman" w:eastAsia="Times New Roman" w:hAnsi="Times New Roman" w:cs="Times New Roman"/>
          <w:sz w:val="24"/>
          <w:szCs w:val="24"/>
        </w:rPr>
        <w:t>rón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im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o   </w:t>
      </w:r>
      <w:r>
        <w:rPr>
          <w:rFonts w:ascii="Times New Roman" w:eastAsia="Times New Roman" w:hAnsi="Times New Roman" w:cs="Times New Roman"/>
          <w:spacing w:val="4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5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hronous 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J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pt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pacing w:val="-5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nd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>XM</w:t>
      </w:r>
      <w:r>
        <w:rPr>
          <w:rFonts w:ascii="Times New Roman" w:eastAsia="Times New Roman" w:hAnsi="Times New Roman" w:cs="Times New Roman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-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J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pt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í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ro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z w:val="24"/>
          <w:szCs w:val="24"/>
        </w:rPr>
        <w:t>o y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XM</w:t>
      </w:r>
      <w:r>
        <w:rPr>
          <w:rFonts w:ascii="Times New Roman" w:eastAsia="Times New Roman" w:hAnsi="Times New Roman" w:cs="Times New Roman"/>
          <w:spacing w:val="-7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>),</w:t>
      </w:r>
      <w:r>
        <w:rPr>
          <w:rFonts w:ascii="Times New Roman" w:eastAsia="Times New Roman" w:hAnsi="Times New Roman" w:cs="Times New Roman"/>
          <w:spacing w:val="1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una</w:t>
      </w:r>
      <w:r>
        <w:rPr>
          <w:rFonts w:ascii="Times New Roman" w:eastAsia="Times New Roman" w:hAnsi="Times New Roman" w:cs="Times New Roman"/>
          <w:spacing w:val="1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téc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ic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1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rr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ll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1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ra</w:t>
      </w:r>
      <w:r>
        <w:rPr>
          <w:rFonts w:ascii="Times New Roman" w:eastAsia="Times New Roman" w:hAnsi="Times New Roman" w:cs="Times New Roman"/>
          <w:spacing w:val="1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ea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li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aci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ti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RIA</w:t>
      </w:r>
      <w:r>
        <w:rPr>
          <w:rFonts w:ascii="Times New Roman" w:eastAsia="Times New Roman" w:hAnsi="Times New Roman" w:cs="Times New Roman"/>
          <w:spacing w:val="-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(R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ic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h 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te</w:t>
      </w:r>
      <w:r>
        <w:rPr>
          <w:rFonts w:ascii="Times New Roman" w:eastAsia="Times New Roman" w:hAnsi="Times New Roman" w:cs="Times New Roman"/>
          <w:sz w:val="24"/>
          <w:szCs w:val="24"/>
        </w:rPr>
        <w:t>rn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t  </w:t>
      </w:r>
      <w:r>
        <w:rPr>
          <w:rFonts w:ascii="Times New Roman" w:eastAsia="Times New Roman" w:hAnsi="Times New Roman" w:cs="Times New Roman"/>
          <w:spacing w:val="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5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pp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licati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).  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s  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li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s  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e  </w:t>
      </w:r>
      <w:r>
        <w:rPr>
          <w:rFonts w:ascii="Times New Roman" w:eastAsia="Times New Roman" w:hAnsi="Times New Roman" w:cs="Times New Roman"/>
          <w:spacing w:val="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j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ec</w:t>
      </w:r>
      <w:r>
        <w:rPr>
          <w:rFonts w:ascii="Times New Roman" w:eastAsia="Times New Roman" w:hAnsi="Times New Roman" w:cs="Times New Roman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n  </w:t>
      </w:r>
      <w:r>
        <w:rPr>
          <w:rFonts w:ascii="Times New Roman" w:eastAsia="Times New Roman" w:hAnsi="Times New Roman" w:cs="Times New Roman"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n  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l </w:t>
      </w:r>
      <w:proofErr w:type="gramStart"/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cl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 </w:t>
      </w:r>
      <w:r>
        <w:rPr>
          <w:rFonts w:ascii="Times New Roman" w:eastAsia="Times New Roman" w:hAnsi="Times New Roman" w:cs="Times New Roman"/>
          <w:spacing w:val="7"/>
          <w:sz w:val="24"/>
          <w:szCs w:val="24"/>
        </w:rPr>
        <w:t xml:space="preserve"> </w:t>
      </w:r>
      <w:proofErr w:type="gramEnd"/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s  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ci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r,  </w:t>
      </w:r>
      <w:r>
        <w:rPr>
          <w:rFonts w:ascii="Times New Roman" w:eastAsia="Times New Roman" w:hAnsi="Times New Roman" w:cs="Times New Roman"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n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dor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de </w:t>
      </w:r>
      <w:r>
        <w:rPr>
          <w:rFonts w:ascii="Times New Roman" w:eastAsia="Times New Roman" w:hAnsi="Times New Roman" w:cs="Times New Roman"/>
          <w:spacing w:val="3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os </w:t>
      </w:r>
      <w:r>
        <w:rPr>
          <w:rFonts w:ascii="Times New Roman" w:eastAsia="Times New Roman" w:hAnsi="Times New Roman" w:cs="Times New Roman"/>
          <w:spacing w:val="3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os </w:t>
      </w:r>
      <w:r>
        <w:rPr>
          <w:rFonts w:ascii="Times New Roman" w:eastAsia="Times New Roman" w:hAnsi="Times New Roman" w:cs="Times New Roman"/>
          <w:spacing w:val="3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mie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s </w:t>
      </w:r>
      <w:r>
        <w:rPr>
          <w:rFonts w:ascii="Times New Roman" w:eastAsia="Times New Roman" w:hAnsi="Times New Roman" w:cs="Times New Roman"/>
          <w:spacing w:val="3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e </w:t>
      </w:r>
      <w:r>
        <w:rPr>
          <w:rFonts w:ascii="Times New Roman" w:eastAsia="Times New Roman" w:hAnsi="Times New Roman" w:cs="Times New Roman"/>
          <w:spacing w:val="3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ma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ne </w:t>
      </w:r>
      <w:r>
        <w:rPr>
          <w:rFonts w:ascii="Times New Roman" w:eastAsia="Times New Roman" w:hAnsi="Times New Roman" w:cs="Times New Roman"/>
          <w:spacing w:val="3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a </w:t>
      </w:r>
      <w:r>
        <w:rPr>
          <w:rFonts w:ascii="Times New Roman" w:eastAsia="Times New Roman" w:hAnsi="Times New Roman" w:cs="Times New Roman"/>
          <w:spacing w:val="3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z w:val="24"/>
          <w:szCs w:val="24"/>
        </w:rPr>
        <w:t>un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ca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ón</w:t>
      </w:r>
      <w:r>
        <w:rPr>
          <w:rFonts w:ascii="Times New Roman" w:eastAsia="Times New Roman" w:hAnsi="Times New Roman" w:cs="Times New Roman"/>
          <w:spacing w:val="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í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ro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on </w:t>
      </w:r>
      <w:r>
        <w:rPr>
          <w:rFonts w:ascii="Times New Roman" w:eastAsia="Times New Roman" w:hAnsi="Times New Roman" w:cs="Times New Roman"/>
          <w:spacing w:val="3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l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dor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z w:val="24"/>
          <w:szCs w:val="24"/>
        </w:rPr>
        <w:t>undo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la</w:t>
      </w:r>
      <w:r>
        <w:rPr>
          <w:rFonts w:ascii="Times New Roman" w:eastAsia="Times New Roman" w:hAnsi="Times New Roman" w:cs="Times New Roman"/>
          <w:sz w:val="24"/>
          <w:szCs w:val="24"/>
        </w:rPr>
        <w:t>no.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a for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a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po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li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z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am</w:t>
      </w:r>
      <w:r>
        <w:rPr>
          <w:rFonts w:ascii="Times New Roman" w:eastAsia="Times New Roman" w:hAnsi="Times New Roman" w:cs="Times New Roman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os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obre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la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á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n 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ece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d </w:t>
      </w:r>
      <w:r>
        <w:rPr>
          <w:rFonts w:ascii="Times New Roman" w:eastAsia="Times New Roman" w:hAnsi="Times New Roman" w:cs="Times New Roman"/>
          <w:spacing w:val="4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e </w:t>
      </w:r>
      <w:r>
        <w:rPr>
          <w:rFonts w:ascii="Times New Roman" w:eastAsia="Times New Roman" w:hAnsi="Times New Roman" w:cs="Times New Roman"/>
          <w:spacing w:val="4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eca</w:t>
      </w:r>
      <w:r>
        <w:rPr>
          <w:rFonts w:ascii="Times New Roman" w:eastAsia="Times New Roman" w:hAnsi="Times New Roman" w:cs="Times New Roman"/>
          <w:sz w:val="24"/>
          <w:szCs w:val="24"/>
        </w:rPr>
        <w:t>rg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la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spacing w:val="4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ej</w:t>
      </w:r>
      <w:r>
        <w:rPr>
          <w:rFonts w:ascii="Times New Roman" w:eastAsia="Times New Roman" w:hAnsi="Times New Roman" w:cs="Times New Roman"/>
          <w:sz w:val="24"/>
          <w:szCs w:val="24"/>
        </w:rPr>
        <w:t>or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ndo </w:t>
      </w:r>
      <w:r>
        <w:rPr>
          <w:rFonts w:ascii="Times New Roman" w:eastAsia="Times New Roman" w:hAnsi="Times New Roman" w:cs="Times New Roman"/>
          <w:spacing w:val="4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a </w:t>
      </w:r>
      <w:r>
        <w:rPr>
          <w:rFonts w:ascii="Times New Roman" w:eastAsia="Times New Roman" w:hAnsi="Times New Roman" w:cs="Times New Roman"/>
          <w:spacing w:val="4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te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d, </w:t>
      </w:r>
      <w:r>
        <w:rPr>
          <w:rFonts w:ascii="Times New Roman" w:eastAsia="Times New Roman" w:hAnsi="Times New Roman" w:cs="Times New Roman"/>
          <w:spacing w:val="4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el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ci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d </w:t>
      </w:r>
      <w:r>
        <w:rPr>
          <w:rFonts w:ascii="Times New Roman" w:eastAsia="Times New Roman" w:hAnsi="Times New Roman" w:cs="Times New Roman"/>
          <w:spacing w:val="4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y u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ili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n </w:t>
      </w:r>
      <w:r>
        <w:rPr>
          <w:rFonts w:ascii="Times New Roman" w:eastAsia="Times New Roman" w:hAnsi="Times New Roman" w:cs="Times New Roman"/>
          <w:spacing w:val="4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s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li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aci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commentRangeStart w:id="270"/>
      <w:r>
        <w:rPr>
          <w:rFonts w:ascii="Times New Roman" w:eastAsia="Times New Roman" w:hAnsi="Times New Roman" w:cs="Times New Roman"/>
          <w:spacing w:val="4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spacing w:val="-9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tma</w:t>
      </w:r>
      <w:r>
        <w:rPr>
          <w:rFonts w:ascii="Times New Roman" w:eastAsia="Times New Roman" w:hAnsi="Times New Roman" w:cs="Times New Roman"/>
          <w:sz w:val="24"/>
          <w:szCs w:val="24"/>
        </w:rPr>
        <w:t>n, 2008).</w:t>
      </w:r>
      <w:commentRangeEnd w:id="270"/>
      <w:r w:rsidR="00AA4E25">
        <w:rPr>
          <w:rStyle w:val="CommentReference"/>
        </w:rPr>
        <w:commentReference w:id="270"/>
      </w:r>
    </w:p>
    <w:p w14:paraId="67AF7BDF" w14:textId="77777777" w:rsidR="00BE5A93" w:rsidRDefault="00BE5A93">
      <w:pPr>
        <w:spacing w:before="10" w:after="0" w:line="200" w:lineRule="exact"/>
        <w:rPr>
          <w:sz w:val="20"/>
          <w:szCs w:val="20"/>
        </w:rPr>
      </w:pPr>
    </w:p>
    <w:p w14:paraId="5230169E" w14:textId="77777777" w:rsidR="00BE5A93" w:rsidRDefault="00F700C7">
      <w:pPr>
        <w:spacing w:after="0"/>
        <w:ind w:left="117" w:right="621"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b/>
          <w:bCs/>
          <w:spacing w:val="-6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b/>
          <w:bCs/>
          <w:spacing w:val="1"/>
          <w:sz w:val="24"/>
          <w:szCs w:val="24"/>
        </w:rPr>
        <w:t>el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b/>
          <w:bCs/>
          <w:spacing w:val="2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b/>
          <w:bCs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ta</w:t>
      </w:r>
      <w:r>
        <w:rPr>
          <w:rFonts w:ascii="Times New Roman" w:eastAsia="Times New Roman" w:hAnsi="Times New Roman" w:cs="Times New Roman"/>
          <w:b/>
          <w:bCs/>
          <w:spacing w:val="2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2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b/>
          <w:bCs/>
          <w:spacing w:val="-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spacing w:val="5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b/>
          <w:bCs/>
          <w:spacing w:val="-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b/>
          <w:bCs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b/>
          <w:bCs/>
          <w:spacing w:val="4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b/>
          <w:bCs/>
          <w:spacing w:val="-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b/>
          <w:bCs/>
          <w:spacing w:val="2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b/>
          <w:bCs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VC</w:t>
      </w:r>
      <w:r>
        <w:rPr>
          <w:rFonts w:ascii="Times New Roman" w:eastAsia="Times New Roman" w:hAnsi="Times New Roman" w:cs="Times New Roman"/>
          <w:b/>
          <w:bCs/>
          <w:spacing w:val="10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2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un</w:t>
      </w:r>
      <w:r>
        <w:rPr>
          <w:rFonts w:ascii="Times New Roman" w:eastAsia="Times New Roman" w:hAnsi="Times New Roman" w:cs="Times New Roman"/>
          <w:spacing w:val="2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at</w:t>
      </w:r>
      <w:r>
        <w:rPr>
          <w:rFonts w:ascii="Times New Roman" w:eastAsia="Times New Roman" w:hAnsi="Times New Roman" w:cs="Times New Roman"/>
          <w:sz w:val="24"/>
          <w:szCs w:val="24"/>
        </w:rPr>
        <w:t>rón</w:t>
      </w:r>
      <w:r>
        <w:rPr>
          <w:rFonts w:ascii="Times New Roman" w:eastAsia="Times New Roman" w:hAnsi="Times New Roman" w:cs="Times New Roman"/>
          <w:spacing w:val="2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rqu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ect</w:t>
      </w:r>
      <w:r>
        <w:rPr>
          <w:rFonts w:ascii="Times New Roman" w:eastAsia="Times New Roman" w:hAnsi="Times New Roman" w:cs="Times New Roman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2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spacing w:val="2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of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re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que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ra</w:t>
      </w:r>
      <w:r>
        <w:rPr>
          <w:rFonts w:ascii="Times New Roman" w:eastAsia="Times New Roman" w:hAnsi="Times New Roman" w:cs="Times New Roman"/>
          <w:spacing w:val="5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>os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at</w:t>
      </w:r>
      <w:r>
        <w:rPr>
          <w:rFonts w:ascii="Times New Roman" w:eastAsia="Times New Roman" w:hAnsi="Times New Roman" w:cs="Times New Roman"/>
          <w:sz w:val="24"/>
          <w:szCs w:val="24"/>
        </w:rPr>
        <w:t>os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spacing w:val="5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>ó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ic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5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spacing w:val="5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ci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spacing w:val="5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una</w:t>
      </w:r>
      <w:r>
        <w:rPr>
          <w:rFonts w:ascii="Times New Roman" w:eastAsia="Times New Roman" w:hAnsi="Times New Roman" w:cs="Times New Roman"/>
          <w:spacing w:val="5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li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aci</w:t>
      </w:r>
      <w:r>
        <w:rPr>
          <w:rFonts w:ascii="Times New Roman" w:eastAsia="Times New Roman" w:hAnsi="Times New Roman" w:cs="Times New Roman"/>
          <w:sz w:val="24"/>
          <w:szCs w:val="24"/>
        </w:rPr>
        <w:t>ón</w:t>
      </w:r>
      <w:r>
        <w:rPr>
          <w:rFonts w:ascii="Times New Roman" w:eastAsia="Times New Roman" w:hAnsi="Times New Roman" w:cs="Times New Roman"/>
          <w:spacing w:val="5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spacing w:val="5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rf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z</w:t>
      </w:r>
      <w:r>
        <w:rPr>
          <w:rFonts w:ascii="Times New Roman" w:eastAsia="Times New Roman" w:hAnsi="Times New Roman" w:cs="Times New Roman"/>
          <w:spacing w:val="5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spacing w:val="5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spacing w:val="5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l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z w:val="24"/>
          <w:szCs w:val="24"/>
        </w:rPr>
        <w:t>ódu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ca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do</w:t>
      </w:r>
      <w:r>
        <w:rPr>
          <w:rFonts w:ascii="Times New Roman" w:eastAsia="Times New Roman" w:hAnsi="Times New Roman" w:cs="Times New Roman"/>
          <w:spacing w:val="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spacing w:val="1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ti</w:t>
      </w:r>
      <w:r>
        <w:rPr>
          <w:rFonts w:ascii="Times New Roman" w:eastAsia="Times New Roman" w:hAnsi="Times New Roman" w:cs="Times New Roman"/>
          <w:sz w:val="24"/>
          <w:szCs w:val="24"/>
        </w:rPr>
        <w:t>on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>os</w:t>
      </w:r>
      <w:r>
        <w:rPr>
          <w:rFonts w:ascii="Times New Roman" w:eastAsia="Times New Roman" w:hAnsi="Times New Roman" w:cs="Times New Roman"/>
          <w:spacing w:val="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os</w:t>
      </w:r>
      <w:r>
        <w:rPr>
          <w:rFonts w:ascii="Times New Roman" w:eastAsia="Times New Roman" w:hAnsi="Times New Roman" w:cs="Times New Roman"/>
          <w:spacing w:val="1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spacing w:val="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la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z w:val="24"/>
          <w:szCs w:val="24"/>
        </w:rPr>
        <w:t>un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icaci</w:t>
      </w:r>
      <w:r>
        <w:rPr>
          <w:rFonts w:ascii="Times New Roman" w:eastAsia="Times New Roman" w:hAnsi="Times New Roman" w:cs="Times New Roman"/>
          <w:sz w:val="24"/>
          <w:szCs w:val="24"/>
        </w:rPr>
        <w:t>on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spacing w:val="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ra</w:t>
      </w:r>
      <w:r>
        <w:rPr>
          <w:rFonts w:ascii="Times New Roman" w:eastAsia="Times New Roman" w:hAnsi="Times New Roman" w:cs="Times New Roman"/>
          <w:spacing w:val="1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MV</w:t>
      </w:r>
      <w:r>
        <w:rPr>
          <w:rFonts w:ascii="Times New Roman" w:eastAsia="Times New Roman" w:hAnsi="Times New Roman" w:cs="Times New Roman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pacing w:val="1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propone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2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on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ru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ci</w:t>
      </w:r>
      <w:r>
        <w:rPr>
          <w:rFonts w:ascii="Times New Roman" w:eastAsia="Times New Roman" w:hAnsi="Times New Roman" w:cs="Times New Roman"/>
          <w:sz w:val="24"/>
          <w:szCs w:val="24"/>
        </w:rPr>
        <w:t>ón</w:t>
      </w:r>
      <w:r>
        <w:rPr>
          <w:rFonts w:ascii="Times New Roman" w:eastAsia="Times New Roman" w:hAnsi="Times New Roman" w:cs="Times New Roman"/>
          <w:spacing w:val="2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spacing w:val="2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z w:val="24"/>
          <w:szCs w:val="24"/>
        </w:rPr>
        <w:t>po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te</w:t>
      </w:r>
      <w:r>
        <w:rPr>
          <w:rFonts w:ascii="Times New Roman" w:eastAsia="Times New Roman" w:hAnsi="Times New Roman" w:cs="Times New Roman"/>
          <w:sz w:val="24"/>
          <w:szCs w:val="24"/>
        </w:rPr>
        <w:t>s 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ti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os</w:t>
      </w:r>
      <w:r>
        <w:rPr>
          <w:rFonts w:ascii="Times New Roman" w:eastAsia="Times New Roman" w:hAnsi="Times New Roman" w:cs="Times New Roman"/>
          <w:spacing w:val="2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que</w:t>
      </w:r>
      <w:r>
        <w:rPr>
          <w:rFonts w:ascii="Times New Roman" w:eastAsia="Times New Roman" w:hAnsi="Times New Roman" w:cs="Times New Roman"/>
          <w:spacing w:val="2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on</w:t>
      </w:r>
      <w:r>
        <w:rPr>
          <w:rFonts w:ascii="Times New Roman" w:eastAsia="Times New Roman" w:hAnsi="Times New Roman" w:cs="Times New Roman"/>
          <w:spacing w:val="2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z w:val="24"/>
          <w:szCs w:val="24"/>
        </w:rPr>
        <w:t>od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el</w:t>
      </w:r>
      <w:r>
        <w:rPr>
          <w:rFonts w:ascii="Times New Roman" w:eastAsia="Times New Roman" w:hAnsi="Times New Roman" w:cs="Times New Roman"/>
          <w:sz w:val="24"/>
          <w:szCs w:val="24"/>
        </w:rPr>
        <w:t>o,</w:t>
      </w:r>
      <w:r>
        <w:rPr>
          <w:rFonts w:ascii="Times New Roman" w:eastAsia="Times New Roman" w:hAnsi="Times New Roman" w:cs="Times New Roman"/>
          <w:spacing w:val="2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spacing w:val="2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on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ro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dor,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eci</w:t>
      </w:r>
      <w:r>
        <w:rPr>
          <w:rFonts w:ascii="Times New Roman" w:eastAsia="Times New Roman" w:hAnsi="Times New Roman" w:cs="Times New Roman"/>
          <w:sz w:val="24"/>
          <w:szCs w:val="24"/>
        </w:rPr>
        <w:t>r,</w:t>
      </w:r>
      <w:r>
        <w:rPr>
          <w:rFonts w:ascii="Times New Roman" w:eastAsia="Times New Roman" w:hAnsi="Times New Roman" w:cs="Times New Roman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por</w:t>
      </w:r>
      <w:r>
        <w:rPr>
          <w:rFonts w:ascii="Times New Roman" w:eastAsia="Times New Roman" w:hAnsi="Times New Roman" w:cs="Times New Roman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un</w:t>
      </w:r>
      <w:r>
        <w:rPr>
          <w:rFonts w:ascii="Times New Roman" w:eastAsia="Times New Roman" w:hAnsi="Times New Roman" w:cs="Times New Roman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la</w:t>
      </w:r>
      <w:r>
        <w:rPr>
          <w:rFonts w:ascii="Times New Roman" w:eastAsia="Times New Roman" w:hAnsi="Times New Roman" w:cs="Times New Roman"/>
          <w:sz w:val="24"/>
          <w:szCs w:val="24"/>
        </w:rPr>
        <w:t>do</w:t>
      </w:r>
      <w:r>
        <w:rPr>
          <w:rFonts w:ascii="Times New Roman" w:eastAsia="Times New Roman" w:hAnsi="Times New Roman" w:cs="Times New Roman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ne</w:t>
      </w:r>
      <w:r>
        <w:rPr>
          <w:rFonts w:ascii="Times New Roman" w:eastAsia="Times New Roman" w:hAnsi="Times New Roman" w:cs="Times New Roman"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z w:val="24"/>
          <w:szCs w:val="24"/>
        </w:rPr>
        <w:t>pon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te</w:t>
      </w:r>
      <w:r>
        <w:rPr>
          <w:rFonts w:ascii="Times New Roman" w:eastAsia="Times New Roman" w:hAnsi="Times New Roman" w:cs="Times New Roman"/>
          <w:sz w:val="24"/>
          <w:szCs w:val="24"/>
        </w:rPr>
        <w:t>s 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ra</w:t>
      </w:r>
      <w:r>
        <w:rPr>
          <w:rFonts w:ascii="Times New Roman" w:eastAsia="Times New Roman" w:hAnsi="Times New Roman" w:cs="Times New Roman"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pr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aci</w:t>
      </w:r>
      <w:r>
        <w:rPr>
          <w:rFonts w:ascii="Times New Roman" w:eastAsia="Times New Roman" w:hAnsi="Times New Roman" w:cs="Times New Roman"/>
          <w:sz w:val="24"/>
          <w:szCs w:val="24"/>
        </w:rPr>
        <w:t>ón</w:t>
      </w:r>
      <w:r>
        <w:rPr>
          <w:rFonts w:ascii="Times New Roman" w:eastAsia="Times New Roman" w:hAnsi="Times New Roman" w:cs="Times New Roman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1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z w:val="24"/>
          <w:szCs w:val="24"/>
        </w:rPr>
        <w:t>fo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ma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ó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spacing w:val="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por o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ro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la</w:t>
      </w:r>
      <w:r>
        <w:rPr>
          <w:rFonts w:ascii="Times New Roman" w:eastAsia="Times New Roman" w:hAnsi="Times New Roman" w:cs="Times New Roman"/>
          <w:sz w:val="24"/>
          <w:szCs w:val="24"/>
        </w:rPr>
        <w:t>do 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i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ci</w:t>
      </w:r>
      <w:r>
        <w:rPr>
          <w:rFonts w:ascii="Times New Roman" w:eastAsia="Times New Roman" w:hAnsi="Times New Roman" w:cs="Times New Roman"/>
          <w:sz w:val="24"/>
          <w:szCs w:val="24"/>
        </w:rPr>
        <w:t>ón d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o 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spacing w:val="-5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z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ále</w:t>
      </w:r>
      <w:r>
        <w:rPr>
          <w:rFonts w:ascii="Times New Roman" w:eastAsia="Times New Roman" w:hAnsi="Times New Roman" w:cs="Times New Roman"/>
          <w:sz w:val="24"/>
          <w:szCs w:val="24"/>
        </w:rPr>
        <w:t>z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Ro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me</w:t>
      </w:r>
      <w:r>
        <w:rPr>
          <w:rFonts w:ascii="Times New Roman" w:eastAsia="Times New Roman" w:hAnsi="Times New Roman" w:cs="Times New Roman"/>
          <w:sz w:val="24"/>
          <w:szCs w:val="24"/>
        </w:rPr>
        <w:t>ro, 2012).</w:t>
      </w:r>
    </w:p>
    <w:p w14:paraId="19E087DD" w14:textId="77777777" w:rsidR="00BE5A93" w:rsidRDefault="00BE5A93">
      <w:pPr>
        <w:spacing w:before="11" w:after="0" w:line="200" w:lineRule="exact"/>
        <w:rPr>
          <w:sz w:val="20"/>
          <w:szCs w:val="20"/>
        </w:rPr>
      </w:pPr>
    </w:p>
    <w:p w14:paraId="55C8E24E" w14:textId="77777777" w:rsidR="00BE5A93" w:rsidRDefault="00F700C7">
      <w:pPr>
        <w:spacing w:after="0"/>
        <w:ind w:left="117" w:right="622"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spacing w:val="5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spacing w:val="-8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b/>
          <w:bCs/>
          <w:spacing w:val="1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6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spacing w:val="2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b/>
          <w:bCs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ón</w:t>
      </w:r>
      <w:r>
        <w:rPr>
          <w:rFonts w:ascii="Times New Roman" w:eastAsia="Times New Roman" w:hAnsi="Times New Roman" w:cs="Times New Roman"/>
          <w:b/>
          <w:bCs/>
          <w:spacing w:val="1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6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spacing w:val="2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6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spacing w:val="2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6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spacing w:val="2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6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b/>
          <w:bCs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os </w:t>
      </w:r>
      <w:r>
        <w:rPr>
          <w:rFonts w:ascii="Times New Roman" w:eastAsia="Times New Roman" w:hAnsi="Times New Roman" w:cs="Times New Roman"/>
          <w:b/>
          <w:bCs/>
          <w:spacing w:val="4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spacing w:val="-3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b/>
          <w:bCs/>
          <w:spacing w:val="4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spacing w:val="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un</w:t>
      </w:r>
      <w:r>
        <w:rPr>
          <w:rFonts w:ascii="Times New Roman" w:eastAsia="Times New Roman" w:hAnsi="Times New Roman" w:cs="Times New Roman"/>
          <w:spacing w:val="1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on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j</w:t>
      </w:r>
      <w:r>
        <w:rPr>
          <w:rFonts w:ascii="Times New Roman" w:eastAsia="Times New Roman" w:hAnsi="Times New Roman" w:cs="Times New Roman"/>
          <w:sz w:val="24"/>
          <w:szCs w:val="24"/>
        </w:rPr>
        <w:t>un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1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spacing w:val="1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pr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ama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que 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mi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1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lm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ce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mie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o,</w:t>
      </w:r>
      <w:r>
        <w:rPr>
          <w:rFonts w:ascii="Times New Roman" w:eastAsia="Times New Roman" w:hAnsi="Times New Roman" w:cs="Times New Roman"/>
          <w:spacing w:val="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z w:val="24"/>
          <w:szCs w:val="24"/>
        </w:rPr>
        <w:t>od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ic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ci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ó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spacing w:val="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ac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ón</w:t>
      </w:r>
      <w:r>
        <w:rPr>
          <w:rFonts w:ascii="Times New Roman" w:eastAsia="Times New Roman" w:hAnsi="Times New Roman" w:cs="Times New Roman"/>
          <w:spacing w:val="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spacing w:val="1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1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nfo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ma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ón</w:t>
      </w:r>
      <w:r>
        <w:rPr>
          <w:rFonts w:ascii="Times New Roman" w:eastAsia="Times New Roman" w:hAnsi="Times New Roman" w:cs="Times New Roman"/>
          <w:spacing w:val="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una b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1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de 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at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spacing w:val="3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emá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3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3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propo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ci</w:t>
      </w:r>
      <w:r>
        <w:rPr>
          <w:rFonts w:ascii="Times New Roman" w:eastAsia="Times New Roman" w:hAnsi="Times New Roman" w:cs="Times New Roman"/>
          <w:sz w:val="24"/>
          <w:szCs w:val="24"/>
        </w:rPr>
        <w:t>on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3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am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ie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ta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3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3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ñ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r,</w:t>
      </w:r>
      <w:r>
        <w:rPr>
          <w:rFonts w:ascii="Times New Roman" w:eastAsia="Times New Roman" w:hAnsi="Times New Roman" w:cs="Times New Roman"/>
          <w:spacing w:val="3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borr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r,</w:t>
      </w:r>
      <w:r>
        <w:rPr>
          <w:rFonts w:ascii="Times New Roman" w:eastAsia="Times New Roman" w:hAnsi="Times New Roman" w:cs="Times New Roman"/>
          <w:spacing w:val="3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z w:val="24"/>
          <w:szCs w:val="24"/>
        </w:rPr>
        <w:t>od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ica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3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spacing w:val="2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ali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z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3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>os 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at</w:t>
      </w:r>
      <w:r>
        <w:rPr>
          <w:rFonts w:ascii="Times New Roman" w:eastAsia="Times New Roman" w:hAnsi="Times New Roman" w:cs="Times New Roman"/>
          <w:sz w:val="24"/>
          <w:szCs w:val="24"/>
        </w:rPr>
        <w:t>os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ate</w:t>
      </w:r>
      <w:r>
        <w:rPr>
          <w:rFonts w:ascii="Times New Roman" w:eastAsia="Times New Roman" w:hAnsi="Times New Roman" w:cs="Times New Roman"/>
          <w:sz w:val="24"/>
          <w:szCs w:val="24"/>
        </w:rPr>
        <w:t>, 2001).</w:t>
      </w:r>
    </w:p>
    <w:p w14:paraId="169EACF2" w14:textId="77777777" w:rsidR="00BE5A93" w:rsidRDefault="00BE5A93">
      <w:pPr>
        <w:spacing w:after="0"/>
        <w:jc w:val="both"/>
        <w:sectPr w:rsidR="00BE5A93">
          <w:headerReference w:type="default" r:id="rId66"/>
          <w:pgSz w:w="12240" w:h="15840"/>
          <w:pgMar w:top="1700" w:right="1300" w:bottom="280" w:left="1300" w:header="1483" w:footer="0" w:gutter="0"/>
          <w:pgNumType w:start="34"/>
          <w:cols w:space="720"/>
        </w:sectPr>
      </w:pPr>
    </w:p>
    <w:p w14:paraId="605D74E3" w14:textId="77777777" w:rsidR="00BE5A93" w:rsidRDefault="00BE5A93">
      <w:pPr>
        <w:spacing w:before="16" w:after="0" w:line="220" w:lineRule="exact"/>
      </w:pPr>
    </w:p>
    <w:p w14:paraId="7C5A1269" w14:textId="032A45E2" w:rsidR="00BE5A93" w:rsidDel="005B4687" w:rsidRDefault="00F700C7" w:rsidP="002072BA">
      <w:pPr>
        <w:spacing w:before="29" w:after="0"/>
        <w:ind w:left="117" w:right="622" w:firstLine="720"/>
        <w:jc w:val="both"/>
        <w:rPr>
          <w:del w:id="271" w:author="Microsoft Office User" w:date="2016-07-07T15:23:00Z"/>
          <w:rFonts w:ascii="Times New Roman" w:eastAsia="Times New Roman" w:hAnsi="Times New Roman" w:cs="Times New Roman"/>
          <w:sz w:val="24"/>
          <w:szCs w:val="24"/>
        </w:rPr>
        <w:pPrChange w:id="272" w:author="Microsoft Office User" w:date="2016-07-07T15:31:00Z">
          <w:pPr>
            <w:spacing w:before="29" w:after="0"/>
            <w:ind w:left="117" w:right="622" w:firstLine="720"/>
            <w:jc w:val="both"/>
          </w:pPr>
        </w:pPrChange>
      </w:pP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spacing w:val="1"/>
          <w:sz w:val="24"/>
          <w:szCs w:val="24"/>
        </w:rPr>
        <w:t>er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b/>
          <w:bCs/>
          <w:spacing w:val="1"/>
          <w:sz w:val="24"/>
          <w:szCs w:val="24"/>
        </w:rPr>
        <w:t>ici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o</w:t>
      </w:r>
      <w:del w:id="273" w:author="Microsoft Office User" w:date="2016-07-07T15:13:00Z">
        <w:r w:rsidDel="00FD25A1">
          <w:rPr>
            <w:rFonts w:ascii="Times New Roman" w:eastAsia="Times New Roman" w:hAnsi="Times New Roman" w:cs="Times New Roman"/>
            <w:b/>
            <w:bCs/>
            <w:sz w:val="24"/>
            <w:szCs w:val="24"/>
          </w:rPr>
          <w:delText xml:space="preserve"> </w:delText>
        </w:r>
      </w:del>
      <w:r>
        <w:rPr>
          <w:rFonts w:ascii="Times New Roman" w:eastAsia="Times New Roman" w:hAnsi="Times New Roman" w:cs="Times New Roman"/>
          <w:b/>
          <w:bCs/>
          <w:spacing w:val="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6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b/>
          <w:bCs/>
          <w:spacing w:val="1"/>
          <w:sz w:val="24"/>
          <w:szCs w:val="24"/>
        </w:rPr>
        <w:t>eb</w:t>
      </w:r>
      <w:r>
        <w:rPr>
          <w:rFonts w:ascii="Times New Roman" w:eastAsia="Times New Roman" w:hAnsi="Times New Roman" w:cs="Times New Roman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spacing w:val="-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n </w:t>
      </w:r>
      <w:r>
        <w:rPr>
          <w:rFonts w:ascii="Times New Roman" w:eastAsia="Times New Roman" w:hAnsi="Times New Roman" w:cs="Times New Roman"/>
          <w:spacing w:val="1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lé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b </w:t>
      </w:r>
      <w:r>
        <w:rPr>
          <w:rFonts w:ascii="Times New Roman" w:eastAsia="Times New Roman" w:hAnsi="Times New Roman" w:cs="Times New Roman"/>
          <w:spacing w:val="1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ic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o 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b </w:t>
      </w:r>
      <w:r>
        <w:rPr>
          <w:rFonts w:ascii="Times New Roman" w:eastAsia="Times New Roman" w:hAnsi="Times New Roman" w:cs="Times New Roman"/>
          <w:spacing w:val="1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ice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) </w:t>
      </w:r>
      <w:r>
        <w:rPr>
          <w:rFonts w:ascii="Times New Roman" w:eastAsia="Times New Roman" w:hAnsi="Times New Roman" w:cs="Times New Roman"/>
          <w:spacing w:val="1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s </w:t>
      </w:r>
      <w:r>
        <w:rPr>
          <w:rFonts w:ascii="Times New Roman" w:eastAsia="Times New Roman" w:hAnsi="Times New Roman" w:cs="Times New Roman"/>
          <w:spacing w:val="1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una </w:t>
      </w:r>
      <w:r>
        <w:rPr>
          <w:rFonts w:ascii="Times New Roman" w:eastAsia="Times New Roman" w:hAnsi="Times New Roman" w:cs="Times New Roman"/>
          <w:spacing w:val="1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tec</w:t>
      </w:r>
      <w:r>
        <w:rPr>
          <w:rFonts w:ascii="Times New Roman" w:eastAsia="Times New Roman" w:hAnsi="Times New Roman" w:cs="Times New Roman"/>
          <w:sz w:val="24"/>
          <w:szCs w:val="24"/>
        </w:rPr>
        <w:t>no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í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a </w:t>
      </w:r>
      <w:r>
        <w:rPr>
          <w:rFonts w:ascii="Times New Roman" w:eastAsia="Times New Roman" w:hAnsi="Times New Roman" w:cs="Times New Roman"/>
          <w:spacing w:val="1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que u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tili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z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un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on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j</w:t>
      </w:r>
      <w:r>
        <w:rPr>
          <w:rFonts w:ascii="Times New Roman" w:eastAsia="Times New Roman" w:hAnsi="Times New Roman" w:cs="Times New Roman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pro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>os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y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tá</w:t>
      </w:r>
      <w:r>
        <w:rPr>
          <w:rFonts w:ascii="Times New Roman" w:eastAsia="Times New Roman" w:hAnsi="Times New Roman" w:cs="Times New Roman"/>
          <w:sz w:val="24"/>
          <w:szCs w:val="24"/>
        </w:rPr>
        <w:t>nd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que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ra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te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ia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4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at</w:t>
      </w:r>
      <w:r>
        <w:rPr>
          <w:rFonts w:ascii="Times New Roman" w:eastAsia="Times New Roman" w:hAnsi="Times New Roman" w:cs="Times New Roman"/>
          <w:sz w:val="24"/>
          <w:szCs w:val="24"/>
        </w:rPr>
        <w:t>os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re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li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aci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ti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ta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li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on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re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rro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la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n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le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aje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pro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maci</w:t>
      </w:r>
      <w:r>
        <w:rPr>
          <w:rFonts w:ascii="Times New Roman" w:eastAsia="Times New Roman" w:hAnsi="Times New Roman" w:cs="Times New Roman"/>
          <w:sz w:val="24"/>
          <w:szCs w:val="24"/>
        </w:rPr>
        <w:t>ón 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spacing w:val="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y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ejec</w:t>
      </w:r>
      <w:r>
        <w:rPr>
          <w:rFonts w:ascii="Times New Roman" w:eastAsia="Times New Roman" w:hAnsi="Times New Roman" w:cs="Times New Roman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obre</w:t>
      </w:r>
      <w:r>
        <w:rPr>
          <w:rFonts w:ascii="Times New Roman" w:eastAsia="Times New Roman" w:hAnsi="Times New Roman" w:cs="Times New Roman"/>
          <w:spacing w:val="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>qu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ie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lata</w:t>
      </w:r>
      <w:r>
        <w:rPr>
          <w:rFonts w:ascii="Times New Roman" w:eastAsia="Times New Roman" w:hAnsi="Times New Roman" w:cs="Times New Roman"/>
          <w:sz w:val="24"/>
          <w:szCs w:val="24"/>
        </w:rPr>
        <w:t>fo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ma</w:t>
      </w:r>
      <w:r>
        <w:rPr>
          <w:rFonts w:ascii="Times New Roman" w:eastAsia="Times New Roman" w:hAnsi="Times New Roman" w:cs="Times New Roman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spacing w:val="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pu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li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z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>os</w:t>
      </w:r>
      <w:r>
        <w:rPr>
          <w:rFonts w:ascii="Times New Roman" w:eastAsia="Times New Roman" w:hAnsi="Times New Roman" w:cs="Times New Roman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ici</w:t>
      </w:r>
      <w:r>
        <w:rPr>
          <w:rFonts w:ascii="Times New Roman" w:eastAsia="Times New Roman" w:hAnsi="Times New Roman" w:cs="Times New Roman"/>
          <w:sz w:val="24"/>
          <w:szCs w:val="24"/>
        </w:rPr>
        <w:t>os</w:t>
      </w:r>
      <w:r>
        <w:rPr>
          <w:rFonts w:ascii="Times New Roman" w:eastAsia="Times New Roman" w:hAnsi="Times New Roman" w:cs="Times New Roman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spacing w:val="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a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te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am</w:t>
      </w:r>
      <w:r>
        <w:rPr>
          <w:rFonts w:ascii="Times New Roman" w:eastAsia="Times New Roman" w:hAnsi="Times New Roman" w:cs="Times New Roman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2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at</w:t>
      </w:r>
      <w:r>
        <w:rPr>
          <w:rFonts w:ascii="Times New Roman" w:eastAsia="Times New Roman" w:hAnsi="Times New Roman" w:cs="Times New Roman"/>
          <w:sz w:val="24"/>
          <w:szCs w:val="24"/>
        </w:rPr>
        <w:t>os</w:t>
      </w:r>
      <w:r>
        <w:rPr>
          <w:rFonts w:ascii="Times New Roman" w:eastAsia="Times New Roman" w:hAnsi="Times New Roman" w:cs="Times New Roman"/>
          <w:spacing w:val="2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2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2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or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do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c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o 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te</w:t>
      </w:r>
      <w:r>
        <w:rPr>
          <w:rFonts w:ascii="Times New Roman" w:eastAsia="Times New Roman" w:hAnsi="Times New Roman" w:cs="Times New Roman"/>
          <w:sz w:val="24"/>
          <w:szCs w:val="24"/>
        </w:rPr>
        <w:t>rn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25"/>
          <w:sz w:val="24"/>
          <w:szCs w:val="24"/>
        </w:rPr>
        <w:t xml:space="preserve"> </w:t>
      </w:r>
      <w:commentRangeStart w:id="274"/>
      <w:r>
        <w:rPr>
          <w:rFonts w:ascii="Times New Roman" w:eastAsia="Times New Roman" w:hAnsi="Times New Roman" w:cs="Times New Roman"/>
          <w:sz w:val="24"/>
          <w:szCs w:val="24"/>
        </w:rPr>
        <w:t>(</w:t>
      </w:r>
      <w:del w:id="275" w:author="Microsoft Office User" w:date="2016-07-07T15:23:00Z">
        <w:r w:rsidDel="005B4687">
          <w:rPr>
            <w:rFonts w:ascii="Times New Roman" w:eastAsia="Times New Roman" w:hAnsi="Times New Roman" w:cs="Times New Roman"/>
            <w:spacing w:val="-5"/>
            <w:sz w:val="24"/>
            <w:szCs w:val="24"/>
          </w:rPr>
          <w:delText>G</w:delText>
        </w:r>
        <w:r w:rsidDel="005B4687">
          <w:rPr>
            <w:rFonts w:ascii="Times New Roman" w:eastAsia="Times New Roman" w:hAnsi="Times New Roman" w:cs="Times New Roman"/>
            <w:sz w:val="24"/>
            <w:szCs w:val="24"/>
          </w:rPr>
          <w:delText>u</w:delText>
        </w:r>
        <w:r w:rsidDel="005B4687">
          <w:rPr>
            <w:rFonts w:ascii="Times New Roman" w:eastAsia="Times New Roman" w:hAnsi="Times New Roman" w:cs="Times New Roman"/>
            <w:spacing w:val="3"/>
            <w:sz w:val="24"/>
            <w:szCs w:val="24"/>
          </w:rPr>
          <w:delText>í</w:delText>
        </w:r>
        <w:r w:rsidDel="005B4687">
          <w:rPr>
            <w:rFonts w:ascii="Times New Roman" w:eastAsia="Times New Roman" w:hAnsi="Times New Roman" w:cs="Times New Roman"/>
            <w:sz w:val="24"/>
            <w:szCs w:val="24"/>
          </w:rPr>
          <w:delText>a</w:delText>
        </w:r>
        <w:r w:rsidDel="005B4687">
          <w:rPr>
            <w:rFonts w:ascii="Times New Roman" w:eastAsia="Times New Roman" w:hAnsi="Times New Roman" w:cs="Times New Roman"/>
            <w:spacing w:val="29"/>
            <w:sz w:val="24"/>
            <w:szCs w:val="24"/>
          </w:rPr>
          <w:delText xml:space="preserve"> </w:delText>
        </w:r>
        <w:r w:rsidDel="005B4687">
          <w:rPr>
            <w:rFonts w:ascii="Times New Roman" w:eastAsia="Times New Roman" w:hAnsi="Times New Roman" w:cs="Times New Roman"/>
            <w:spacing w:val="-4"/>
            <w:sz w:val="24"/>
            <w:szCs w:val="24"/>
          </w:rPr>
          <w:delText>B</w:delText>
        </w:r>
        <w:r w:rsidDel="005B4687">
          <w:rPr>
            <w:rFonts w:ascii="Times New Roman" w:eastAsia="Times New Roman" w:hAnsi="Times New Roman" w:cs="Times New Roman"/>
            <w:sz w:val="24"/>
            <w:szCs w:val="24"/>
          </w:rPr>
          <w:delText>r</w:delText>
        </w:r>
        <w:r w:rsidDel="005B4687">
          <w:rPr>
            <w:rFonts w:ascii="Times New Roman" w:eastAsia="Times New Roman" w:hAnsi="Times New Roman" w:cs="Times New Roman"/>
            <w:spacing w:val="1"/>
            <w:sz w:val="24"/>
            <w:szCs w:val="24"/>
          </w:rPr>
          <w:delText>e</w:delText>
        </w:r>
        <w:r w:rsidDel="005B4687">
          <w:rPr>
            <w:rFonts w:ascii="Times New Roman" w:eastAsia="Times New Roman" w:hAnsi="Times New Roman" w:cs="Times New Roman"/>
            <w:spacing w:val="-4"/>
            <w:sz w:val="24"/>
            <w:szCs w:val="24"/>
          </w:rPr>
          <w:delText>v</w:delText>
        </w:r>
        <w:r w:rsidDel="005B4687">
          <w:rPr>
            <w:rFonts w:ascii="Times New Roman" w:eastAsia="Times New Roman" w:hAnsi="Times New Roman" w:cs="Times New Roman"/>
            <w:sz w:val="24"/>
            <w:szCs w:val="24"/>
          </w:rPr>
          <w:delText>e</w:delText>
        </w:r>
        <w:r w:rsidDel="005B4687">
          <w:rPr>
            <w:rFonts w:ascii="Times New Roman" w:eastAsia="Times New Roman" w:hAnsi="Times New Roman" w:cs="Times New Roman"/>
            <w:spacing w:val="29"/>
            <w:sz w:val="24"/>
            <w:szCs w:val="24"/>
          </w:rPr>
          <w:delText xml:space="preserve"> </w:delText>
        </w:r>
        <w:r w:rsidDel="005B4687">
          <w:rPr>
            <w:rFonts w:ascii="Times New Roman" w:eastAsia="Times New Roman" w:hAnsi="Times New Roman" w:cs="Times New Roman"/>
            <w:sz w:val="24"/>
            <w:szCs w:val="24"/>
          </w:rPr>
          <w:delText>de</w:delText>
        </w:r>
        <w:r w:rsidDel="005B4687">
          <w:rPr>
            <w:rFonts w:ascii="Times New Roman" w:eastAsia="Times New Roman" w:hAnsi="Times New Roman" w:cs="Times New Roman"/>
            <w:spacing w:val="29"/>
            <w:sz w:val="24"/>
            <w:szCs w:val="24"/>
          </w:rPr>
          <w:delText xml:space="preserve"> </w:delText>
        </w:r>
        <w:r w:rsidDel="005B4687">
          <w:rPr>
            <w:rFonts w:ascii="Times New Roman" w:eastAsia="Times New Roman" w:hAnsi="Times New Roman" w:cs="Times New Roman"/>
            <w:spacing w:val="-1"/>
            <w:sz w:val="24"/>
            <w:szCs w:val="24"/>
          </w:rPr>
          <w:delText>S</w:delText>
        </w:r>
        <w:r w:rsidDel="005B4687">
          <w:rPr>
            <w:rFonts w:ascii="Times New Roman" w:eastAsia="Times New Roman" w:hAnsi="Times New Roman" w:cs="Times New Roman"/>
            <w:spacing w:val="1"/>
            <w:sz w:val="24"/>
            <w:szCs w:val="24"/>
          </w:rPr>
          <w:delText>e</w:delText>
        </w:r>
        <w:r w:rsidDel="005B4687">
          <w:rPr>
            <w:rFonts w:ascii="Times New Roman" w:eastAsia="Times New Roman" w:hAnsi="Times New Roman" w:cs="Times New Roman"/>
            <w:sz w:val="24"/>
            <w:szCs w:val="24"/>
          </w:rPr>
          <w:delText>r</w:delText>
        </w:r>
        <w:r w:rsidDel="005B4687">
          <w:rPr>
            <w:rFonts w:ascii="Times New Roman" w:eastAsia="Times New Roman" w:hAnsi="Times New Roman" w:cs="Times New Roman"/>
            <w:spacing w:val="-4"/>
            <w:sz w:val="24"/>
            <w:szCs w:val="24"/>
          </w:rPr>
          <w:delText>v</w:delText>
        </w:r>
        <w:r w:rsidDel="005B4687">
          <w:rPr>
            <w:rFonts w:ascii="Times New Roman" w:eastAsia="Times New Roman" w:hAnsi="Times New Roman" w:cs="Times New Roman"/>
            <w:spacing w:val="1"/>
            <w:sz w:val="24"/>
            <w:szCs w:val="24"/>
          </w:rPr>
          <w:delText>ici</w:delText>
        </w:r>
        <w:r w:rsidDel="005B4687">
          <w:rPr>
            <w:rFonts w:ascii="Times New Roman" w:eastAsia="Times New Roman" w:hAnsi="Times New Roman" w:cs="Times New Roman"/>
            <w:spacing w:val="-4"/>
            <w:sz w:val="24"/>
            <w:szCs w:val="24"/>
          </w:rPr>
          <w:delText>o</w:delText>
        </w:r>
        <w:r w:rsidDel="005B4687">
          <w:rPr>
            <w:rFonts w:ascii="Times New Roman" w:eastAsia="Times New Roman" w:hAnsi="Times New Roman" w:cs="Times New Roman"/>
            <w:sz w:val="24"/>
            <w:szCs w:val="24"/>
          </w:rPr>
          <w:delText>s</w:delText>
        </w:r>
        <w:r w:rsidDel="005B4687">
          <w:rPr>
            <w:rFonts w:ascii="Times New Roman" w:eastAsia="Times New Roman" w:hAnsi="Times New Roman" w:cs="Times New Roman"/>
            <w:spacing w:val="26"/>
            <w:sz w:val="24"/>
            <w:szCs w:val="24"/>
          </w:rPr>
          <w:delText xml:space="preserve"> </w:delText>
        </w:r>
        <w:r w:rsidDel="005B4687">
          <w:rPr>
            <w:rFonts w:ascii="Times New Roman" w:eastAsia="Times New Roman" w:hAnsi="Times New Roman" w:cs="Times New Roman"/>
            <w:spacing w:val="-3"/>
            <w:sz w:val="24"/>
            <w:szCs w:val="24"/>
          </w:rPr>
          <w:delText>W</w:delText>
        </w:r>
        <w:r w:rsidDel="005B4687">
          <w:rPr>
            <w:rFonts w:ascii="Times New Roman" w:eastAsia="Times New Roman" w:hAnsi="Times New Roman" w:cs="Times New Roman"/>
            <w:spacing w:val="1"/>
            <w:sz w:val="24"/>
            <w:szCs w:val="24"/>
          </w:rPr>
          <w:delText>e</w:delText>
        </w:r>
        <w:r w:rsidDel="005B4687">
          <w:rPr>
            <w:rFonts w:ascii="Times New Roman" w:eastAsia="Times New Roman" w:hAnsi="Times New Roman" w:cs="Times New Roman"/>
            <w:sz w:val="24"/>
            <w:szCs w:val="24"/>
          </w:rPr>
          <w:delText>b</w:delText>
        </w:r>
      </w:del>
      <w:ins w:id="276" w:author="Microsoft Office User" w:date="2016-07-07T15:23:00Z">
        <w:r w:rsidR="005B4687">
          <w:rPr>
            <w:rFonts w:ascii="Times New Roman" w:eastAsia="Times New Roman" w:hAnsi="Times New Roman" w:cs="Times New Roman"/>
            <w:spacing w:val="-5"/>
            <w:sz w:val="24"/>
            <w:szCs w:val="24"/>
          </w:rPr>
          <w:t>W3C</w:t>
        </w:r>
      </w:ins>
      <w:r>
        <w:rPr>
          <w:rFonts w:ascii="Times New Roman" w:eastAsia="Times New Roman" w:hAnsi="Times New Roman" w:cs="Times New Roman"/>
          <w:sz w:val="24"/>
          <w:szCs w:val="24"/>
        </w:rPr>
        <w:t>,</w:t>
      </w:r>
      <w:ins w:id="277" w:author="Microsoft Office User" w:date="2016-07-07T15:23:00Z">
        <w:r w:rsidR="005B4687">
          <w:rPr>
            <w:rFonts w:ascii="Times New Roman" w:eastAsia="Times New Roman" w:hAnsi="Times New Roman" w:cs="Times New Roman"/>
            <w:sz w:val="24"/>
            <w:szCs w:val="24"/>
          </w:rPr>
          <w:t xml:space="preserve"> </w:t>
        </w:r>
      </w:ins>
    </w:p>
    <w:p w14:paraId="26814034" w14:textId="77777777" w:rsidR="00BE5A93" w:rsidRDefault="00F700C7" w:rsidP="002072BA">
      <w:pPr>
        <w:spacing w:before="29" w:after="0"/>
        <w:ind w:left="117" w:right="622" w:firstLine="720"/>
        <w:jc w:val="both"/>
        <w:rPr>
          <w:rFonts w:ascii="Times New Roman" w:eastAsia="Times New Roman" w:hAnsi="Times New Roman" w:cs="Times New Roman"/>
          <w:sz w:val="24"/>
          <w:szCs w:val="24"/>
        </w:rPr>
        <w:pPrChange w:id="278" w:author="Microsoft Office User" w:date="2016-07-07T15:31:00Z">
          <w:pPr>
            <w:spacing w:before="10" w:after="0" w:line="240" w:lineRule="auto"/>
            <w:ind w:left="117" w:right="-20"/>
          </w:pPr>
        </w:pPrChange>
      </w:pPr>
      <w:r>
        <w:rPr>
          <w:rFonts w:ascii="Times New Roman" w:eastAsia="Times New Roman" w:hAnsi="Times New Roman" w:cs="Times New Roman"/>
          <w:sz w:val="24"/>
          <w:szCs w:val="24"/>
        </w:rPr>
        <w:t>2006).</w:t>
      </w:r>
      <w:commentRangeEnd w:id="274"/>
      <w:r w:rsidR="00AA4E25">
        <w:rPr>
          <w:rStyle w:val="CommentReference"/>
        </w:rPr>
        <w:commentReference w:id="274"/>
      </w:r>
    </w:p>
    <w:p w14:paraId="4788E0AF" w14:textId="77777777" w:rsidR="00BE5A93" w:rsidRDefault="00BE5A93" w:rsidP="002072BA">
      <w:pPr>
        <w:spacing w:after="0" w:line="200" w:lineRule="exact"/>
        <w:jc w:val="both"/>
        <w:rPr>
          <w:sz w:val="20"/>
          <w:szCs w:val="20"/>
        </w:rPr>
        <w:pPrChange w:id="279" w:author="Microsoft Office User" w:date="2016-07-07T15:31:00Z">
          <w:pPr>
            <w:spacing w:after="0" w:line="200" w:lineRule="exact"/>
          </w:pPr>
        </w:pPrChange>
      </w:pPr>
    </w:p>
    <w:p w14:paraId="69207296" w14:textId="77777777" w:rsidR="00BE5A93" w:rsidRDefault="00BE5A93" w:rsidP="002072BA">
      <w:pPr>
        <w:spacing w:before="16" w:after="0" w:line="260" w:lineRule="exact"/>
        <w:jc w:val="both"/>
        <w:rPr>
          <w:sz w:val="26"/>
          <w:szCs w:val="26"/>
        </w:rPr>
        <w:pPrChange w:id="280" w:author="Microsoft Office User" w:date="2016-07-07T15:31:00Z">
          <w:pPr>
            <w:spacing w:before="16" w:after="0" w:line="260" w:lineRule="exact"/>
          </w:pPr>
        </w:pPrChange>
      </w:pPr>
    </w:p>
    <w:p w14:paraId="1CD8DC9B" w14:textId="0F52161F" w:rsidR="00BE5A93" w:rsidRPr="00905563" w:rsidDel="00FD25A1" w:rsidRDefault="00F700C7" w:rsidP="002072BA">
      <w:pPr>
        <w:ind w:firstLine="720"/>
        <w:jc w:val="both"/>
        <w:rPr>
          <w:del w:id="281" w:author="Microsoft Office User" w:date="2016-07-07T15:14:00Z"/>
          <w:rFonts w:ascii="Times New Roman" w:hAnsi="Times New Roman" w:cs="Times New Roman"/>
          <w:rPrChange w:id="282" w:author="Microsoft Office User" w:date="2016-07-07T15:35:00Z">
            <w:rPr>
              <w:del w:id="283" w:author="Microsoft Office User" w:date="2016-07-07T15:14:00Z"/>
              <w:rFonts w:ascii="Times New Roman" w:hAnsi="Times New Roman"/>
              <w:sz w:val="24"/>
              <w:szCs w:val="24"/>
            </w:rPr>
          </w:rPrChange>
        </w:rPr>
        <w:pPrChange w:id="284" w:author="Microsoft Office User" w:date="2016-07-07T15:31:00Z">
          <w:pPr>
            <w:spacing w:after="0"/>
            <w:ind w:left="117" w:right="624" w:firstLine="720"/>
            <w:jc w:val="both"/>
          </w:pPr>
        </w:pPrChange>
      </w:pPr>
      <w:r w:rsidRPr="002072BA">
        <w:rPr>
          <w:rFonts w:ascii="Times New Roman" w:hAnsi="Times New Roman"/>
          <w:b/>
          <w:spacing w:val="-1"/>
          <w:sz w:val="24"/>
          <w:szCs w:val="24"/>
          <w:rPrChange w:id="285" w:author="Microsoft Office User" w:date="2016-07-07T15:31:00Z">
            <w:rPr>
              <w:rFonts w:ascii="Times New Roman" w:hAnsi="Times New Roman"/>
              <w:spacing w:val="-1"/>
              <w:sz w:val="24"/>
              <w:szCs w:val="24"/>
            </w:rPr>
          </w:rPrChange>
        </w:rPr>
        <w:t>X</w:t>
      </w:r>
      <w:r w:rsidRPr="002072BA">
        <w:rPr>
          <w:rFonts w:ascii="Times New Roman" w:hAnsi="Times New Roman"/>
          <w:b/>
          <w:spacing w:val="1"/>
          <w:sz w:val="24"/>
          <w:szCs w:val="24"/>
          <w:rPrChange w:id="286" w:author="Microsoft Office User" w:date="2016-07-07T15:31:00Z">
            <w:rPr>
              <w:rFonts w:ascii="Times New Roman" w:hAnsi="Times New Roman"/>
              <w:spacing w:val="1"/>
              <w:sz w:val="24"/>
              <w:szCs w:val="24"/>
            </w:rPr>
          </w:rPrChange>
        </w:rPr>
        <w:t>M</w:t>
      </w:r>
      <w:r w:rsidRPr="002072BA">
        <w:rPr>
          <w:rFonts w:ascii="Times New Roman" w:hAnsi="Times New Roman"/>
          <w:b/>
          <w:spacing w:val="5"/>
          <w:sz w:val="24"/>
          <w:szCs w:val="24"/>
          <w:rPrChange w:id="287" w:author="Microsoft Office User" w:date="2016-07-07T15:31:00Z">
            <w:rPr>
              <w:rFonts w:ascii="Times New Roman" w:hAnsi="Times New Roman"/>
              <w:spacing w:val="5"/>
              <w:sz w:val="24"/>
              <w:szCs w:val="24"/>
            </w:rPr>
          </w:rPrChange>
        </w:rPr>
        <w:t>L</w:t>
      </w:r>
      <w:r>
        <w:rPr>
          <w:rFonts w:ascii="Times New Roman" w:hAnsi="Times New Roman"/>
          <w:sz w:val="24"/>
          <w:szCs w:val="24"/>
        </w:rPr>
        <w:t xml:space="preserve">: </w:t>
      </w:r>
      <w:r>
        <w:rPr>
          <w:rFonts w:ascii="Times New Roman" w:hAnsi="Times New Roman"/>
          <w:spacing w:val="-1"/>
          <w:sz w:val="24"/>
          <w:szCs w:val="24"/>
        </w:rPr>
        <w:t>s</w:t>
      </w:r>
      <w:r>
        <w:rPr>
          <w:rFonts w:ascii="Times New Roman" w:hAnsi="Times New Roman"/>
          <w:spacing w:val="1"/>
          <w:sz w:val="24"/>
          <w:szCs w:val="24"/>
        </w:rPr>
        <w:t>i</w:t>
      </w:r>
      <w:r>
        <w:rPr>
          <w:rFonts w:ascii="Times New Roman" w:hAnsi="Times New Roman"/>
          <w:spacing w:val="-4"/>
          <w:sz w:val="24"/>
          <w:szCs w:val="24"/>
        </w:rPr>
        <w:t>g</w:t>
      </w:r>
      <w:r>
        <w:rPr>
          <w:rFonts w:ascii="Times New Roman" w:hAnsi="Times New Roman"/>
          <w:spacing w:val="1"/>
          <w:sz w:val="24"/>
          <w:szCs w:val="24"/>
        </w:rPr>
        <w:t>la</w:t>
      </w:r>
      <w:r>
        <w:rPr>
          <w:rFonts w:ascii="Times New Roman" w:hAnsi="Times New Roman"/>
          <w:sz w:val="24"/>
          <w:szCs w:val="24"/>
        </w:rPr>
        <w:t>s</w:t>
      </w:r>
      <w:r>
        <w:rPr>
          <w:rFonts w:ascii="Times New Roman" w:hAnsi="Times New Roman"/>
          <w:spacing w:val="5"/>
          <w:sz w:val="24"/>
          <w:szCs w:val="24"/>
        </w:rPr>
        <w:t xml:space="preserve"> </w:t>
      </w:r>
      <w:r>
        <w:rPr>
          <w:rFonts w:ascii="Times New Roman" w:hAnsi="Times New Roman"/>
          <w:spacing w:val="1"/>
          <w:sz w:val="24"/>
          <w:szCs w:val="24"/>
        </w:rPr>
        <w:t>e</w:t>
      </w:r>
      <w:r>
        <w:rPr>
          <w:rFonts w:ascii="Times New Roman" w:hAnsi="Times New Roman"/>
          <w:sz w:val="24"/>
          <w:szCs w:val="24"/>
        </w:rPr>
        <w:t>n</w:t>
      </w:r>
      <w:r>
        <w:rPr>
          <w:rFonts w:ascii="Times New Roman" w:hAnsi="Times New Roman"/>
          <w:spacing w:val="7"/>
          <w:sz w:val="24"/>
          <w:szCs w:val="24"/>
        </w:rPr>
        <w:t xml:space="preserve"> </w:t>
      </w:r>
      <w:r>
        <w:rPr>
          <w:rFonts w:ascii="Times New Roman" w:hAnsi="Times New Roman"/>
          <w:spacing w:val="1"/>
          <w:sz w:val="24"/>
          <w:szCs w:val="24"/>
        </w:rPr>
        <w:t>i</w:t>
      </w:r>
      <w:r>
        <w:rPr>
          <w:rFonts w:ascii="Times New Roman" w:hAnsi="Times New Roman"/>
          <w:sz w:val="24"/>
          <w:szCs w:val="24"/>
        </w:rPr>
        <w:t>n</w:t>
      </w:r>
      <w:r>
        <w:rPr>
          <w:rFonts w:ascii="Times New Roman" w:hAnsi="Times New Roman"/>
          <w:spacing w:val="-4"/>
          <w:sz w:val="24"/>
          <w:szCs w:val="24"/>
        </w:rPr>
        <w:t>g</w:t>
      </w:r>
      <w:r>
        <w:rPr>
          <w:rFonts w:ascii="Times New Roman" w:hAnsi="Times New Roman"/>
          <w:spacing w:val="1"/>
          <w:sz w:val="24"/>
          <w:szCs w:val="24"/>
        </w:rPr>
        <w:t>lé</w:t>
      </w:r>
      <w:r>
        <w:rPr>
          <w:rFonts w:ascii="Times New Roman" w:hAnsi="Times New Roman"/>
          <w:sz w:val="24"/>
          <w:szCs w:val="24"/>
        </w:rPr>
        <w:t>s</w:t>
      </w:r>
      <w:r>
        <w:rPr>
          <w:rFonts w:ascii="Times New Roman" w:hAnsi="Times New Roman"/>
          <w:spacing w:val="5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de</w:t>
      </w:r>
      <w:r>
        <w:rPr>
          <w:rFonts w:ascii="Times New Roman" w:hAnsi="Times New Roman"/>
          <w:spacing w:val="8"/>
          <w:sz w:val="24"/>
          <w:szCs w:val="24"/>
        </w:rPr>
        <w:t xml:space="preserve"> </w:t>
      </w:r>
      <w:r>
        <w:rPr>
          <w:rFonts w:ascii="Times New Roman" w:hAnsi="Times New Roman"/>
          <w:spacing w:val="1"/>
          <w:sz w:val="24"/>
          <w:szCs w:val="24"/>
        </w:rPr>
        <w:t>e</w:t>
      </w:r>
      <w:r>
        <w:rPr>
          <w:rFonts w:ascii="Times New Roman" w:hAnsi="Times New Roman"/>
          <w:spacing w:val="-1"/>
          <w:sz w:val="24"/>
          <w:szCs w:val="24"/>
        </w:rPr>
        <w:t>X</w:t>
      </w:r>
      <w:r>
        <w:rPr>
          <w:rFonts w:ascii="Times New Roman" w:hAnsi="Times New Roman"/>
          <w:spacing w:val="-3"/>
          <w:sz w:val="24"/>
          <w:szCs w:val="24"/>
        </w:rPr>
        <w:t>t</w:t>
      </w:r>
      <w:r>
        <w:rPr>
          <w:rFonts w:ascii="Times New Roman" w:hAnsi="Times New Roman"/>
          <w:spacing w:val="1"/>
          <w:sz w:val="24"/>
          <w:szCs w:val="24"/>
        </w:rPr>
        <w:t>e</w:t>
      </w:r>
      <w:r>
        <w:rPr>
          <w:rFonts w:ascii="Times New Roman" w:hAnsi="Times New Roman"/>
          <w:sz w:val="24"/>
          <w:szCs w:val="24"/>
        </w:rPr>
        <w:t>n</w:t>
      </w:r>
      <w:r>
        <w:rPr>
          <w:rFonts w:ascii="Times New Roman" w:hAnsi="Times New Roman"/>
          <w:spacing w:val="-1"/>
          <w:sz w:val="24"/>
          <w:szCs w:val="24"/>
        </w:rPr>
        <w:t>s</w:t>
      </w:r>
      <w:r>
        <w:rPr>
          <w:rFonts w:ascii="Times New Roman" w:hAnsi="Times New Roman"/>
          <w:spacing w:val="1"/>
          <w:sz w:val="24"/>
          <w:szCs w:val="24"/>
        </w:rPr>
        <w:t>i</w:t>
      </w:r>
      <w:r>
        <w:rPr>
          <w:rFonts w:ascii="Times New Roman" w:hAnsi="Times New Roman"/>
          <w:sz w:val="24"/>
          <w:szCs w:val="24"/>
        </w:rPr>
        <w:t>b</w:t>
      </w:r>
      <w:r>
        <w:rPr>
          <w:rFonts w:ascii="Times New Roman" w:hAnsi="Times New Roman"/>
          <w:spacing w:val="-3"/>
          <w:sz w:val="24"/>
          <w:szCs w:val="24"/>
        </w:rPr>
        <w:t>l</w:t>
      </w:r>
      <w:r>
        <w:rPr>
          <w:rFonts w:ascii="Times New Roman" w:hAnsi="Times New Roman"/>
          <w:sz w:val="24"/>
          <w:szCs w:val="24"/>
        </w:rPr>
        <w:t>e</w:t>
      </w:r>
      <w:r>
        <w:rPr>
          <w:rFonts w:ascii="Times New Roman" w:hAnsi="Times New Roman"/>
          <w:spacing w:val="4"/>
          <w:sz w:val="24"/>
          <w:szCs w:val="24"/>
        </w:rPr>
        <w:t xml:space="preserve"> </w:t>
      </w:r>
      <w:r>
        <w:rPr>
          <w:rFonts w:ascii="Times New Roman" w:hAnsi="Times New Roman"/>
          <w:spacing w:val="-1"/>
          <w:sz w:val="24"/>
          <w:szCs w:val="24"/>
        </w:rPr>
        <w:t>M</w:t>
      </w:r>
      <w:r>
        <w:rPr>
          <w:rFonts w:ascii="Times New Roman" w:hAnsi="Times New Roman"/>
          <w:spacing w:val="1"/>
          <w:sz w:val="24"/>
          <w:szCs w:val="24"/>
        </w:rPr>
        <w:t>a</w:t>
      </w:r>
      <w:r>
        <w:rPr>
          <w:rFonts w:ascii="Times New Roman" w:hAnsi="Times New Roman"/>
          <w:sz w:val="24"/>
          <w:szCs w:val="24"/>
        </w:rPr>
        <w:t>rkup</w:t>
      </w:r>
      <w:r>
        <w:rPr>
          <w:rFonts w:ascii="Times New Roman" w:hAnsi="Times New Roman"/>
          <w:spacing w:val="11"/>
          <w:sz w:val="24"/>
          <w:szCs w:val="24"/>
        </w:rPr>
        <w:t xml:space="preserve"> </w:t>
      </w:r>
      <w:r>
        <w:rPr>
          <w:rFonts w:ascii="Times New Roman" w:hAnsi="Times New Roman"/>
          <w:spacing w:val="-11"/>
          <w:sz w:val="24"/>
          <w:szCs w:val="24"/>
        </w:rPr>
        <w:t>L</w:t>
      </w:r>
      <w:r>
        <w:rPr>
          <w:rFonts w:ascii="Times New Roman" w:hAnsi="Times New Roman"/>
          <w:spacing w:val="1"/>
          <w:sz w:val="24"/>
          <w:szCs w:val="24"/>
        </w:rPr>
        <w:t>a</w:t>
      </w:r>
      <w:r>
        <w:rPr>
          <w:rFonts w:ascii="Times New Roman" w:hAnsi="Times New Roman"/>
          <w:spacing w:val="4"/>
          <w:sz w:val="24"/>
          <w:szCs w:val="24"/>
        </w:rPr>
        <w:t>n</w:t>
      </w:r>
      <w:r>
        <w:rPr>
          <w:rFonts w:ascii="Times New Roman" w:hAnsi="Times New Roman"/>
          <w:spacing w:val="-4"/>
          <w:sz w:val="24"/>
          <w:szCs w:val="24"/>
        </w:rPr>
        <w:t>g</w:t>
      </w:r>
      <w:r>
        <w:rPr>
          <w:rFonts w:ascii="Times New Roman" w:hAnsi="Times New Roman"/>
          <w:sz w:val="24"/>
          <w:szCs w:val="24"/>
        </w:rPr>
        <w:t>u</w:t>
      </w:r>
      <w:r>
        <w:rPr>
          <w:rFonts w:ascii="Times New Roman" w:hAnsi="Times New Roman"/>
          <w:spacing w:val="1"/>
          <w:sz w:val="24"/>
          <w:szCs w:val="24"/>
        </w:rPr>
        <w:t>a</w:t>
      </w:r>
      <w:r>
        <w:rPr>
          <w:rFonts w:ascii="Times New Roman" w:hAnsi="Times New Roman"/>
          <w:spacing w:val="-4"/>
          <w:sz w:val="24"/>
          <w:szCs w:val="24"/>
        </w:rPr>
        <w:t>g</w:t>
      </w:r>
      <w:r>
        <w:rPr>
          <w:rFonts w:ascii="Times New Roman" w:hAnsi="Times New Roman"/>
          <w:sz w:val="24"/>
          <w:szCs w:val="24"/>
        </w:rPr>
        <w:t>e</w:t>
      </w:r>
      <w:r>
        <w:rPr>
          <w:rFonts w:ascii="Times New Roman" w:hAnsi="Times New Roman"/>
          <w:spacing w:val="8"/>
          <w:sz w:val="24"/>
          <w:szCs w:val="24"/>
        </w:rPr>
        <w:t xml:space="preserve"> </w:t>
      </w:r>
      <w:r>
        <w:rPr>
          <w:rFonts w:ascii="Times New Roman" w:hAnsi="Times New Roman"/>
          <w:spacing w:val="4"/>
          <w:sz w:val="24"/>
          <w:szCs w:val="24"/>
        </w:rPr>
        <w:t>(</w:t>
      </w:r>
      <w:r>
        <w:rPr>
          <w:rFonts w:ascii="Times New Roman" w:hAnsi="Times New Roman"/>
          <w:spacing w:val="-7"/>
          <w:sz w:val="24"/>
          <w:szCs w:val="24"/>
        </w:rPr>
        <w:t>'</w:t>
      </w:r>
      <w:r>
        <w:rPr>
          <w:rFonts w:ascii="Times New Roman" w:hAnsi="Times New Roman"/>
          <w:spacing w:val="1"/>
          <w:sz w:val="24"/>
          <w:szCs w:val="24"/>
        </w:rPr>
        <w:t>le</w:t>
      </w:r>
      <w:r>
        <w:rPr>
          <w:rFonts w:ascii="Times New Roman" w:hAnsi="Times New Roman"/>
          <w:spacing w:val="4"/>
          <w:sz w:val="24"/>
          <w:szCs w:val="24"/>
        </w:rPr>
        <w:t>n</w:t>
      </w:r>
      <w:r>
        <w:rPr>
          <w:rFonts w:ascii="Times New Roman" w:hAnsi="Times New Roman"/>
          <w:spacing w:val="-4"/>
          <w:sz w:val="24"/>
          <w:szCs w:val="24"/>
        </w:rPr>
        <w:t>g</w:t>
      </w:r>
      <w:r>
        <w:rPr>
          <w:rFonts w:ascii="Times New Roman" w:hAnsi="Times New Roman"/>
          <w:sz w:val="24"/>
          <w:szCs w:val="24"/>
        </w:rPr>
        <w:t>u</w:t>
      </w:r>
      <w:r>
        <w:rPr>
          <w:rFonts w:ascii="Times New Roman" w:hAnsi="Times New Roman"/>
          <w:spacing w:val="1"/>
          <w:sz w:val="24"/>
          <w:szCs w:val="24"/>
        </w:rPr>
        <w:t>aj</w:t>
      </w:r>
      <w:r>
        <w:rPr>
          <w:rFonts w:ascii="Times New Roman" w:hAnsi="Times New Roman"/>
          <w:sz w:val="24"/>
          <w:szCs w:val="24"/>
        </w:rPr>
        <w:t>e</w:t>
      </w:r>
      <w:r>
        <w:rPr>
          <w:rFonts w:ascii="Times New Roman" w:hAnsi="Times New Roman"/>
          <w:spacing w:val="8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de</w:t>
      </w:r>
      <w:r>
        <w:rPr>
          <w:rFonts w:ascii="Times New Roman" w:hAnsi="Times New Roman"/>
          <w:spacing w:val="4"/>
          <w:sz w:val="24"/>
          <w:szCs w:val="24"/>
        </w:rPr>
        <w:t xml:space="preserve"> </w:t>
      </w:r>
      <w:r>
        <w:rPr>
          <w:rFonts w:ascii="Times New Roman" w:hAnsi="Times New Roman"/>
          <w:spacing w:val="1"/>
          <w:sz w:val="24"/>
          <w:szCs w:val="24"/>
        </w:rPr>
        <w:t>ma</w:t>
      </w:r>
      <w:r>
        <w:rPr>
          <w:rFonts w:ascii="Times New Roman" w:hAnsi="Times New Roman"/>
          <w:spacing w:val="-4"/>
          <w:sz w:val="24"/>
          <w:szCs w:val="24"/>
        </w:rPr>
        <w:t>r</w:t>
      </w:r>
      <w:r>
        <w:rPr>
          <w:rFonts w:ascii="Times New Roman" w:hAnsi="Times New Roman"/>
          <w:spacing w:val="1"/>
          <w:sz w:val="24"/>
          <w:szCs w:val="24"/>
        </w:rPr>
        <w:t>ca</w:t>
      </w:r>
      <w:r>
        <w:rPr>
          <w:rFonts w:ascii="Times New Roman" w:hAnsi="Times New Roman"/>
          <w:sz w:val="24"/>
          <w:szCs w:val="24"/>
        </w:rPr>
        <w:t xml:space="preserve">s </w:t>
      </w:r>
      <w:r>
        <w:rPr>
          <w:rFonts w:ascii="Times New Roman" w:hAnsi="Times New Roman"/>
          <w:spacing w:val="1"/>
          <w:sz w:val="24"/>
          <w:szCs w:val="24"/>
        </w:rPr>
        <w:t>e</w:t>
      </w:r>
      <w:r>
        <w:rPr>
          <w:rFonts w:ascii="Times New Roman" w:hAnsi="Times New Roman"/>
          <w:sz w:val="24"/>
          <w:szCs w:val="24"/>
        </w:rPr>
        <w:t>x</w:t>
      </w:r>
      <w:r>
        <w:rPr>
          <w:rFonts w:ascii="Times New Roman" w:hAnsi="Times New Roman"/>
          <w:spacing w:val="1"/>
          <w:sz w:val="24"/>
          <w:szCs w:val="24"/>
        </w:rPr>
        <w:t>te</w:t>
      </w:r>
      <w:r>
        <w:rPr>
          <w:rFonts w:ascii="Times New Roman" w:hAnsi="Times New Roman"/>
          <w:sz w:val="24"/>
          <w:szCs w:val="24"/>
        </w:rPr>
        <w:t>n</w:t>
      </w:r>
      <w:r>
        <w:rPr>
          <w:rFonts w:ascii="Times New Roman" w:hAnsi="Times New Roman"/>
          <w:spacing w:val="-1"/>
          <w:sz w:val="24"/>
          <w:szCs w:val="24"/>
        </w:rPr>
        <w:t>s</w:t>
      </w:r>
      <w:r>
        <w:rPr>
          <w:rFonts w:ascii="Times New Roman" w:hAnsi="Times New Roman"/>
          <w:spacing w:val="1"/>
          <w:sz w:val="24"/>
          <w:szCs w:val="24"/>
        </w:rPr>
        <w:t>i</w:t>
      </w:r>
      <w:r>
        <w:rPr>
          <w:rFonts w:ascii="Times New Roman" w:hAnsi="Times New Roman"/>
          <w:sz w:val="24"/>
          <w:szCs w:val="24"/>
        </w:rPr>
        <w:t>b</w:t>
      </w:r>
      <w:r>
        <w:rPr>
          <w:rFonts w:ascii="Times New Roman" w:hAnsi="Times New Roman"/>
          <w:spacing w:val="-3"/>
          <w:sz w:val="24"/>
          <w:szCs w:val="24"/>
        </w:rPr>
        <w:t>l</w:t>
      </w:r>
      <w:r>
        <w:rPr>
          <w:rFonts w:ascii="Times New Roman" w:hAnsi="Times New Roman"/>
          <w:spacing w:val="1"/>
          <w:sz w:val="24"/>
          <w:szCs w:val="24"/>
        </w:rPr>
        <w:t>e</w:t>
      </w:r>
      <w:r>
        <w:rPr>
          <w:rFonts w:ascii="Times New Roman" w:hAnsi="Times New Roman"/>
          <w:spacing w:val="-7"/>
          <w:sz w:val="24"/>
          <w:szCs w:val="24"/>
        </w:rPr>
        <w:t>'</w:t>
      </w:r>
      <w:r>
        <w:rPr>
          <w:rFonts w:ascii="Times New Roman" w:hAnsi="Times New Roman"/>
          <w:sz w:val="24"/>
          <w:szCs w:val="24"/>
        </w:rPr>
        <w:t>),</w:t>
      </w:r>
      <w:r>
        <w:rPr>
          <w:rFonts w:ascii="Times New Roman" w:hAnsi="Times New Roman"/>
          <w:spacing w:val="2"/>
          <w:sz w:val="24"/>
          <w:szCs w:val="24"/>
        </w:rPr>
        <w:t xml:space="preserve"> </w:t>
      </w:r>
      <w:r>
        <w:rPr>
          <w:rFonts w:ascii="Times New Roman" w:hAnsi="Times New Roman"/>
          <w:spacing w:val="1"/>
          <w:sz w:val="24"/>
          <w:szCs w:val="24"/>
        </w:rPr>
        <w:t>e</w:t>
      </w:r>
      <w:r>
        <w:rPr>
          <w:rFonts w:ascii="Times New Roman" w:hAnsi="Times New Roman"/>
          <w:sz w:val="24"/>
          <w:szCs w:val="24"/>
        </w:rPr>
        <w:t>s</w:t>
      </w:r>
      <w:r>
        <w:rPr>
          <w:rFonts w:ascii="Times New Roman" w:hAnsi="Times New Roman"/>
          <w:spacing w:val="4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un</w:t>
      </w:r>
      <w:r>
        <w:rPr>
          <w:rFonts w:ascii="Times New Roman" w:hAnsi="Times New Roman"/>
          <w:spacing w:val="2"/>
          <w:sz w:val="24"/>
          <w:szCs w:val="24"/>
        </w:rPr>
        <w:t xml:space="preserve"> </w:t>
      </w:r>
      <w:r>
        <w:rPr>
          <w:rFonts w:ascii="Times New Roman" w:hAnsi="Times New Roman"/>
          <w:spacing w:val="1"/>
          <w:sz w:val="24"/>
          <w:szCs w:val="24"/>
        </w:rPr>
        <w:t>le</w:t>
      </w:r>
      <w:r>
        <w:rPr>
          <w:rFonts w:ascii="Times New Roman" w:hAnsi="Times New Roman"/>
          <w:spacing w:val="4"/>
          <w:sz w:val="24"/>
          <w:szCs w:val="24"/>
        </w:rPr>
        <w:t>n</w:t>
      </w:r>
      <w:r>
        <w:rPr>
          <w:rFonts w:ascii="Times New Roman" w:hAnsi="Times New Roman"/>
          <w:spacing w:val="-4"/>
          <w:sz w:val="24"/>
          <w:szCs w:val="24"/>
        </w:rPr>
        <w:t>g</w:t>
      </w:r>
      <w:r>
        <w:rPr>
          <w:rFonts w:ascii="Times New Roman" w:hAnsi="Times New Roman"/>
          <w:sz w:val="24"/>
          <w:szCs w:val="24"/>
        </w:rPr>
        <w:t>u</w:t>
      </w:r>
      <w:r>
        <w:rPr>
          <w:rFonts w:ascii="Times New Roman" w:hAnsi="Times New Roman"/>
          <w:spacing w:val="1"/>
          <w:sz w:val="24"/>
          <w:szCs w:val="24"/>
        </w:rPr>
        <w:t>aj</w:t>
      </w:r>
      <w:r>
        <w:rPr>
          <w:rFonts w:ascii="Times New Roman" w:hAnsi="Times New Roman"/>
          <w:sz w:val="24"/>
          <w:szCs w:val="24"/>
        </w:rPr>
        <w:t>e</w:t>
      </w:r>
      <w:r>
        <w:rPr>
          <w:rFonts w:ascii="Times New Roman" w:hAnsi="Times New Roman"/>
          <w:spacing w:val="3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de</w:t>
      </w:r>
      <w:r>
        <w:rPr>
          <w:rFonts w:ascii="Times New Roman" w:hAnsi="Times New Roman"/>
          <w:spacing w:val="3"/>
          <w:sz w:val="24"/>
          <w:szCs w:val="24"/>
        </w:rPr>
        <w:t xml:space="preserve"> </w:t>
      </w:r>
      <w:r>
        <w:rPr>
          <w:rFonts w:ascii="Times New Roman" w:hAnsi="Times New Roman"/>
          <w:spacing w:val="1"/>
          <w:sz w:val="24"/>
          <w:szCs w:val="24"/>
        </w:rPr>
        <w:t>ma</w:t>
      </w:r>
      <w:r>
        <w:rPr>
          <w:rFonts w:ascii="Times New Roman" w:hAnsi="Times New Roman"/>
          <w:sz w:val="24"/>
          <w:szCs w:val="24"/>
        </w:rPr>
        <w:t>r</w:t>
      </w:r>
      <w:r>
        <w:rPr>
          <w:rFonts w:ascii="Times New Roman" w:hAnsi="Times New Roman"/>
          <w:spacing w:val="1"/>
          <w:sz w:val="24"/>
          <w:szCs w:val="24"/>
        </w:rPr>
        <w:t>ca</w:t>
      </w:r>
      <w:r>
        <w:rPr>
          <w:rFonts w:ascii="Times New Roman" w:hAnsi="Times New Roman"/>
          <w:sz w:val="24"/>
          <w:szCs w:val="24"/>
        </w:rPr>
        <w:t xml:space="preserve">s </w:t>
      </w:r>
      <w:r>
        <w:rPr>
          <w:rFonts w:ascii="Times New Roman" w:hAnsi="Times New Roman"/>
          <w:spacing w:val="-4"/>
          <w:sz w:val="24"/>
          <w:szCs w:val="24"/>
        </w:rPr>
        <w:t>d</w:t>
      </w:r>
      <w:r>
        <w:rPr>
          <w:rFonts w:ascii="Times New Roman" w:hAnsi="Times New Roman"/>
          <w:spacing w:val="1"/>
          <w:sz w:val="24"/>
          <w:szCs w:val="24"/>
        </w:rPr>
        <w:t>e</w:t>
      </w:r>
      <w:r>
        <w:rPr>
          <w:rFonts w:ascii="Times New Roman" w:hAnsi="Times New Roman"/>
          <w:spacing w:val="-1"/>
          <w:sz w:val="24"/>
          <w:szCs w:val="24"/>
        </w:rPr>
        <w:t>s</w:t>
      </w:r>
      <w:r>
        <w:rPr>
          <w:rFonts w:ascii="Times New Roman" w:hAnsi="Times New Roman"/>
          <w:spacing w:val="1"/>
          <w:sz w:val="24"/>
          <w:szCs w:val="24"/>
        </w:rPr>
        <w:t>a</w:t>
      </w:r>
      <w:r>
        <w:rPr>
          <w:rFonts w:ascii="Times New Roman" w:hAnsi="Times New Roman"/>
          <w:sz w:val="24"/>
          <w:szCs w:val="24"/>
        </w:rPr>
        <w:t>rro</w:t>
      </w:r>
      <w:r>
        <w:rPr>
          <w:rFonts w:ascii="Times New Roman" w:hAnsi="Times New Roman"/>
          <w:spacing w:val="1"/>
          <w:sz w:val="24"/>
          <w:szCs w:val="24"/>
        </w:rPr>
        <w:t>lla</w:t>
      </w:r>
      <w:r>
        <w:rPr>
          <w:rFonts w:ascii="Times New Roman" w:hAnsi="Times New Roman"/>
          <w:sz w:val="24"/>
          <w:szCs w:val="24"/>
        </w:rPr>
        <w:t>do</w:t>
      </w:r>
      <w:r>
        <w:rPr>
          <w:rFonts w:ascii="Times New Roman" w:hAnsi="Times New Roman"/>
          <w:spacing w:val="2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por</w:t>
      </w:r>
      <w:r>
        <w:rPr>
          <w:rFonts w:ascii="Times New Roman" w:hAnsi="Times New Roman"/>
          <w:spacing w:val="2"/>
          <w:sz w:val="24"/>
          <w:szCs w:val="24"/>
        </w:rPr>
        <w:t xml:space="preserve"> </w:t>
      </w:r>
      <w:r>
        <w:rPr>
          <w:rFonts w:ascii="Times New Roman" w:hAnsi="Times New Roman"/>
          <w:spacing w:val="1"/>
          <w:sz w:val="24"/>
          <w:szCs w:val="24"/>
        </w:rPr>
        <w:t>e</w:t>
      </w:r>
      <w:r>
        <w:rPr>
          <w:rFonts w:ascii="Times New Roman" w:hAnsi="Times New Roman"/>
          <w:sz w:val="24"/>
          <w:szCs w:val="24"/>
        </w:rPr>
        <w:t>l</w:t>
      </w:r>
      <w:r>
        <w:rPr>
          <w:rFonts w:ascii="Times New Roman" w:hAnsi="Times New Roman"/>
          <w:spacing w:val="3"/>
          <w:sz w:val="24"/>
          <w:szCs w:val="24"/>
        </w:rPr>
        <w:t xml:space="preserve"> </w:t>
      </w:r>
      <w:r>
        <w:rPr>
          <w:rFonts w:ascii="Times New Roman" w:hAnsi="Times New Roman"/>
          <w:spacing w:val="-3"/>
          <w:sz w:val="24"/>
          <w:szCs w:val="24"/>
        </w:rPr>
        <w:t>W</w:t>
      </w:r>
      <w:r>
        <w:rPr>
          <w:rFonts w:ascii="Times New Roman" w:hAnsi="Times New Roman"/>
          <w:sz w:val="24"/>
          <w:szCs w:val="24"/>
        </w:rPr>
        <w:t>or</w:t>
      </w:r>
      <w:r>
        <w:rPr>
          <w:rFonts w:ascii="Times New Roman" w:hAnsi="Times New Roman"/>
          <w:spacing w:val="1"/>
          <w:sz w:val="24"/>
          <w:szCs w:val="24"/>
        </w:rPr>
        <w:t>l</w:t>
      </w:r>
      <w:r>
        <w:rPr>
          <w:rFonts w:ascii="Times New Roman" w:hAnsi="Times New Roman"/>
          <w:sz w:val="24"/>
          <w:szCs w:val="24"/>
        </w:rPr>
        <w:t>d</w:t>
      </w:r>
      <w:r>
        <w:rPr>
          <w:rFonts w:ascii="Times New Roman" w:hAnsi="Times New Roman"/>
          <w:spacing w:val="2"/>
          <w:sz w:val="24"/>
          <w:szCs w:val="24"/>
        </w:rPr>
        <w:t xml:space="preserve"> </w:t>
      </w:r>
      <w:r>
        <w:rPr>
          <w:rFonts w:ascii="Times New Roman" w:hAnsi="Times New Roman"/>
          <w:spacing w:val="-3"/>
          <w:sz w:val="24"/>
          <w:szCs w:val="24"/>
        </w:rPr>
        <w:t>W</w:t>
      </w:r>
      <w:r>
        <w:rPr>
          <w:rFonts w:ascii="Times New Roman" w:hAnsi="Times New Roman"/>
          <w:spacing w:val="1"/>
          <w:sz w:val="24"/>
          <w:szCs w:val="24"/>
        </w:rPr>
        <w:t>i</w:t>
      </w:r>
      <w:r>
        <w:rPr>
          <w:rFonts w:ascii="Times New Roman" w:hAnsi="Times New Roman"/>
          <w:sz w:val="24"/>
          <w:szCs w:val="24"/>
        </w:rPr>
        <w:t>de</w:t>
      </w:r>
      <w:r>
        <w:rPr>
          <w:rFonts w:ascii="Times New Roman" w:hAnsi="Times New Roman"/>
          <w:spacing w:val="3"/>
          <w:sz w:val="24"/>
          <w:szCs w:val="24"/>
        </w:rPr>
        <w:t xml:space="preserve"> </w:t>
      </w:r>
      <w:r>
        <w:rPr>
          <w:rFonts w:ascii="Times New Roman" w:hAnsi="Times New Roman"/>
          <w:spacing w:val="-3"/>
          <w:sz w:val="24"/>
          <w:szCs w:val="24"/>
        </w:rPr>
        <w:t>W</w:t>
      </w:r>
      <w:r>
        <w:rPr>
          <w:rFonts w:ascii="Times New Roman" w:hAnsi="Times New Roman"/>
          <w:spacing w:val="1"/>
          <w:sz w:val="24"/>
          <w:szCs w:val="24"/>
        </w:rPr>
        <w:t>e</w:t>
      </w:r>
      <w:r>
        <w:rPr>
          <w:rFonts w:ascii="Times New Roman" w:hAnsi="Times New Roman"/>
          <w:sz w:val="24"/>
          <w:szCs w:val="24"/>
        </w:rPr>
        <w:t>b</w:t>
      </w:r>
      <w:r>
        <w:rPr>
          <w:rFonts w:ascii="Times New Roman" w:hAnsi="Times New Roman"/>
          <w:spacing w:val="2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C</w:t>
      </w:r>
      <w:r>
        <w:rPr>
          <w:rFonts w:ascii="Times New Roman" w:hAnsi="Times New Roman"/>
          <w:spacing w:val="4"/>
          <w:sz w:val="24"/>
          <w:szCs w:val="24"/>
        </w:rPr>
        <w:t>o</w:t>
      </w:r>
      <w:r>
        <w:rPr>
          <w:rFonts w:ascii="Times New Roman" w:hAnsi="Times New Roman"/>
          <w:sz w:val="24"/>
          <w:szCs w:val="24"/>
        </w:rPr>
        <w:t>n</w:t>
      </w:r>
      <w:r>
        <w:rPr>
          <w:rFonts w:ascii="Times New Roman" w:hAnsi="Times New Roman"/>
          <w:spacing w:val="-1"/>
          <w:sz w:val="24"/>
          <w:szCs w:val="24"/>
        </w:rPr>
        <w:t>s</w:t>
      </w:r>
      <w:r>
        <w:rPr>
          <w:rFonts w:ascii="Times New Roman" w:hAnsi="Times New Roman"/>
          <w:sz w:val="24"/>
          <w:szCs w:val="24"/>
        </w:rPr>
        <w:t>or</w:t>
      </w:r>
      <w:r>
        <w:rPr>
          <w:rFonts w:ascii="Times New Roman" w:hAnsi="Times New Roman"/>
          <w:spacing w:val="1"/>
          <w:sz w:val="24"/>
          <w:szCs w:val="24"/>
        </w:rPr>
        <w:t>ti</w:t>
      </w:r>
      <w:r>
        <w:rPr>
          <w:rFonts w:ascii="Times New Roman" w:hAnsi="Times New Roman"/>
          <w:sz w:val="24"/>
          <w:szCs w:val="24"/>
        </w:rPr>
        <w:t>um (</w:t>
      </w:r>
      <w:r>
        <w:rPr>
          <w:rFonts w:ascii="Times New Roman" w:hAnsi="Times New Roman"/>
          <w:spacing w:val="-2"/>
          <w:sz w:val="24"/>
          <w:szCs w:val="24"/>
        </w:rPr>
        <w:t>W</w:t>
      </w:r>
      <w:r>
        <w:rPr>
          <w:rFonts w:ascii="Times New Roman" w:hAnsi="Times New Roman"/>
          <w:sz w:val="24"/>
          <w:szCs w:val="24"/>
        </w:rPr>
        <w:t>3C)</w:t>
      </w:r>
      <w:r>
        <w:rPr>
          <w:rFonts w:ascii="Times New Roman" w:hAnsi="Times New Roman"/>
          <w:spacing w:val="4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u</w:t>
      </w:r>
      <w:r>
        <w:rPr>
          <w:rFonts w:ascii="Times New Roman" w:hAnsi="Times New Roman"/>
          <w:spacing w:val="1"/>
          <w:sz w:val="24"/>
          <w:szCs w:val="24"/>
        </w:rPr>
        <w:t>tili</w:t>
      </w:r>
      <w:r>
        <w:rPr>
          <w:rFonts w:ascii="Times New Roman" w:hAnsi="Times New Roman"/>
          <w:spacing w:val="-3"/>
          <w:sz w:val="24"/>
          <w:szCs w:val="24"/>
        </w:rPr>
        <w:t>z</w:t>
      </w:r>
      <w:r>
        <w:rPr>
          <w:rFonts w:ascii="Times New Roman" w:hAnsi="Times New Roman"/>
          <w:spacing w:val="1"/>
          <w:sz w:val="24"/>
          <w:szCs w:val="24"/>
        </w:rPr>
        <w:t>a</w:t>
      </w:r>
      <w:r>
        <w:rPr>
          <w:rFonts w:ascii="Times New Roman" w:hAnsi="Times New Roman"/>
          <w:sz w:val="24"/>
          <w:szCs w:val="24"/>
        </w:rPr>
        <w:t>do</w:t>
      </w:r>
      <w:r>
        <w:rPr>
          <w:rFonts w:ascii="Times New Roman" w:hAnsi="Times New Roman"/>
          <w:spacing w:val="4"/>
          <w:sz w:val="24"/>
          <w:szCs w:val="24"/>
        </w:rPr>
        <w:t xml:space="preserve"> </w:t>
      </w:r>
      <w:r>
        <w:rPr>
          <w:rFonts w:ascii="Times New Roman" w:hAnsi="Times New Roman"/>
          <w:spacing w:val="-4"/>
          <w:sz w:val="24"/>
          <w:szCs w:val="24"/>
        </w:rPr>
        <w:t>p</w:t>
      </w:r>
      <w:r>
        <w:rPr>
          <w:rFonts w:ascii="Times New Roman" w:hAnsi="Times New Roman"/>
          <w:spacing w:val="1"/>
          <w:sz w:val="24"/>
          <w:szCs w:val="24"/>
        </w:rPr>
        <w:t>a</w:t>
      </w:r>
      <w:r>
        <w:rPr>
          <w:rFonts w:ascii="Times New Roman" w:hAnsi="Times New Roman"/>
          <w:sz w:val="24"/>
          <w:szCs w:val="24"/>
        </w:rPr>
        <w:t>ra</w:t>
      </w:r>
      <w:r>
        <w:rPr>
          <w:rFonts w:ascii="Times New Roman" w:hAnsi="Times New Roman"/>
          <w:spacing w:val="1"/>
          <w:sz w:val="24"/>
          <w:szCs w:val="24"/>
        </w:rPr>
        <w:t xml:space="preserve"> al</w:t>
      </w:r>
      <w:r>
        <w:rPr>
          <w:rFonts w:ascii="Times New Roman" w:hAnsi="Times New Roman"/>
          <w:spacing w:val="-3"/>
          <w:sz w:val="24"/>
          <w:szCs w:val="24"/>
        </w:rPr>
        <w:t>m</w:t>
      </w:r>
      <w:r>
        <w:rPr>
          <w:rFonts w:ascii="Times New Roman" w:hAnsi="Times New Roman"/>
          <w:spacing w:val="1"/>
          <w:sz w:val="24"/>
          <w:szCs w:val="24"/>
        </w:rPr>
        <w:t>ace</w:t>
      </w:r>
      <w:r>
        <w:rPr>
          <w:rFonts w:ascii="Times New Roman" w:hAnsi="Times New Roman"/>
          <w:spacing w:val="-4"/>
          <w:sz w:val="24"/>
          <w:szCs w:val="24"/>
        </w:rPr>
        <w:t>n</w:t>
      </w:r>
      <w:r>
        <w:rPr>
          <w:rFonts w:ascii="Times New Roman" w:hAnsi="Times New Roman"/>
          <w:spacing w:val="1"/>
          <w:sz w:val="24"/>
          <w:szCs w:val="24"/>
        </w:rPr>
        <w:t>a</w:t>
      </w:r>
      <w:r>
        <w:rPr>
          <w:rFonts w:ascii="Times New Roman" w:hAnsi="Times New Roman"/>
          <w:sz w:val="24"/>
          <w:szCs w:val="24"/>
        </w:rPr>
        <w:t>r</w:t>
      </w:r>
      <w:r>
        <w:rPr>
          <w:rFonts w:ascii="Times New Roman" w:hAnsi="Times New Roman"/>
          <w:spacing w:val="4"/>
          <w:sz w:val="24"/>
          <w:szCs w:val="24"/>
        </w:rPr>
        <w:t xml:space="preserve"> </w:t>
      </w:r>
      <w:r>
        <w:rPr>
          <w:rFonts w:ascii="Times New Roman" w:hAnsi="Times New Roman"/>
          <w:spacing w:val="-4"/>
          <w:sz w:val="24"/>
          <w:szCs w:val="24"/>
        </w:rPr>
        <w:t>d</w:t>
      </w:r>
      <w:r>
        <w:rPr>
          <w:rFonts w:ascii="Times New Roman" w:hAnsi="Times New Roman"/>
          <w:spacing w:val="1"/>
          <w:sz w:val="24"/>
          <w:szCs w:val="24"/>
        </w:rPr>
        <w:t>at</w:t>
      </w:r>
      <w:r>
        <w:rPr>
          <w:rFonts w:ascii="Times New Roman" w:hAnsi="Times New Roman"/>
          <w:sz w:val="24"/>
          <w:szCs w:val="24"/>
        </w:rPr>
        <w:t>os</w:t>
      </w:r>
      <w:r>
        <w:rPr>
          <w:rFonts w:ascii="Times New Roman" w:hAnsi="Times New Roman"/>
          <w:spacing w:val="2"/>
          <w:sz w:val="24"/>
          <w:szCs w:val="24"/>
        </w:rPr>
        <w:t xml:space="preserve"> </w:t>
      </w:r>
      <w:r>
        <w:rPr>
          <w:rFonts w:ascii="Times New Roman" w:hAnsi="Times New Roman"/>
          <w:spacing w:val="-3"/>
          <w:sz w:val="24"/>
          <w:szCs w:val="24"/>
        </w:rPr>
        <w:t>e</w:t>
      </w:r>
      <w:r>
        <w:rPr>
          <w:rFonts w:ascii="Times New Roman" w:hAnsi="Times New Roman"/>
          <w:sz w:val="24"/>
          <w:szCs w:val="24"/>
        </w:rPr>
        <w:t>n</w:t>
      </w:r>
      <w:r>
        <w:rPr>
          <w:rFonts w:ascii="Times New Roman" w:hAnsi="Times New Roman"/>
          <w:spacing w:val="4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for</w:t>
      </w:r>
      <w:r>
        <w:rPr>
          <w:rFonts w:ascii="Times New Roman" w:hAnsi="Times New Roman"/>
          <w:spacing w:val="1"/>
          <w:sz w:val="24"/>
          <w:szCs w:val="24"/>
        </w:rPr>
        <w:t>m</w:t>
      </w:r>
      <w:r>
        <w:rPr>
          <w:rFonts w:ascii="Times New Roman" w:hAnsi="Times New Roman"/>
          <w:sz w:val="24"/>
          <w:szCs w:val="24"/>
        </w:rPr>
        <w:t>a</w:t>
      </w:r>
      <w:r>
        <w:rPr>
          <w:rFonts w:ascii="Times New Roman" w:hAnsi="Times New Roman"/>
          <w:spacing w:val="1"/>
          <w:sz w:val="24"/>
          <w:szCs w:val="24"/>
        </w:rPr>
        <w:t xml:space="preserve"> le</w:t>
      </w:r>
      <w:r>
        <w:rPr>
          <w:rFonts w:ascii="Times New Roman" w:hAnsi="Times New Roman"/>
          <w:spacing w:val="-4"/>
          <w:sz w:val="24"/>
          <w:szCs w:val="24"/>
        </w:rPr>
        <w:t>g</w:t>
      </w:r>
      <w:r>
        <w:rPr>
          <w:rFonts w:ascii="Times New Roman" w:hAnsi="Times New Roman"/>
          <w:spacing w:val="1"/>
          <w:sz w:val="24"/>
          <w:szCs w:val="24"/>
        </w:rPr>
        <w:t>i</w:t>
      </w:r>
      <w:r>
        <w:rPr>
          <w:rFonts w:ascii="Times New Roman" w:hAnsi="Times New Roman"/>
          <w:sz w:val="24"/>
          <w:szCs w:val="24"/>
        </w:rPr>
        <w:t>b</w:t>
      </w:r>
      <w:r>
        <w:rPr>
          <w:rFonts w:ascii="Times New Roman" w:hAnsi="Times New Roman"/>
          <w:spacing w:val="1"/>
          <w:sz w:val="24"/>
          <w:szCs w:val="24"/>
        </w:rPr>
        <w:t>le</w:t>
      </w:r>
      <w:r>
        <w:rPr>
          <w:rFonts w:ascii="Times New Roman" w:hAnsi="Times New Roman"/>
          <w:sz w:val="24"/>
          <w:szCs w:val="24"/>
        </w:rPr>
        <w:t xml:space="preserve">. </w:t>
      </w:r>
      <w:r>
        <w:rPr>
          <w:rFonts w:ascii="Times New Roman" w:hAnsi="Times New Roman"/>
          <w:spacing w:val="-1"/>
          <w:sz w:val="24"/>
          <w:szCs w:val="24"/>
        </w:rPr>
        <w:t>P</w:t>
      </w:r>
      <w:r>
        <w:rPr>
          <w:rFonts w:ascii="Times New Roman" w:hAnsi="Times New Roman"/>
          <w:spacing w:val="1"/>
          <w:sz w:val="24"/>
          <w:szCs w:val="24"/>
        </w:rPr>
        <w:t>e</w:t>
      </w:r>
      <w:r>
        <w:rPr>
          <w:rFonts w:ascii="Times New Roman" w:hAnsi="Times New Roman"/>
          <w:sz w:val="24"/>
          <w:szCs w:val="24"/>
        </w:rPr>
        <w:t>r</w:t>
      </w:r>
      <w:r>
        <w:rPr>
          <w:rFonts w:ascii="Times New Roman" w:hAnsi="Times New Roman"/>
          <w:spacing w:val="1"/>
          <w:sz w:val="24"/>
          <w:szCs w:val="24"/>
        </w:rPr>
        <w:t>m</w:t>
      </w:r>
      <w:r>
        <w:rPr>
          <w:rFonts w:ascii="Times New Roman" w:hAnsi="Times New Roman"/>
          <w:spacing w:val="-3"/>
          <w:sz w:val="24"/>
          <w:szCs w:val="24"/>
        </w:rPr>
        <w:t>i</w:t>
      </w:r>
      <w:r>
        <w:rPr>
          <w:rFonts w:ascii="Times New Roman" w:hAnsi="Times New Roman"/>
          <w:spacing w:val="1"/>
          <w:sz w:val="24"/>
          <w:szCs w:val="24"/>
        </w:rPr>
        <w:t>t</w:t>
      </w:r>
      <w:r>
        <w:rPr>
          <w:rFonts w:ascii="Times New Roman" w:hAnsi="Times New Roman"/>
          <w:sz w:val="24"/>
          <w:szCs w:val="24"/>
        </w:rPr>
        <w:t>e</w:t>
      </w:r>
      <w:r>
        <w:rPr>
          <w:rFonts w:ascii="Times New Roman" w:hAnsi="Times New Roman"/>
          <w:spacing w:val="5"/>
          <w:sz w:val="24"/>
          <w:szCs w:val="24"/>
        </w:rPr>
        <w:t xml:space="preserve"> </w:t>
      </w:r>
      <w:r>
        <w:rPr>
          <w:rFonts w:ascii="Times New Roman" w:hAnsi="Times New Roman"/>
          <w:spacing w:val="-4"/>
          <w:sz w:val="24"/>
          <w:szCs w:val="24"/>
        </w:rPr>
        <w:t>d</w:t>
      </w:r>
      <w:r>
        <w:rPr>
          <w:rFonts w:ascii="Times New Roman" w:hAnsi="Times New Roman"/>
          <w:spacing w:val="12"/>
          <w:sz w:val="24"/>
          <w:szCs w:val="24"/>
        </w:rPr>
        <w:t>e</w:t>
      </w:r>
      <w:r>
        <w:rPr>
          <w:rFonts w:ascii="Times New Roman" w:hAnsi="Times New Roman"/>
          <w:sz w:val="24"/>
          <w:szCs w:val="24"/>
        </w:rPr>
        <w:t>f</w:t>
      </w:r>
      <w:r>
        <w:rPr>
          <w:rFonts w:ascii="Times New Roman" w:hAnsi="Times New Roman"/>
          <w:spacing w:val="1"/>
          <w:sz w:val="24"/>
          <w:szCs w:val="24"/>
        </w:rPr>
        <w:t>i</w:t>
      </w:r>
      <w:r>
        <w:rPr>
          <w:rFonts w:ascii="Times New Roman" w:hAnsi="Times New Roman"/>
          <w:sz w:val="24"/>
          <w:szCs w:val="24"/>
        </w:rPr>
        <w:t>n</w:t>
      </w:r>
      <w:r>
        <w:rPr>
          <w:rFonts w:ascii="Times New Roman" w:hAnsi="Times New Roman"/>
          <w:spacing w:val="1"/>
          <w:sz w:val="24"/>
          <w:szCs w:val="24"/>
        </w:rPr>
        <w:t>i</w:t>
      </w:r>
      <w:r>
        <w:rPr>
          <w:rFonts w:ascii="Times New Roman" w:hAnsi="Times New Roman"/>
          <w:sz w:val="24"/>
          <w:szCs w:val="24"/>
        </w:rPr>
        <w:t xml:space="preserve">r </w:t>
      </w:r>
      <w:r>
        <w:rPr>
          <w:rFonts w:ascii="Times New Roman" w:hAnsi="Times New Roman"/>
          <w:spacing w:val="-3"/>
          <w:sz w:val="24"/>
          <w:szCs w:val="24"/>
        </w:rPr>
        <w:t>l</w:t>
      </w:r>
      <w:r>
        <w:rPr>
          <w:rFonts w:ascii="Times New Roman" w:hAnsi="Times New Roman"/>
          <w:sz w:val="24"/>
          <w:szCs w:val="24"/>
        </w:rPr>
        <w:t>a</w:t>
      </w:r>
      <w:r>
        <w:rPr>
          <w:rFonts w:ascii="Times New Roman" w:hAnsi="Times New Roman"/>
          <w:spacing w:val="5"/>
          <w:sz w:val="24"/>
          <w:szCs w:val="24"/>
        </w:rPr>
        <w:t xml:space="preserve"> </w:t>
      </w:r>
      <w:r>
        <w:rPr>
          <w:rFonts w:ascii="Times New Roman" w:hAnsi="Times New Roman"/>
          <w:spacing w:val="-4"/>
          <w:sz w:val="24"/>
          <w:szCs w:val="24"/>
        </w:rPr>
        <w:t>g</w:t>
      </w:r>
      <w:r>
        <w:rPr>
          <w:rFonts w:ascii="Times New Roman" w:hAnsi="Times New Roman"/>
          <w:sz w:val="24"/>
          <w:szCs w:val="24"/>
        </w:rPr>
        <w:t>r</w:t>
      </w:r>
      <w:r>
        <w:rPr>
          <w:rFonts w:ascii="Times New Roman" w:hAnsi="Times New Roman"/>
          <w:spacing w:val="1"/>
          <w:sz w:val="24"/>
          <w:szCs w:val="24"/>
        </w:rPr>
        <w:t>a</w:t>
      </w:r>
      <w:r>
        <w:rPr>
          <w:rFonts w:ascii="Times New Roman" w:hAnsi="Times New Roman"/>
          <w:spacing w:val="-3"/>
          <w:sz w:val="24"/>
          <w:szCs w:val="24"/>
        </w:rPr>
        <w:t>m</w:t>
      </w:r>
      <w:r>
        <w:rPr>
          <w:rFonts w:ascii="Times New Roman" w:hAnsi="Times New Roman"/>
          <w:spacing w:val="1"/>
          <w:sz w:val="24"/>
          <w:szCs w:val="24"/>
        </w:rPr>
        <w:t>áti</w:t>
      </w:r>
      <w:r>
        <w:rPr>
          <w:rFonts w:ascii="Times New Roman" w:hAnsi="Times New Roman"/>
          <w:spacing w:val="-3"/>
          <w:sz w:val="24"/>
          <w:szCs w:val="24"/>
        </w:rPr>
        <w:t>c</w:t>
      </w:r>
      <w:r>
        <w:rPr>
          <w:rFonts w:ascii="Times New Roman" w:hAnsi="Times New Roman"/>
          <w:sz w:val="24"/>
          <w:szCs w:val="24"/>
        </w:rPr>
        <w:t>a</w:t>
      </w:r>
      <w:r>
        <w:rPr>
          <w:rFonts w:ascii="Times New Roman" w:hAnsi="Times New Roman"/>
          <w:spacing w:val="5"/>
          <w:sz w:val="24"/>
          <w:szCs w:val="24"/>
        </w:rPr>
        <w:t xml:space="preserve"> </w:t>
      </w:r>
      <w:r>
        <w:rPr>
          <w:rFonts w:ascii="Times New Roman" w:hAnsi="Times New Roman"/>
          <w:spacing w:val="-4"/>
          <w:sz w:val="24"/>
          <w:szCs w:val="24"/>
        </w:rPr>
        <w:t>d</w:t>
      </w:r>
      <w:r>
        <w:rPr>
          <w:rFonts w:ascii="Times New Roman" w:hAnsi="Times New Roman"/>
          <w:sz w:val="24"/>
          <w:szCs w:val="24"/>
        </w:rPr>
        <w:t xml:space="preserve">e </w:t>
      </w:r>
      <w:r>
        <w:rPr>
          <w:rFonts w:ascii="Times New Roman" w:hAnsi="Times New Roman"/>
          <w:spacing w:val="1"/>
          <w:sz w:val="24"/>
          <w:szCs w:val="24"/>
        </w:rPr>
        <w:t>le</w:t>
      </w:r>
      <w:r>
        <w:rPr>
          <w:rFonts w:ascii="Times New Roman" w:hAnsi="Times New Roman"/>
          <w:sz w:val="24"/>
          <w:szCs w:val="24"/>
        </w:rPr>
        <w:t>n</w:t>
      </w:r>
      <w:r>
        <w:rPr>
          <w:rFonts w:ascii="Times New Roman" w:hAnsi="Times New Roman"/>
          <w:spacing w:val="-4"/>
          <w:sz w:val="24"/>
          <w:szCs w:val="24"/>
        </w:rPr>
        <w:t>g</w:t>
      </w:r>
      <w:r>
        <w:rPr>
          <w:rFonts w:ascii="Times New Roman" w:hAnsi="Times New Roman"/>
          <w:sz w:val="24"/>
          <w:szCs w:val="24"/>
        </w:rPr>
        <w:t>u</w:t>
      </w:r>
      <w:r>
        <w:rPr>
          <w:rFonts w:ascii="Times New Roman" w:hAnsi="Times New Roman"/>
          <w:spacing w:val="1"/>
          <w:sz w:val="24"/>
          <w:szCs w:val="24"/>
        </w:rPr>
        <w:t>aje</w:t>
      </w:r>
      <w:r>
        <w:rPr>
          <w:rFonts w:ascii="Times New Roman" w:hAnsi="Times New Roman"/>
          <w:sz w:val="24"/>
          <w:szCs w:val="24"/>
        </w:rPr>
        <w:t xml:space="preserve">s </w:t>
      </w:r>
      <w:r>
        <w:rPr>
          <w:rFonts w:ascii="Times New Roman" w:hAnsi="Times New Roman"/>
          <w:spacing w:val="1"/>
          <w:sz w:val="24"/>
          <w:szCs w:val="24"/>
        </w:rPr>
        <w:t>e</w:t>
      </w:r>
      <w:r>
        <w:rPr>
          <w:rFonts w:ascii="Times New Roman" w:hAnsi="Times New Roman"/>
          <w:spacing w:val="-1"/>
          <w:sz w:val="24"/>
          <w:szCs w:val="24"/>
        </w:rPr>
        <w:t>s</w:t>
      </w:r>
      <w:r>
        <w:rPr>
          <w:rFonts w:ascii="Times New Roman" w:hAnsi="Times New Roman"/>
          <w:sz w:val="24"/>
          <w:szCs w:val="24"/>
        </w:rPr>
        <w:t>p</w:t>
      </w:r>
      <w:r>
        <w:rPr>
          <w:rFonts w:ascii="Times New Roman" w:hAnsi="Times New Roman"/>
          <w:spacing w:val="1"/>
          <w:sz w:val="24"/>
          <w:szCs w:val="24"/>
        </w:rPr>
        <w:t>ecí</w:t>
      </w:r>
      <w:r>
        <w:rPr>
          <w:rFonts w:ascii="Times New Roman" w:hAnsi="Times New Roman"/>
          <w:sz w:val="24"/>
          <w:szCs w:val="24"/>
        </w:rPr>
        <w:t>f</w:t>
      </w:r>
      <w:r>
        <w:rPr>
          <w:rFonts w:ascii="Times New Roman" w:hAnsi="Times New Roman"/>
          <w:spacing w:val="-3"/>
          <w:sz w:val="24"/>
          <w:szCs w:val="24"/>
        </w:rPr>
        <w:t>i</w:t>
      </w:r>
      <w:r>
        <w:rPr>
          <w:rFonts w:ascii="Times New Roman" w:hAnsi="Times New Roman"/>
          <w:spacing w:val="1"/>
          <w:sz w:val="24"/>
          <w:szCs w:val="24"/>
        </w:rPr>
        <w:t>c</w:t>
      </w:r>
      <w:r>
        <w:rPr>
          <w:rFonts w:ascii="Times New Roman" w:hAnsi="Times New Roman"/>
          <w:sz w:val="24"/>
          <w:szCs w:val="24"/>
        </w:rPr>
        <w:t>os (de</w:t>
      </w:r>
      <w:r>
        <w:rPr>
          <w:rFonts w:ascii="Times New Roman" w:hAnsi="Times New Roman"/>
          <w:spacing w:val="3"/>
          <w:sz w:val="24"/>
          <w:szCs w:val="24"/>
        </w:rPr>
        <w:t xml:space="preserve"> </w:t>
      </w:r>
      <w:r>
        <w:rPr>
          <w:rFonts w:ascii="Times New Roman" w:hAnsi="Times New Roman"/>
          <w:spacing w:val="1"/>
          <w:sz w:val="24"/>
          <w:szCs w:val="24"/>
        </w:rPr>
        <w:t>l</w:t>
      </w:r>
      <w:r>
        <w:rPr>
          <w:rFonts w:ascii="Times New Roman" w:hAnsi="Times New Roman"/>
          <w:sz w:val="24"/>
          <w:szCs w:val="24"/>
        </w:rPr>
        <w:t>a</w:t>
      </w:r>
      <w:r>
        <w:rPr>
          <w:rFonts w:ascii="Times New Roman" w:hAnsi="Times New Roman"/>
          <w:spacing w:val="3"/>
          <w:sz w:val="24"/>
          <w:szCs w:val="24"/>
        </w:rPr>
        <w:t xml:space="preserve"> </w:t>
      </w:r>
      <w:r>
        <w:rPr>
          <w:rFonts w:ascii="Times New Roman" w:hAnsi="Times New Roman"/>
          <w:spacing w:val="1"/>
          <w:sz w:val="24"/>
          <w:szCs w:val="24"/>
        </w:rPr>
        <w:t>mi</w:t>
      </w:r>
      <w:r>
        <w:rPr>
          <w:rFonts w:ascii="Times New Roman" w:hAnsi="Times New Roman"/>
          <w:spacing w:val="-1"/>
          <w:sz w:val="24"/>
          <w:szCs w:val="24"/>
        </w:rPr>
        <w:t>s</w:t>
      </w:r>
      <w:r>
        <w:rPr>
          <w:rFonts w:ascii="Times New Roman" w:hAnsi="Times New Roman"/>
          <w:spacing w:val="-3"/>
          <w:sz w:val="24"/>
          <w:szCs w:val="24"/>
        </w:rPr>
        <w:t>m</w:t>
      </w:r>
      <w:r>
        <w:rPr>
          <w:rFonts w:ascii="Times New Roman" w:hAnsi="Times New Roman"/>
          <w:sz w:val="24"/>
          <w:szCs w:val="24"/>
        </w:rPr>
        <w:t>a</w:t>
      </w:r>
      <w:r>
        <w:rPr>
          <w:rFonts w:ascii="Times New Roman" w:hAnsi="Times New Roman"/>
          <w:spacing w:val="3"/>
          <w:sz w:val="24"/>
          <w:szCs w:val="24"/>
        </w:rPr>
        <w:t xml:space="preserve"> </w:t>
      </w:r>
      <w:r>
        <w:rPr>
          <w:rFonts w:ascii="Times New Roman" w:hAnsi="Times New Roman"/>
          <w:spacing w:val="1"/>
          <w:sz w:val="24"/>
          <w:szCs w:val="24"/>
        </w:rPr>
        <w:t>m</w:t>
      </w:r>
      <w:r>
        <w:rPr>
          <w:rFonts w:ascii="Times New Roman" w:hAnsi="Times New Roman"/>
          <w:spacing w:val="-3"/>
          <w:sz w:val="24"/>
          <w:szCs w:val="24"/>
        </w:rPr>
        <w:t>a</w:t>
      </w:r>
      <w:r>
        <w:rPr>
          <w:rFonts w:ascii="Times New Roman" w:hAnsi="Times New Roman"/>
          <w:sz w:val="24"/>
          <w:szCs w:val="24"/>
        </w:rPr>
        <w:t>n</w:t>
      </w:r>
      <w:r>
        <w:rPr>
          <w:rFonts w:ascii="Times New Roman" w:hAnsi="Times New Roman"/>
          <w:spacing w:val="1"/>
          <w:sz w:val="24"/>
          <w:szCs w:val="24"/>
        </w:rPr>
        <w:t>e</w:t>
      </w:r>
      <w:r>
        <w:rPr>
          <w:rFonts w:ascii="Times New Roman" w:hAnsi="Times New Roman"/>
          <w:sz w:val="24"/>
          <w:szCs w:val="24"/>
        </w:rPr>
        <w:t>ra</w:t>
      </w:r>
      <w:r>
        <w:rPr>
          <w:rFonts w:ascii="Times New Roman" w:hAnsi="Times New Roman"/>
          <w:spacing w:val="3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que</w:t>
      </w:r>
      <w:r>
        <w:rPr>
          <w:rFonts w:ascii="Times New Roman" w:hAnsi="Times New Roman"/>
          <w:spacing w:val="3"/>
          <w:sz w:val="24"/>
          <w:szCs w:val="24"/>
        </w:rPr>
        <w:t xml:space="preserve"> </w:t>
      </w:r>
      <w:r>
        <w:rPr>
          <w:rFonts w:ascii="Times New Roman" w:hAnsi="Times New Roman"/>
          <w:spacing w:val="-5"/>
          <w:sz w:val="24"/>
          <w:szCs w:val="24"/>
        </w:rPr>
        <w:t>H</w:t>
      </w:r>
      <w:r>
        <w:rPr>
          <w:rFonts w:ascii="Times New Roman" w:hAnsi="Times New Roman"/>
          <w:spacing w:val="1"/>
          <w:sz w:val="24"/>
          <w:szCs w:val="24"/>
        </w:rPr>
        <w:t>T</w:t>
      </w:r>
      <w:r>
        <w:rPr>
          <w:rFonts w:ascii="Times New Roman" w:hAnsi="Times New Roman"/>
          <w:spacing w:val="6"/>
          <w:sz w:val="24"/>
          <w:szCs w:val="24"/>
        </w:rPr>
        <w:t>M</w:t>
      </w:r>
      <w:r>
        <w:rPr>
          <w:rFonts w:ascii="Times New Roman" w:hAnsi="Times New Roman"/>
          <w:spacing w:val="-7"/>
          <w:sz w:val="24"/>
          <w:szCs w:val="24"/>
        </w:rPr>
        <w:t>L</w:t>
      </w:r>
      <w:r>
        <w:rPr>
          <w:rFonts w:ascii="Times New Roman" w:hAnsi="Times New Roman"/>
          <w:sz w:val="24"/>
          <w:szCs w:val="24"/>
        </w:rPr>
        <w:t>)</w:t>
      </w:r>
      <w:r>
        <w:rPr>
          <w:rFonts w:ascii="Times New Roman" w:hAnsi="Times New Roman"/>
          <w:spacing w:val="2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p</w:t>
      </w:r>
      <w:r>
        <w:rPr>
          <w:rFonts w:ascii="Times New Roman" w:hAnsi="Times New Roman"/>
          <w:spacing w:val="1"/>
          <w:sz w:val="24"/>
          <w:szCs w:val="24"/>
        </w:rPr>
        <w:t>a</w:t>
      </w:r>
      <w:r>
        <w:rPr>
          <w:rFonts w:ascii="Times New Roman" w:hAnsi="Times New Roman"/>
          <w:sz w:val="24"/>
          <w:szCs w:val="24"/>
        </w:rPr>
        <w:t>ra</w:t>
      </w:r>
      <w:r>
        <w:rPr>
          <w:rFonts w:ascii="Times New Roman" w:hAnsi="Times New Roman"/>
          <w:spacing w:val="3"/>
          <w:sz w:val="24"/>
          <w:szCs w:val="24"/>
        </w:rPr>
        <w:t xml:space="preserve"> </w:t>
      </w:r>
      <w:r>
        <w:rPr>
          <w:rFonts w:ascii="Times New Roman" w:hAnsi="Times New Roman"/>
          <w:spacing w:val="1"/>
          <w:sz w:val="24"/>
          <w:szCs w:val="24"/>
        </w:rPr>
        <w:t>e</w:t>
      </w:r>
      <w:r>
        <w:rPr>
          <w:rFonts w:ascii="Times New Roman" w:hAnsi="Times New Roman"/>
          <w:spacing w:val="-1"/>
          <w:sz w:val="24"/>
          <w:szCs w:val="24"/>
        </w:rPr>
        <w:t>s</w:t>
      </w:r>
      <w:r>
        <w:rPr>
          <w:rFonts w:ascii="Times New Roman" w:hAnsi="Times New Roman"/>
          <w:spacing w:val="1"/>
          <w:sz w:val="24"/>
          <w:szCs w:val="24"/>
        </w:rPr>
        <w:t>t</w:t>
      </w:r>
      <w:r>
        <w:rPr>
          <w:rFonts w:ascii="Times New Roman" w:hAnsi="Times New Roman"/>
          <w:sz w:val="24"/>
          <w:szCs w:val="24"/>
        </w:rPr>
        <w:t>ru</w:t>
      </w:r>
      <w:r>
        <w:rPr>
          <w:rFonts w:ascii="Times New Roman" w:hAnsi="Times New Roman"/>
          <w:spacing w:val="1"/>
          <w:sz w:val="24"/>
          <w:szCs w:val="24"/>
        </w:rPr>
        <w:t>ct</w:t>
      </w:r>
      <w:r>
        <w:rPr>
          <w:rFonts w:ascii="Times New Roman" w:hAnsi="Times New Roman"/>
          <w:sz w:val="24"/>
          <w:szCs w:val="24"/>
        </w:rPr>
        <w:t>ur</w:t>
      </w:r>
      <w:r>
        <w:rPr>
          <w:rFonts w:ascii="Times New Roman" w:hAnsi="Times New Roman"/>
          <w:spacing w:val="1"/>
          <w:sz w:val="24"/>
          <w:szCs w:val="24"/>
        </w:rPr>
        <w:t>a</w:t>
      </w:r>
      <w:r>
        <w:rPr>
          <w:rFonts w:ascii="Times New Roman" w:hAnsi="Times New Roman"/>
          <w:sz w:val="24"/>
          <w:szCs w:val="24"/>
        </w:rPr>
        <w:t>r</w:t>
      </w:r>
      <w:r>
        <w:rPr>
          <w:rFonts w:ascii="Times New Roman" w:hAnsi="Times New Roman"/>
          <w:spacing w:val="2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do</w:t>
      </w:r>
      <w:r>
        <w:rPr>
          <w:rFonts w:ascii="Times New Roman" w:hAnsi="Times New Roman"/>
          <w:spacing w:val="1"/>
          <w:sz w:val="24"/>
          <w:szCs w:val="24"/>
        </w:rPr>
        <w:t>c</w:t>
      </w:r>
      <w:r>
        <w:rPr>
          <w:rFonts w:ascii="Times New Roman" w:hAnsi="Times New Roman"/>
          <w:spacing w:val="-4"/>
          <w:sz w:val="24"/>
          <w:szCs w:val="24"/>
        </w:rPr>
        <w:t>u</w:t>
      </w:r>
      <w:r>
        <w:rPr>
          <w:rFonts w:ascii="Times New Roman" w:hAnsi="Times New Roman"/>
          <w:spacing w:val="1"/>
          <w:sz w:val="24"/>
          <w:szCs w:val="24"/>
        </w:rPr>
        <w:t>me</w:t>
      </w:r>
      <w:r>
        <w:rPr>
          <w:rFonts w:ascii="Times New Roman" w:hAnsi="Times New Roman"/>
          <w:sz w:val="24"/>
          <w:szCs w:val="24"/>
        </w:rPr>
        <w:t>n</w:t>
      </w:r>
      <w:r>
        <w:rPr>
          <w:rFonts w:ascii="Times New Roman" w:hAnsi="Times New Roman"/>
          <w:spacing w:val="1"/>
          <w:sz w:val="24"/>
          <w:szCs w:val="24"/>
        </w:rPr>
        <w:t>t</w:t>
      </w:r>
      <w:r>
        <w:rPr>
          <w:rFonts w:ascii="Times New Roman" w:hAnsi="Times New Roman"/>
          <w:sz w:val="24"/>
          <w:szCs w:val="24"/>
        </w:rPr>
        <w:t xml:space="preserve">os </w:t>
      </w:r>
      <w:r>
        <w:rPr>
          <w:rFonts w:ascii="Times New Roman" w:hAnsi="Times New Roman"/>
          <w:spacing w:val="-4"/>
          <w:sz w:val="24"/>
          <w:szCs w:val="24"/>
        </w:rPr>
        <w:t>g</w:t>
      </w:r>
      <w:r>
        <w:rPr>
          <w:rFonts w:ascii="Times New Roman" w:hAnsi="Times New Roman"/>
          <w:sz w:val="24"/>
          <w:szCs w:val="24"/>
        </w:rPr>
        <w:t>r</w:t>
      </w:r>
      <w:r>
        <w:rPr>
          <w:rFonts w:ascii="Times New Roman" w:hAnsi="Times New Roman"/>
          <w:spacing w:val="1"/>
          <w:sz w:val="24"/>
          <w:szCs w:val="24"/>
        </w:rPr>
        <w:t>a</w:t>
      </w:r>
      <w:r>
        <w:rPr>
          <w:rFonts w:ascii="Times New Roman" w:hAnsi="Times New Roman"/>
          <w:sz w:val="24"/>
          <w:szCs w:val="24"/>
        </w:rPr>
        <w:t>nd</w:t>
      </w:r>
      <w:r>
        <w:rPr>
          <w:rFonts w:ascii="Times New Roman" w:hAnsi="Times New Roman"/>
          <w:spacing w:val="1"/>
          <w:sz w:val="24"/>
          <w:szCs w:val="24"/>
        </w:rPr>
        <w:t>e</w:t>
      </w:r>
      <w:r>
        <w:rPr>
          <w:rFonts w:ascii="Times New Roman" w:hAnsi="Times New Roman"/>
          <w:spacing w:val="-1"/>
          <w:sz w:val="24"/>
          <w:szCs w:val="24"/>
        </w:rPr>
        <w:t>s</w:t>
      </w:r>
      <w:r>
        <w:rPr>
          <w:rFonts w:ascii="Times New Roman" w:hAnsi="Times New Roman"/>
          <w:sz w:val="24"/>
          <w:szCs w:val="24"/>
        </w:rPr>
        <w:t>.</w:t>
      </w:r>
      <w:r>
        <w:rPr>
          <w:rFonts w:ascii="Times New Roman" w:hAnsi="Times New Roman"/>
          <w:spacing w:val="11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A</w:t>
      </w:r>
      <w:r>
        <w:rPr>
          <w:rFonts w:ascii="Times New Roman" w:hAnsi="Times New Roman"/>
          <w:spacing w:val="2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d</w:t>
      </w:r>
      <w:r>
        <w:rPr>
          <w:rFonts w:ascii="Times New Roman" w:hAnsi="Times New Roman"/>
          <w:spacing w:val="1"/>
          <w:sz w:val="24"/>
          <w:szCs w:val="24"/>
        </w:rPr>
        <w:t>i</w:t>
      </w:r>
      <w:r>
        <w:rPr>
          <w:rFonts w:ascii="Times New Roman" w:hAnsi="Times New Roman"/>
          <w:sz w:val="24"/>
          <w:szCs w:val="24"/>
        </w:rPr>
        <w:t>f</w:t>
      </w:r>
      <w:r>
        <w:rPr>
          <w:rFonts w:ascii="Times New Roman" w:hAnsi="Times New Roman"/>
          <w:spacing w:val="1"/>
          <w:sz w:val="24"/>
          <w:szCs w:val="24"/>
        </w:rPr>
        <w:t>e</w:t>
      </w:r>
      <w:r>
        <w:rPr>
          <w:rFonts w:ascii="Times New Roman" w:hAnsi="Times New Roman"/>
          <w:sz w:val="24"/>
          <w:szCs w:val="24"/>
        </w:rPr>
        <w:t>r</w:t>
      </w:r>
      <w:r>
        <w:rPr>
          <w:rFonts w:ascii="Times New Roman" w:hAnsi="Times New Roman"/>
          <w:spacing w:val="1"/>
          <w:sz w:val="24"/>
          <w:szCs w:val="24"/>
        </w:rPr>
        <w:t>e</w:t>
      </w:r>
      <w:r>
        <w:rPr>
          <w:rFonts w:ascii="Times New Roman" w:hAnsi="Times New Roman"/>
          <w:sz w:val="24"/>
          <w:szCs w:val="24"/>
        </w:rPr>
        <w:t>n</w:t>
      </w:r>
      <w:r>
        <w:rPr>
          <w:rFonts w:ascii="Times New Roman" w:hAnsi="Times New Roman"/>
          <w:spacing w:val="1"/>
          <w:sz w:val="24"/>
          <w:szCs w:val="24"/>
        </w:rPr>
        <w:t>ci</w:t>
      </w:r>
      <w:r>
        <w:rPr>
          <w:rFonts w:ascii="Times New Roman" w:hAnsi="Times New Roman"/>
          <w:sz w:val="24"/>
          <w:szCs w:val="24"/>
        </w:rPr>
        <w:t>a</w:t>
      </w:r>
      <w:r>
        <w:rPr>
          <w:rFonts w:ascii="Times New Roman" w:hAnsi="Times New Roman"/>
          <w:spacing w:val="4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de</w:t>
      </w:r>
      <w:r>
        <w:rPr>
          <w:rFonts w:ascii="Times New Roman" w:hAnsi="Times New Roman"/>
          <w:spacing w:val="8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o</w:t>
      </w:r>
      <w:r>
        <w:rPr>
          <w:rFonts w:ascii="Times New Roman" w:hAnsi="Times New Roman"/>
          <w:spacing w:val="1"/>
          <w:sz w:val="24"/>
          <w:szCs w:val="24"/>
        </w:rPr>
        <w:t>t</w:t>
      </w:r>
      <w:r>
        <w:rPr>
          <w:rFonts w:ascii="Times New Roman" w:hAnsi="Times New Roman"/>
          <w:sz w:val="24"/>
          <w:szCs w:val="24"/>
        </w:rPr>
        <w:t>ros</w:t>
      </w:r>
      <w:r>
        <w:rPr>
          <w:rFonts w:ascii="Times New Roman" w:hAnsi="Times New Roman"/>
          <w:spacing w:val="2"/>
          <w:sz w:val="24"/>
          <w:szCs w:val="24"/>
        </w:rPr>
        <w:t xml:space="preserve"> </w:t>
      </w:r>
      <w:r>
        <w:rPr>
          <w:rFonts w:ascii="Times New Roman" w:hAnsi="Times New Roman"/>
          <w:spacing w:val="1"/>
          <w:sz w:val="24"/>
          <w:szCs w:val="24"/>
        </w:rPr>
        <w:t>le</w:t>
      </w:r>
      <w:r>
        <w:rPr>
          <w:rFonts w:ascii="Times New Roman" w:hAnsi="Times New Roman"/>
          <w:sz w:val="24"/>
          <w:szCs w:val="24"/>
        </w:rPr>
        <w:t>n</w:t>
      </w:r>
      <w:r>
        <w:rPr>
          <w:rFonts w:ascii="Times New Roman" w:hAnsi="Times New Roman"/>
          <w:spacing w:val="-4"/>
          <w:sz w:val="24"/>
          <w:szCs w:val="24"/>
        </w:rPr>
        <w:t>g</w:t>
      </w:r>
      <w:r>
        <w:rPr>
          <w:rFonts w:ascii="Times New Roman" w:hAnsi="Times New Roman"/>
          <w:sz w:val="24"/>
          <w:szCs w:val="24"/>
        </w:rPr>
        <w:t>u</w:t>
      </w:r>
      <w:r>
        <w:rPr>
          <w:rFonts w:ascii="Times New Roman" w:hAnsi="Times New Roman"/>
          <w:spacing w:val="1"/>
          <w:sz w:val="24"/>
          <w:szCs w:val="24"/>
        </w:rPr>
        <w:t>aje</w:t>
      </w:r>
      <w:r>
        <w:rPr>
          <w:rFonts w:ascii="Times New Roman" w:hAnsi="Times New Roman"/>
          <w:spacing w:val="-5"/>
          <w:sz w:val="24"/>
          <w:szCs w:val="24"/>
        </w:rPr>
        <w:t>s</w:t>
      </w:r>
      <w:r>
        <w:rPr>
          <w:rFonts w:ascii="Times New Roman" w:hAnsi="Times New Roman"/>
          <w:sz w:val="24"/>
          <w:szCs w:val="24"/>
        </w:rPr>
        <w:t>,</w:t>
      </w:r>
      <w:r>
        <w:rPr>
          <w:rFonts w:ascii="Times New Roman" w:hAnsi="Times New Roman"/>
          <w:spacing w:val="7"/>
          <w:sz w:val="24"/>
          <w:szCs w:val="24"/>
        </w:rPr>
        <w:t xml:space="preserve"> </w:t>
      </w:r>
      <w:r>
        <w:rPr>
          <w:rFonts w:ascii="Times New Roman" w:hAnsi="Times New Roman"/>
          <w:spacing w:val="-1"/>
          <w:sz w:val="24"/>
          <w:szCs w:val="24"/>
        </w:rPr>
        <w:t>X</w:t>
      </w:r>
      <w:r>
        <w:rPr>
          <w:rFonts w:ascii="Times New Roman" w:hAnsi="Times New Roman"/>
          <w:spacing w:val="2"/>
          <w:sz w:val="24"/>
          <w:szCs w:val="24"/>
        </w:rPr>
        <w:t>M</w:t>
      </w:r>
      <w:r>
        <w:rPr>
          <w:rFonts w:ascii="Times New Roman" w:hAnsi="Times New Roman"/>
          <w:sz w:val="24"/>
          <w:szCs w:val="24"/>
        </w:rPr>
        <w:t>L da</w:t>
      </w:r>
      <w:r>
        <w:rPr>
          <w:rFonts w:ascii="Times New Roman" w:hAnsi="Times New Roman"/>
          <w:spacing w:val="8"/>
          <w:sz w:val="24"/>
          <w:szCs w:val="24"/>
        </w:rPr>
        <w:t xml:space="preserve"> </w:t>
      </w:r>
      <w:r>
        <w:rPr>
          <w:rFonts w:ascii="Times New Roman" w:hAnsi="Times New Roman"/>
          <w:spacing w:val="-1"/>
          <w:sz w:val="24"/>
          <w:szCs w:val="24"/>
        </w:rPr>
        <w:t>s</w:t>
      </w:r>
      <w:r>
        <w:rPr>
          <w:rFonts w:ascii="Times New Roman" w:hAnsi="Times New Roman"/>
          <w:sz w:val="24"/>
          <w:szCs w:val="24"/>
        </w:rPr>
        <w:t>opor</w:t>
      </w:r>
      <w:r>
        <w:rPr>
          <w:rFonts w:ascii="Times New Roman" w:hAnsi="Times New Roman"/>
          <w:spacing w:val="1"/>
          <w:sz w:val="24"/>
          <w:szCs w:val="24"/>
        </w:rPr>
        <w:t>t</w:t>
      </w:r>
      <w:r>
        <w:rPr>
          <w:rFonts w:ascii="Times New Roman" w:hAnsi="Times New Roman"/>
          <w:sz w:val="24"/>
          <w:szCs w:val="24"/>
        </w:rPr>
        <w:t>e</w:t>
      </w:r>
      <w:r>
        <w:rPr>
          <w:rFonts w:ascii="Times New Roman" w:hAnsi="Times New Roman"/>
          <w:spacing w:val="8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a</w:t>
      </w:r>
      <w:r>
        <w:rPr>
          <w:rFonts w:ascii="Times New Roman" w:hAnsi="Times New Roman"/>
          <w:spacing w:val="8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b</w:t>
      </w:r>
      <w:r>
        <w:rPr>
          <w:rFonts w:ascii="Times New Roman" w:hAnsi="Times New Roman"/>
          <w:spacing w:val="1"/>
          <w:sz w:val="24"/>
          <w:szCs w:val="24"/>
        </w:rPr>
        <w:t>a</w:t>
      </w:r>
      <w:r>
        <w:rPr>
          <w:rFonts w:ascii="Times New Roman" w:hAnsi="Times New Roman"/>
          <w:spacing w:val="-1"/>
          <w:sz w:val="24"/>
          <w:szCs w:val="24"/>
        </w:rPr>
        <w:t>s</w:t>
      </w:r>
      <w:r>
        <w:rPr>
          <w:rFonts w:ascii="Times New Roman" w:hAnsi="Times New Roman"/>
          <w:spacing w:val="1"/>
          <w:sz w:val="24"/>
          <w:szCs w:val="24"/>
        </w:rPr>
        <w:t>e</w:t>
      </w:r>
      <w:r>
        <w:rPr>
          <w:rFonts w:ascii="Times New Roman" w:hAnsi="Times New Roman"/>
          <w:sz w:val="24"/>
          <w:szCs w:val="24"/>
        </w:rPr>
        <w:t>s</w:t>
      </w:r>
      <w:r>
        <w:rPr>
          <w:rFonts w:ascii="Times New Roman" w:hAnsi="Times New Roman"/>
          <w:spacing w:val="5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de</w:t>
      </w:r>
      <w:r>
        <w:rPr>
          <w:rFonts w:ascii="Times New Roman" w:hAnsi="Times New Roman"/>
          <w:spacing w:val="8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d</w:t>
      </w:r>
      <w:r>
        <w:rPr>
          <w:rFonts w:ascii="Times New Roman" w:hAnsi="Times New Roman"/>
          <w:spacing w:val="-3"/>
          <w:sz w:val="24"/>
          <w:szCs w:val="24"/>
        </w:rPr>
        <w:t>a</w:t>
      </w:r>
      <w:r>
        <w:rPr>
          <w:rFonts w:ascii="Times New Roman" w:hAnsi="Times New Roman"/>
          <w:spacing w:val="1"/>
          <w:sz w:val="24"/>
          <w:szCs w:val="24"/>
        </w:rPr>
        <w:t>t</w:t>
      </w:r>
      <w:r>
        <w:rPr>
          <w:rFonts w:ascii="Times New Roman" w:hAnsi="Times New Roman"/>
          <w:sz w:val="24"/>
          <w:szCs w:val="24"/>
        </w:rPr>
        <w:t>o</w:t>
      </w:r>
      <w:r>
        <w:rPr>
          <w:rFonts w:ascii="Times New Roman" w:hAnsi="Times New Roman"/>
          <w:spacing w:val="-1"/>
          <w:sz w:val="24"/>
          <w:szCs w:val="24"/>
        </w:rPr>
        <w:t>s</w:t>
      </w:r>
      <w:r>
        <w:rPr>
          <w:rFonts w:ascii="Times New Roman" w:hAnsi="Times New Roman"/>
          <w:sz w:val="24"/>
          <w:szCs w:val="24"/>
        </w:rPr>
        <w:t>,</w:t>
      </w:r>
      <w:r>
        <w:rPr>
          <w:rFonts w:ascii="Times New Roman" w:hAnsi="Times New Roman"/>
          <w:spacing w:val="7"/>
          <w:sz w:val="24"/>
          <w:szCs w:val="24"/>
        </w:rPr>
        <w:t xml:space="preserve"> </w:t>
      </w:r>
      <w:r>
        <w:rPr>
          <w:rFonts w:ascii="Times New Roman" w:hAnsi="Times New Roman"/>
          <w:spacing w:val="-1"/>
          <w:sz w:val="24"/>
          <w:szCs w:val="24"/>
        </w:rPr>
        <w:t>s</w:t>
      </w:r>
      <w:r>
        <w:rPr>
          <w:rFonts w:ascii="Times New Roman" w:hAnsi="Times New Roman"/>
          <w:spacing w:val="1"/>
          <w:sz w:val="24"/>
          <w:szCs w:val="24"/>
        </w:rPr>
        <w:t>i</w:t>
      </w:r>
      <w:r>
        <w:rPr>
          <w:rFonts w:ascii="Times New Roman" w:hAnsi="Times New Roman"/>
          <w:spacing w:val="-3"/>
          <w:sz w:val="24"/>
          <w:szCs w:val="24"/>
        </w:rPr>
        <w:t>e</w:t>
      </w:r>
      <w:r>
        <w:rPr>
          <w:rFonts w:ascii="Times New Roman" w:hAnsi="Times New Roman"/>
          <w:sz w:val="24"/>
          <w:szCs w:val="24"/>
        </w:rPr>
        <w:t>ndo</w:t>
      </w:r>
      <w:r>
        <w:rPr>
          <w:rFonts w:ascii="Times New Roman" w:hAnsi="Times New Roman"/>
          <w:spacing w:val="7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ú</w:t>
      </w:r>
      <w:r>
        <w:rPr>
          <w:rFonts w:ascii="Times New Roman" w:hAnsi="Times New Roman"/>
          <w:spacing w:val="1"/>
          <w:sz w:val="24"/>
          <w:szCs w:val="24"/>
        </w:rPr>
        <w:t>ti</w:t>
      </w:r>
      <w:r>
        <w:rPr>
          <w:rFonts w:ascii="Times New Roman" w:hAnsi="Times New Roman"/>
          <w:sz w:val="24"/>
          <w:szCs w:val="24"/>
        </w:rPr>
        <w:t xml:space="preserve">l </w:t>
      </w:r>
      <w:r>
        <w:rPr>
          <w:rFonts w:ascii="Times New Roman" w:hAnsi="Times New Roman"/>
          <w:spacing w:val="1"/>
          <w:sz w:val="24"/>
          <w:szCs w:val="24"/>
        </w:rPr>
        <w:t>c</w:t>
      </w:r>
      <w:r>
        <w:rPr>
          <w:rFonts w:ascii="Times New Roman" w:hAnsi="Times New Roman"/>
          <w:sz w:val="24"/>
          <w:szCs w:val="24"/>
        </w:rPr>
        <w:t>u</w:t>
      </w:r>
      <w:r>
        <w:rPr>
          <w:rFonts w:ascii="Times New Roman" w:hAnsi="Times New Roman"/>
          <w:spacing w:val="1"/>
          <w:sz w:val="24"/>
          <w:szCs w:val="24"/>
        </w:rPr>
        <w:t>a</w:t>
      </w:r>
      <w:r>
        <w:rPr>
          <w:rFonts w:ascii="Times New Roman" w:hAnsi="Times New Roman"/>
          <w:sz w:val="24"/>
          <w:szCs w:val="24"/>
        </w:rPr>
        <w:t>ndo</w:t>
      </w:r>
      <w:r>
        <w:rPr>
          <w:rFonts w:ascii="Times New Roman" w:hAnsi="Times New Roman"/>
          <w:spacing w:val="16"/>
          <w:sz w:val="24"/>
          <w:szCs w:val="24"/>
        </w:rPr>
        <w:t xml:space="preserve"> </w:t>
      </w:r>
      <w:r>
        <w:rPr>
          <w:rFonts w:ascii="Times New Roman" w:hAnsi="Times New Roman"/>
          <w:spacing w:val="-4"/>
          <w:sz w:val="24"/>
          <w:szCs w:val="24"/>
        </w:rPr>
        <w:t>v</w:t>
      </w:r>
      <w:r>
        <w:rPr>
          <w:rFonts w:ascii="Times New Roman" w:hAnsi="Times New Roman"/>
          <w:spacing w:val="1"/>
          <w:sz w:val="24"/>
          <w:szCs w:val="24"/>
        </w:rPr>
        <w:t>a</w:t>
      </w:r>
      <w:r>
        <w:rPr>
          <w:rFonts w:ascii="Times New Roman" w:hAnsi="Times New Roman"/>
          <w:sz w:val="24"/>
          <w:szCs w:val="24"/>
        </w:rPr>
        <w:t>r</w:t>
      </w:r>
      <w:r>
        <w:rPr>
          <w:rFonts w:ascii="Times New Roman" w:hAnsi="Times New Roman"/>
          <w:spacing w:val="1"/>
          <w:sz w:val="24"/>
          <w:szCs w:val="24"/>
        </w:rPr>
        <w:t>ia</w:t>
      </w:r>
      <w:r>
        <w:rPr>
          <w:rFonts w:ascii="Times New Roman" w:hAnsi="Times New Roman"/>
          <w:sz w:val="24"/>
          <w:szCs w:val="24"/>
        </w:rPr>
        <w:t>s</w:t>
      </w:r>
      <w:r>
        <w:rPr>
          <w:rFonts w:ascii="Times New Roman" w:hAnsi="Times New Roman"/>
          <w:spacing w:val="14"/>
          <w:sz w:val="24"/>
          <w:szCs w:val="24"/>
        </w:rPr>
        <w:t xml:space="preserve"> </w:t>
      </w:r>
      <w:r>
        <w:rPr>
          <w:rFonts w:ascii="Times New Roman" w:hAnsi="Times New Roman"/>
          <w:spacing w:val="1"/>
          <w:sz w:val="24"/>
          <w:szCs w:val="24"/>
        </w:rPr>
        <w:t>a</w:t>
      </w:r>
      <w:r>
        <w:rPr>
          <w:rFonts w:ascii="Times New Roman" w:hAnsi="Times New Roman"/>
          <w:sz w:val="24"/>
          <w:szCs w:val="24"/>
        </w:rPr>
        <w:t>p</w:t>
      </w:r>
      <w:r>
        <w:rPr>
          <w:rFonts w:ascii="Times New Roman" w:hAnsi="Times New Roman"/>
          <w:spacing w:val="1"/>
          <w:sz w:val="24"/>
          <w:szCs w:val="24"/>
        </w:rPr>
        <w:t>li</w:t>
      </w:r>
      <w:r>
        <w:rPr>
          <w:rFonts w:ascii="Times New Roman" w:hAnsi="Times New Roman"/>
          <w:spacing w:val="-3"/>
          <w:sz w:val="24"/>
          <w:szCs w:val="24"/>
        </w:rPr>
        <w:t>c</w:t>
      </w:r>
      <w:r>
        <w:rPr>
          <w:rFonts w:ascii="Times New Roman" w:hAnsi="Times New Roman"/>
          <w:spacing w:val="1"/>
          <w:sz w:val="24"/>
          <w:szCs w:val="24"/>
        </w:rPr>
        <w:t>aci</w:t>
      </w:r>
      <w:r>
        <w:rPr>
          <w:rFonts w:ascii="Times New Roman" w:hAnsi="Times New Roman"/>
          <w:sz w:val="24"/>
          <w:szCs w:val="24"/>
        </w:rPr>
        <w:t>o</w:t>
      </w:r>
      <w:r>
        <w:rPr>
          <w:rFonts w:ascii="Times New Roman" w:hAnsi="Times New Roman"/>
          <w:spacing w:val="-4"/>
          <w:sz w:val="24"/>
          <w:szCs w:val="24"/>
        </w:rPr>
        <w:t>n</w:t>
      </w:r>
      <w:r>
        <w:rPr>
          <w:rFonts w:ascii="Times New Roman" w:hAnsi="Times New Roman"/>
          <w:spacing w:val="1"/>
          <w:sz w:val="24"/>
          <w:szCs w:val="24"/>
        </w:rPr>
        <w:t>e</w:t>
      </w:r>
      <w:r>
        <w:rPr>
          <w:rFonts w:ascii="Times New Roman" w:hAnsi="Times New Roman"/>
          <w:sz w:val="24"/>
          <w:szCs w:val="24"/>
        </w:rPr>
        <w:t>s</w:t>
      </w:r>
      <w:r>
        <w:rPr>
          <w:rFonts w:ascii="Times New Roman" w:hAnsi="Times New Roman"/>
          <w:spacing w:val="14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d</w:t>
      </w:r>
      <w:r>
        <w:rPr>
          <w:rFonts w:ascii="Times New Roman" w:hAnsi="Times New Roman"/>
          <w:spacing w:val="1"/>
          <w:sz w:val="24"/>
          <w:szCs w:val="24"/>
        </w:rPr>
        <w:t>e</w:t>
      </w:r>
      <w:r>
        <w:rPr>
          <w:rFonts w:ascii="Times New Roman" w:hAnsi="Times New Roman"/>
          <w:sz w:val="24"/>
          <w:szCs w:val="24"/>
        </w:rPr>
        <w:t>b</w:t>
      </w:r>
      <w:r>
        <w:rPr>
          <w:rFonts w:ascii="Times New Roman" w:hAnsi="Times New Roman"/>
          <w:spacing w:val="1"/>
          <w:sz w:val="24"/>
          <w:szCs w:val="24"/>
        </w:rPr>
        <w:t>e</w:t>
      </w:r>
      <w:r>
        <w:rPr>
          <w:rFonts w:ascii="Times New Roman" w:hAnsi="Times New Roman"/>
          <w:sz w:val="24"/>
          <w:szCs w:val="24"/>
        </w:rPr>
        <w:t>n</w:t>
      </w:r>
      <w:r>
        <w:rPr>
          <w:rFonts w:ascii="Times New Roman" w:hAnsi="Times New Roman"/>
          <w:spacing w:val="16"/>
          <w:sz w:val="24"/>
          <w:szCs w:val="24"/>
        </w:rPr>
        <w:t xml:space="preserve"> </w:t>
      </w:r>
      <w:r>
        <w:rPr>
          <w:rFonts w:ascii="Times New Roman" w:hAnsi="Times New Roman"/>
          <w:spacing w:val="1"/>
          <w:sz w:val="24"/>
          <w:szCs w:val="24"/>
        </w:rPr>
        <w:t>c</w:t>
      </w:r>
      <w:r>
        <w:rPr>
          <w:rFonts w:ascii="Times New Roman" w:hAnsi="Times New Roman"/>
          <w:sz w:val="24"/>
          <w:szCs w:val="24"/>
        </w:rPr>
        <w:t>o</w:t>
      </w:r>
      <w:r>
        <w:rPr>
          <w:rFonts w:ascii="Times New Roman" w:hAnsi="Times New Roman"/>
          <w:spacing w:val="1"/>
          <w:sz w:val="24"/>
          <w:szCs w:val="24"/>
        </w:rPr>
        <w:t>m</w:t>
      </w:r>
      <w:r>
        <w:rPr>
          <w:rFonts w:ascii="Times New Roman" w:hAnsi="Times New Roman"/>
          <w:sz w:val="24"/>
          <w:szCs w:val="24"/>
        </w:rPr>
        <w:t>un</w:t>
      </w:r>
      <w:r>
        <w:rPr>
          <w:rFonts w:ascii="Times New Roman" w:hAnsi="Times New Roman"/>
          <w:spacing w:val="-3"/>
          <w:sz w:val="24"/>
          <w:szCs w:val="24"/>
        </w:rPr>
        <w:t>i</w:t>
      </w:r>
      <w:r>
        <w:rPr>
          <w:rFonts w:ascii="Times New Roman" w:hAnsi="Times New Roman"/>
          <w:spacing w:val="1"/>
          <w:sz w:val="24"/>
          <w:szCs w:val="24"/>
        </w:rPr>
        <w:t>ca</w:t>
      </w:r>
      <w:r>
        <w:rPr>
          <w:rFonts w:ascii="Times New Roman" w:hAnsi="Times New Roman"/>
          <w:sz w:val="24"/>
          <w:szCs w:val="24"/>
        </w:rPr>
        <w:t>r</w:t>
      </w:r>
      <w:r>
        <w:rPr>
          <w:rFonts w:ascii="Times New Roman" w:hAnsi="Times New Roman"/>
          <w:spacing w:val="-1"/>
          <w:sz w:val="24"/>
          <w:szCs w:val="24"/>
        </w:rPr>
        <w:t>s</w:t>
      </w:r>
      <w:r>
        <w:rPr>
          <w:rFonts w:ascii="Times New Roman" w:hAnsi="Times New Roman"/>
          <w:sz w:val="24"/>
          <w:szCs w:val="24"/>
        </w:rPr>
        <w:t>e</w:t>
      </w:r>
      <w:r>
        <w:rPr>
          <w:rFonts w:ascii="Times New Roman" w:hAnsi="Times New Roman"/>
          <w:spacing w:val="17"/>
          <w:sz w:val="24"/>
          <w:szCs w:val="24"/>
        </w:rPr>
        <w:t xml:space="preserve"> </w:t>
      </w:r>
      <w:r>
        <w:rPr>
          <w:rFonts w:ascii="Times New Roman" w:hAnsi="Times New Roman"/>
          <w:spacing w:val="1"/>
          <w:sz w:val="24"/>
          <w:szCs w:val="24"/>
        </w:rPr>
        <w:t>e</w:t>
      </w:r>
      <w:r>
        <w:rPr>
          <w:rFonts w:ascii="Times New Roman" w:hAnsi="Times New Roman"/>
          <w:sz w:val="24"/>
          <w:szCs w:val="24"/>
        </w:rPr>
        <w:t>n</w:t>
      </w:r>
      <w:r>
        <w:rPr>
          <w:rFonts w:ascii="Times New Roman" w:hAnsi="Times New Roman"/>
          <w:spacing w:val="1"/>
          <w:sz w:val="24"/>
          <w:szCs w:val="24"/>
        </w:rPr>
        <w:t>t</w:t>
      </w:r>
      <w:r>
        <w:rPr>
          <w:rFonts w:ascii="Times New Roman" w:hAnsi="Times New Roman"/>
          <w:sz w:val="24"/>
          <w:szCs w:val="24"/>
        </w:rPr>
        <w:t>re</w:t>
      </w:r>
      <w:r>
        <w:rPr>
          <w:rFonts w:ascii="Times New Roman" w:hAnsi="Times New Roman"/>
          <w:spacing w:val="17"/>
          <w:sz w:val="24"/>
          <w:szCs w:val="24"/>
        </w:rPr>
        <w:t xml:space="preserve"> </w:t>
      </w:r>
      <w:r>
        <w:rPr>
          <w:rFonts w:ascii="Times New Roman" w:hAnsi="Times New Roman"/>
          <w:spacing w:val="-1"/>
          <w:sz w:val="24"/>
          <w:szCs w:val="24"/>
        </w:rPr>
        <w:t>s</w:t>
      </w:r>
      <w:r>
        <w:rPr>
          <w:rFonts w:ascii="Times New Roman" w:hAnsi="Times New Roman"/>
          <w:sz w:val="24"/>
          <w:szCs w:val="24"/>
        </w:rPr>
        <w:t>í</w:t>
      </w:r>
      <w:r>
        <w:rPr>
          <w:rFonts w:ascii="Times New Roman" w:hAnsi="Times New Roman"/>
          <w:spacing w:val="17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o</w:t>
      </w:r>
      <w:r>
        <w:rPr>
          <w:rFonts w:ascii="Times New Roman" w:hAnsi="Times New Roman"/>
          <w:spacing w:val="16"/>
          <w:sz w:val="24"/>
          <w:szCs w:val="24"/>
        </w:rPr>
        <w:t xml:space="preserve"> </w:t>
      </w:r>
      <w:r>
        <w:rPr>
          <w:rFonts w:ascii="Times New Roman" w:hAnsi="Times New Roman"/>
          <w:spacing w:val="1"/>
          <w:sz w:val="24"/>
          <w:szCs w:val="24"/>
        </w:rPr>
        <w:t>i</w:t>
      </w:r>
      <w:r>
        <w:rPr>
          <w:rFonts w:ascii="Times New Roman" w:hAnsi="Times New Roman"/>
          <w:sz w:val="24"/>
          <w:szCs w:val="24"/>
        </w:rPr>
        <w:t>n</w:t>
      </w:r>
      <w:r>
        <w:rPr>
          <w:rFonts w:ascii="Times New Roman" w:hAnsi="Times New Roman"/>
          <w:spacing w:val="1"/>
          <w:sz w:val="24"/>
          <w:szCs w:val="24"/>
        </w:rPr>
        <w:t>te</w:t>
      </w:r>
      <w:r>
        <w:rPr>
          <w:rFonts w:ascii="Times New Roman" w:hAnsi="Times New Roman"/>
          <w:spacing w:val="-4"/>
          <w:sz w:val="24"/>
          <w:szCs w:val="24"/>
        </w:rPr>
        <w:t>g</w:t>
      </w:r>
      <w:r>
        <w:rPr>
          <w:rFonts w:ascii="Times New Roman" w:hAnsi="Times New Roman"/>
          <w:sz w:val="24"/>
          <w:szCs w:val="24"/>
        </w:rPr>
        <w:t>r</w:t>
      </w:r>
      <w:r>
        <w:rPr>
          <w:rFonts w:ascii="Times New Roman" w:hAnsi="Times New Roman"/>
          <w:spacing w:val="1"/>
          <w:sz w:val="24"/>
          <w:szCs w:val="24"/>
        </w:rPr>
        <w:t>a</w:t>
      </w:r>
      <w:r>
        <w:rPr>
          <w:rFonts w:ascii="Times New Roman" w:hAnsi="Times New Roman"/>
          <w:sz w:val="24"/>
          <w:szCs w:val="24"/>
        </w:rPr>
        <w:t>r</w:t>
      </w:r>
      <w:r>
        <w:rPr>
          <w:rFonts w:ascii="Times New Roman" w:hAnsi="Times New Roman"/>
          <w:spacing w:val="16"/>
          <w:sz w:val="24"/>
          <w:szCs w:val="24"/>
        </w:rPr>
        <w:t xml:space="preserve"> </w:t>
      </w:r>
      <w:r>
        <w:rPr>
          <w:rFonts w:ascii="Times New Roman" w:hAnsi="Times New Roman"/>
          <w:spacing w:val="1"/>
          <w:sz w:val="24"/>
          <w:szCs w:val="24"/>
        </w:rPr>
        <w:t>i</w:t>
      </w:r>
      <w:r>
        <w:rPr>
          <w:rFonts w:ascii="Times New Roman" w:hAnsi="Times New Roman"/>
          <w:spacing w:val="11"/>
          <w:sz w:val="24"/>
          <w:szCs w:val="24"/>
        </w:rPr>
        <w:t>n</w:t>
      </w:r>
      <w:r>
        <w:rPr>
          <w:rFonts w:ascii="Times New Roman" w:hAnsi="Times New Roman"/>
          <w:sz w:val="24"/>
          <w:szCs w:val="24"/>
        </w:rPr>
        <w:t>for</w:t>
      </w:r>
      <w:r>
        <w:rPr>
          <w:rFonts w:ascii="Times New Roman" w:hAnsi="Times New Roman"/>
          <w:spacing w:val="-3"/>
          <w:sz w:val="24"/>
          <w:szCs w:val="24"/>
        </w:rPr>
        <w:t>m</w:t>
      </w:r>
      <w:r>
        <w:rPr>
          <w:rFonts w:ascii="Times New Roman" w:hAnsi="Times New Roman"/>
          <w:spacing w:val="1"/>
          <w:sz w:val="24"/>
          <w:szCs w:val="24"/>
        </w:rPr>
        <w:t>aci</w:t>
      </w:r>
      <w:r>
        <w:rPr>
          <w:rFonts w:ascii="Times New Roman" w:hAnsi="Times New Roman"/>
          <w:sz w:val="24"/>
          <w:szCs w:val="24"/>
        </w:rPr>
        <w:t>ón</w:t>
      </w:r>
      <w:r>
        <w:rPr>
          <w:rFonts w:ascii="Times New Roman" w:hAnsi="Times New Roman"/>
          <w:spacing w:val="16"/>
          <w:sz w:val="24"/>
          <w:szCs w:val="24"/>
        </w:rPr>
        <w:t xml:space="preserve"> </w:t>
      </w:r>
      <w:r w:rsidRPr="00905563">
        <w:rPr>
          <w:rFonts w:ascii="Times New Roman" w:hAnsi="Times New Roman" w:cs="Times New Roman"/>
          <w:rPrChange w:id="288" w:author="Microsoft Office User" w:date="2016-07-07T15:35:00Z">
            <w:rPr>
              <w:rFonts w:ascii="Times New Roman" w:hAnsi="Times New Roman"/>
              <w:sz w:val="24"/>
              <w:szCs w:val="24"/>
            </w:rPr>
          </w:rPrChange>
        </w:rPr>
        <w:t>(</w:t>
      </w:r>
      <w:ins w:id="289" w:author="Microsoft Office User" w:date="2016-07-07T15:15:00Z">
        <w:r w:rsidR="00FD25A1" w:rsidRPr="00905563">
          <w:rPr>
            <w:rFonts w:ascii="Times New Roman" w:hAnsi="Times New Roman" w:cs="Times New Roman"/>
            <w:rPrChange w:id="290" w:author="Microsoft Office User" w:date="2016-07-07T15:35:00Z">
              <w:rPr/>
            </w:rPrChange>
          </w:rPr>
          <w:t>Walsh</w:t>
        </w:r>
      </w:ins>
      <w:commentRangeStart w:id="291"/>
      <w:del w:id="292" w:author="Microsoft Office User" w:date="2016-07-07T15:14:00Z">
        <w:r w:rsidRPr="00905563" w:rsidDel="00FD25A1">
          <w:rPr>
            <w:rFonts w:ascii="Times New Roman" w:hAnsi="Times New Roman" w:cs="Times New Roman"/>
            <w:rPrChange w:id="293" w:author="Microsoft Office User" w:date="2016-07-07T15:35:00Z">
              <w:rPr>
                <w:rFonts w:ascii="Times New Roman" w:hAnsi="Times New Roman"/>
                <w:spacing w:val="-5"/>
                <w:sz w:val="24"/>
                <w:szCs w:val="24"/>
              </w:rPr>
            </w:rPrChange>
          </w:rPr>
          <w:delText>XML.com</w:delText>
        </w:r>
        <w:commentRangeEnd w:id="291"/>
        <w:r w:rsidR="00AA4E25" w:rsidRPr="00905563" w:rsidDel="00FD25A1">
          <w:rPr>
            <w:rFonts w:ascii="Times New Roman" w:hAnsi="Times New Roman" w:cs="Times New Roman"/>
            <w:rPrChange w:id="294" w:author="Microsoft Office User" w:date="2016-07-07T15:35:00Z">
              <w:rPr>
                <w:rStyle w:val="CommentReference"/>
              </w:rPr>
            </w:rPrChange>
          </w:rPr>
          <w:commentReference w:id="291"/>
        </w:r>
      </w:del>
      <w:r w:rsidRPr="00905563">
        <w:rPr>
          <w:rFonts w:ascii="Times New Roman" w:hAnsi="Times New Roman" w:cs="Times New Roman"/>
          <w:rPrChange w:id="295" w:author="Microsoft Office User" w:date="2016-07-07T15:35:00Z">
            <w:rPr>
              <w:rFonts w:ascii="Times New Roman" w:hAnsi="Times New Roman"/>
              <w:sz w:val="24"/>
              <w:szCs w:val="24"/>
            </w:rPr>
          </w:rPrChange>
        </w:rPr>
        <w:t>,</w:t>
      </w:r>
      <w:ins w:id="296" w:author="Microsoft Office User" w:date="2016-07-07T15:14:00Z">
        <w:r w:rsidR="00FD25A1" w:rsidRPr="00905563">
          <w:rPr>
            <w:rFonts w:ascii="Times New Roman" w:hAnsi="Times New Roman" w:cs="Times New Roman"/>
            <w:rPrChange w:id="297" w:author="Microsoft Office User" w:date="2016-07-07T15:35:00Z">
              <w:rPr/>
            </w:rPrChange>
          </w:rPr>
          <w:t xml:space="preserve"> </w:t>
        </w:r>
      </w:ins>
    </w:p>
    <w:p w14:paraId="4693E04E" w14:textId="22785658" w:rsidR="00BE5A93" w:rsidRPr="00905563" w:rsidDel="00905563" w:rsidRDefault="00F700C7" w:rsidP="002072BA">
      <w:pPr>
        <w:ind w:firstLine="720"/>
        <w:jc w:val="both"/>
        <w:rPr>
          <w:del w:id="298" w:author="Microsoft Office User" w:date="2016-07-07T15:35:00Z"/>
          <w:rFonts w:ascii="Times New Roman" w:hAnsi="Times New Roman" w:cs="Times New Roman"/>
          <w:sz w:val="24"/>
          <w:szCs w:val="24"/>
        </w:rPr>
        <w:pPrChange w:id="299" w:author="Microsoft Office User" w:date="2016-07-07T15:31:00Z">
          <w:pPr>
            <w:spacing w:before="10" w:after="0" w:line="240" w:lineRule="auto"/>
            <w:ind w:left="117" w:right="-20"/>
          </w:pPr>
        </w:pPrChange>
      </w:pPr>
      <w:del w:id="300" w:author="Microsoft Office User" w:date="2016-07-07T15:14:00Z">
        <w:r w:rsidRPr="00905563" w:rsidDel="00FD25A1">
          <w:rPr>
            <w:rFonts w:ascii="Times New Roman" w:hAnsi="Times New Roman" w:cs="Times New Roman"/>
            <w:rPrChange w:id="301" w:author="Microsoft Office User" w:date="2016-07-07T15:35:00Z">
              <w:rPr>
                <w:rFonts w:ascii="Times New Roman" w:hAnsi="Times New Roman"/>
                <w:sz w:val="24"/>
                <w:szCs w:val="24"/>
              </w:rPr>
            </w:rPrChange>
          </w:rPr>
          <w:delText>2016</w:delText>
        </w:r>
      </w:del>
      <w:ins w:id="302" w:author="Microsoft Office User" w:date="2016-07-07T15:14:00Z">
        <w:r w:rsidR="00FD25A1" w:rsidRPr="00905563">
          <w:rPr>
            <w:rFonts w:ascii="Times New Roman" w:hAnsi="Times New Roman" w:cs="Times New Roman"/>
            <w:rPrChange w:id="303" w:author="Microsoft Office User" w:date="2016-07-07T15:35:00Z">
              <w:rPr/>
            </w:rPrChange>
          </w:rPr>
          <w:t>1998</w:t>
        </w:r>
      </w:ins>
      <w:r w:rsidRPr="00905563">
        <w:rPr>
          <w:rFonts w:ascii="Times New Roman" w:hAnsi="Times New Roman" w:cs="Times New Roman"/>
          <w:sz w:val="24"/>
          <w:szCs w:val="24"/>
        </w:rPr>
        <w:t>).</w:t>
      </w:r>
    </w:p>
    <w:p w14:paraId="3210DA71" w14:textId="77777777" w:rsidR="00BE5A93" w:rsidRDefault="00BE5A93" w:rsidP="00905563">
      <w:pPr>
        <w:ind w:firstLine="720"/>
        <w:jc w:val="both"/>
        <w:rPr>
          <w:sz w:val="20"/>
          <w:szCs w:val="20"/>
        </w:rPr>
        <w:pPrChange w:id="304" w:author="Microsoft Office User" w:date="2016-07-07T15:35:00Z">
          <w:pPr>
            <w:spacing w:after="0" w:line="200" w:lineRule="exact"/>
          </w:pPr>
        </w:pPrChange>
      </w:pPr>
    </w:p>
    <w:p w14:paraId="4B98ED2D" w14:textId="77777777" w:rsidR="00BE5A93" w:rsidRDefault="00BE5A93" w:rsidP="002072BA">
      <w:pPr>
        <w:spacing w:before="16" w:after="0" w:line="260" w:lineRule="exact"/>
        <w:jc w:val="both"/>
        <w:rPr>
          <w:sz w:val="26"/>
          <w:szCs w:val="26"/>
        </w:rPr>
        <w:pPrChange w:id="305" w:author="Microsoft Office User" w:date="2016-07-07T15:31:00Z">
          <w:pPr>
            <w:spacing w:before="16" w:after="0" w:line="260" w:lineRule="exact"/>
          </w:pPr>
        </w:pPrChange>
      </w:pPr>
    </w:p>
    <w:p w14:paraId="44CFC62B" w14:textId="77777777" w:rsidR="00BE5A93" w:rsidRDefault="00F700C7" w:rsidP="002072BA">
      <w:pPr>
        <w:spacing w:after="0"/>
        <w:ind w:left="117" w:right="620"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J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spacing w:val="1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b/>
          <w:bCs/>
          <w:spacing w:val="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z w:val="24"/>
          <w:szCs w:val="24"/>
        </w:rPr>
        <w:t>: (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J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pt</w:t>
      </w:r>
      <w:r>
        <w:rPr>
          <w:rFonts w:ascii="Times New Roman" w:eastAsia="Times New Roman" w:hAnsi="Times New Roman" w:cs="Times New Roman"/>
          <w:spacing w:val="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jec</w:t>
      </w:r>
      <w:r>
        <w:rPr>
          <w:rFonts w:ascii="Times New Roman" w:eastAsia="Times New Roman" w:hAnsi="Times New Roman" w:cs="Times New Roman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tati</w:t>
      </w:r>
      <w:r>
        <w:rPr>
          <w:rFonts w:ascii="Times New Roman" w:eastAsia="Times New Roman" w:hAnsi="Times New Roman" w:cs="Times New Roman"/>
          <w:sz w:val="24"/>
          <w:szCs w:val="24"/>
        </w:rPr>
        <w:t>on</w:t>
      </w:r>
      <w:r>
        <w:rPr>
          <w:rFonts w:ascii="Times New Roman" w:eastAsia="Times New Roman" w:hAnsi="Times New Roman" w:cs="Times New Roman"/>
          <w:spacing w:val="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taci</w:t>
      </w:r>
      <w:r>
        <w:rPr>
          <w:rFonts w:ascii="Times New Roman" w:eastAsia="Times New Roman" w:hAnsi="Times New Roman" w:cs="Times New Roman"/>
          <w:sz w:val="24"/>
          <w:szCs w:val="24"/>
        </w:rPr>
        <w:t>ón</w:t>
      </w:r>
      <w:r>
        <w:rPr>
          <w:rFonts w:ascii="Times New Roman" w:eastAsia="Times New Roman" w:hAnsi="Times New Roman" w:cs="Times New Roman"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jet</w:t>
      </w:r>
      <w:r>
        <w:rPr>
          <w:rFonts w:ascii="Times New Roman" w:eastAsia="Times New Roman" w:hAnsi="Times New Roman" w:cs="Times New Roman"/>
          <w:sz w:val="24"/>
          <w:szCs w:val="24"/>
        </w:rPr>
        <w:t>os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spacing w:val="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J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un for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mat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o </w:t>
      </w:r>
      <w:del w:id="306" w:author="Microsoft Office User" w:date="2016-07-07T15:31:00Z">
        <w:r w:rsidDel="002072BA">
          <w:rPr>
            <w:rFonts w:ascii="Times New Roman" w:eastAsia="Times New Roman" w:hAnsi="Times New Roman" w:cs="Times New Roman"/>
            <w:spacing w:val="4"/>
            <w:sz w:val="24"/>
            <w:szCs w:val="24"/>
          </w:rPr>
          <w:delText xml:space="preserve"> </w:delText>
        </w:r>
      </w:del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li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ro </w:t>
      </w:r>
      <w:r>
        <w:rPr>
          <w:rFonts w:ascii="Times New Roman" w:eastAsia="Times New Roman" w:hAnsi="Times New Roman" w:cs="Times New Roman"/>
          <w:spacing w:val="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de 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te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o </w:t>
      </w:r>
      <w:r>
        <w:rPr>
          <w:rFonts w:ascii="Times New Roman" w:eastAsia="Times New Roman" w:hAnsi="Times New Roman" w:cs="Times New Roman"/>
          <w:spacing w:val="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e </w:t>
      </w:r>
      <w:r>
        <w:rPr>
          <w:rFonts w:ascii="Times New Roman" w:eastAsia="Times New Roman" w:hAnsi="Times New Roman" w:cs="Times New Roman"/>
          <w:spacing w:val="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>
        <w:rPr>
          <w:rFonts w:ascii="Times New Roman" w:eastAsia="Times New Roman" w:hAnsi="Times New Roman" w:cs="Times New Roman"/>
          <w:spacing w:val="12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pacing w:val="-1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ee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o </w:t>
      </w:r>
      <w:r>
        <w:rPr>
          <w:rFonts w:ascii="Times New Roman" w:eastAsia="Times New Roman" w:hAnsi="Times New Roman" w:cs="Times New Roman"/>
          <w:spacing w:val="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y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o 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s </w:t>
      </w:r>
      <w:r>
        <w:rPr>
          <w:rFonts w:ascii="Times New Roman" w:eastAsia="Times New Roman" w:hAnsi="Times New Roman" w:cs="Times New Roman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im</w:t>
      </w:r>
      <w:r>
        <w:rPr>
          <w:rFonts w:ascii="Times New Roman" w:eastAsia="Times New Roman" w:hAnsi="Times New Roman" w:cs="Times New Roman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e 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a </w:t>
      </w:r>
      <w:r>
        <w:rPr>
          <w:rFonts w:ascii="Times New Roman" w:eastAsia="Times New Roman" w:hAnsi="Times New Roman" w:cs="Times New Roman"/>
          <w:spacing w:val="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ma</w:t>
      </w:r>
      <w:r>
        <w:rPr>
          <w:rFonts w:ascii="Times New Roman" w:eastAsia="Times New Roman" w:hAnsi="Times New Roman" w:cs="Times New Roman"/>
          <w:sz w:val="24"/>
          <w:szCs w:val="24"/>
        </w:rPr>
        <w:t>no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mie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que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ra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la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má</w:t>
      </w:r>
      <w:r>
        <w:rPr>
          <w:rFonts w:ascii="Times New Roman" w:eastAsia="Times New Roman" w:hAnsi="Times New Roman" w:cs="Times New Roman"/>
          <w:sz w:val="24"/>
          <w:szCs w:val="24"/>
        </w:rPr>
        <w:t>q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im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rpr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y 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>o.</w:t>
      </w:r>
      <w:r>
        <w:rPr>
          <w:rFonts w:ascii="Times New Roman" w:eastAsia="Times New Roman" w:hAnsi="Times New Roman" w:cs="Times New Roman"/>
          <w:spacing w:val="1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á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do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un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ub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on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j</w:t>
      </w:r>
      <w:r>
        <w:rPr>
          <w:rFonts w:ascii="Times New Roman" w:eastAsia="Times New Roman" w:hAnsi="Times New Roman" w:cs="Times New Roman"/>
          <w:sz w:val="24"/>
          <w:szCs w:val="24"/>
        </w:rPr>
        <w:t>un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aj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z w:val="24"/>
          <w:szCs w:val="24"/>
        </w:rPr>
        <w:t>ro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ama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ci</w:t>
      </w:r>
      <w:r>
        <w:rPr>
          <w:rFonts w:ascii="Times New Roman" w:eastAsia="Times New Roman" w:hAnsi="Times New Roman" w:cs="Times New Roman"/>
          <w:sz w:val="24"/>
          <w:szCs w:val="24"/>
        </w:rPr>
        <w:t>ón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J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nd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rd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pacing w:val="8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sz w:val="24"/>
          <w:szCs w:val="24"/>
        </w:rPr>
        <w:t>262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3rd</w:t>
      </w:r>
      <w:r>
        <w:rPr>
          <w:rFonts w:ascii="Times New Roman" w:eastAsia="Times New Roman" w:hAnsi="Times New Roman" w:cs="Times New Roman"/>
          <w:spacing w:val="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iti</w:t>
      </w:r>
      <w:r>
        <w:rPr>
          <w:rFonts w:ascii="Times New Roman" w:eastAsia="Times New Roman" w:hAnsi="Times New Roman" w:cs="Times New Roman"/>
          <w:sz w:val="24"/>
          <w:szCs w:val="24"/>
        </w:rPr>
        <w:t>on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-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iciem</w:t>
      </w:r>
      <w:r>
        <w:rPr>
          <w:rFonts w:ascii="Times New Roman" w:eastAsia="Times New Roman" w:hAnsi="Times New Roman" w:cs="Times New Roman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1999.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J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SO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e</w:t>
      </w:r>
      <w:r>
        <w:rPr>
          <w:rFonts w:ascii="Times New Roman" w:eastAsia="Times New Roman" w:hAnsi="Times New Roman" w:cs="Times New Roman"/>
          <w:sz w:val="24"/>
          <w:szCs w:val="24"/>
        </w:rPr>
        <w:t>s un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for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mat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te</w:t>
      </w:r>
      <w:r>
        <w:rPr>
          <w:rFonts w:ascii="Times New Roman" w:eastAsia="Times New Roman" w:hAnsi="Times New Roman" w:cs="Times New Roman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q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s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le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ame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nd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l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le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aj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ro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ili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z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a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on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ci</w:t>
      </w:r>
      <w:r>
        <w:rPr>
          <w:rFonts w:ascii="Times New Roman" w:eastAsia="Times New Roman" w:hAnsi="Times New Roman" w:cs="Times New Roman"/>
          <w:sz w:val="24"/>
          <w:szCs w:val="24"/>
        </w:rPr>
        <w:t>on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que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am</w:t>
      </w:r>
      <w:r>
        <w:rPr>
          <w:rFonts w:ascii="Times New Roman" w:eastAsia="Times New Roman" w:hAnsi="Times New Roman" w:cs="Times New Roman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ame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on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ci</w:t>
      </w:r>
      <w:r>
        <w:rPr>
          <w:rFonts w:ascii="Times New Roman" w:eastAsia="Times New Roman" w:hAnsi="Times New Roman" w:cs="Times New Roman"/>
          <w:sz w:val="24"/>
          <w:szCs w:val="24"/>
        </w:rPr>
        <w:t>dos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por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>os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pro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ama</w:t>
      </w:r>
      <w:r>
        <w:rPr>
          <w:rFonts w:ascii="Times New Roman" w:eastAsia="Times New Roman" w:hAnsi="Times New Roman" w:cs="Times New Roman"/>
          <w:sz w:val="24"/>
          <w:szCs w:val="24"/>
        </w:rPr>
        <w:t>dor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s de</w:t>
      </w:r>
      <w:r>
        <w:rPr>
          <w:rFonts w:ascii="Times New Roman" w:eastAsia="Times New Roman" w:hAnsi="Times New Roman" w:cs="Times New Roman"/>
          <w:spacing w:val="4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4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mi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4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4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aje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4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C,</w:t>
      </w:r>
      <w:r>
        <w:rPr>
          <w:rFonts w:ascii="Times New Roman" w:eastAsia="Times New Roman" w:hAnsi="Times New Roman" w:cs="Times New Roman"/>
          <w:spacing w:val="4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cl</w:t>
      </w:r>
      <w:r>
        <w:rPr>
          <w:rFonts w:ascii="Times New Roman" w:eastAsia="Times New Roman" w:hAnsi="Times New Roman" w:cs="Times New Roman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pacing w:val="-8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ndo</w:t>
      </w:r>
      <w:r>
        <w:rPr>
          <w:rFonts w:ascii="Times New Roman" w:eastAsia="Times New Roman" w:hAnsi="Times New Roman" w:cs="Times New Roman"/>
          <w:spacing w:val="4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C,</w:t>
      </w:r>
      <w:r>
        <w:rPr>
          <w:rFonts w:ascii="Times New Roman" w:eastAsia="Times New Roman" w:hAnsi="Times New Roman" w:cs="Times New Roman"/>
          <w:spacing w:val="4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C+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+</w:t>
      </w:r>
      <w:r>
        <w:rPr>
          <w:rFonts w:ascii="Times New Roman" w:eastAsia="Times New Roman" w:hAnsi="Times New Roman" w:cs="Times New Roman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spacing w:val="4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C#,</w:t>
      </w:r>
      <w:r>
        <w:rPr>
          <w:rFonts w:ascii="Times New Roman" w:eastAsia="Times New Roman" w:hAnsi="Times New Roman" w:cs="Times New Roman"/>
          <w:spacing w:val="4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J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spacing w:val="4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J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spacing w:val="4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spacing w:val="4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hon,</w:t>
      </w:r>
      <w:r>
        <w:rPr>
          <w:rFonts w:ascii="Times New Roman" w:eastAsia="Times New Roman" w:hAnsi="Times New Roman" w:cs="Times New Roman"/>
          <w:spacing w:val="4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y</w:t>
      </w:r>
    </w:p>
    <w:p w14:paraId="71F22BE5" w14:textId="77777777" w:rsidR="00BE5A93" w:rsidRDefault="00BE5A93">
      <w:pPr>
        <w:spacing w:after="0"/>
        <w:jc w:val="both"/>
        <w:sectPr w:rsidR="00BE5A93">
          <w:headerReference w:type="default" r:id="rId67"/>
          <w:pgSz w:w="12240" w:h="15840"/>
          <w:pgMar w:top="1700" w:right="1300" w:bottom="280" w:left="1300" w:header="1483" w:footer="0" w:gutter="0"/>
          <w:pgNumType w:start="35"/>
          <w:cols w:space="720"/>
        </w:sectPr>
      </w:pPr>
    </w:p>
    <w:p w14:paraId="728AECF2" w14:textId="77777777" w:rsidR="00BE5A93" w:rsidRDefault="00BE5A93">
      <w:pPr>
        <w:spacing w:before="16" w:after="0" w:line="220" w:lineRule="exact"/>
      </w:pPr>
    </w:p>
    <w:p w14:paraId="56B0EA63" w14:textId="77777777" w:rsidR="00BE5A93" w:rsidRDefault="00F700C7">
      <w:pPr>
        <w:spacing w:before="29" w:after="0"/>
        <w:ind w:left="117" w:right="633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hos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ro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ta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prop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ie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que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J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SO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un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le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aj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ea</w:t>
      </w:r>
      <w:r>
        <w:rPr>
          <w:rFonts w:ascii="Times New Roman" w:eastAsia="Times New Roman" w:hAnsi="Times New Roman" w:cs="Times New Roman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cam</w:t>
      </w:r>
      <w:r>
        <w:rPr>
          <w:rFonts w:ascii="Times New Roman" w:eastAsia="Times New Roman" w:hAnsi="Times New Roman" w:cs="Times New Roman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o de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at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C1CB626" w14:textId="77777777" w:rsidR="00BE5A93" w:rsidRDefault="00BE5A93">
      <w:pPr>
        <w:spacing w:before="11" w:after="0" w:line="200" w:lineRule="exact"/>
        <w:rPr>
          <w:sz w:val="20"/>
          <w:szCs w:val="20"/>
        </w:rPr>
      </w:pPr>
    </w:p>
    <w:p w14:paraId="5484B602" w14:textId="4E7784F5" w:rsidR="00BE5A93" w:rsidRDefault="00F700C7">
      <w:pPr>
        <w:spacing w:after="0"/>
        <w:ind w:left="117" w:right="626"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pacing w:val="-7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im</w:t>
      </w:r>
      <w:r>
        <w:rPr>
          <w:rFonts w:ascii="Times New Roman" w:eastAsia="Times New Roman" w:hAnsi="Times New Roman" w:cs="Times New Roman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lici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de 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J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SO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ha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do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ali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z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9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ón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o,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eci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lme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e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o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te</w:t>
      </w:r>
      <w:r>
        <w:rPr>
          <w:rFonts w:ascii="Times New Roman" w:eastAsia="Times New Roman" w:hAnsi="Times New Roman" w:cs="Times New Roman"/>
          <w:sz w:val="24"/>
          <w:szCs w:val="24"/>
        </w:rPr>
        <w:t>rn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ti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-1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5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6"/>
          <w:sz w:val="24"/>
          <w:szCs w:val="24"/>
        </w:rPr>
        <w:t>J</w:t>
      </w:r>
      <w:r>
        <w:rPr>
          <w:rFonts w:ascii="Times New Roman" w:eastAsia="Times New Roman" w:hAnsi="Times New Roman" w:cs="Times New Roman"/>
          <w:spacing w:val="-5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J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ON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commentRangeStart w:id="307"/>
      <w:del w:id="308" w:author="Microsoft Office User" w:date="2016-07-07T15:21:00Z">
        <w:r w:rsidDel="00FD25A1">
          <w:rPr>
            <w:rFonts w:ascii="Times New Roman" w:eastAsia="Times New Roman" w:hAnsi="Times New Roman" w:cs="Times New Roman"/>
            <w:sz w:val="24"/>
            <w:szCs w:val="24"/>
          </w:rPr>
          <w:delText>2016</w:delText>
        </w:r>
        <w:commentRangeEnd w:id="307"/>
        <w:r w:rsidR="006776F5" w:rsidDel="00FD25A1">
          <w:rPr>
            <w:rStyle w:val="CommentReference"/>
          </w:rPr>
          <w:commentReference w:id="307"/>
        </w:r>
      </w:del>
      <w:ins w:id="309" w:author="Microsoft Office User" w:date="2016-07-07T15:21:00Z">
        <w:r w:rsidR="00FD25A1">
          <w:rPr>
            <w:rFonts w:ascii="Times New Roman" w:eastAsia="Times New Roman" w:hAnsi="Times New Roman" w:cs="Times New Roman"/>
            <w:sz w:val="24"/>
            <w:szCs w:val="24"/>
          </w:rPr>
          <w:t>2003</w:t>
        </w:r>
      </w:ins>
      <w:r>
        <w:rPr>
          <w:rFonts w:ascii="Times New Roman" w:eastAsia="Times New Roman" w:hAnsi="Times New Roman" w:cs="Times New Roman"/>
          <w:sz w:val="24"/>
          <w:szCs w:val="24"/>
        </w:rPr>
        <w:t>).</w:t>
      </w:r>
    </w:p>
    <w:p w14:paraId="02473B47" w14:textId="77777777" w:rsidR="00BE5A93" w:rsidRDefault="00BE5A93">
      <w:pPr>
        <w:spacing w:before="10" w:after="0" w:line="200" w:lineRule="exact"/>
        <w:rPr>
          <w:sz w:val="20"/>
          <w:szCs w:val="20"/>
        </w:rPr>
      </w:pPr>
    </w:p>
    <w:p w14:paraId="01B9D063" w14:textId="3141393F" w:rsidR="00BE5A93" w:rsidRDefault="00F700C7">
      <w:pPr>
        <w:spacing w:after="0"/>
        <w:ind w:left="117" w:right="629"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pacing w:val="1"/>
          <w:sz w:val="24"/>
          <w:szCs w:val="24"/>
        </w:rPr>
        <w:t>Fr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b/>
          <w:bCs/>
          <w:spacing w:val="-8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b/>
          <w:bCs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spacing w:val="6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b/>
          <w:bCs/>
          <w:spacing w:val="-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b/>
          <w:bCs/>
          <w:spacing w:val="5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b/>
          <w:bCs/>
          <w:spacing w:val="-4"/>
          <w:sz w:val="24"/>
          <w:szCs w:val="24"/>
        </w:rPr>
        <w:t>k</w:t>
      </w:r>
      <w:r>
        <w:rPr>
          <w:rFonts w:ascii="Times New Roman" w:eastAsia="Times New Roman" w:hAnsi="Times New Roman" w:cs="Times New Roman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té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mi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no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on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que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ne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un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am</w:t>
      </w:r>
      <w:r>
        <w:rPr>
          <w:rFonts w:ascii="Times New Roman" w:eastAsia="Times New Roman" w:hAnsi="Times New Roman" w:cs="Times New Roman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li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o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j</w:t>
      </w:r>
      <w:r>
        <w:rPr>
          <w:rFonts w:ascii="Times New Roman" w:eastAsia="Times New Roman" w:hAnsi="Times New Roman" w:cs="Times New Roman"/>
          <w:sz w:val="24"/>
          <w:szCs w:val="24"/>
        </w:rPr>
        <w:t>un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le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os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q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z w:val="24"/>
          <w:szCs w:val="24"/>
        </w:rPr>
        <w:t>e 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mi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rr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lla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y o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z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of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re</w:t>
      </w:r>
      <w:r>
        <w:rPr>
          <w:rFonts w:ascii="Times New Roman" w:eastAsia="Times New Roman" w:hAnsi="Times New Roman" w:cs="Times New Roman"/>
          <w:spacing w:val="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tili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z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ndo</w:t>
      </w:r>
      <w:r>
        <w:rPr>
          <w:rFonts w:ascii="Times New Roman" w:eastAsia="Times New Roman" w:hAnsi="Times New Roman" w:cs="Times New Roman"/>
          <w:spacing w:val="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un</w:t>
      </w:r>
      <w:r>
        <w:rPr>
          <w:rFonts w:ascii="Times New Roman" w:eastAsia="Times New Roman" w:hAnsi="Times New Roman" w:cs="Times New Roman"/>
          <w:spacing w:val="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mi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do</w:t>
      </w:r>
      <w:r>
        <w:rPr>
          <w:rFonts w:ascii="Times New Roman" w:eastAsia="Times New Roman" w:hAnsi="Times New Roman" w:cs="Times New Roman"/>
          <w:spacing w:val="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le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j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spacing w:val="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tem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o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tec</w:t>
      </w:r>
      <w:r>
        <w:rPr>
          <w:rFonts w:ascii="Times New Roman" w:eastAsia="Times New Roman" w:hAnsi="Times New Roman" w:cs="Times New Roman"/>
          <w:sz w:val="24"/>
          <w:szCs w:val="24"/>
        </w:rPr>
        <w:t>no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ía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5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it</w:t>
      </w:r>
      <w:r>
        <w:rPr>
          <w:rFonts w:ascii="Times New Roman" w:eastAsia="Times New Roman" w:hAnsi="Times New Roman" w:cs="Times New Roman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al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i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pacing w:val="-8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li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te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pro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ama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rro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o 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nu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ale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s </w:t>
      </w:r>
      <w:commentRangeStart w:id="310"/>
      <w:r>
        <w:rPr>
          <w:rFonts w:ascii="Times New Roman" w:eastAsia="Times New Roman" w:hAnsi="Times New Roman" w:cs="Times New Roman"/>
          <w:sz w:val="24"/>
          <w:szCs w:val="24"/>
        </w:rPr>
        <w:t>(</w:t>
      </w:r>
      <w:ins w:id="311" w:author="Microsoft Office User" w:date="2016-07-07T15:29:00Z">
        <w:r w:rsidR="002072BA">
          <w:rPr>
            <w:rFonts w:ascii="Times New Roman" w:eastAsia="Times New Roman" w:hAnsi="Times New Roman" w:cs="Times New Roman"/>
            <w:sz w:val="24"/>
            <w:szCs w:val="24"/>
          </w:rPr>
          <w:t xml:space="preserve">Wikipedia, </w:t>
        </w:r>
      </w:ins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of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re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fr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sz w:val="24"/>
          <w:szCs w:val="24"/>
        </w:rPr>
        <w:t>ork, 2011).</w:t>
      </w:r>
      <w:commentRangeEnd w:id="310"/>
      <w:r w:rsidR="006776F5">
        <w:rPr>
          <w:rStyle w:val="CommentReference"/>
        </w:rPr>
        <w:commentReference w:id="310"/>
      </w:r>
    </w:p>
    <w:p w14:paraId="507C2548" w14:textId="77777777" w:rsidR="00BE5A93" w:rsidRDefault="00BE5A93">
      <w:pPr>
        <w:spacing w:before="10" w:after="0" w:line="200" w:lineRule="exact"/>
        <w:rPr>
          <w:sz w:val="20"/>
          <w:szCs w:val="20"/>
        </w:rPr>
      </w:pPr>
    </w:p>
    <w:p w14:paraId="45AF184A" w14:textId="0B53ABE2" w:rsidR="00BE5A93" w:rsidRDefault="00F700C7">
      <w:pPr>
        <w:spacing w:after="0"/>
        <w:ind w:left="117" w:right="629"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An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b/>
          <w:bCs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b/>
          <w:bCs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JS</w:t>
      </w:r>
      <w:r>
        <w:rPr>
          <w:rFonts w:ascii="Times New Roman" w:eastAsia="Times New Roman" w:hAnsi="Times New Roman" w:cs="Times New Roman"/>
        </w:rPr>
        <w:t>:</w:t>
      </w:r>
      <w:r>
        <w:rPr>
          <w:rFonts w:ascii="Times New Roman" w:eastAsia="Times New Roman" w:hAnsi="Times New Roman" w:cs="Times New Roman"/>
          <w:spacing w:val="3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un</w:t>
      </w:r>
      <w:r>
        <w:rPr>
          <w:rFonts w:ascii="Times New Roman" w:eastAsia="Times New Roman" w:hAnsi="Times New Roman" w:cs="Times New Roman"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9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ame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sz w:val="24"/>
          <w:szCs w:val="24"/>
        </w:rPr>
        <w:t>ork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J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pt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de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ód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o,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do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r </w:t>
      </w:r>
      <w:r>
        <w:rPr>
          <w:rFonts w:ascii="Times New Roman" w:eastAsia="Times New Roman" w:hAnsi="Times New Roman" w:cs="Times New Roman"/>
          <w:spacing w:val="-5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le</w:t>
      </w:r>
      <w:r>
        <w:rPr>
          <w:rFonts w:ascii="Times New Roman" w:eastAsia="Times New Roman" w:hAnsi="Times New Roman" w:cs="Times New Roman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spacing w:val="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que</w:t>
      </w:r>
      <w:r>
        <w:rPr>
          <w:rFonts w:ascii="Times New Roman" w:eastAsia="Times New Roman" w:hAnsi="Times New Roman" w:cs="Times New Roman"/>
          <w:spacing w:val="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tili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z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ra</w:t>
      </w:r>
      <w:r>
        <w:rPr>
          <w:rFonts w:ascii="Times New Roman" w:eastAsia="Times New Roman" w:hAnsi="Times New Roman" w:cs="Times New Roman"/>
          <w:spacing w:val="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ea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y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te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li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aci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spacing w:val="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spacing w:val="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una</w:t>
      </w:r>
      <w:r>
        <w:rPr>
          <w:rFonts w:ascii="Times New Roman" w:eastAsia="Times New Roman" w:hAnsi="Times New Roman" w:cs="Times New Roman"/>
          <w:spacing w:val="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á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spacing w:val="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u ob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jet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me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r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la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ca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on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dor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on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ca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aci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z w:val="24"/>
          <w:szCs w:val="24"/>
        </w:rPr>
        <w:t>od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a Con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ro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la</w:t>
      </w:r>
      <w:r>
        <w:rPr>
          <w:rFonts w:ascii="Times New Roman" w:eastAsia="Times New Roman" w:hAnsi="Times New Roman" w:cs="Times New Roman"/>
          <w:sz w:val="24"/>
          <w:szCs w:val="24"/>
        </w:rPr>
        <w:t>dor</w:t>
      </w:r>
      <w:r>
        <w:rPr>
          <w:rFonts w:ascii="Times New Roman" w:eastAsia="Times New Roman" w:hAnsi="Times New Roman" w:cs="Times New Roman"/>
          <w:spacing w:val="3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MV</w:t>
      </w:r>
      <w:r>
        <w:rPr>
          <w:rFonts w:ascii="Times New Roman" w:eastAsia="Times New Roman" w:hAnsi="Times New Roman" w:cs="Times New Roman"/>
          <w:sz w:val="24"/>
          <w:szCs w:val="24"/>
        </w:rPr>
        <w:t>C),</w:t>
      </w:r>
      <w:r>
        <w:rPr>
          <w:rFonts w:ascii="Times New Roman" w:eastAsia="Times New Roman" w:hAnsi="Times New Roman" w:cs="Times New Roman"/>
          <w:spacing w:val="3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3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un</w:t>
      </w:r>
      <w:r>
        <w:rPr>
          <w:rFonts w:ascii="Times New Roman" w:eastAsia="Times New Roman" w:hAnsi="Times New Roman" w:cs="Times New Roman"/>
          <w:spacing w:val="2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fu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z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3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2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ace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2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que</w:t>
      </w:r>
      <w:r>
        <w:rPr>
          <w:rFonts w:ascii="Times New Roman" w:eastAsia="Times New Roman" w:hAnsi="Times New Roman" w:cs="Times New Roman"/>
          <w:spacing w:val="2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3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rro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ll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2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spacing w:val="2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la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3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pru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3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ea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3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má</w:t>
      </w:r>
      <w:r>
        <w:rPr>
          <w:rFonts w:ascii="Times New Roman" w:eastAsia="Times New Roman" w:hAnsi="Times New Roman" w:cs="Times New Roman"/>
          <w:sz w:val="24"/>
          <w:szCs w:val="24"/>
        </w:rPr>
        <w:t>s f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áci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commentRangeStart w:id="312"/>
      <w:commentRangeStart w:id="313"/>
      <w:r>
        <w:rPr>
          <w:rFonts w:ascii="Times New Roman" w:eastAsia="Times New Roman" w:hAnsi="Times New Roman" w:cs="Times New Roman"/>
          <w:sz w:val="24"/>
          <w:szCs w:val="24"/>
        </w:rPr>
        <w:t>(</w:t>
      </w:r>
      <w:ins w:id="314" w:author="Microsoft Office User" w:date="2016-07-07T15:32:00Z">
        <w:r w:rsidR="002072BA">
          <w:rPr>
            <w:rFonts w:ascii="Times New Roman" w:eastAsia="Times New Roman" w:hAnsi="Times New Roman" w:cs="Times New Roman"/>
            <w:sz w:val="24"/>
            <w:szCs w:val="24"/>
          </w:rPr>
          <w:t xml:space="preserve">AngularJS, </w:t>
        </w:r>
      </w:ins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5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la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?</w:t>
      </w:r>
      <w:r>
        <w:rPr>
          <w:rFonts w:ascii="Times New Roman" w:eastAsia="Times New Roman" w:hAnsi="Times New Roman" w:cs="Times New Roman"/>
          <w:sz w:val="24"/>
          <w:szCs w:val="24"/>
        </w:rPr>
        <w:t>, 2014).</w:t>
      </w:r>
      <w:commentRangeEnd w:id="312"/>
      <w:r w:rsidR="006776F5">
        <w:rPr>
          <w:rStyle w:val="CommentReference"/>
        </w:rPr>
        <w:commentReference w:id="312"/>
      </w:r>
      <w:commentRangeEnd w:id="313"/>
      <w:r w:rsidR="00917B6B">
        <w:rPr>
          <w:rStyle w:val="CommentReference"/>
        </w:rPr>
        <w:commentReference w:id="313"/>
      </w:r>
    </w:p>
    <w:p w14:paraId="6943989C" w14:textId="77777777" w:rsidR="00BE5A93" w:rsidRDefault="00BE5A93">
      <w:pPr>
        <w:spacing w:before="10" w:after="0" w:line="200" w:lineRule="exact"/>
        <w:rPr>
          <w:sz w:val="20"/>
          <w:szCs w:val="20"/>
        </w:rPr>
      </w:pPr>
    </w:p>
    <w:p w14:paraId="61428EAF" w14:textId="77777777" w:rsidR="00BE5A93" w:rsidRDefault="00F700C7">
      <w:pPr>
        <w:spacing w:after="0"/>
        <w:ind w:left="117" w:right="624"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b/>
          <w:bCs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b/>
          <w:bCs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1"/>
          <w:sz w:val="24"/>
          <w:szCs w:val="24"/>
        </w:rPr>
        <w:t>Fr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b/>
          <w:bCs/>
          <w:spacing w:val="-8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b/>
          <w:bCs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b/>
          <w:bCs/>
          <w:spacing w:val="-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b/>
          <w:bCs/>
          <w:spacing w:val="5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b/>
          <w:bCs/>
          <w:spacing w:val="2"/>
          <w:sz w:val="24"/>
          <w:szCs w:val="24"/>
        </w:rPr>
        <w:t>k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un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et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k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de 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rro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ó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ie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a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li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aci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z w:val="24"/>
          <w:szCs w:val="24"/>
        </w:rPr>
        <w:t>ó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ile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í</w:t>
      </w:r>
      <w:r>
        <w:rPr>
          <w:rFonts w:ascii="Times New Roman" w:eastAsia="Times New Roman" w:hAnsi="Times New Roman" w:cs="Times New Roman"/>
          <w:sz w:val="24"/>
          <w:szCs w:val="24"/>
        </w:rPr>
        <w:t>br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on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ru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do a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ti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5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la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J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y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ac</w:t>
      </w:r>
      <w:r>
        <w:rPr>
          <w:rFonts w:ascii="Times New Roman" w:eastAsia="Times New Roman" w:hAnsi="Times New Roman" w:cs="Times New Roman"/>
          <w:sz w:val="24"/>
          <w:szCs w:val="24"/>
        </w:rPr>
        <w:t>he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Cordov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on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c ofr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ec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rr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mie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ta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y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ici</w:t>
      </w:r>
      <w:r>
        <w:rPr>
          <w:rFonts w:ascii="Times New Roman" w:eastAsia="Times New Roman" w:hAnsi="Times New Roman" w:cs="Times New Roman"/>
          <w:sz w:val="24"/>
          <w:szCs w:val="24"/>
        </w:rPr>
        <w:t>os</w:t>
      </w:r>
      <w:r>
        <w:rPr>
          <w:rFonts w:ascii="Times New Roman" w:eastAsia="Times New Roman" w:hAnsi="Times New Roman" w:cs="Times New Roman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ra</w:t>
      </w:r>
      <w:r>
        <w:rPr>
          <w:rFonts w:ascii="Times New Roman" w:eastAsia="Times New Roman" w:hAnsi="Times New Roman" w:cs="Times New Roman"/>
          <w:spacing w:val="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rro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ll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í</w:t>
      </w:r>
      <w:r>
        <w:rPr>
          <w:rFonts w:ascii="Times New Roman" w:eastAsia="Times New Roman" w:hAnsi="Times New Roman" w:cs="Times New Roman"/>
          <w:sz w:val="24"/>
          <w:szCs w:val="24"/>
        </w:rPr>
        <w:t>br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do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ndo</w:t>
      </w:r>
      <w:r>
        <w:rPr>
          <w:rFonts w:ascii="Times New Roman" w:eastAsia="Times New Roman" w:hAnsi="Times New Roman" w:cs="Times New Roman"/>
          <w:spacing w:val="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ec</w:t>
      </w:r>
      <w:r>
        <w:rPr>
          <w:rFonts w:ascii="Times New Roman" w:eastAsia="Times New Roman" w:hAnsi="Times New Roman" w:cs="Times New Roman"/>
          <w:sz w:val="24"/>
          <w:szCs w:val="24"/>
        </w:rPr>
        <w:t>no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ía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5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spacing w:val="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z w:val="24"/>
          <w:szCs w:val="24"/>
        </w:rPr>
        <w:t>o C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SS</w:t>
      </w:r>
      <w:r>
        <w:rPr>
          <w:rFonts w:ascii="Times New Roman" w:eastAsia="Times New Roman" w:hAnsi="Times New Roman" w:cs="Times New Roman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5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6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pacing w:val="-7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>5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elc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t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o 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on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ic</w:t>
      </w:r>
      <w:r>
        <w:rPr>
          <w:rFonts w:ascii="Times New Roman" w:eastAsia="Times New Roman" w:hAnsi="Times New Roman" w:cs="Times New Roman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2013).</w:t>
      </w:r>
    </w:p>
    <w:p w14:paraId="5168ACA2" w14:textId="77777777" w:rsidR="00BE5A93" w:rsidRDefault="00BE5A93">
      <w:pPr>
        <w:spacing w:before="10" w:after="0" w:line="200" w:lineRule="exact"/>
        <w:rPr>
          <w:sz w:val="20"/>
          <w:szCs w:val="20"/>
        </w:rPr>
      </w:pPr>
    </w:p>
    <w:p w14:paraId="37B3B39F" w14:textId="77777777" w:rsidR="00BE5A93" w:rsidRDefault="00F700C7">
      <w:pPr>
        <w:spacing w:after="0"/>
        <w:ind w:left="117" w:right="627"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pacing w:val="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b/>
          <w:bCs/>
          <w:spacing w:val="-6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b/>
          <w:bCs/>
          <w:spacing w:val="1"/>
          <w:sz w:val="24"/>
          <w:szCs w:val="24"/>
        </w:rPr>
        <w:t>lic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b/>
          <w:bCs/>
          <w:spacing w:val="1"/>
          <w:sz w:val="24"/>
          <w:szCs w:val="24"/>
        </w:rPr>
        <w:t>ci</w:t>
      </w:r>
      <w:r>
        <w:rPr>
          <w:rFonts w:ascii="Times New Roman" w:eastAsia="Times New Roman" w:hAnsi="Times New Roman" w:cs="Times New Roman"/>
          <w:b/>
          <w:bCs/>
          <w:spacing w:val="-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b/>
          <w:bCs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óv</w:t>
      </w:r>
      <w:r>
        <w:rPr>
          <w:rFonts w:ascii="Times New Roman" w:eastAsia="Times New Roman" w:hAnsi="Times New Roman" w:cs="Times New Roman"/>
          <w:b/>
          <w:bCs/>
          <w:spacing w:val="1"/>
          <w:sz w:val="24"/>
          <w:szCs w:val="24"/>
        </w:rPr>
        <w:t>ile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s 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b/>
          <w:bCs/>
          <w:spacing w:val="1"/>
          <w:sz w:val="24"/>
          <w:szCs w:val="24"/>
        </w:rPr>
        <w:t>í</w:t>
      </w:r>
      <w:r>
        <w:rPr>
          <w:rFonts w:ascii="Times New Roman" w:eastAsia="Times New Roman" w:hAnsi="Times New Roman" w:cs="Times New Roman"/>
          <w:b/>
          <w:bCs/>
          <w:spacing w:val="-6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b/>
          <w:bCs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b/>
          <w:bCs/>
          <w:spacing w:val="5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b/>
          <w:bCs/>
          <w:spacing w:val="-6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b/>
          <w:bCs/>
          <w:spacing w:val="5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on</w:t>
      </w:r>
      <w:r>
        <w:rPr>
          <w:rFonts w:ascii="Times New Roman" w:eastAsia="Times New Roman" w:hAnsi="Times New Roman" w:cs="Times New Roman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qu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el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s </w:t>
      </w:r>
      <w:r>
        <w:rPr>
          <w:rFonts w:ascii="Times New Roman" w:eastAsia="Times New Roman" w:hAnsi="Times New Roman" w:cs="Times New Roman"/>
          <w:spacing w:val="-5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pp</w:t>
      </w:r>
      <w:r>
        <w:rPr>
          <w:rFonts w:ascii="Times New Roman" w:eastAsia="Times New Roman" w:hAnsi="Times New Roman" w:cs="Times New Roman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que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no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on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ealme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e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li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aci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ati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1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po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iti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1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spacing w:val="-8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1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q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1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1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nd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z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do</w:t>
      </w:r>
      <w:r>
        <w:rPr>
          <w:rFonts w:ascii="Times New Roman" w:eastAsia="Times New Roman" w:hAnsi="Times New Roman" w:cs="Times New Roman"/>
          <w:spacing w:val="1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1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eali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z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1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ia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1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ta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spacing w:val="2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y no</w:t>
      </w:r>
      <w:del w:id="315" w:author="Microsoft Office User" w:date="2016-07-07T15:35:00Z">
        <w:r w:rsidDel="002072BA">
          <w:rPr>
            <w:rFonts w:ascii="Times New Roman" w:eastAsia="Times New Roman" w:hAnsi="Times New Roman" w:cs="Times New Roman"/>
            <w:sz w:val="24"/>
            <w:szCs w:val="24"/>
          </w:rPr>
          <w:delText xml:space="preserve"> </w:delText>
        </w:r>
      </w:del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on 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te</w:t>
      </w:r>
      <w:r>
        <w:rPr>
          <w:rFonts w:ascii="Times New Roman" w:eastAsia="Times New Roman" w:hAnsi="Times New Roman" w:cs="Times New Roman"/>
          <w:sz w:val="24"/>
          <w:szCs w:val="24"/>
        </w:rPr>
        <w:t>rf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s 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á</w:t>
      </w:r>
      <w:r>
        <w:rPr>
          <w:rFonts w:ascii="Times New Roman" w:eastAsia="Times New Roman" w:hAnsi="Times New Roman" w:cs="Times New Roman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ica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s 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ecí</w:t>
      </w:r>
      <w:r>
        <w:rPr>
          <w:rFonts w:ascii="Times New Roman" w:eastAsia="Times New Roman" w:hAnsi="Times New Roman" w:cs="Times New Roman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s 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de 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da 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te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), 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ro 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no 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e 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at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a 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tam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o 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de</w:t>
      </w:r>
    </w:p>
    <w:p w14:paraId="03FE9C67" w14:textId="77777777" w:rsidR="00BE5A93" w:rsidRDefault="00BE5A93">
      <w:pPr>
        <w:spacing w:after="0"/>
        <w:jc w:val="both"/>
        <w:sectPr w:rsidR="00BE5A93">
          <w:headerReference w:type="default" r:id="rId68"/>
          <w:pgSz w:w="12240" w:h="15840"/>
          <w:pgMar w:top="1700" w:right="1300" w:bottom="280" w:left="1300" w:header="1483" w:footer="0" w:gutter="0"/>
          <w:pgNumType w:start="36"/>
          <w:cols w:space="720"/>
        </w:sectPr>
      </w:pPr>
    </w:p>
    <w:p w14:paraId="59C2D363" w14:textId="77777777" w:rsidR="00BE5A93" w:rsidRDefault="00BE5A93">
      <w:pPr>
        <w:spacing w:before="10" w:after="0" w:line="240" w:lineRule="exact"/>
        <w:rPr>
          <w:sz w:val="24"/>
          <w:szCs w:val="24"/>
        </w:rPr>
      </w:pPr>
    </w:p>
    <w:p w14:paraId="2234711B" w14:textId="77777777" w:rsidR="00BE5A93" w:rsidRDefault="00F700C7">
      <w:pPr>
        <w:spacing w:before="29" w:after="0"/>
        <w:ind w:left="117" w:right="636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pod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2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2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le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2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2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2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po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iti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2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cl</w:t>
      </w:r>
      <w:r>
        <w:rPr>
          <w:rFonts w:ascii="Times New Roman" w:eastAsia="Times New Roman" w:hAnsi="Times New Roman" w:cs="Times New Roman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2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ja</w:t>
      </w:r>
      <w:r>
        <w:rPr>
          <w:rFonts w:ascii="Times New Roman" w:eastAsia="Times New Roman" w:hAnsi="Times New Roman" w:cs="Times New Roman"/>
          <w:sz w:val="24"/>
          <w:szCs w:val="24"/>
        </w:rPr>
        <w:t>ndo</w:t>
      </w:r>
      <w:r>
        <w:rPr>
          <w:rFonts w:ascii="Times New Roman" w:eastAsia="Times New Roman" w:hAnsi="Times New Roman" w:cs="Times New Roman"/>
          <w:spacing w:val="2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on</w:t>
      </w:r>
      <w:r>
        <w:rPr>
          <w:rFonts w:ascii="Times New Roman" w:eastAsia="Times New Roman" w:hAnsi="Times New Roman" w:cs="Times New Roman"/>
          <w:spacing w:val="2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2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5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2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2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tem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2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ati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z w:val="24"/>
          <w:szCs w:val="24"/>
        </w:rPr>
        <w:t>o) (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el</w:t>
      </w:r>
      <w:r>
        <w:rPr>
          <w:rFonts w:ascii="Times New Roman" w:eastAsia="Times New Roman" w:hAnsi="Times New Roman" w:cs="Times New Roman"/>
          <w:sz w:val="24"/>
          <w:szCs w:val="24"/>
        </w:rPr>
        <w:t>op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r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ale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for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ce</w:t>
      </w:r>
      <w:r>
        <w:rPr>
          <w:rFonts w:ascii="Times New Roman" w:eastAsia="Times New Roman" w:hAnsi="Times New Roman" w:cs="Times New Roman"/>
          <w:sz w:val="24"/>
          <w:szCs w:val="24"/>
        </w:rPr>
        <w:t>, 2014).</w:t>
      </w:r>
    </w:p>
    <w:p w14:paraId="50E3E11D" w14:textId="77777777" w:rsidR="00BE5A93" w:rsidRDefault="00BE5A93">
      <w:pPr>
        <w:spacing w:before="10" w:after="0" w:line="200" w:lineRule="exact"/>
        <w:rPr>
          <w:sz w:val="20"/>
          <w:szCs w:val="20"/>
        </w:rPr>
      </w:pPr>
    </w:p>
    <w:p w14:paraId="513FFA3D" w14:textId="77777777" w:rsidR="00BE5A93" w:rsidRDefault="00F700C7">
      <w:pPr>
        <w:spacing w:after="0"/>
        <w:ind w:left="117" w:right="627"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pacing w:val="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b/>
          <w:bCs/>
          <w:spacing w:val="-6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b/>
          <w:bCs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e </w:t>
      </w:r>
      <w:del w:id="316" w:author="Microsoft Office User" w:date="2016-07-07T15:09:00Z">
        <w:r w:rsidDel="00917B6B">
          <w:rPr>
            <w:rFonts w:ascii="Times New Roman" w:eastAsia="Times New Roman" w:hAnsi="Times New Roman" w:cs="Times New Roman"/>
            <w:b/>
            <w:bCs/>
            <w:spacing w:val="41"/>
            <w:sz w:val="24"/>
            <w:szCs w:val="24"/>
          </w:rPr>
          <w:delText xml:space="preserve"> </w:delText>
        </w:r>
      </w:del>
      <w:r>
        <w:rPr>
          <w:rFonts w:ascii="Times New Roman" w:eastAsia="Times New Roman" w:hAnsi="Times New Roman" w:cs="Times New Roman"/>
          <w:b/>
          <w:bCs/>
          <w:spacing w:val="2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b/>
          <w:bCs/>
          <w:spacing w:val="-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b/>
          <w:bCs/>
          <w:spacing w:val="5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b/>
          <w:bCs/>
          <w:spacing w:val="-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b/>
          <w:bCs/>
          <w:spacing w:val="6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s </w:t>
      </w:r>
      <w:r>
        <w:rPr>
          <w:rFonts w:ascii="Times New Roman" w:eastAsia="Times New Roman" w:hAnsi="Times New Roman" w:cs="Times New Roman"/>
          <w:spacing w:val="3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un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6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ame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sz w:val="24"/>
          <w:szCs w:val="24"/>
        </w:rPr>
        <w:t>ork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de </w:t>
      </w:r>
      <w:r>
        <w:rPr>
          <w:rFonts w:ascii="Times New Roman" w:eastAsia="Times New Roman" w:hAnsi="Times New Roman" w:cs="Times New Roman"/>
          <w:spacing w:val="4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ód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o </w:t>
      </w:r>
      <w:r>
        <w:rPr>
          <w:rFonts w:ascii="Times New Roman" w:eastAsia="Times New Roman" w:hAnsi="Times New Roman" w:cs="Times New Roman"/>
          <w:spacing w:val="4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ie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o </w:t>
      </w:r>
      <w:r>
        <w:rPr>
          <w:rFonts w:ascii="Times New Roman" w:eastAsia="Times New Roman" w:hAnsi="Times New Roman" w:cs="Times New Roman"/>
          <w:spacing w:val="4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ra </w:t>
      </w:r>
      <w:r>
        <w:rPr>
          <w:rFonts w:ascii="Times New Roman" w:eastAsia="Times New Roman" w:hAnsi="Times New Roman" w:cs="Times New Roman"/>
          <w:spacing w:val="4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l </w:t>
      </w:r>
      <w:r>
        <w:rPr>
          <w:rFonts w:ascii="Times New Roman" w:eastAsia="Times New Roman" w:hAnsi="Times New Roman" w:cs="Times New Roman"/>
          <w:spacing w:val="4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rro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o </w:t>
      </w:r>
      <w:r>
        <w:rPr>
          <w:rFonts w:ascii="Times New Roman" w:eastAsia="Times New Roman" w:hAnsi="Times New Roman" w:cs="Times New Roman"/>
          <w:spacing w:val="4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de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aci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s  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z w:val="24"/>
          <w:szCs w:val="24"/>
        </w:rPr>
        <w:t>ó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ile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 </w:t>
      </w:r>
      <w:r>
        <w:rPr>
          <w:rFonts w:ascii="Times New Roman" w:eastAsia="Times New Roman" w:hAnsi="Times New Roman" w:cs="Times New Roman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mit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e  </w:t>
      </w:r>
      <w:r>
        <w:rPr>
          <w:rFonts w:ascii="Times New Roman" w:eastAsia="Times New Roman" w:hAnsi="Times New Roman" w:cs="Times New Roman"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a  </w:t>
      </w:r>
      <w:r>
        <w:rPr>
          <w:rFonts w:ascii="Times New Roman" w:eastAsia="Times New Roman" w:hAnsi="Times New Roman" w:cs="Times New Roman"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>os   pro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ama</w:t>
      </w:r>
      <w:r>
        <w:rPr>
          <w:rFonts w:ascii="Times New Roman" w:eastAsia="Times New Roman" w:hAnsi="Times New Roman" w:cs="Times New Roman"/>
          <w:sz w:val="24"/>
          <w:szCs w:val="24"/>
        </w:rPr>
        <w:t>dor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s  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rro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lla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r  </w:t>
      </w:r>
      <w:r>
        <w:rPr>
          <w:rFonts w:ascii="Times New Roman" w:eastAsia="Times New Roman" w:hAnsi="Times New Roman" w:cs="Times New Roman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ca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s  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ra 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po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iti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os          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>ó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ile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s          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tili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z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do          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rr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am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s          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é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ica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s          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tale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s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o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J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5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pacing w:val="-7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>5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SS</w:t>
      </w:r>
      <w:r>
        <w:rPr>
          <w:rFonts w:ascii="Times New Roman" w:eastAsia="Times New Roman" w:hAnsi="Times New Roman" w:cs="Times New Roman"/>
          <w:sz w:val="24"/>
          <w:szCs w:val="24"/>
        </w:rPr>
        <w:t>3,</w:t>
      </w:r>
      <w:r>
        <w:rPr>
          <w:rFonts w:ascii="Times New Roman" w:eastAsia="Times New Roman" w:hAnsi="Times New Roman" w:cs="Times New Roman"/>
          <w:spacing w:val="2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ita</w:t>
      </w:r>
      <w:r>
        <w:rPr>
          <w:rFonts w:ascii="Times New Roman" w:eastAsia="Times New Roman" w:hAnsi="Times New Roman" w:cs="Times New Roman"/>
          <w:sz w:val="24"/>
          <w:szCs w:val="24"/>
        </w:rPr>
        <w:t>ndo</w:t>
      </w:r>
      <w:r>
        <w:rPr>
          <w:rFonts w:ascii="Times New Roman" w:eastAsia="Times New Roman" w:hAnsi="Times New Roman" w:cs="Times New Roman"/>
          <w:spacing w:val="2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2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rr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ll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2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2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aj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2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ti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2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spacing w:val="2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da</w:t>
      </w:r>
      <w:r>
        <w:rPr>
          <w:rFonts w:ascii="Times New Roman" w:eastAsia="Times New Roman" w:hAnsi="Times New Roman" w:cs="Times New Roman"/>
          <w:spacing w:val="2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uno de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la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ta</w:t>
      </w:r>
      <w:r>
        <w:rPr>
          <w:rFonts w:ascii="Times New Roman" w:eastAsia="Times New Roman" w:hAnsi="Times New Roman" w:cs="Times New Roman"/>
          <w:sz w:val="24"/>
          <w:szCs w:val="24"/>
        </w:rPr>
        <w:t>for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z w:val="24"/>
          <w:szCs w:val="24"/>
        </w:rPr>
        <w:t>ó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ile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lica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te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on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í</w:t>
      </w:r>
      <w:r>
        <w:rPr>
          <w:rFonts w:ascii="Times New Roman" w:eastAsia="Times New Roman" w:hAnsi="Times New Roman" w:cs="Times New Roman"/>
          <w:sz w:val="24"/>
          <w:szCs w:val="24"/>
        </w:rPr>
        <w:t>br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ta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5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pp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jec</w:t>
      </w:r>
      <w:r>
        <w:rPr>
          <w:rFonts w:ascii="Times New Roman" w:eastAsia="Times New Roman" w:hAnsi="Times New Roman" w:cs="Times New Roman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n 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ro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lt</w:t>
      </w:r>
      <w:r>
        <w:rPr>
          <w:rFonts w:ascii="Times New Roman" w:eastAsia="Times New Roman" w:hAnsi="Times New Roman" w:cs="Times New Roman"/>
          <w:sz w:val="24"/>
          <w:szCs w:val="24"/>
        </w:rPr>
        <w:t>or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os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ecí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ic</w:t>
      </w:r>
      <w:r>
        <w:rPr>
          <w:rFonts w:ascii="Times New Roman" w:eastAsia="Times New Roman" w:hAnsi="Times New Roman" w:cs="Times New Roman"/>
          <w:sz w:val="24"/>
          <w:szCs w:val="24"/>
        </w:rPr>
        <w:t>os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ra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la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for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ma</w:t>
      </w:r>
      <w:r>
        <w:rPr>
          <w:rFonts w:ascii="Times New Roman" w:eastAsia="Times New Roman" w:hAnsi="Times New Roman" w:cs="Times New Roman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y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>os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lace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l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5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I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on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>os</w:t>
      </w:r>
      <w:r>
        <w:rPr>
          <w:rFonts w:ascii="Times New Roman" w:eastAsia="Times New Roman" w:hAnsi="Times New Roman" w:cs="Times New Roman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á</w:t>
      </w:r>
      <w:r>
        <w:rPr>
          <w:rFonts w:ascii="Times New Roman" w:eastAsia="Times New Roman" w:hAnsi="Times New Roman" w:cs="Times New Roman"/>
          <w:sz w:val="24"/>
          <w:szCs w:val="24"/>
        </w:rPr>
        <w:t>nd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ra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ce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>os</w:t>
      </w:r>
      <w:r>
        <w:rPr>
          <w:rFonts w:ascii="Times New Roman" w:eastAsia="Times New Roman" w:hAnsi="Times New Roman" w:cs="Times New Roman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or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spacing w:val="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os</w:t>
      </w:r>
      <w:r>
        <w:rPr>
          <w:rFonts w:ascii="Times New Roman" w:eastAsia="Times New Roman" w:hAnsi="Times New Roman" w:cs="Times New Roman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y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ta</w:t>
      </w:r>
      <w:r>
        <w:rPr>
          <w:rFonts w:ascii="Times New Roman" w:eastAsia="Times New Roman" w:hAnsi="Times New Roman" w:cs="Times New Roman"/>
          <w:sz w:val="24"/>
          <w:szCs w:val="24"/>
        </w:rPr>
        <w:t>do</w:t>
      </w:r>
      <w:r>
        <w:rPr>
          <w:rFonts w:ascii="Times New Roman" w:eastAsia="Times New Roman" w:hAnsi="Times New Roman" w:cs="Times New Roman"/>
          <w:spacing w:val="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spacing w:val="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spacing w:val="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z w:val="24"/>
          <w:szCs w:val="24"/>
        </w:rPr>
        <w:t>a 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po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iti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z w:val="24"/>
          <w:szCs w:val="24"/>
        </w:rPr>
        <w:t>hon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5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p, 2009).</w:t>
      </w:r>
    </w:p>
    <w:p w14:paraId="1E6FD4CC" w14:textId="77777777" w:rsidR="00BE5A93" w:rsidRDefault="00BE5A93">
      <w:pPr>
        <w:spacing w:before="10" w:after="0" w:line="200" w:lineRule="exact"/>
        <w:rPr>
          <w:sz w:val="20"/>
          <w:szCs w:val="20"/>
        </w:rPr>
      </w:pPr>
    </w:p>
    <w:p w14:paraId="43435965" w14:textId="77777777" w:rsidR="00BE5A93" w:rsidRDefault="00F700C7">
      <w:pPr>
        <w:spacing w:after="0"/>
        <w:ind w:left="117" w:right="629"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spacing w:val="5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spacing w:val="-8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b/>
          <w:bCs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6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b/>
          <w:bCs/>
          <w:spacing w:val="-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b/>
          <w:bCs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6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b/>
          <w:bCs/>
          <w:spacing w:val="1"/>
          <w:sz w:val="24"/>
          <w:szCs w:val="24"/>
        </w:rPr>
        <w:t>er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b/>
          <w:bCs/>
          <w:spacing w:val="-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b/>
          <w:bCs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b/>
          <w:bCs/>
          <w:spacing w:val="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on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rol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on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s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s un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te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que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ra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>os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cam</w:t>
      </w:r>
      <w:r>
        <w:rPr>
          <w:rFonts w:ascii="Times New Roman" w:eastAsia="Times New Roman" w:hAnsi="Times New Roman" w:cs="Times New Roman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os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un</w:t>
      </w:r>
      <w:r>
        <w:rPr>
          <w:rFonts w:ascii="Times New Roman" w:eastAsia="Times New Roman" w:hAnsi="Times New Roman" w:cs="Times New Roman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on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j</w:t>
      </w:r>
      <w:r>
        <w:rPr>
          <w:rFonts w:ascii="Times New Roman" w:eastAsia="Times New Roman" w:hAnsi="Times New Roman" w:cs="Times New Roman"/>
          <w:sz w:val="24"/>
          <w:szCs w:val="24"/>
        </w:rPr>
        <w:t>un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z w:val="24"/>
          <w:szCs w:val="24"/>
        </w:rPr>
        <w:t>os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on</w:t>
      </w:r>
      <w:r>
        <w:rPr>
          <w:rFonts w:ascii="Times New Roman" w:eastAsia="Times New Roman" w:hAnsi="Times New Roman" w:cs="Times New Roman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ti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z w:val="24"/>
          <w:szCs w:val="24"/>
        </w:rPr>
        <w:t>po</w:t>
      </w:r>
      <w:r>
        <w:rPr>
          <w:rFonts w:ascii="Times New Roman" w:eastAsia="Times New Roman" w:hAnsi="Times New Roman" w:cs="Times New Roman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ra</w:t>
      </w:r>
      <w:r>
        <w:rPr>
          <w:rFonts w:ascii="Times New Roman" w:eastAsia="Times New Roman" w:hAnsi="Times New Roman" w:cs="Times New Roman"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q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pu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ec</w:t>
      </w:r>
      <w:r>
        <w:rPr>
          <w:rFonts w:ascii="Times New Roman" w:eastAsia="Times New Roman" w:hAnsi="Times New Roman" w:cs="Times New Roman"/>
          <w:sz w:val="24"/>
          <w:szCs w:val="24"/>
        </w:rPr>
        <w:t>ord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r 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on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ecí</w:t>
      </w:r>
      <w:r>
        <w:rPr>
          <w:rFonts w:ascii="Times New Roman" w:eastAsia="Times New Roman" w:hAnsi="Times New Roman" w:cs="Times New Roman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má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la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9C955E1" w14:textId="77777777" w:rsidR="00BE5A93" w:rsidRDefault="00BE5A93">
      <w:pPr>
        <w:spacing w:before="10" w:after="0" w:line="200" w:lineRule="exact"/>
        <w:rPr>
          <w:sz w:val="20"/>
          <w:szCs w:val="20"/>
        </w:rPr>
      </w:pPr>
    </w:p>
    <w:p w14:paraId="0BF05895" w14:textId="77777777" w:rsidR="00BE5A93" w:rsidRDefault="00F700C7">
      <w:pPr>
        <w:spacing w:after="0"/>
        <w:ind w:left="117" w:right="622"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pacing w:val="-3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b/>
          <w:bCs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b/>
          <w:bCs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spacing w:val="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un</w:t>
      </w:r>
      <w:r>
        <w:rPr>
          <w:rFonts w:ascii="Times New Roman" w:eastAsia="Times New Roman" w:hAnsi="Times New Roman" w:cs="Times New Roman"/>
          <w:spacing w:val="2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of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re</w:t>
      </w:r>
      <w:r>
        <w:rPr>
          <w:rFonts w:ascii="Times New Roman" w:eastAsia="Times New Roman" w:hAnsi="Times New Roman" w:cs="Times New Roman"/>
          <w:spacing w:val="1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on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rol</w:t>
      </w:r>
      <w:r>
        <w:rPr>
          <w:rFonts w:ascii="Times New Roman" w:eastAsia="Times New Roman" w:hAnsi="Times New Roman" w:cs="Times New Roman"/>
          <w:spacing w:val="1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spacing w:val="1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s 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ñ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do</w:t>
      </w:r>
      <w:r>
        <w:rPr>
          <w:rFonts w:ascii="Times New Roman" w:eastAsia="Times New Roman" w:hAnsi="Times New Roman" w:cs="Times New Roman"/>
          <w:spacing w:val="1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por</w:t>
      </w:r>
      <w:r>
        <w:rPr>
          <w:rFonts w:ascii="Times New Roman" w:eastAsia="Times New Roman" w:hAnsi="Times New Roman" w:cs="Times New Roman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nus</w:t>
      </w:r>
      <w:r>
        <w:rPr>
          <w:rFonts w:ascii="Times New Roman" w:eastAsia="Times New Roman" w:hAnsi="Times New Roman" w:cs="Times New Roman"/>
          <w:spacing w:val="1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al</w:t>
      </w:r>
      <w:r>
        <w:rPr>
          <w:rFonts w:ascii="Times New Roman" w:eastAsia="Times New Roman" w:hAnsi="Times New Roman" w:cs="Times New Roman"/>
          <w:sz w:val="24"/>
          <w:szCs w:val="24"/>
        </w:rPr>
        <w:t>ds</w:t>
      </w:r>
      <w:r>
        <w:rPr>
          <w:rFonts w:ascii="Times New Roman" w:eastAsia="Times New Roman" w:hAnsi="Times New Roman" w:cs="Times New Roman"/>
          <w:spacing w:val="1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1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ea</w:t>
      </w:r>
      <w:r>
        <w:rPr>
          <w:rFonts w:ascii="Times New Roman" w:eastAsia="Times New Roman" w:hAnsi="Times New Roman" w:cs="Times New Roman"/>
          <w:sz w:val="24"/>
          <w:szCs w:val="24"/>
        </w:rPr>
        <w:t>dor 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k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rn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spacing w:val="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nux,</w:t>
      </w:r>
      <w:r>
        <w:rPr>
          <w:rFonts w:ascii="Times New Roman" w:eastAsia="Times New Roman" w:hAnsi="Times New Roman" w:cs="Times New Roman"/>
          <w:spacing w:val="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ndo</w:t>
      </w:r>
      <w:r>
        <w:rPr>
          <w:rFonts w:ascii="Times New Roman" w:eastAsia="Times New Roman" w:hAnsi="Times New Roman" w:cs="Times New Roman"/>
          <w:spacing w:val="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cie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y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onf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ia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ili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ma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mi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e 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on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ic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ci</w:t>
      </w:r>
      <w:r>
        <w:rPr>
          <w:rFonts w:ascii="Times New Roman" w:eastAsia="Times New Roman" w:hAnsi="Times New Roman" w:cs="Times New Roman"/>
          <w:sz w:val="24"/>
          <w:szCs w:val="24"/>
        </w:rPr>
        <w:t>on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s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ndo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s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ie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un</w:t>
      </w:r>
      <w:r>
        <w:rPr>
          <w:rFonts w:ascii="Times New Roman" w:eastAsia="Times New Roman" w:hAnsi="Times New Roman" w:cs="Times New Roman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nú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ro</w:t>
      </w:r>
      <w:r>
        <w:rPr>
          <w:rFonts w:ascii="Times New Roman" w:eastAsia="Times New Roman" w:hAnsi="Times New Roman" w:cs="Times New Roman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z w:val="24"/>
          <w:szCs w:val="24"/>
        </w:rPr>
        <w:t>os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spacing w:val="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ód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fu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e (</w:t>
      </w:r>
      <w:r>
        <w:rPr>
          <w:rFonts w:ascii="Times New Roman" w:eastAsia="Times New Roman" w:hAnsi="Times New Roman" w:cs="Times New Roman"/>
          <w:spacing w:val="-5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–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sz w:val="24"/>
          <w:szCs w:val="24"/>
        </w:rPr>
        <w:t>ook, 2012).</w:t>
      </w:r>
    </w:p>
    <w:p w14:paraId="1E82F651" w14:textId="77777777" w:rsidR="00BE5A93" w:rsidRDefault="00BE5A93">
      <w:pPr>
        <w:spacing w:before="10" w:after="0" w:line="200" w:lineRule="exact"/>
        <w:rPr>
          <w:sz w:val="20"/>
          <w:szCs w:val="20"/>
        </w:rPr>
      </w:pPr>
    </w:p>
    <w:p w14:paraId="21303F05" w14:textId="77777777" w:rsidR="00BE5A93" w:rsidRDefault="00F700C7">
      <w:pPr>
        <w:spacing w:after="0"/>
        <w:ind w:left="117" w:right="631"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b/>
          <w:bCs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spacing w:val="-5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b/>
          <w:bCs/>
          <w:spacing w:val="6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b/>
          <w:bCs/>
          <w:spacing w:val="-6"/>
          <w:sz w:val="24"/>
          <w:szCs w:val="24"/>
        </w:rPr>
        <w:t>k</w:t>
      </w:r>
      <w:r>
        <w:rPr>
          <w:rFonts w:ascii="Times New Roman" w:eastAsia="Times New Roman" w:hAnsi="Times New Roman" w:cs="Times New Roman"/>
          <w:b/>
          <w:bCs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spacing w:val="1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un</w:t>
      </w:r>
      <w:r>
        <w:rPr>
          <w:rFonts w:ascii="Times New Roman" w:eastAsia="Times New Roman" w:hAnsi="Times New Roman" w:cs="Times New Roman"/>
          <w:spacing w:val="2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tem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1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spacing w:val="1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rol</w:t>
      </w:r>
      <w:r>
        <w:rPr>
          <w:rFonts w:ascii="Times New Roman" w:eastAsia="Times New Roman" w:hAnsi="Times New Roman" w:cs="Times New Roman"/>
          <w:spacing w:val="1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spacing w:val="1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on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bu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do</w:t>
      </w:r>
      <w:r>
        <w:rPr>
          <w:rFonts w:ascii="Times New Roman" w:eastAsia="Times New Roman" w:hAnsi="Times New Roman" w:cs="Times New Roman"/>
          <w:spacing w:val="1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que</w:t>
      </w:r>
      <w:r>
        <w:rPr>
          <w:rFonts w:ascii="Times New Roman" w:eastAsia="Times New Roman" w:hAnsi="Times New Roman" w:cs="Times New Roman"/>
          <w:spacing w:val="1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ac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li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1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1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j</w:t>
      </w:r>
      <w:r>
        <w:rPr>
          <w:rFonts w:ascii="Times New Roman" w:eastAsia="Times New Roman" w:hAnsi="Times New Roman" w:cs="Times New Roman"/>
          <w:sz w:val="24"/>
          <w:szCs w:val="24"/>
        </w:rPr>
        <w:t>o de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pro</w:t>
      </w:r>
      <w:r>
        <w:rPr>
          <w:rFonts w:ascii="Times New Roman" w:eastAsia="Times New Roman" w:hAnsi="Times New Roman" w:cs="Times New Roman"/>
          <w:spacing w:val="-8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ect</w:t>
      </w:r>
      <w:r>
        <w:rPr>
          <w:rFonts w:ascii="Times New Roman" w:eastAsia="Times New Roman" w:hAnsi="Times New Roman" w:cs="Times New Roman"/>
          <w:sz w:val="24"/>
          <w:szCs w:val="24"/>
        </w:rPr>
        <w:t>os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la</w:t>
      </w:r>
      <w:r>
        <w:rPr>
          <w:rFonts w:ascii="Times New Roman" w:eastAsia="Times New Roman" w:hAnsi="Times New Roman" w:cs="Times New Roman"/>
          <w:sz w:val="24"/>
          <w:szCs w:val="24"/>
        </w:rPr>
        <w:t>bor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ti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z w:val="24"/>
          <w:szCs w:val="24"/>
        </w:rPr>
        <w:t>os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dos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5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tie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rr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ie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ici</w:t>
      </w:r>
      <w:r>
        <w:rPr>
          <w:rFonts w:ascii="Times New Roman" w:eastAsia="Times New Roman" w:hAnsi="Times New Roman" w:cs="Times New Roman"/>
          <w:sz w:val="24"/>
          <w:szCs w:val="24"/>
        </w:rPr>
        <w:t>os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o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al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j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amie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</w:p>
    <w:p w14:paraId="52EE6221" w14:textId="77777777" w:rsidR="00BE5A93" w:rsidRDefault="00BE5A93">
      <w:pPr>
        <w:spacing w:after="0"/>
        <w:jc w:val="both"/>
        <w:sectPr w:rsidR="00BE5A93">
          <w:headerReference w:type="default" r:id="rId69"/>
          <w:pgSz w:w="12240" w:h="15840"/>
          <w:pgMar w:top="2240" w:right="1300" w:bottom="280" w:left="1300" w:header="1483" w:footer="0" w:gutter="0"/>
          <w:pgNumType w:start="37"/>
          <w:cols w:space="720"/>
        </w:sectPr>
      </w:pPr>
    </w:p>
    <w:p w14:paraId="1E37787D" w14:textId="77777777" w:rsidR="00BE5A93" w:rsidRDefault="00BE5A93">
      <w:pPr>
        <w:spacing w:before="8" w:after="0" w:line="240" w:lineRule="exact"/>
        <w:rPr>
          <w:sz w:val="24"/>
          <w:szCs w:val="24"/>
        </w:rPr>
      </w:pPr>
    </w:p>
    <w:p w14:paraId="5116077C" w14:textId="77777777" w:rsidR="00BE5A93" w:rsidRDefault="00F700C7">
      <w:pPr>
        <w:spacing w:before="30" w:after="0" w:line="240" w:lineRule="auto"/>
        <w:ind w:left="106" w:right="-20"/>
        <w:rPr>
          <w:rFonts w:ascii="Times New Roman" w:eastAsia="Times New Roman" w:hAnsi="Times New Roman" w:cs="Times New Roman"/>
          <w:sz w:val="23"/>
          <w:szCs w:val="23"/>
        </w:rPr>
      </w:pPr>
      <w:r>
        <w:rPr>
          <w:rFonts w:ascii="Times New Roman" w:eastAsia="Times New Roman" w:hAnsi="Times New Roman" w:cs="Times New Roman"/>
          <w:sz w:val="23"/>
          <w:szCs w:val="23"/>
        </w:rPr>
        <w:t>de</w:t>
      </w:r>
      <w:r>
        <w:rPr>
          <w:rFonts w:ascii="Times New Roman" w:eastAsia="Times New Roman" w:hAnsi="Times New Roman" w:cs="Times New Roman"/>
          <w:spacing w:val="47"/>
          <w:sz w:val="23"/>
          <w:szCs w:val="23"/>
        </w:rPr>
        <w:t xml:space="preserve"> </w:t>
      </w:r>
      <w:del w:id="317" w:author="Microsoft Office User" w:date="2016-07-07T14:52:00Z">
        <w:r w:rsidDel="00356DE4">
          <w:rPr>
            <w:rFonts w:ascii="Times New Roman" w:eastAsia="Times New Roman" w:hAnsi="Times New Roman" w:cs="Times New Roman"/>
            <w:sz w:val="23"/>
            <w:szCs w:val="23"/>
          </w:rPr>
          <w:delText xml:space="preserve">repositorios, </w:delText>
        </w:r>
        <w:r w:rsidDel="00356DE4">
          <w:rPr>
            <w:rFonts w:ascii="Times New Roman" w:eastAsia="Times New Roman" w:hAnsi="Times New Roman" w:cs="Times New Roman"/>
            <w:spacing w:val="31"/>
            <w:sz w:val="23"/>
            <w:szCs w:val="23"/>
          </w:rPr>
          <w:delText xml:space="preserve"> </w:delText>
        </w:r>
        <w:r w:rsidDel="00356DE4">
          <w:rPr>
            <w:rFonts w:ascii="Times New Roman" w:eastAsia="Times New Roman" w:hAnsi="Times New Roman" w:cs="Times New Roman"/>
            <w:sz w:val="23"/>
            <w:szCs w:val="23"/>
          </w:rPr>
          <w:delText>revisión</w:delText>
        </w:r>
      </w:del>
      <w:ins w:id="318" w:author="Microsoft Office User" w:date="2016-07-07T14:52:00Z">
        <w:r w:rsidR="00356DE4">
          <w:rPr>
            <w:rFonts w:ascii="Times New Roman" w:eastAsia="Times New Roman" w:hAnsi="Times New Roman" w:cs="Times New Roman"/>
            <w:sz w:val="23"/>
            <w:szCs w:val="23"/>
          </w:rPr>
          <w:t xml:space="preserve">repositorios, </w:t>
        </w:r>
        <w:r w:rsidR="00356DE4">
          <w:rPr>
            <w:rFonts w:ascii="Times New Roman" w:eastAsia="Times New Roman" w:hAnsi="Times New Roman" w:cs="Times New Roman"/>
            <w:spacing w:val="31"/>
            <w:sz w:val="23"/>
            <w:szCs w:val="23"/>
          </w:rPr>
          <w:t>revisión</w:t>
        </w:r>
      </w:ins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8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z w:val="23"/>
          <w:szCs w:val="23"/>
        </w:rPr>
        <w:t>de</w:t>
      </w:r>
      <w:r>
        <w:rPr>
          <w:rFonts w:ascii="Times New Roman" w:eastAsia="Times New Roman" w:hAnsi="Times New Roman" w:cs="Times New Roman"/>
          <w:spacing w:val="49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código </w:t>
      </w:r>
      <w:r>
        <w:rPr>
          <w:rFonts w:ascii="Times New Roman" w:eastAsia="Times New Roman" w:hAnsi="Times New Roman" w:cs="Times New Roman"/>
          <w:spacing w:val="12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z w:val="23"/>
          <w:szCs w:val="23"/>
        </w:rPr>
        <w:t>y</w:t>
      </w:r>
      <w:r>
        <w:rPr>
          <w:rFonts w:ascii="Times New Roman" w:eastAsia="Times New Roman" w:hAnsi="Times New Roman" w:cs="Times New Roman"/>
          <w:spacing w:val="45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gestión </w:t>
      </w:r>
      <w:r>
        <w:rPr>
          <w:rFonts w:ascii="Times New Roman" w:eastAsia="Times New Roman" w:hAnsi="Times New Roman" w:cs="Times New Roman"/>
          <w:spacing w:val="6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de  proyectos </w:t>
      </w:r>
      <w:r>
        <w:rPr>
          <w:rFonts w:ascii="Times New Roman" w:eastAsia="Times New Roman" w:hAnsi="Times New Roman" w:cs="Times New Roman"/>
          <w:spacing w:val="3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z w:val="23"/>
          <w:szCs w:val="23"/>
        </w:rPr>
        <w:t>de</w:t>
      </w:r>
      <w:r>
        <w:rPr>
          <w:rFonts w:ascii="Times New Roman" w:eastAsia="Times New Roman" w:hAnsi="Times New Roman" w:cs="Times New Roman"/>
          <w:spacing w:val="56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código </w:t>
      </w:r>
      <w:r>
        <w:rPr>
          <w:rFonts w:ascii="Times New Roman" w:eastAsia="Times New Roman" w:hAnsi="Times New Roman" w:cs="Times New Roman"/>
          <w:spacing w:val="5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abierto </w:t>
      </w:r>
      <w:r>
        <w:rPr>
          <w:rFonts w:ascii="Times New Roman" w:eastAsia="Times New Roman" w:hAnsi="Times New Roman" w:cs="Times New Roman"/>
          <w:spacing w:val="12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z w:val="23"/>
          <w:szCs w:val="23"/>
        </w:rPr>
        <w:t>o</w:t>
      </w:r>
      <w:r>
        <w:rPr>
          <w:rFonts w:ascii="Times New Roman" w:eastAsia="Times New Roman" w:hAnsi="Times New Roman" w:cs="Times New Roman"/>
          <w:spacing w:val="46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w w:val="103"/>
          <w:sz w:val="23"/>
          <w:szCs w:val="23"/>
        </w:rPr>
        <w:t>privados</w:t>
      </w:r>
    </w:p>
    <w:p w14:paraId="552A031A" w14:textId="77777777" w:rsidR="00BE5A93" w:rsidRDefault="00BE5A93">
      <w:pPr>
        <w:spacing w:before="3" w:after="0" w:line="280" w:lineRule="exact"/>
        <w:rPr>
          <w:sz w:val="28"/>
          <w:szCs w:val="28"/>
        </w:rPr>
      </w:pPr>
    </w:p>
    <w:p w14:paraId="47C5DB3B" w14:textId="77777777" w:rsidR="00BE5A93" w:rsidRDefault="00F700C7">
      <w:pPr>
        <w:spacing w:after="0" w:line="240" w:lineRule="auto"/>
        <w:ind w:left="106" w:right="-20"/>
        <w:rPr>
          <w:rFonts w:ascii="Times New Roman" w:eastAsia="Times New Roman" w:hAnsi="Times New Roman" w:cs="Times New Roman"/>
          <w:sz w:val="23"/>
          <w:szCs w:val="23"/>
        </w:rPr>
      </w:pPr>
      <w:r>
        <w:rPr>
          <w:rFonts w:ascii="Times New Roman" w:eastAsia="Times New Roman" w:hAnsi="Times New Roman" w:cs="Times New Roman"/>
          <w:sz w:val="23"/>
          <w:szCs w:val="23"/>
        </w:rPr>
        <w:t>(Bitbucket,</w:t>
      </w:r>
      <w:r>
        <w:rPr>
          <w:rFonts w:ascii="Times New Roman" w:eastAsia="Times New Roman" w:hAnsi="Times New Roman" w:cs="Times New Roman"/>
          <w:spacing w:val="36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w w:val="103"/>
          <w:sz w:val="23"/>
          <w:szCs w:val="23"/>
        </w:rPr>
        <w:t>2008).</w:t>
      </w:r>
    </w:p>
    <w:p w14:paraId="0C7837A9" w14:textId="77777777" w:rsidR="00BE5A93" w:rsidRDefault="00BE5A93">
      <w:pPr>
        <w:spacing w:after="0"/>
        <w:sectPr w:rsidR="00BE5A93">
          <w:headerReference w:type="default" r:id="rId70"/>
          <w:pgSz w:w="12240" w:h="15840"/>
          <w:pgMar w:top="1700" w:right="1300" w:bottom="280" w:left="1320" w:header="1483" w:footer="0" w:gutter="0"/>
          <w:pgNumType w:start="38"/>
          <w:cols w:space="720"/>
        </w:sectPr>
      </w:pPr>
    </w:p>
    <w:p w14:paraId="7AFBFDF9" w14:textId="77777777" w:rsidR="00BE5A93" w:rsidRDefault="00BE5A93">
      <w:pPr>
        <w:spacing w:after="0" w:line="200" w:lineRule="exact"/>
        <w:rPr>
          <w:sz w:val="20"/>
          <w:szCs w:val="20"/>
        </w:rPr>
      </w:pPr>
    </w:p>
    <w:p w14:paraId="304B2069" w14:textId="77777777" w:rsidR="00BE5A93" w:rsidRDefault="00BE5A93">
      <w:pPr>
        <w:spacing w:after="0" w:line="200" w:lineRule="exact"/>
        <w:rPr>
          <w:sz w:val="20"/>
          <w:szCs w:val="20"/>
        </w:rPr>
      </w:pPr>
    </w:p>
    <w:p w14:paraId="4D2725CC" w14:textId="77777777" w:rsidR="00BE5A93" w:rsidRDefault="00BE5A93">
      <w:pPr>
        <w:spacing w:after="0" w:line="200" w:lineRule="exact"/>
        <w:rPr>
          <w:sz w:val="20"/>
          <w:szCs w:val="20"/>
        </w:rPr>
      </w:pPr>
    </w:p>
    <w:p w14:paraId="71E1F226" w14:textId="77777777" w:rsidR="00BE5A93" w:rsidRDefault="00BE5A93">
      <w:pPr>
        <w:spacing w:after="0" w:line="200" w:lineRule="exact"/>
        <w:rPr>
          <w:sz w:val="20"/>
          <w:szCs w:val="20"/>
        </w:rPr>
      </w:pPr>
    </w:p>
    <w:p w14:paraId="0413A35B" w14:textId="77777777" w:rsidR="00BE5A93" w:rsidRDefault="00BE5A93">
      <w:pPr>
        <w:spacing w:after="0" w:line="200" w:lineRule="exact"/>
        <w:rPr>
          <w:sz w:val="20"/>
          <w:szCs w:val="20"/>
        </w:rPr>
      </w:pPr>
    </w:p>
    <w:p w14:paraId="006E7DCE" w14:textId="77777777" w:rsidR="00BE5A93" w:rsidRDefault="00BE5A93">
      <w:pPr>
        <w:spacing w:after="0" w:line="260" w:lineRule="exact"/>
        <w:rPr>
          <w:sz w:val="26"/>
          <w:szCs w:val="26"/>
        </w:rPr>
      </w:pPr>
    </w:p>
    <w:p w14:paraId="29DCED9A" w14:textId="77777777" w:rsidR="00BE5A93" w:rsidRDefault="00F700C7">
      <w:pPr>
        <w:spacing w:before="29" w:after="0" w:line="240" w:lineRule="auto"/>
        <w:ind w:left="117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5. </w:t>
      </w:r>
      <w:r>
        <w:rPr>
          <w:rFonts w:ascii="Times New Roman" w:eastAsia="Times New Roman" w:hAnsi="Times New Roman" w:cs="Times New Roman"/>
          <w:b/>
          <w:bCs/>
          <w:spacing w:val="1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b/>
          <w:bCs/>
          <w:spacing w:val="-6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j</w:t>
      </w:r>
      <w:r>
        <w:rPr>
          <w:rFonts w:ascii="Times New Roman" w:eastAsia="Times New Roman" w:hAnsi="Times New Roman" w:cs="Times New Roman"/>
          <w:b/>
          <w:bCs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vo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.</w:t>
      </w:r>
    </w:p>
    <w:p w14:paraId="1B93F568" w14:textId="77777777" w:rsidR="00BE5A93" w:rsidRDefault="00BE5A93">
      <w:pPr>
        <w:spacing w:before="6" w:after="0" w:line="190" w:lineRule="exact"/>
        <w:rPr>
          <w:sz w:val="19"/>
          <w:szCs w:val="19"/>
        </w:rPr>
      </w:pPr>
    </w:p>
    <w:p w14:paraId="163A4833" w14:textId="77777777" w:rsidR="00BE5A93" w:rsidRDefault="00BE5A93">
      <w:pPr>
        <w:spacing w:after="0" w:line="200" w:lineRule="exact"/>
        <w:rPr>
          <w:sz w:val="20"/>
          <w:szCs w:val="20"/>
        </w:rPr>
      </w:pPr>
    </w:p>
    <w:p w14:paraId="54F08B34" w14:textId="77777777" w:rsidR="00BE5A93" w:rsidRDefault="00F700C7">
      <w:pPr>
        <w:spacing w:after="0" w:line="240" w:lineRule="auto"/>
        <w:ind w:left="836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5.1 </w:t>
      </w:r>
      <w:r>
        <w:rPr>
          <w:rFonts w:ascii="Times New Roman" w:eastAsia="Times New Roman" w:hAnsi="Times New Roman" w:cs="Times New Roman"/>
          <w:b/>
          <w:bCs/>
          <w:spacing w:val="1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b/>
          <w:bCs/>
          <w:spacing w:val="-6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j</w:t>
      </w:r>
      <w:r>
        <w:rPr>
          <w:rFonts w:ascii="Times New Roman" w:eastAsia="Times New Roman" w:hAnsi="Times New Roman" w:cs="Times New Roman"/>
          <w:b/>
          <w:bCs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vo </w:t>
      </w:r>
      <w:r>
        <w:rPr>
          <w:rFonts w:ascii="Times New Roman" w:eastAsia="Times New Roman" w:hAnsi="Times New Roman" w:cs="Times New Roman"/>
          <w:b/>
          <w:bCs/>
          <w:spacing w:val="-3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b/>
          <w:bCs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b/>
          <w:bCs/>
          <w:spacing w:val="1"/>
          <w:sz w:val="24"/>
          <w:szCs w:val="24"/>
        </w:rPr>
        <w:t>er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b/>
          <w:bCs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.</w:t>
      </w:r>
    </w:p>
    <w:p w14:paraId="2B1934B4" w14:textId="77777777" w:rsidR="00BE5A93" w:rsidRDefault="00BE5A93">
      <w:pPr>
        <w:spacing w:before="4" w:after="0" w:line="100" w:lineRule="exact"/>
        <w:rPr>
          <w:sz w:val="10"/>
          <w:szCs w:val="10"/>
        </w:rPr>
      </w:pPr>
    </w:p>
    <w:p w14:paraId="0107A148" w14:textId="77777777" w:rsidR="00BE5A93" w:rsidRDefault="00BE5A93">
      <w:pPr>
        <w:spacing w:after="0" w:line="200" w:lineRule="exact"/>
        <w:rPr>
          <w:sz w:val="20"/>
          <w:szCs w:val="20"/>
        </w:rPr>
      </w:pPr>
    </w:p>
    <w:p w14:paraId="1CC2EA00" w14:textId="77777777" w:rsidR="00BE5A93" w:rsidRDefault="00BE5A93">
      <w:pPr>
        <w:spacing w:after="0" w:line="200" w:lineRule="exact"/>
        <w:rPr>
          <w:sz w:val="20"/>
          <w:szCs w:val="20"/>
        </w:rPr>
      </w:pPr>
    </w:p>
    <w:p w14:paraId="7C97C73B" w14:textId="77777777" w:rsidR="00BE5A93" w:rsidRDefault="00F700C7">
      <w:pPr>
        <w:spacing w:after="0"/>
        <w:ind w:left="117" w:right="620"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del w:id="319" w:author="Ines" w:date="2016-07-04T22:45:00Z">
        <w:r w:rsidDel="00983D66">
          <w:rPr>
            <w:rFonts w:ascii="Times New Roman" w:eastAsia="Times New Roman" w:hAnsi="Times New Roman" w:cs="Times New Roman"/>
            <w:sz w:val="24"/>
            <w:szCs w:val="24"/>
          </w:rPr>
          <w:delText>R</w:delText>
        </w:r>
        <w:r w:rsidDel="00983D66">
          <w:rPr>
            <w:rFonts w:ascii="Times New Roman" w:eastAsia="Times New Roman" w:hAnsi="Times New Roman" w:cs="Times New Roman"/>
            <w:spacing w:val="1"/>
            <w:sz w:val="24"/>
            <w:szCs w:val="24"/>
          </w:rPr>
          <w:delText>eali</w:delText>
        </w:r>
        <w:r w:rsidDel="00983D66">
          <w:rPr>
            <w:rFonts w:ascii="Times New Roman" w:eastAsia="Times New Roman" w:hAnsi="Times New Roman" w:cs="Times New Roman"/>
            <w:spacing w:val="-3"/>
            <w:sz w:val="24"/>
            <w:szCs w:val="24"/>
          </w:rPr>
          <w:delText>z</w:delText>
        </w:r>
        <w:r w:rsidDel="00983D66">
          <w:rPr>
            <w:rFonts w:ascii="Times New Roman" w:eastAsia="Times New Roman" w:hAnsi="Times New Roman" w:cs="Times New Roman"/>
            <w:spacing w:val="1"/>
            <w:sz w:val="24"/>
            <w:szCs w:val="24"/>
          </w:rPr>
          <w:delText>a</w:delText>
        </w:r>
        <w:r w:rsidDel="00983D66">
          <w:rPr>
            <w:rFonts w:ascii="Times New Roman" w:eastAsia="Times New Roman" w:hAnsi="Times New Roman" w:cs="Times New Roman"/>
            <w:sz w:val="24"/>
            <w:szCs w:val="24"/>
          </w:rPr>
          <w:delText>r</w:delText>
        </w:r>
        <w:r w:rsidDel="00983D66">
          <w:rPr>
            <w:rFonts w:ascii="Times New Roman" w:eastAsia="Times New Roman" w:hAnsi="Times New Roman" w:cs="Times New Roman"/>
            <w:spacing w:val="1"/>
            <w:sz w:val="24"/>
            <w:szCs w:val="24"/>
          </w:rPr>
          <w:delText xml:space="preserve"> e</w:delText>
        </w:r>
        <w:r w:rsidDel="00983D66">
          <w:rPr>
            <w:rFonts w:ascii="Times New Roman" w:eastAsia="Times New Roman" w:hAnsi="Times New Roman" w:cs="Times New Roman"/>
            <w:sz w:val="24"/>
            <w:szCs w:val="24"/>
          </w:rPr>
          <w:delText>l</w:delText>
        </w:r>
        <w:r w:rsidDel="00983D66">
          <w:rPr>
            <w:rFonts w:ascii="Times New Roman" w:eastAsia="Times New Roman" w:hAnsi="Times New Roman" w:cs="Times New Roman"/>
            <w:spacing w:val="2"/>
            <w:sz w:val="24"/>
            <w:szCs w:val="24"/>
          </w:rPr>
          <w:delText xml:space="preserve"> </w:delText>
        </w:r>
        <w:r w:rsidDel="00983D66">
          <w:rPr>
            <w:rFonts w:ascii="Times New Roman" w:eastAsia="Times New Roman" w:hAnsi="Times New Roman" w:cs="Times New Roman"/>
            <w:spacing w:val="1"/>
            <w:sz w:val="24"/>
            <w:szCs w:val="24"/>
          </w:rPr>
          <w:delText>a</w:delText>
        </w:r>
        <w:r w:rsidDel="00983D66">
          <w:rPr>
            <w:rFonts w:ascii="Times New Roman" w:eastAsia="Times New Roman" w:hAnsi="Times New Roman" w:cs="Times New Roman"/>
            <w:sz w:val="24"/>
            <w:szCs w:val="24"/>
          </w:rPr>
          <w:delText>n</w:delText>
        </w:r>
        <w:r w:rsidDel="00983D66">
          <w:rPr>
            <w:rFonts w:ascii="Times New Roman" w:eastAsia="Times New Roman" w:hAnsi="Times New Roman" w:cs="Times New Roman"/>
            <w:spacing w:val="1"/>
            <w:sz w:val="24"/>
            <w:szCs w:val="24"/>
          </w:rPr>
          <w:delText>á</w:delText>
        </w:r>
        <w:r w:rsidDel="00983D66">
          <w:rPr>
            <w:rFonts w:ascii="Times New Roman" w:eastAsia="Times New Roman" w:hAnsi="Times New Roman" w:cs="Times New Roman"/>
            <w:spacing w:val="-3"/>
            <w:sz w:val="24"/>
            <w:szCs w:val="24"/>
          </w:rPr>
          <w:delText>l</w:delText>
        </w:r>
        <w:r w:rsidDel="00983D66">
          <w:rPr>
            <w:rFonts w:ascii="Times New Roman" w:eastAsia="Times New Roman" w:hAnsi="Times New Roman" w:cs="Times New Roman"/>
            <w:spacing w:val="1"/>
            <w:sz w:val="24"/>
            <w:szCs w:val="24"/>
          </w:rPr>
          <w:delText>i</w:delText>
        </w:r>
        <w:r w:rsidDel="00983D66">
          <w:rPr>
            <w:rFonts w:ascii="Times New Roman" w:eastAsia="Times New Roman" w:hAnsi="Times New Roman" w:cs="Times New Roman"/>
            <w:spacing w:val="-1"/>
            <w:sz w:val="24"/>
            <w:szCs w:val="24"/>
          </w:rPr>
          <w:delText>s</w:delText>
        </w:r>
        <w:r w:rsidDel="00983D66">
          <w:rPr>
            <w:rFonts w:ascii="Times New Roman" w:eastAsia="Times New Roman" w:hAnsi="Times New Roman" w:cs="Times New Roman"/>
            <w:spacing w:val="1"/>
            <w:sz w:val="24"/>
            <w:szCs w:val="24"/>
          </w:rPr>
          <w:delText>i</w:delText>
        </w:r>
        <w:r w:rsidDel="00983D66">
          <w:rPr>
            <w:rFonts w:ascii="Times New Roman" w:eastAsia="Times New Roman" w:hAnsi="Times New Roman" w:cs="Times New Roman"/>
            <w:spacing w:val="-1"/>
            <w:sz w:val="24"/>
            <w:szCs w:val="24"/>
          </w:rPr>
          <w:delText>s</w:delText>
        </w:r>
        <w:r w:rsidDel="00983D66">
          <w:rPr>
            <w:rFonts w:ascii="Times New Roman" w:eastAsia="Times New Roman" w:hAnsi="Times New Roman" w:cs="Times New Roman"/>
            <w:sz w:val="24"/>
            <w:szCs w:val="24"/>
          </w:rPr>
          <w:delText>,</w:delText>
        </w:r>
        <w:r w:rsidDel="00983D66">
          <w:rPr>
            <w:rFonts w:ascii="Times New Roman" w:eastAsia="Times New Roman" w:hAnsi="Times New Roman" w:cs="Times New Roman"/>
            <w:spacing w:val="5"/>
            <w:sz w:val="24"/>
            <w:szCs w:val="24"/>
          </w:rPr>
          <w:delText xml:space="preserve"> </w:delText>
        </w:r>
        <w:r w:rsidDel="00983D66">
          <w:rPr>
            <w:rFonts w:ascii="Times New Roman" w:eastAsia="Times New Roman" w:hAnsi="Times New Roman" w:cs="Times New Roman"/>
            <w:sz w:val="24"/>
            <w:szCs w:val="24"/>
          </w:rPr>
          <w:delText>d</w:delText>
        </w:r>
        <w:r w:rsidDel="00983D66">
          <w:rPr>
            <w:rFonts w:ascii="Times New Roman" w:eastAsia="Times New Roman" w:hAnsi="Times New Roman" w:cs="Times New Roman"/>
            <w:spacing w:val="1"/>
            <w:sz w:val="24"/>
            <w:szCs w:val="24"/>
          </w:rPr>
          <w:delText>i</w:delText>
        </w:r>
        <w:r w:rsidDel="00983D66">
          <w:rPr>
            <w:rFonts w:ascii="Times New Roman" w:eastAsia="Times New Roman" w:hAnsi="Times New Roman" w:cs="Times New Roman"/>
            <w:spacing w:val="-1"/>
            <w:sz w:val="24"/>
            <w:szCs w:val="24"/>
          </w:rPr>
          <w:delText>s</w:delText>
        </w:r>
        <w:r w:rsidDel="00983D66">
          <w:rPr>
            <w:rFonts w:ascii="Times New Roman" w:eastAsia="Times New Roman" w:hAnsi="Times New Roman" w:cs="Times New Roman"/>
            <w:spacing w:val="1"/>
            <w:sz w:val="24"/>
            <w:szCs w:val="24"/>
          </w:rPr>
          <w:delText>e</w:delText>
        </w:r>
        <w:r w:rsidDel="00983D66">
          <w:rPr>
            <w:rFonts w:ascii="Times New Roman" w:eastAsia="Times New Roman" w:hAnsi="Times New Roman" w:cs="Times New Roman"/>
            <w:sz w:val="24"/>
            <w:szCs w:val="24"/>
          </w:rPr>
          <w:delText>ño,</w:delText>
        </w:r>
        <w:r w:rsidDel="00983D66">
          <w:rPr>
            <w:rFonts w:ascii="Times New Roman" w:eastAsia="Times New Roman" w:hAnsi="Times New Roman" w:cs="Times New Roman"/>
            <w:spacing w:val="5"/>
            <w:sz w:val="24"/>
            <w:szCs w:val="24"/>
          </w:rPr>
          <w:delText xml:space="preserve"> </w:delText>
        </w:r>
        <w:r w:rsidDel="00983D66">
          <w:rPr>
            <w:rFonts w:ascii="Times New Roman" w:eastAsia="Times New Roman" w:hAnsi="Times New Roman" w:cs="Times New Roman"/>
            <w:sz w:val="24"/>
            <w:szCs w:val="24"/>
          </w:rPr>
          <w:delText>d</w:delText>
        </w:r>
        <w:r w:rsidDel="00983D66">
          <w:rPr>
            <w:rFonts w:ascii="Times New Roman" w:eastAsia="Times New Roman" w:hAnsi="Times New Roman" w:cs="Times New Roman"/>
            <w:spacing w:val="1"/>
            <w:sz w:val="24"/>
            <w:szCs w:val="24"/>
          </w:rPr>
          <w:delText>e</w:delText>
        </w:r>
        <w:r w:rsidDel="00983D66">
          <w:rPr>
            <w:rFonts w:ascii="Times New Roman" w:eastAsia="Times New Roman" w:hAnsi="Times New Roman" w:cs="Times New Roman"/>
            <w:spacing w:val="-1"/>
            <w:sz w:val="24"/>
            <w:szCs w:val="24"/>
          </w:rPr>
          <w:delText>s</w:delText>
        </w:r>
        <w:r w:rsidDel="00983D66">
          <w:rPr>
            <w:rFonts w:ascii="Times New Roman" w:eastAsia="Times New Roman" w:hAnsi="Times New Roman" w:cs="Times New Roman"/>
            <w:spacing w:val="1"/>
            <w:sz w:val="24"/>
            <w:szCs w:val="24"/>
          </w:rPr>
          <w:delText>a</w:delText>
        </w:r>
        <w:r w:rsidDel="00983D66">
          <w:rPr>
            <w:rFonts w:ascii="Times New Roman" w:eastAsia="Times New Roman" w:hAnsi="Times New Roman" w:cs="Times New Roman"/>
            <w:spacing w:val="-4"/>
            <w:sz w:val="24"/>
            <w:szCs w:val="24"/>
          </w:rPr>
          <w:delText>r</w:delText>
        </w:r>
        <w:r w:rsidDel="00983D66">
          <w:rPr>
            <w:rFonts w:ascii="Times New Roman" w:eastAsia="Times New Roman" w:hAnsi="Times New Roman" w:cs="Times New Roman"/>
            <w:sz w:val="24"/>
            <w:szCs w:val="24"/>
          </w:rPr>
          <w:delText>ro</w:delText>
        </w:r>
        <w:r w:rsidDel="00983D66">
          <w:rPr>
            <w:rFonts w:ascii="Times New Roman" w:eastAsia="Times New Roman" w:hAnsi="Times New Roman" w:cs="Times New Roman"/>
            <w:spacing w:val="1"/>
            <w:sz w:val="24"/>
            <w:szCs w:val="24"/>
          </w:rPr>
          <w:delText>ll</w:delText>
        </w:r>
        <w:r w:rsidDel="00983D66">
          <w:rPr>
            <w:rFonts w:ascii="Times New Roman" w:eastAsia="Times New Roman" w:hAnsi="Times New Roman" w:cs="Times New Roman"/>
            <w:sz w:val="24"/>
            <w:szCs w:val="24"/>
          </w:rPr>
          <w:delText>o</w:delText>
        </w:r>
        <w:r w:rsidDel="00983D66">
          <w:rPr>
            <w:rFonts w:ascii="Times New Roman" w:eastAsia="Times New Roman" w:hAnsi="Times New Roman" w:cs="Times New Roman"/>
            <w:spacing w:val="5"/>
            <w:sz w:val="24"/>
            <w:szCs w:val="24"/>
          </w:rPr>
          <w:delText xml:space="preserve"> </w:delText>
        </w:r>
        <w:r w:rsidDel="00983D66">
          <w:rPr>
            <w:rFonts w:ascii="Times New Roman" w:eastAsia="Times New Roman" w:hAnsi="Times New Roman" w:cs="Times New Roman"/>
            <w:spacing w:val="-4"/>
            <w:sz w:val="24"/>
            <w:szCs w:val="24"/>
          </w:rPr>
          <w:delText>d</w:delText>
        </w:r>
        <w:r w:rsidDel="00983D66">
          <w:rPr>
            <w:rFonts w:ascii="Times New Roman" w:eastAsia="Times New Roman" w:hAnsi="Times New Roman" w:cs="Times New Roman"/>
            <w:sz w:val="24"/>
            <w:szCs w:val="24"/>
          </w:rPr>
          <w:delText>e</w:delText>
        </w:r>
        <w:r w:rsidDel="00983D66">
          <w:rPr>
            <w:rFonts w:ascii="Times New Roman" w:eastAsia="Times New Roman" w:hAnsi="Times New Roman" w:cs="Times New Roman"/>
            <w:spacing w:val="2"/>
            <w:sz w:val="24"/>
            <w:szCs w:val="24"/>
          </w:rPr>
          <w:delText xml:space="preserve"> </w:delText>
        </w:r>
        <w:r w:rsidDel="00983D66">
          <w:rPr>
            <w:rFonts w:ascii="Times New Roman" w:eastAsia="Times New Roman" w:hAnsi="Times New Roman" w:cs="Times New Roman"/>
            <w:sz w:val="24"/>
            <w:szCs w:val="24"/>
          </w:rPr>
          <w:delText>una</w:delText>
        </w:r>
        <w:r w:rsidDel="00983D66">
          <w:rPr>
            <w:rFonts w:ascii="Times New Roman" w:eastAsia="Times New Roman" w:hAnsi="Times New Roman" w:cs="Times New Roman"/>
            <w:spacing w:val="15"/>
            <w:sz w:val="24"/>
            <w:szCs w:val="24"/>
          </w:rPr>
          <w:delText xml:space="preserve"> </w:delText>
        </w:r>
        <w:r w:rsidDel="00983D66">
          <w:rPr>
            <w:rFonts w:ascii="Times New Roman" w:eastAsia="Times New Roman" w:hAnsi="Times New Roman" w:cs="Times New Roman"/>
            <w:spacing w:val="-1"/>
            <w:sz w:val="24"/>
            <w:szCs w:val="24"/>
          </w:rPr>
          <w:delText>P</w:delText>
        </w:r>
        <w:r w:rsidDel="00983D66">
          <w:rPr>
            <w:rFonts w:ascii="Times New Roman" w:eastAsia="Times New Roman" w:hAnsi="Times New Roman" w:cs="Times New Roman"/>
            <w:sz w:val="24"/>
            <w:szCs w:val="24"/>
          </w:rPr>
          <w:delText>ro</w:delText>
        </w:r>
        <w:r w:rsidDel="00983D66">
          <w:rPr>
            <w:rFonts w:ascii="Times New Roman" w:eastAsia="Times New Roman" w:hAnsi="Times New Roman" w:cs="Times New Roman"/>
            <w:spacing w:val="1"/>
            <w:sz w:val="24"/>
            <w:szCs w:val="24"/>
          </w:rPr>
          <w:delText>t</w:delText>
        </w:r>
        <w:r w:rsidDel="00983D66">
          <w:rPr>
            <w:rFonts w:ascii="Times New Roman" w:eastAsia="Times New Roman" w:hAnsi="Times New Roman" w:cs="Times New Roman"/>
            <w:sz w:val="24"/>
            <w:szCs w:val="24"/>
          </w:rPr>
          <w:delText>o</w:delText>
        </w:r>
        <w:r w:rsidDel="00983D66">
          <w:rPr>
            <w:rFonts w:ascii="Times New Roman" w:eastAsia="Times New Roman" w:hAnsi="Times New Roman" w:cs="Times New Roman"/>
            <w:spacing w:val="1"/>
            <w:sz w:val="24"/>
            <w:szCs w:val="24"/>
          </w:rPr>
          <w:delText>ti</w:delText>
        </w:r>
        <w:r w:rsidDel="00983D66">
          <w:rPr>
            <w:rFonts w:ascii="Times New Roman" w:eastAsia="Times New Roman" w:hAnsi="Times New Roman" w:cs="Times New Roman"/>
            <w:sz w:val="24"/>
            <w:szCs w:val="24"/>
          </w:rPr>
          <w:delText>po</w:delText>
        </w:r>
        <w:r w:rsidDel="00983D66">
          <w:rPr>
            <w:rFonts w:ascii="Times New Roman" w:eastAsia="Times New Roman" w:hAnsi="Times New Roman" w:cs="Times New Roman"/>
            <w:spacing w:val="5"/>
            <w:sz w:val="24"/>
            <w:szCs w:val="24"/>
          </w:rPr>
          <w:delText xml:space="preserve"> </w:delText>
        </w:r>
        <w:r w:rsidDel="00983D66">
          <w:rPr>
            <w:rFonts w:ascii="Times New Roman" w:eastAsia="Times New Roman" w:hAnsi="Times New Roman" w:cs="Times New Roman"/>
            <w:spacing w:val="-4"/>
            <w:sz w:val="24"/>
            <w:szCs w:val="24"/>
          </w:rPr>
          <w:delText>p</w:delText>
        </w:r>
        <w:r w:rsidDel="00983D66">
          <w:rPr>
            <w:rFonts w:ascii="Times New Roman" w:eastAsia="Times New Roman" w:hAnsi="Times New Roman" w:cs="Times New Roman"/>
            <w:spacing w:val="1"/>
            <w:sz w:val="24"/>
            <w:szCs w:val="24"/>
          </w:rPr>
          <w:delText>a</w:delText>
        </w:r>
        <w:r w:rsidDel="00983D66">
          <w:rPr>
            <w:rFonts w:ascii="Times New Roman" w:eastAsia="Times New Roman" w:hAnsi="Times New Roman" w:cs="Times New Roman"/>
            <w:sz w:val="24"/>
            <w:szCs w:val="24"/>
          </w:rPr>
          <w:delText>ra</w:delText>
        </w:r>
        <w:r w:rsidDel="00983D66">
          <w:rPr>
            <w:rFonts w:ascii="Times New Roman" w:eastAsia="Times New Roman" w:hAnsi="Times New Roman" w:cs="Times New Roman"/>
            <w:spacing w:val="2"/>
            <w:sz w:val="24"/>
            <w:szCs w:val="24"/>
          </w:rPr>
          <w:delText xml:space="preserve"> </w:delText>
        </w:r>
        <w:r w:rsidRPr="00983D66" w:rsidDel="00983D66">
          <w:rPr>
            <w:rFonts w:ascii="Times New Roman" w:eastAsia="Times New Roman" w:hAnsi="Times New Roman" w:cs="Times New Roman"/>
            <w:spacing w:val="1"/>
            <w:sz w:val="24"/>
            <w:szCs w:val="24"/>
            <w:highlight w:val="yellow"/>
            <w:rPrChange w:id="320" w:author="Ines" w:date="2016-07-04T22:48:00Z"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</w:rPrChange>
          </w:rPr>
          <w:delText>te</w:delText>
        </w:r>
        <w:r w:rsidRPr="00983D66" w:rsidDel="00983D66">
          <w:rPr>
            <w:rFonts w:ascii="Times New Roman" w:eastAsia="Times New Roman" w:hAnsi="Times New Roman" w:cs="Times New Roman"/>
            <w:spacing w:val="-3"/>
            <w:sz w:val="24"/>
            <w:szCs w:val="24"/>
            <w:highlight w:val="yellow"/>
            <w:rPrChange w:id="321" w:author="Ines" w:date="2016-07-04T22:48:00Z"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</w:rPrChange>
          </w:rPr>
          <w:delText>l</w:delText>
        </w:r>
        <w:r w:rsidRPr="00983D66" w:rsidDel="00983D66">
          <w:rPr>
            <w:rFonts w:ascii="Times New Roman" w:eastAsia="Times New Roman" w:hAnsi="Times New Roman" w:cs="Times New Roman"/>
            <w:spacing w:val="1"/>
            <w:sz w:val="24"/>
            <w:szCs w:val="24"/>
            <w:highlight w:val="yellow"/>
            <w:rPrChange w:id="322" w:author="Ines" w:date="2016-07-04T22:48:00Z"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</w:rPrChange>
          </w:rPr>
          <w:delText>é</w:delText>
        </w:r>
        <w:r w:rsidRPr="00983D66" w:rsidDel="00983D66">
          <w:rPr>
            <w:rFonts w:ascii="Times New Roman" w:eastAsia="Times New Roman" w:hAnsi="Times New Roman" w:cs="Times New Roman"/>
            <w:sz w:val="24"/>
            <w:szCs w:val="24"/>
            <w:highlight w:val="yellow"/>
            <w:rPrChange w:id="323" w:author="Ines" w:date="2016-07-04T22:48:00Z">
              <w:rPr>
                <w:rFonts w:ascii="Times New Roman" w:eastAsia="Times New Roman" w:hAnsi="Times New Roman" w:cs="Times New Roman"/>
                <w:sz w:val="24"/>
                <w:szCs w:val="24"/>
              </w:rPr>
            </w:rPrChange>
          </w:rPr>
          <w:delText xml:space="preserve">fonos </w:delText>
        </w:r>
        <w:r w:rsidRPr="00983D66" w:rsidDel="00983D66">
          <w:rPr>
            <w:rFonts w:ascii="Times New Roman" w:eastAsia="Times New Roman" w:hAnsi="Times New Roman" w:cs="Times New Roman"/>
            <w:spacing w:val="19"/>
            <w:sz w:val="24"/>
            <w:szCs w:val="24"/>
            <w:highlight w:val="yellow"/>
            <w:rPrChange w:id="324" w:author="Ines" w:date="2016-07-04T22:48:00Z">
              <w:rPr>
                <w:rFonts w:ascii="Times New Roman" w:eastAsia="Times New Roman" w:hAnsi="Times New Roman" w:cs="Times New Roman"/>
                <w:spacing w:val="19"/>
                <w:sz w:val="24"/>
                <w:szCs w:val="24"/>
              </w:rPr>
            </w:rPrChange>
          </w:rPr>
          <w:delText xml:space="preserve"> </w:delText>
        </w:r>
        <w:r w:rsidRPr="00983D66" w:rsidDel="00983D66">
          <w:rPr>
            <w:rFonts w:ascii="Times New Roman" w:eastAsia="Times New Roman" w:hAnsi="Times New Roman" w:cs="Times New Roman"/>
            <w:spacing w:val="1"/>
            <w:sz w:val="24"/>
            <w:szCs w:val="24"/>
            <w:highlight w:val="yellow"/>
            <w:rPrChange w:id="325" w:author="Ines" w:date="2016-07-04T22:48:00Z"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</w:rPrChange>
          </w:rPr>
          <w:delText>m</w:delText>
        </w:r>
        <w:r w:rsidRPr="00983D66" w:rsidDel="00983D66">
          <w:rPr>
            <w:rFonts w:ascii="Times New Roman" w:eastAsia="Times New Roman" w:hAnsi="Times New Roman" w:cs="Times New Roman"/>
            <w:sz w:val="24"/>
            <w:szCs w:val="24"/>
            <w:highlight w:val="yellow"/>
            <w:rPrChange w:id="326" w:author="Ines" w:date="2016-07-04T22:48:00Z">
              <w:rPr>
                <w:rFonts w:ascii="Times New Roman" w:eastAsia="Times New Roman" w:hAnsi="Times New Roman" w:cs="Times New Roman"/>
                <w:sz w:val="24"/>
                <w:szCs w:val="24"/>
              </w:rPr>
            </w:rPrChange>
          </w:rPr>
          <w:delText>ó</w:delText>
        </w:r>
        <w:r w:rsidRPr="00983D66" w:rsidDel="00983D66">
          <w:rPr>
            <w:rFonts w:ascii="Times New Roman" w:eastAsia="Times New Roman" w:hAnsi="Times New Roman" w:cs="Times New Roman"/>
            <w:spacing w:val="-4"/>
            <w:sz w:val="24"/>
            <w:szCs w:val="24"/>
            <w:highlight w:val="yellow"/>
            <w:rPrChange w:id="327" w:author="Ines" w:date="2016-07-04T22:48:00Z">
              <w:rPr>
                <w:rFonts w:ascii="Times New Roman" w:eastAsia="Times New Roman" w:hAnsi="Times New Roman" w:cs="Times New Roman"/>
                <w:spacing w:val="-4"/>
                <w:sz w:val="24"/>
                <w:szCs w:val="24"/>
              </w:rPr>
            </w:rPrChange>
          </w:rPr>
          <w:delText>v</w:delText>
        </w:r>
        <w:r w:rsidRPr="00983D66" w:rsidDel="00983D66">
          <w:rPr>
            <w:rFonts w:ascii="Times New Roman" w:eastAsia="Times New Roman" w:hAnsi="Times New Roman" w:cs="Times New Roman"/>
            <w:spacing w:val="1"/>
            <w:sz w:val="24"/>
            <w:szCs w:val="24"/>
            <w:highlight w:val="yellow"/>
            <w:rPrChange w:id="328" w:author="Ines" w:date="2016-07-04T22:48:00Z"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</w:rPrChange>
          </w:rPr>
          <w:delText>i</w:delText>
        </w:r>
        <w:r w:rsidRPr="00983D66" w:rsidDel="00983D66">
          <w:rPr>
            <w:rFonts w:ascii="Times New Roman" w:eastAsia="Times New Roman" w:hAnsi="Times New Roman" w:cs="Times New Roman"/>
            <w:spacing w:val="2"/>
            <w:sz w:val="24"/>
            <w:szCs w:val="24"/>
            <w:highlight w:val="yellow"/>
            <w:rPrChange w:id="329" w:author="Ines" w:date="2016-07-04T22:48:00Z"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</w:rPrChange>
          </w:rPr>
          <w:delText>l</w:delText>
        </w:r>
        <w:r w:rsidRPr="00983D66" w:rsidDel="00983D66">
          <w:rPr>
            <w:rFonts w:ascii="Times New Roman" w:eastAsia="Times New Roman" w:hAnsi="Times New Roman" w:cs="Times New Roman"/>
            <w:spacing w:val="1"/>
            <w:sz w:val="24"/>
            <w:szCs w:val="24"/>
            <w:highlight w:val="yellow"/>
            <w:rPrChange w:id="330" w:author="Ines" w:date="2016-07-04T22:48:00Z"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</w:rPrChange>
          </w:rPr>
          <w:delText>e</w:delText>
        </w:r>
        <w:r w:rsidRPr="00983D66" w:rsidDel="00983D66">
          <w:rPr>
            <w:rFonts w:ascii="Times New Roman" w:eastAsia="Times New Roman" w:hAnsi="Times New Roman" w:cs="Times New Roman"/>
            <w:sz w:val="24"/>
            <w:szCs w:val="24"/>
            <w:highlight w:val="yellow"/>
            <w:rPrChange w:id="331" w:author="Ines" w:date="2016-07-04T22:48:00Z">
              <w:rPr>
                <w:rFonts w:ascii="Times New Roman" w:eastAsia="Times New Roman" w:hAnsi="Times New Roman" w:cs="Times New Roman"/>
                <w:sz w:val="24"/>
                <w:szCs w:val="24"/>
              </w:rPr>
            </w:rPrChange>
          </w:rPr>
          <w:delText xml:space="preserve">s </w:delText>
        </w:r>
        <w:r w:rsidRPr="00983D66" w:rsidDel="00983D66">
          <w:rPr>
            <w:rFonts w:ascii="Times New Roman" w:eastAsia="Times New Roman" w:hAnsi="Times New Roman" w:cs="Times New Roman"/>
            <w:spacing w:val="1"/>
            <w:sz w:val="24"/>
            <w:szCs w:val="24"/>
            <w:highlight w:val="yellow"/>
            <w:rPrChange w:id="332" w:author="Ines" w:date="2016-07-04T22:48:00Z"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</w:rPrChange>
          </w:rPr>
          <w:delText>c</w:delText>
        </w:r>
        <w:r w:rsidRPr="00983D66" w:rsidDel="00983D66">
          <w:rPr>
            <w:rFonts w:ascii="Times New Roman" w:eastAsia="Times New Roman" w:hAnsi="Times New Roman" w:cs="Times New Roman"/>
            <w:sz w:val="24"/>
            <w:szCs w:val="24"/>
            <w:highlight w:val="yellow"/>
            <w:rPrChange w:id="333" w:author="Ines" w:date="2016-07-04T22:48:00Z">
              <w:rPr>
                <w:rFonts w:ascii="Times New Roman" w:eastAsia="Times New Roman" w:hAnsi="Times New Roman" w:cs="Times New Roman"/>
                <w:sz w:val="24"/>
                <w:szCs w:val="24"/>
              </w:rPr>
            </w:rPrChange>
          </w:rPr>
          <w:delText xml:space="preserve">on </w:delText>
        </w:r>
        <w:r w:rsidRPr="00983D66" w:rsidDel="00983D66">
          <w:rPr>
            <w:rFonts w:ascii="Times New Roman" w:eastAsia="Times New Roman" w:hAnsi="Times New Roman" w:cs="Times New Roman"/>
            <w:spacing w:val="-1"/>
            <w:sz w:val="24"/>
            <w:szCs w:val="24"/>
            <w:highlight w:val="yellow"/>
            <w:rPrChange w:id="334" w:author="Ines" w:date="2016-07-04T22:48:00Z"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</w:rPrChange>
          </w:rPr>
          <w:delText>s</w:delText>
        </w:r>
        <w:r w:rsidRPr="00983D66" w:rsidDel="00983D66">
          <w:rPr>
            <w:rFonts w:ascii="Times New Roman" w:eastAsia="Times New Roman" w:hAnsi="Times New Roman" w:cs="Times New Roman"/>
            <w:spacing w:val="1"/>
            <w:sz w:val="24"/>
            <w:szCs w:val="24"/>
            <w:highlight w:val="yellow"/>
            <w:rPrChange w:id="335" w:author="Ines" w:date="2016-07-04T22:48:00Z"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</w:rPrChange>
          </w:rPr>
          <w:delText>i</w:delText>
        </w:r>
        <w:r w:rsidRPr="00983D66" w:rsidDel="00983D66">
          <w:rPr>
            <w:rFonts w:ascii="Times New Roman" w:eastAsia="Times New Roman" w:hAnsi="Times New Roman" w:cs="Times New Roman"/>
            <w:spacing w:val="-1"/>
            <w:sz w:val="24"/>
            <w:szCs w:val="24"/>
            <w:highlight w:val="yellow"/>
            <w:rPrChange w:id="336" w:author="Ines" w:date="2016-07-04T22:48:00Z"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</w:rPrChange>
          </w:rPr>
          <w:delText>s</w:delText>
        </w:r>
        <w:r w:rsidRPr="00983D66" w:rsidDel="00983D66">
          <w:rPr>
            <w:rFonts w:ascii="Times New Roman" w:eastAsia="Times New Roman" w:hAnsi="Times New Roman" w:cs="Times New Roman"/>
            <w:spacing w:val="1"/>
            <w:sz w:val="24"/>
            <w:szCs w:val="24"/>
            <w:highlight w:val="yellow"/>
            <w:rPrChange w:id="337" w:author="Ines" w:date="2016-07-04T22:48:00Z"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</w:rPrChange>
          </w:rPr>
          <w:delText>tema</w:delText>
        </w:r>
        <w:r w:rsidRPr="00983D66" w:rsidDel="00983D66">
          <w:rPr>
            <w:rFonts w:ascii="Times New Roman" w:eastAsia="Times New Roman" w:hAnsi="Times New Roman" w:cs="Times New Roman"/>
            <w:sz w:val="24"/>
            <w:szCs w:val="24"/>
            <w:highlight w:val="yellow"/>
            <w:rPrChange w:id="338" w:author="Ines" w:date="2016-07-04T22:48:00Z">
              <w:rPr>
                <w:rFonts w:ascii="Times New Roman" w:eastAsia="Times New Roman" w:hAnsi="Times New Roman" w:cs="Times New Roman"/>
                <w:sz w:val="24"/>
                <w:szCs w:val="24"/>
              </w:rPr>
            </w:rPrChange>
          </w:rPr>
          <w:delText>s</w:delText>
        </w:r>
        <w:r w:rsidRPr="00983D66" w:rsidDel="00983D66">
          <w:rPr>
            <w:rFonts w:ascii="Times New Roman" w:eastAsia="Times New Roman" w:hAnsi="Times New Roman" w:cs="Times New Roman"/>
            <w:spacing w:val="34"/>
            <w:sz w:val="24"/>
            <w:szCs w:val="24"/>
            <w:highlight w:val="yellow"/>
            <w:rPrChange w:id="339" w:author="Ines" w:date="2016-07-04T22:48:00Z">
              <w:rPr>
                <w:rFonts w:ascii="Times New Roman" w:eastAsia="Times New Roman" w:hAnsi="Times New Roman" w:cs="Times New Roman"/>
                <w:spacing w:val="34"/>
                <w:sz w:val="24"/>
                <w:szCs w:val="24"/>
              </w:rPr>
            </w:rPrChange>
          </w:rPr>
          <w:delText xml:space="preserve"> </w:delText>
        </w:r>
        <w:r w:rsidRPr="00983D66" w:rsidDel="00983D66">
          <w:rPr>
            <w:rFonts w:ascii="Times New Roman" w:eastAsia="Times New Roman" w:hAnsi="Times New Roman" w:cs="Times New Roman"/>
            <w:sz w:val="24"/>
            <w:szCs w:val="24"/>
            <w:highlight w:val="yellow"/>
            <w:rPrChange w:id="340" w:author="Ines" w:date="2016-07-04T22:48:00Z">
              <w:rPr>
                <w:rFonts w:ascii="Times New Roman" w:eastAsia="Times New Roman" w:hAnsi="Times New Roman" w:cs="Times New Roman"/>
                <w:sz w:val="24"/>
                <w:szCs w:val="24"/>
              </w:rPr>
            </w:rPrChange>
          </w:rPr>
          <w:delText>op</w:delText>
        </w:r>
        <w:r w:rsidRPr="00983D66" w:rsidDel="00983D66">
          <w:rPr>
            <w:rFonts w:ascii="Times New Roman" w:eastAsia="Times New Roman" w:hAnsi="Times New Roman" w:cs="Times New Roman"/>
            <w:spacing w:val="1"/>
            <w:sz w:val="24"/>
            <w:szCs w:val="24"/>
            <w:highlight w:val="yellow"/>
            <w:rPrChange w:id="341" w:author="Ines" w:date="2016-07-04T22:48:00Z"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</w:rPrChange>
          </w:rPr>
          <w:delText>e</w:delText>
        </w:r>
        <w:r w:rsidRPr="00983D66" w:rsidDel="00983D66">
          <w:rPr>
            <w:rFonts w:ascii="Times New Roman" w:eastAsia="Times New Roman" w:hAnsi="Times New Roman" w:cs="Times New Roman"/>
            <w:spacing w:val="-4"/>
            <w:sz w:val="24"/>
            <w:szCs w:val="24"/>
            <w:highlight w:val="yellow"/>
            <w:rPrChange w:id="342" w:author="Ines" w:date="2016-07-04T22:48:00Z">
              <w:rPr>
                <w:rFonts w:ascii="Times New Roman" w:eastAsia="Times New Roman" w:hAnsi="Times New Roman" w:cs="Times New Roman"/>
                <w:spacing w:val="-4"/>
                <w:sz w:val="24"/>
                <w:szCs w:val="24"/>
              </w:rPr>
            </w:rPrChange>
          </w:rPr>
          <w:delText>r</w:delText>
        </w:r>
        <w:r w:rsidRPr="00983D66" w:rsidDel="00983D66">
          <w:rPr>
            <w:rFonts w:ascii="Times New Roman" w:eastAsia="Times New Roman" w:hAnsi="Times New Roman" w:cs="Times New Roman"/>
            <w:spacing w:val="1"/>
            <w:sz w:val="24"/>
            <w:szCs w:val="24"/>
            <w:highlight w:val="yellow"/>
            <w:rPrChange w:id="343" w:author="Ines" w:date="2016-07-04T22:48:00Z"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</w:rPrChange>
          </w:rPr>
          <w:delText>ati</w:delText>
        </w:r>
        <w:r w:rsidRPr="00983D66" w:rsidDel="00983D66">
          <w:rPr>
            <w:rFonts w:ascii="Times New Roman" w:eastAsia="Times New Roman" w:hAnsi="Times New Roman" w:cs="Times New Roman"/>
            <w:spacing w:val="-4"/>
            <w:sz w:val="24"/>
            <w:szCs w:val="24"/>
            <w:highlight w:val="yellow"/>
            <w:rPrChange w:id="344" w:author="Ines" w:date="2016-07-04T22:48:00Z">
              <w:rPr>
                <w:rFonts w:ascii="Times New Roman" w:eastAsia="Times New Roman" w:hAnsi="Times New Roman" w:cs="Times New Roman"/>
                <w:spacing w:val="-4"/>
                <w:sz w:val="24"/>
                <w:szCs w:val="24"/>
              </w:rPr>
            </w:rPrChange>
          </w:rPr>
          <w:delText>v</w:delText>
        </w:r>
        <w:r w:rsidRPr="00983D66" w:rsidDel="00983D66">
          <w:rPr>
            <w:rFonts w:ascii="Times New Roman" w:eastAsia="Times New Roman" w:hAnsi="Times New Roman" w:cs="Times New Roman"/>
            <w:sz w:val="24"/>
            <w:szCs w:val="24"/>
            <w:highlight w:val="yellow"/>
            <w:rPrChange w:id="345" w:author="Ines" w:date="2016-07-04T22:48:00Z">
              <w:rPr>
                <w:rFonts w:ascii="Times New Roman" w:eastAsia="Times New Roman" w:hAnsi="Times New Roman" w:cs="Times New Roman"/>
                <w:sz w:val="24"/>
                <w:szCs w:val="24"/>
              </w:rPr>
            </w:rPrChange>
          </w:rPr>
          <w:delText>os</w:delText>
        </w:r>
        <w:r w:rsidRPr="00983D66" w:rsidDel="00983D66">
          <w:rPr>
            <w:rFonts w:ascii="Times New Roman" w:eastAsia="Times New Roman" w:hAnsi="Times New Roman" w:cs="Times New Roman"/>
            <w:spacing w:val="34"/>
            <w:sz w:val="24"/>
            <w:szCs w:val="24"/>
            <w:highlight w:val="yellow"/>
            <w:rPrChange w:id="346" w:author="Ines" w:date="2016-07-04T22:48:00Z">
              <w:rPr>
                <w:rFonts w:ascii="Times New Roman" w:eastAsia="Times New Roman" w:hAnsi="Times New Roman" w:cs="Times New Roman"/>
                <w:spacing w:val="34"/>
                <w:sz w:val="24"/>
                <w:szCs w:val="24"/>
              </w:rPr>
            </w:rPrChange>
          </w:rPr>
          <w:delText xml:space="preserve"> </w:delText>
        </w:r>
        <w:r w:rsidRPr="00983D66" w:rsidDel="00983D66">
          <w:rPr>
            <w:rFonts w:ascii="Times New Roman" w:eastAsia="Times New Roman" w:hAnsi="Times New Roman" w:cs="Times New Roman"/>
            <w:spacing w:val="-5"/>
            <w:sz w:val="24"/>
            <w:szCs w:val="24"/>
            <w:highlight w:val="yellow"/>
            <w:rPrChange w:id="347" w:author="Ines" w:date="2016-07-04T22:48:00Z">
              <w:rPr>
                <w:rFonts w:ascii="Times New Roman" w:eastAsia="Times New Roman" w:hAnsi="Times New Roman" w:cs="Times New Roman"/>
                <w:spacing w:val="-5"/>
                <w:sz w:val="24"/>
                <w:szCs w:val="24"/>
              </w:rPr>
            </w:rPrChange>
          </w:rPr>
          <w:delText>A</w:delText>
        </w:r>
        <w:r w:rsidRPr="00983D66" w:rsidDel="00983D66">
          <w:rPr>
            <w:rFonts w:ascii="Times New Roman" w:eastAsia="Times New Roman" w:hAnsi="Times New Roman" w:cs="Times New Roman"/>
            <w:sz w:val="24"/>
            <w:szCs w:val="24"/>
            <w:highlight w:val="yellow"/>
            <w:rPrChange w:id="348" w:author="Ines" w:date="2016-07-04T22:48:00Z">
              <w:rPr>
                <w:rFonts w:ascii="Times New Roman" w:eastAsia="Times New Roman" w:hAnsi="Times New Roman" w:cs="Times New Roman"/>
                <w:sz w:val="24"/>
                <w:szCs w:val="24"/>
              </w:rPr>
            </w:rPrChange>
          </w:rPr>
          <w:delText>ndro</w:delText>
        </w:r>
        <w:r w:rsidRPr="00983D66" w:rsidDel="00983D66">
          <w:rPr>
            <w:rFonts w:ascii="Times New Roman" w:eastAsia="Times New Roman" w:hAnsi="Times New Roman" w:cs="Times New Roman"/>
            <w:spacing w:val="1"/>
            <w:sz w:val="24"/>
            <w:szCs w:val="24"/>
            <w:highlight w:val="yellow"/>
            <w:rPrChange w:id="349" w:author="Ines" w:date="2016-07-04T22:48:00Z"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</w:rPrChange>
          </w:rPr>
          <w:delText>i</w:delText>
        </w:r>
        <w:r w:rsidRPr="00983D66" w:rsidDel="00983D66">
          <w:rPr>
            <w:rFonts w:ascii="Times New Roman" w:eastAsia="Times New Roman" w:hAnsi="Times New Roman" w:cs="Times New Roman"/>
            <w:sz w:val="24"/>
            <w:szCs w:val="24"/>
            <w:highlight w:val="yellow"/>
            <w:rPrChange w:id="350" w:author="Ines" w:date="2016-07-04T22:48:00Z">
              <w:rPr>
                <w:rFonts w:ascii="Times New Roman" w:eastAsia="Times New Roman" w:hAnsi="Times New Roman" w:cs="Times New Roman"/>
                <w:sz w:val="24"/>
                <w:szCs w:val="24"/>
              </w:rPr>
            </w:rPrChange>
          </w:rPr>
          <w:delText>d</w:delText>
        </w:r>
        <w:r w:rsidRPr="00983D66" w:rsidDel="00983D66">
          <w:rPr>
            <w:rFonts w:ascii="Times New Roman" w:eastAsia="Times New Roman" w:hAnsi="Times New Roman" w:cs="Times New Roman"/>
            <w:spacing w:val="36"/>
            <w:sz w:val="24"/>
            <w:szCs w:val="24"/>
            <w:highlight w:val="yellow"/>
            <w:rPrChange w:id="351" w:author="Ines" w:date="2016-07-04T22:48:00Z">
              <w:rPr>
                <w:rFonts w:ascii="Times New Roman" w:eastAsia="Times New Roman" w:hAnsi="Times New Roman" w:cs="Times New Roman"/>
                <w:spacing w:val="36"/>
                <w:sz w:val="24"/>
                <w:szCs w:val="24"/>
              </w:rPr>
            </w:rPrChange>
          </w:rPr>
          <w:delText xml:space="preserve"> </w:delText>
        </w:r>
        <w:r w:rsidRPr="00983D66" w:rsidDel="00983D66">
          <w:rPr>
            <w:rFonts w:ascii="Times New Roman" w:eastAsia="Times New Roman" w:hAnsi="Times New Roman" w:cs="Times New Roman"/>
            <w:spacing w:val="4"/>
            <w:sz w:val="24"/>
            <w:szCs w:val="24"/>
            <w:highlight w:val="yellow"/>
            <w:rPrChange w:id="352" w:author="Ines" w:date="2016-07-04T22:48:00Z">
              <w:rPr>
                <w:rFonts w:ascii="Times New Roman" w:eastAsia="Times New Roman" w:hAnsi="Times New Roman" w:cs="Times New Roman"/>
                <w:spacing w:val="4"/>
                <w:sz w:val="24"/>
                <w:szCs w:val="24"/>
              </w:rPr>
            </w:rPrChange>
          </w:rPr>
          <w:delText>(</w:delText>
        </w:r>
        <w:r w:rsidRPr="00983D66" w:rsidDel="00983D66">
          <w:rPr>
            <w:rFonts w:ascii="Times New Roman" w:eastAsia="Times New Roman" w:hAnsi="Times New Roman" w:cs="Times New Roman"/>
            <w:spacing w:val="-4"/>
            <w:sz w:val="24"/>
            <w:szCs w:val="24"/>
            <w:highlight w:val="yellow"/>
            <w:rPrChange w:id="353" w:author="Ines" w:date="2016-07-04T22:48:00Z">
              <w:rPr>
                <w:rFonts w:ascii="Times New Roman" w:eastAsia="Times New Roman" w:hAnsi="Times New Roman" w:cs="Times New Roman"/>
                <w:spacing w:val="-4"/>
                <w:sz w:val="24"/>
                <w:szCs w:val="24"/>
              </w:rPr>
            </w:rPrChange>
          </w:rPr>
          <w:delText>v</w:delText>
        </w:r>
        <w:r w:rsidRPr="00983D66" w:rsidDel="00983D66">
          <w:rPr>
            <w:rFonts w:ascii="Times New Roman" w:eastAsia="Times New Roman" w:hAnsi="Times New Roman" w:cs="Times New Roman"/>
            <w:spacing w:val="1"/>
            <w:sz w:val="24"/>
            <w:szCs w:val="24"/>
            <w:highlight w:val="yellow"/>
            <w:rPrChange w:id="354" w:author="Ines" w:date="2016-07-04T22:48:00Z"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</w:rPrChange>
          </w:rPr>
          <w:delText>e</w:delText>
        </w:r>
        <w:r w:rsidRPr="00983D66" w:rsidDel="00983D66">
          <w:rPr>
            <w:rFonts w:ascii="Times New Roman" w:eastAsia="Times New Roman" w:hAnsi="Times New Roman" w:cs="Times New Roman"/>
            <w:sz w:val="24"/>
            <w:szCs w:val="24"/>
            <w:highlight w:val="yellow"/>
            <w:rPrChange w:id="355" w:author="Ines" w:date="2016-07-04T22:48:00Z">
              <w:rPr>
                <w:rFonts w:ascii="Times New Roman" w:eastAsia="Times New Roman" w:hAnsi="Times New Roman" w:cs="Times New Roman"/>
                <w:sz w:val="24"/>
                <w:szCs w:val="24"/>
              </w:rPr>
            </w:rPrChange>
          </w:rPr>
          <w:delText>r</w:delText>
        </w:r>
        <w:r w:rsidRPr="00983D66" w:rsidDel="00983D66">
          <w:rPr>
            <w:rFonts w:ascii="Times New Roman" w:eastAsia="Times New Roman" w:hAnsi="Times New Roman" w:cs="Times New Roman"/>
            <w:spacing w:val="-1"/>
            <w:sz w:val="24"/>
            <w:szCs w:val="24"/>
            <w:highlight w:val="yellow"/>
            <w:rPrChange w:id="356" w:author="Ines" w:date="2016-07-04T22:48:00Z"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</w:rPrChange>
          </w:rPr>
          <w:delText>s</w:delText>
        </w:r>
        <w:r w:rsidRPr="00983D66" w:rsidDel="00983D66">
          <w:rPr>
            <w:rFonts w:ascii="Times New Roman" w:eastAsia="Times New Roman" w:hAnsi="Times New Roman" w:cs="Times New Roman"/>
            <w:spacing w:val="1"/>
            <w:sz w:val="24"/>
            <w:szCs w:val="24"/>
            <w:highlight w:val="yellow"/>
            <w:rPrChange w:id="357" w:author="Ines" w:date="2016-07-04T22:48:00Z"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</w:rPrChange>
          </w:rPr>
          <w:delText>i</w:delText>
        </w:r>
        <w:r w:rsidRPr="00983D66" w:rsidDel="00983D66">
          <w:rPr>
            <w:rFonts w:ascii="Times New Roman" w:eastAsia="Times New Roman" w:hAnsi="Times New Roman" w:cs="Times New Roman"/>
            <w:sz w:val="24"/>
            <w:szCs w:val="24"/>
            <w:highlight w:val="yellow"/>
            <w:rPrChange w:id="358" w:author="Ines" w:date="2016-07-04T22:48:00Z">
              <w:rPr>
                <w:rFonts w:ascii="Times New Roman" w:eastAsia="Times New Roman" w:hAnsi="Times New Roman" w:cs="Times New Roman"/>
                <w:sz w:val="24"/>
                <w:szCs w:val="24"/>
              </w:rPr>
            </w:rPrChange>
          </w:rPr>
          <w:delText>ón</w:delText>
        </w:r>
        <w:r w:rsidRPr="00983D66" w:rsidDel="00983D66">
          <w:rPr>
            <w:rFonts w:ascii="Times New Roman" w:eastAsia="Times New Roman" w:hAnsi="Times New Roman" w:cs="Times New Roman"/>
            <w:spacing w:val="36"/>
            <w:sz w:val="24"/>
            <w:szCs w:val="24"/>
            <w:highlight w:val="yellow"/>
            <w:rPrChange w:id="359" w:author="Ines" w:date="2016-07-04T22:48:00Z">
              <w:rPr>
                <w:rFonts w:ascii="Times New Roman" w:eastAsia="Times New Roman" w:hAnsi="Times New Roman" w:cs="Times New Roman"/>
                <w:spacing w:val="36"/>
                <w:sz w:val="24"/>
                <w:szCs w:val="24"/>
              </w:rPr>
            </w:rPrChange>
          </w:rPr>
          <w:delText xml:space="preserve"> </w:delText>
        </w:r>
        <w:r w:rsidRPr="00983D66" w:rsidDel="00983D66">
          <w:rPr>
            <w:rFonts w:ascii="Times New Roman" w:eastAsia="Times New Roman" w:hAnsi="Times New Roman" w:cs="Times New Roman"/>
            <w:sz w:val="24"/>
            <w:szCs w:val="24"/>
            <w:highlight w:val="yellow"/>
            <w:rPrChange w:id="360" w:author="Ines" w:date="2016-07-04T22:48:00Z">
              <w:rPr>
                <w:rFonts w:ascii="Times New Roman" w:eastAsia="Times New Roman" w:hAnsi="Times New Roman" w:cs="Times New Roman"/>
                <w:sz w:val="24"/>
                <w:szCs w:val="24"/>
              </w:rPr>
            </w:rPrChange>
          </w:rPr>
          <w:delText>4.0.3</w:delText>
        </w:r>
        <w:r w:rsidRPr="00983D66" w:rsidDel="00983D66">
          <w:rPr>
            <w:rFonts w:ascii="Times New Roman" w:eastAsia="Times New Roman" w:hAnsi="Times New Roman" w:cs="Times New Roman"/>
            <w:spacing w:val="36"/>
            <w:sz w:val="24"/>
            <w:szCs w:val="24"/>
            <w:highlight w:val="yellow"/>
            <w:rPrChange w:id="361" w:author="Ines" w:date="2016-07-04T22:48:00Z">
              <w:rPr>
                <w:rFonts w:ascii="Times New Roman" w:eastAsia="Times New Roman" w:hAnsi="Times New Roman" w:cs="Times New Roman"/>
                <w:spacing w:val="36"/>
                <w:sz w:val="24"/>
                <w:szCs w:val="24"/>
              </w:rPr>
            </w:rPrChange>
          </w:rPr>
          <w:delText xml:space="preserve"> </w:delText>
        </w:r>
        <w:r w:rsidRPr="00983D66" w:rsidDel="00983D66">
          <w:rPr>
            <w:rFonts w:ascii="Times New Roman" w:eastAsia="Times New Roman" w:hAnsi="Times New Roman" w:cs="Times New Roman"/>
            <w:sz w:val="24"/>
            <w:szCs w:val="24"/>
            <w:highlight w:val="yellow"/>
            <w:rPrChange w:id="362" w:author="Ines" w:date="2016-07-04T22:48:00Z">
              <w:rPr>
                <w:rFonts w:ascii="Times New Roman" w:eastAsia="Times New Roman" w:hAnsi="Times New Roman" w:cs="Times New Roman"/>
                <w:sz w:val="24"/>
                <w:szCs w:val="24"/>
              </w:rPr>
            </w:rPrChange>
          </w:rPr>
          <w:delText>o</w:delText>
        </w:r>
        <w:r w:rsidRPr="00983D66" w:rsidDel="00983D66">
          <w:rPr>
            <w:rFonts w:ascii="Times New Roman" w:eastAsia="Times New Roman" w:hAnsi="Times New Roman" w:cs="Times New Roman"/>
            <w:spacing w:val="36"/>
            <w:sz w:val="24"/>
            <w:szCs w:val="24"/>
            <w:highlight w:val="yellow"/>
            <w:rPrChange w:id="363" w:author="Ines" w:date="2016-07-04T22:48:00Z">
              <w:rPr>
                <w:rFonts w:ascii="Times New Roman" w:eastAsia="Times New Roman" w:hAnsi="Times New Roman" w:cs="Times New Roman"/>
                <w:spacing w:val="36"/>
                <w:sz w:val="24"/>
                <w:szCs w:val="24"/>
              </w:rPr>
            </w:rPrChange>
          </w:rPr>
          <w:delText xml:space="preserve"> </w:delText>
        </w:r>
        <w:r w:rsidRPr="00983D66" w:rsidDel="00983D66">
          <w:rPr>
            <w:rFonts w:ascii="Times New Roman" w:eastAsia="Times New Roman" w:hAnsi="Times New Roman" w:cs="Times New Roman"/>
            <w:spacing w:val="-1"/>
            <w:sz w:val="24"/>
            <w:szCs w:val="24"/>
            <w:highlight w:val="yellow"/>
            <w:rPrChange w:id="364" w:author="Ines" w:date="2016-07-04T22:48:00Z"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</w:rPrChange>
          </w:rPr>
          <w:delText>s</w:delText>
        </w:r>
        <w:r w:rsidRPr="00983D66" w:rsidDel="00983D66">
          <w:rPr>
            <w:rFonts w:ascii="Times New Roman" w:eastAsia="Times New Roman" w:hAnsi="Times New Roman" w:cs="Times New Roman"/>
            <w:sz w:val="24"/>
            <w:szCs w:val="24"/>
            <w:highlight w:val="yellow"/>
            <w:rPrChange w:id="365" w:author="Ines" w:date="2016-07-04T22:48:00Z">
              <w:rPr>
                <w:rFonts w:ascii="Times New Roman" w:eastAsia="Times New Roman" w:hAnsi="Times New Roman" w:cs="Times New Roman"/>
                <w:sz w:val="24"/>
                <w:szCs w:val="24"/>
              </w:rPr>
            </w:rPrChange>
          </w:rPr>
          <w:delText>up</w:delText>
        </w:r>
        <w:r w:rsidRPr="00983D66" w:rsidDel="00983D66">
          <w:rPr>
            <w:rFonts w:ascii="Times New Roman" w:eastAsia="Times New Roman" w:hAnsi="Times New Roman" w:cs="Times New Roman"/>
            <w:spacing w:val="1"/>
            <w:sz w:val="24"/>
            <w:szCs w:val="24"/>
            <w:highlight w:val="yellow"/>
            <w:rPrChange w:id="366" w:author="Ines" w:date="2016-07-04T22:48:00Z"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</w:rPrChange>
          </w:rPr>
          <w:delText>e</w:delText>
        </w:r>
        <w:r w:rsidRPr="00983D66" w:rsidDel="00983D66">
          <w:rPr>
            <w:rFonts w:ascii="Times New Roman" w:eastAsia="Times New Roman" w:hAnsi="Times New Roman" w:cs="Times New Roman"/>
            <w:sz w:val="24"/>
            <w:szCs w:val="24"/>
            <w:highlight w:val="yellow"/>
            <w:rPrChange w:id="367" w:author="Ines" w:date="2016-07-04T22:48:00Z">
              <w:rPr>
                <w:rFonts w:ascii="Times New Roman" w:eastAsia="Times New Roman" w:hAnsi="Times New Roman" w:cs="Times New Roman"/>
                <w:sz w:val="24"/>
                <w:szCs w:val="24"/>
              </w:rPr>
            </w:rPrChange>
          </w:rPr>
          <w:delText>r</w:delText>
        </w:r>
        <w:r w:rsidRPr="00983D66" w:rsidDel="00983D66">
          <w:rPr>
            <w:rFonts w:ascii="Times New Roman" w:eastAsia="Times New Roman" w:hAnsi="Times New Roman" w:cs="Times New Roman"/>
            <w:spacing w:val="1"/>
            <w:sz w:val="24"/>
            <w:szCs w:val="24"/>
            <w:highlight w:val="yellow"/>
            <w:rPrChange w:id="368" w:author="Ines" w:date="2016-07-04T22:48:00Z"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</w:rPrChange>
          </w:rPr>
          <w:delText>i</w:delText>
        </w:r>
        <w:r w:rsidRPr="00983D66" w:rsidDel="00983D66">
          <w:rPr>
            <w:rFonts w:ascii="Times New Roman" w:eastAsia="Times New Roman" w:hAnsi="Times New Roman" w:cs="Times New Roman"/>
            <w:sz w:val="24"/>
            <w:szCs w:val="24"/>
            <w:highlight w:val="yellow"/>
            <w:rPrChange w:id="369" w:author="Ines" w:date="2016-07-04T22:48:00Z">
              <w:rPr>
                <w:rFonts w:ascii="Times New Roman" w:eastAsia="Times New Roman" w:hAnsi="Times New Roman" w:cs="Times New Roman"/>
                <w:sz w:val="24"/>
                <w:szCs w:val="24"/>
              </w:rPr>
            </w:rPrChange>
          </w:rPr>
          <w:delText>or)</w:delText>
        </w:r>
        <w:r w:rsidRPr="00983D66" w:rsidDel="00983D66">
          <w:rPr>
            <w:rFonts w:ascii="Times New Roman" w:eastAsia="Times New Roman" w:hAnsi="Times New Roman" w:cs="Times New Roman"/>
            <w:spacing w:val="36"/>
            <w:sz w:val="24"/>
            <w:szCs w:val="24"/>
            <w:highlight w:val="yellow"/>
            <w:rPrChange w:id="370" w:author="Ines" w:date="2016-07-04T22:48:00Z">
              <w:rPr>
                <w:rFonts w:ascii="Times New Roman" w:eastAsia="Times New Roman" w:hAnsi="Times New Roman" w:cs="Times New Roman"/>
                <w:spacing w:val="36"/>
                <w:sz w:val="24"/>
                <w:szCs w:val="24"/>
              </w:rPr>
            </w:rPrChange>
          </w:rPr>
          <w:delText xml:space="preserve"> </w:delText>
        </w:r>
        <w:r w:rsidRPr="00983D66" w:rsidDel="00983D66">
          <w:rPr>
            <w:rFonts w:ascii="Times New Roman" w:eastAsia="Times New Roman" w:hAnsi="Times New Roman" w:cs="Times New Roman"/>
            <w:sz w:val="24"/>
            <w:szCs w:val="24"/>
            <w:highlight w:val="yellow"/>
            <w:rPrChange w:id="371" w:author="Ines" w:date="2016-07-04T22:48:00Z">
              <w:rPr>
                <w:rFonts w:ascii="Times New Roman" w:eastAsia="Times New Roman" w:hAnsi="Times New Roman" w:cs="Times New Roman"/>
                <w:sz w:val="24"/>
                <w:szCs w:val="24"/>
              </w:rPr>
            </w:rPrChange>
          </w:rPr>
          <w:delText>y</w:delText>
        </w:r>
        <w:r w:rsidRPr="00983D66" w:rsidDel="00983D66">
          <w:rPr>
            <w:rFonts w:ascii="Times New Roman" w:eastAsia="Times New Roman" w:hAnsi="Times New Roman" w:cs="Times New Roman"/>
            <w:spacing w:val="28"/>
            <w:sz w:val="24"/>
            <w:szCs w:val="24"/>
            <w:highlight w:val="yellow"/>
            <w:rPrChange w:id="372" w:author="Ines" w:date="2016-07-04T22:48:00Z">
              <w:rPr>
                <w:rFonts w:ascii="Times New Roman" w:eastAsia="Times New Roman" w:hAnsi="Times New Roman" w:cs="Times New Roman"/>
                <w:spacing w:val="28"/>
                <w:sz w:val="24"/>
                <w:szCs w:val="24"/>
              </w:rPr>
            </w:rPrChange>
          </w:rPr>
          <w:delText xml:space="preserve"> </w:delText>
        </w:r>
        <w:r w:rsidRPr="00983D66" w:rsidDel="00983D66">
          <w:rPr>
            <w:rFonts w:ascii="Times New Roman" w:eastAsia="Times New Roman" w:hAnsi="Times New Roman" w:cs="Times New Roman"/>
            <w:spacing w:val="1"/>
            <w:sz w:val="24"/>
            <w:szCs w:val="24"/>
            <w:highlight w:val="yellow"/>
            <w:rPrChange w:id="373" w:author="Ines" w:date="2016-07-04T22:48:00Z"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</w:rPrChange>
          </w:rPr>
          <w:delText>i</w:delText>
        </w:r>
        <w:r w:rsidRPr="00983D66" w:rsidDel="00983D66">
          <w:rPr>
            <w:rFonts w:ascii="Times New Roman" w:eastAsia="Times New Roman" w:hAnsi="Times New Roman" w:cs="Times New Roman"/>
            <w:spacing w:val="-1"/>
            <w:sz w:val="24"/>
            <w:szCs w:val="24"/>
            <w:highlight w:val="yellow"/>
            <w:rPrChange w:id="374" w:author="Ines" w:date="2016-07-04T22:48:00Z"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</w:rPrChange>
          </w:rPr>
          <w:delText>O</w:delText>
        </w:r>
        <w:r w:rsidRPr="00983D66" w:rsidDel="00983D66">
          <w:rPr>
            <w:rFonts w:ascii="Times New Roman" w:eastAsia="Times New Roman" w:hAnsi="Times New Roman" w:cs="Times New Roman"/>
            <w:sz w:val="24"/>
            <w:szCs w:val="24"/>
            <w:highlight w:val="yellow"/>
            <w:rPrChange w:id="375" w:author="Ines" w:date="2016-07-04T22:48:00Z">
              <w:rPr>
                <w:rFonts w:ascii="Times New Roman" w:eastAsia="Times New Roman" w:hAnsi="Times New Roman" w:cs="Times New Roman"/>
                <w:sz w:val="24"/>
                <w:szCs w:val="24"/>
              </w:rPr>
            </w:rPrChange>
          </w:rPr>
          <w:delText>S</w:delText>
        </w:r>
        <w:r w:rsidRPr="00983D66" w:rsidDel="00983D66">
          <w:rPr>
            <w:rFonts w:ascii="Times New Roman" w:eastAsia="Times New Roman" w:hAnsi="Times New Roman" w:cs="Times New Roman"/>
            <w:spacing w:val="34"/>
            <w:sz w:val="24"/>
            <w:szCs w:val="24"/>
            <w:highlight w:val="yellow"/>
            <w:rPrChange w:id="376" w:author="Ines" w:date="2016-07-04T22:48:00Z">
              <w:rPr>
                <w:rFonts w:ascii="Times New Roman" w:eastAsia="Times New Roman" w:hAnsi="Times New Roman" w:cs="Times New Roman"/>
                <w:spacing w:val="34"/>
                <w:sz w:val="24"/>
                <w:szCs w:val="24"/>
              </w:rPr>
            </w:rPrChange>
          </w:rPr>
          <w:delText xml:space="preserve"> </w:delText>
        </w:r>
        <w:r w:rsidRPr="00983D66" w:rsidDel="00983D66">
          <w:rPr>
            <w:rFonts w:ascii="Times New Roman" w:eastAsia="Times New Roman" w:hAnsi="Times New Roman" w:cs="Times New Roman"/>
            <w:spacing w:val="4"/>
            <w:sz w:val="24"/>
            <w:szCs w:val="24"/>
            <w:highlight w:val="yellow"/>
            <w:rPrChange w:id="377" w:author="Ines" w:date="2016-07-04T22:48:00Z">
              <w:rPr>
                <w:rFonts w:ascii="Times New Roman" w:eastAsia="Times New Roman" w:hAnsi="Times New Roman" w:cs="Times New Roman"/>
                <w:spacing w:val="4"/>
                <w:sz w:val="24"/>
                <w:szCs w:val="24"/>
              </w:rPr>
            </w:rPrChange>
          </w:rPr>
          <w:delText>(</w:delText>
        </w:r>
        <w:r w:rsidRPr="00983D66" w:rsidDel="00983D66">
          <w:rPr>
            <w:rFonts w:ascii="Times New Roman" w:eastAsia="Times New Roman" w:hAnsi="Times New Roman" w:cs="Times New Roman"/>
            <w:spacing w:val="-4"/>
            <w:sz w:val="24"/>
            <w:szCs w:val="24"/>
            <w:highlight w:val="yellow"/>
            <w:rPrChange w:id="378" w:author="Ines" w:date="2016-07-04T22:48:00Z">
              <w:rPr>
                <w:rFonts w:ascii="Times New Roman" w:eastAsia="Times New Roman" w:hAnsi="Times New Roman" w:cs="Times New Roman"/>
                <w:spacing w:val="-4"/>
                <w:sz w:val="24"/>
                <w:szCs w:val="24"/>
              </w:rPr>
            </w:rPrChange>
          </w:rPr>
          <w:delText>v</w:delText>
        </w:r>
        <w:r w:rsidRPr="00983D66" w:rsidDel="00983D66">
          <w:rPr>
            <w:rFonts w:ascii="Times New Roman" w:eastAsia="Times New Roman" w:hAnsi="Times New Roman" w:cs="Times New Roman"/>
            <w:spacing w:val="1"/>
            <w:sz w:val="24"/>
            <w:szCs w:val="24"/>
            <w:highlight w:val="yellow"/>
            <w:rPrChange w:id="379" w:author="Ines" w:date="2016-07-04T22:48:00Z"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</w:rPrChange>
          </w:rPr>
          <w:delText>e</w:delText>
        </w:r>
        <w:r w:rsidRPr="00983D66" w:rsidDel="00983D66">
          <w:rPr>
            <w:rFonts w:ascii="Times New Roman" w:eastAsia="Times New Roman" w:hAnsi="Times New Roman" w:cs="Times New Roman"/>
            <w:sz w:val="24"/>
            <w:szCs w:val="24"/>
            <w:highlight w:val="yellow"/>
            <w:rPrChange w:id="380" w:author="Ines" w:date="2016-07-04T22:48:00Z">
              <w:rPr>
                <w:rFonts w:ascii="Times New Roman" w:eastAsia="Times New Roman" w:hAnsi="Times New Roman" w:cs="Times New Roman"/>
                <w:sz w:val="24"/>
                <w:szCs w:val="24"/>
              </w:rPr>
            </w:rPrChange>
          </w:rPr>
          <w:delText>r</w:delText>
        </w:r>
        <w:r w:rsidRPr="00983D66" w:rsidDel="00983D66">
          <w:rPr>
            <w:rFonts w:ascii="Times New Roman" w:eastAsia="Times New Roman" w:hAnsi="Times New Roman" w:cs="Times New Roman"/>
            <w:spacing w:val="-1"/>
            <w:sz w:val="24"/>
            <w:szCs w:val="24"/>
            <w:highlight w:val="yellow"/>
            <w:rPrChange w:id="381" w:author="Ines" w:date="2016-07-04T22:48:00Z"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</w:rPrChange>
          </w:rPr>
          <w:delText>s</w:delText>
        </w:r>
        <w:r w:rsidRPr="00983D66" w:rsidDel="00983D66">
          <w:rPr>
            <w:rFonts w:ascii="Times New Roman" w:eastAsia="Times New Roman" w:hAnsi="Times New Roman" w:cs="Times New Roman"/>
            <w:spacing w:val="1"/>
            <w:sz w:val="24"/>
            <w:szCs w:val="24"/>
            <w:highlight w:val="yellow"/>
            <w:rPrChange w:id="382" w:author="Ines" w:date="2016-07-04T22:48:00Z"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</w:rPrChange>
          </w:rPr>
          <w:delText>i</w:delText>
        </w:r>
        <w:r w:rsidRPr="00983D66" w:rsidDel="00983D66">
          <w:rPr>
            <w:rFonts w:ascii="Times New Roman" w:eastAsia="Times New Roman" w:hAnsi="Times New Roman" w:cs="Times New Roman"/>
            <w:sz w:val="24"/>
            <w:szCs w:val="24"/>
            <w:highlight w:val="yellow"/>
            <w:rPrChange w:id="383" w:author="Ines" w:date="2016-07-04T22:48:00Z">
              <w:rPr>
                <w:rFonts w:ascii="Times New Roman" w:eastAsia="Times New Roman" w:hAnsi="Times New Roman" w:cs="Times New Roman"/>
                <w:sz w:val="24"/>
                <w:szCs w:val="24"/>
              </w:rPr>
            </w:rPrChange>
          </w:rPr>
          <w:delText>ón</w:delText>
        </w:r>
        <w:r w:rsidRPr="00983D66" w:rsidDel="00983D66">
          <w:rPr>
            <w:rFonts w:ascii="Times New Roman" w:eastAsia="Times New Roman" w:hAnsi="Times New Roman" w:cs="Times New Roman"/>
            <w:spacing w:val="36"/>
            <w:sz w:val="24"/>
            <w:szCs w:val="24"/>
            <w:highlight w:val="yellow"/>
            <w:rPrChange w:id="384" w:author="Ines" w:date="2016-07-04T22:48:00Z">
              <w:rPr>
                <w:rFonts w:ascii="Times New Roman" w:eastAsia="Times New Roman" w:hAnsi="Times New Roman" w:cs="Times New Roman"/>
                <w:spacing w:val="36"/>
                <w:sz w:val="24"/>
                <w:szCs w:val="24"/>
              </w:rPr>
            </w:rPrChange>
          </w:rPr>
          <w:delText xml:space="preserve"> </w:delText>
        </w:r>
        <w:r w:rsidRPr="00983D66" w:rsidDel="00983D66">
          <w:rPr>
            <w:rFonts w:ascii="Times New Roman" w:eastAsia="Times New Roman" w:hAnsi="Times New Roman" w:cs="Times New Roman"/>
            <w:sz w:val="24"/>
            <w:szCs w:val="24"/>
            <w:highlight w:val="yellow"/>
            <w:rPrChange w:id="385" w:author="Ines" w:date="2016-07-04T22:48:00Z">
              <w:rPr>
                <w:rFonts w:ascii="Times New Roman" w:eastAsia="Times New Roman" w:hAnsi="Times New Roman" w:cs="Times New Roman"/>
                <w:sz w:val="24"/>
                <w:szCs w:val="24"/>
              </w:rPr>
            </w:rPrChange>
          </w:rPr>
          <w:delText>7</w:delText>
        </w:r>
        <w:r w:rsidRPr="00983D66" w:rsidDel="00983D66">
          <w:rPr>
            <w:rFonts w:ascii="Times New Roman" w:eastAsia="Times New Roman" w:hAnsi="Times New Roman" w:cs="Times New Roman"/>
            <w:spacing w:val="36"/>
            <w:sz w:val="24"/>
            <w:szCs w:val="24"/>
            <w:highlight w:val="yellow"/>
            <w:rPrChange w:id="386" w:author="Ines" w:date="2016-07-04T22:48:00Z">
              <w:rPr>
                <w:rFonts w:ascii="Times New Roman" w:eastAsia="Times New Roman" w:hAnsi="Times New Roman" w:cs="Times New Roman"/>
                <w:spacing w:val="36"/>
                <w:sz w:val="24"/>
                <w:szCs w:val="24"/>
              </w:rPr>
            </w:rPrChange>
          </w:rPr>
          <w:delText xml:space="preserve"> </w:delText>
        </w:r>
        <w:r w:rsidRPr="00983D66" w:rsidDel="00983D66">
          <w:rPr>
            <w:rFonts w:ascii="Times New Roman" w:eastAsia="Times New Roman" w:hAnsi="Times New Roman" w:cs="Times New Roman"/>
            <w:sz w:val="24"/>
            <w:szCs w:val="24"/>
            <w:highlight w:val="yellow"/>
            <w:rPrChange w:id="387" w:author="Ines" w:date="2016-07-04T22:48:00Z">
              <w:rPr>
                <w:rFonts w:ascii="Times New Roman" w:eastAsia="Times New Roman" w:hAnsi="Times New Roman" w:cs="Times New Roman"/>
                <w:sz w:val="24"/>
                <w:szCs w:val="24"/>
              </w:rPr>
            </w:rPrChange>
          </w:rPr>
          <w:delText>o</w:delText>
        </w:r>
        <w:r w:rsidRPr="00983D66" w:rsidDel="00983D66">
          <w:rPr>
            <w:rFonts w:ascii="Times New Roman" w:eastAsia="Times New Roman" w:hAnsi="Times New Roman" w:cs="Times New Roman"/>
            <w:spacing w:val="36"/>
            <w:sz w:val="24"/>
            <w:szCs w:val="24"/>
            <w:highlight w:val="yellow"/>
            <w:rPrChange w:id="388" w:author="Ines" w:date="2016-07-04T22:48:00Z">
              <w:rPr>
                <w:rFonts w:ascii="Times New Roman" w:eastAsia="Times New Roman" w:hAnsi="Times New Roman" w:cs="Times New Roman"/>
                <w:spacing w:val="36"/>
                <w:sz w:val="24"/>
                <w:szCs w:val="24"/>
              </w:rPr>
            </w:rPrChange>
          </w:rPr>
          <w:delText xml:space="preserve"> </w:delText>
        </w:r>
        <w:r w:rsidRPr="00983D66" w:rsidDel="00983D66">
          <w:rPr>
            <w:rFonts w:ascii="Times New Roman" w:eastAsia="Times New Roman" w:hAnsi="Times New Roman" w:cs="Times New Roman"/>
            <w:spacing w:val="-1"/>
            <w:sz w:val="24"/>
            <w:szCs w:val="24"/>
            <w:highlight w:val="yellow"/>
            <w:rPrChange w:id="389" w:author="Ines" w:date="2016-07-04T22:48:00Z"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</w:rPrChange>
          </w:rPr>
          <w:delText>s</w:delText>
        </w:r>
        <w:r w:rsidRPr="00983D66" w:rsidDel="00983D66">
          <w:rPr>
            <w:rFonts w:ascii="Times New Roman" w:eastAsia="Times New Roman" w:hAnsi="Times New Roman" w:cs="Times New Roman"/>
            <w:sz w:val="24"/>
            <w:szCs w:val="24"/>
            <w:highlight w:val="yellow"/>
            <w:rPrChange w:id="390" w:author="Ines" w:date="2016-07-04T22:48:00Z">
              <w:rPr>
                <w:rFonts w:ascii="Times New Roman" w:eastAsia="Times New Roman" w:hAnsi="Times New Roman" w:cs="Times New Roman"/>
                <w:sz w:val="24"/>
                <w:szCs w:val="24"/>
              </w:rPr>
            </w:rPrChange>
          </w:rPr>
          <w:delText>up</w:delText>
        </w:r>
        <w:r w:rsidRPr="00983D66" w:rsidDel="00983D66">
          <w:rPr>
            <w:rFonts w:ascii="Times New Roman" w:eastAsia="Times New Roman" w:hAnsi="Times New Roman" w:cs="Times New Roman"/>
            <w:spacing w:val="1"/>
            <w:sz w:val="24"/>
            <w:szCs w:val="24"/>
            <w:highlight w:val="yellow"/>
            <w:rPrChange w:id="391" w:author="Ines" w:date="2016-07-04T22:48:00Z"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</w:rPrChange>
          </w:rPr>
          <w:delText>e</w:delText>
        </w:r>
        <w:r w:rsidRPr="00983D66" w:rsidDel="00983D66">
          <w:rPr>
            <w:rFonts w:ascii="Times New Roman" w:eastAsia="Times New Roman" w:hAnsi="Times New Roman" w:cs="Times New Roman"/>
            <w:sz w:val="24"/>
            <w:szCs w:val="24"/>
            <w:highlight w:val="yellow"/>
            <w:rPrChange w:id="392" w:author="Ines" w:date="2016-07-04T22:48:00Z">
              <w:rPr>
                <w:rFonts w:ascii="Times New Roman" w:eastAsia="Times New Roman" w:hAnsi="Times New Roman" w:cs="Times New Roman"/>
                <w:sz w:val="24"/>
                <w:szCs w:val="24"/>
              </w:rPr>
            </w:rPrChange>
          </w:rPr>
          <w:delText>r</w:delText>
        </w:r>
        <w:r w:rsidRPr="00983D66" w:rsidDel="00983D66">
          <w:rPr>
            <w:rFonts w:ascii="Times New Roman" w:eastAsia="Times New Roman" w:hAnsi="Times New Roman" w:cs="Times New Roman"/>
            <w:spacing w:val="1"/>
            <w:sz w:val="24"/>
            <w:szCs w:val="24"/>
            <w:highlight w:val="yellow"/>
            <w:rPrChange w:id="393" w:author="Ines" w:date="2016-07-04T22:48:00Z"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</w:rPrChange>
          </w:rPr>
          <w:delText>i</w:delText>
        </w:r>
        <w:r w:rsidRPr="00983D66" w:rsidDel="00983D66">
          <w:rPr>
            <w:rFonts w:ascii="Times New Roman" w:eastAsia="Times New Roman" w:hAnsi="Times New Roman" w:cs="Times New Roman"/>
            <w:sz w:val="24"/>
            <w:szCs w:val="24"/>
            <w:highlight w:val="yellow"/>
            <w:rPrChange w:id="394" w:author="Ines" w:date="2016-07-04T22:48:00Z">
              <w:rPr>
                <w:rFonts w:ascii="Times New Roman" w:eastAsia="Times New Roman" w:hAnsi="Times New Roman" w:cs="Times New Roman"/>
                <w:sz w:val="24"/>
                <w:szCs w:val="24"/>
              </w:rPr>
            </w:rPrChange>
          </w:rPr>
          <w:delText>or)</w:delText>
        </w:r>
        <w:r w:rsidDel="00983D66">
          <w:rPr>
            <w:rFonts w:ascii="Times New Roman" w:eastAsia="Times New Roman" w:hAnsi="Times New Roman" w:cs="Times New Roman"/>
            <w:spacing w:val="36"/>
            <w:sz w:val="24"/>
            <w:szCs w:val="24"/>
          </w:rPr>
          <w:delText xml:space="preserve"> </w:delText>
        </w:r>
      </w:del>
      <w:commentRangeStart w:id="395"/>
      <w:ins w:id="396" w:author="Ines" w:date="2016-07-04T22:46:00Z">
        <w:r w:rsidR="00983D66">
          <w:rPr>
            <w:rFonts w:ascii="Times New Roman" w:eastAsia="Times New Roman" w:hAnsi="Times New Roman" w:cs="Times New Roman"/>
            <w:spacing w:val="36"/>
            <w:sz w:val="24"/>
            <w:szCs w:val="24"/>
          </w:rPr>
          <w:t xml:space="preserve">Desarrollar </w:t>
        </w:r>
      </w:ins>
      <w:ins w:id="397" w:author="Ines" w:date="2016-07-04T22:47:00Z">
        <w:r w:rsidR="00983D66">
          <w:rPr>
            <w:rFonts w:ascii="Times New Roman" w:eastAsia="Times New Roman" w:hAnsi="Times New Roman" w:cs="Times New Roman"/>
            <w:spacing w:val="36"/>
            <w:sz w:val="24"/>
            <w:szCs w:val="24"/>
          </w:rPr>
          <w:t xml:space="preserve"> un proptitipo de </w:t>
        </w:r>
      </w:ins>
      <w:ins w:id="398" w:author="Ines" w:date="2016-07-04T22:46:00Z">
        <w:r w:rsidR="00983D66">
          <w:rPr>
            <w:rFonts w:ascii="Times New Roman" w:eastAsia="Times New Roman" w:hAnsi="Times New Roman" w:cs="Times New Roman"/>
            <w:spacing w:val="36"/>
            <w:sz w:val="24"/>
            <w:szCs w:val="24"/>
          </w:rPr>
          <w:t xml:space="preserve">una aplicación móvil de </w:t>
        </w:r>
      </w:ins>
      <w:del w:id="399" w:author="Ines" w:date="2016-07-04T22:46:00Z">
        <w:r w:rsidDel="00983D66">
          <w:rPr>
            <w:rFonts w:ascii="Times New Roman" w:eastAsia="Times New Roman" w:hAnsi="Times New Roman" w:cs="Times New Roman"/>
            <w:sz w:val="24"/>
            <w:szCs w:val="24"/>
          </w:rPr>
          <w:delText>que ofr</w:delText>
        </w:r>
        <w:r w:rsidDel="00983D66">
          <w:rPr>
            <w:rFonts w:ascii="Times New Roman" w:eastAsia="Times New Roman" w:hAnsi="Times New Roman" w:cs="Times New Roman"/>
            <w:spacing w:val="1"/>
            <w:sz w:val="24"/>
            <w:szCs w:val="24"/>
          </w:rPr>
          <w:delText>e</w:delText>
        </w:r>
        <w:r w:rsidDel="00983D66">
          <w:rPr>
            <w:rFonts w:ascii="Times New Roman" w:eastAsia="Times New Roman" w:hAnsi="Times New Roman" w:cs="Times New Roman"/>
            <w:spacing w:val="-3"/>
            <w:sz w:val="24"/>
            <w:szCs w:val="24"/>
          </w:rPr>
          <w:delText>z</w:delText>
        </w:r>
        <w:r w:rsidDel="00983D66">
          <w:rPr>
            <w:rFonts w:ascii="Times New Roman" w:eastAsia="Times New Roman" w:hAnsi="Times New Roman" w:cs="Times New Roman"/>
            <w:spacing w:val="1"/>
            <w:sz w:val="24"/>
            <w:szCs w:val="24"/>
          </w:rPr>
          <w:delText>c</w:delText>
        </w:r>
        <w:r w:rsidDel="00983D66">
          <w:rPr>
            <w:rFonts w:ascii="Times New Roman" w:eastAsia="Times New Roman" w:hAnsi="Times New Roman" w:cs="Times New Roman"/>
            <w:sz w:val="24"/>
            <w:szCs w:val="24"/>
          </w:rPr>
          <w:delText>a</w:delText>
        </w:r>
        <w:r w:rsidDel="00983D66">
          <w:rPr>
            <w:rFonts w:ascii="Times New Roman" w:eastAsia="Times New Roman" w:hAnsi="Times New Roman" w:cs="Times New Roman"/>
            <w:spacing w:val="30"/>
            <w:sz w:val="24"/>
            <w:szCs w:val="24"/>
          </w:rPr>
          <w:delText xml:space="preserve"> </w:delText>
        </w:r>
        <w:r w:rsidDel="00983D66">
          <w:rPr>
            <w:rFonts w:ascii="Times New Roman" w:eastAsia="Times New Roman" w:hAnsi="Times New Roman" w:cs="Times New Roman"/>
            <w:spacing w:val="1"/>
            <w:sz w:val="24"/>
            <w:szCs w:val="24"/>
          </w:rPr>
          <w:delText>l</w:delText>
        </w:r>
        <w:r w:rsidDel="00983D66">
          <w:rPr>
            <w:rFonts w:ascii="Times New Roman" w:eastAsia="Times New Roman" w:hAnsi="Times New Roman" w:cs="Times New Roman"/>
            <w:sz w:val="24"/>
            <w:szCs w:val="24"/>
          </w:rPr>
          <w:delText>os</w:delText>
        </w:r>
        <w:r w:rsidDel="00983D66">
          <w:rPr>
            <w:rFonts w:ascii="Times New Roman" w:eastAsia="Times New Roman" w:hAnsi="Times New Roman" w:cs="Times New Roman"/>
            <w:spacing w:val="26"/>
            <w:sz w:val="24"/>
            <w:szCs w:val="24"/>
          </w:rPr>
          <w:delText xml:space="preserve"> </w:delText>
        </w:r>
      </w:del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ici</w:t>
      </w:r>
      <w:r>
        <w:rPr>
          <w:rFonts w:ascii="Times New Roman" w:eastAsia="Times New Roman" w:hAnsi="Times New Roman" w:cs="Times New Roman"/>
          <w:sz w:val="24"/>
          <w:szCs w:val="24"/>
        </w:rPr>
        <w:t>os</w:t>
      </w:r>
      <w:r>
        <w:rPr>
          <w:rFonts w:ascii="Times New Roman" w:eastAsia="Times New Roman" w:hAnsi="Times New Roman" w:cs="Times New Roman"/>
          <w:spacing w:val="2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spacing w:val="2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on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lt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2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2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ó</w:t>
      </w:r>
      <w:r>
        <w:rPr>
          <w:rFonts w:ascii="Times New Roman" w:eastAsia="Times New Roman" w:hAnsi="Times New Roman" w:cs="Times New Roman"/>
          <w:sz w:val="24"/>
          <w:szCs w:val="24"/>
        </w:rPr>
        <w:t>du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2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spacing w:val="2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on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rol</w:t>
      </w:r>
      <w:r>
        <w:rPr>
          <w:rFonts w:ascii="Times New Roman" w:eastAsia="Times New Roman" w:hAnsi="Times New Roman" w:cs="Times New Roman"/>
          <w:spacing w:val="2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ca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é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mic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o </w:t>
      </w:r>
      <w:del w:id="400" w:author="Ines" w:date="2016-07-04T22:46:00Z">
        <w:r w:rsidDel="00983D66">
          <w:rPr>
            <w:rFonts w:ascii="Times New Roman" w:eastAsia="Times New Roman" w:hAnsi="Times New Roman" w:cs="Times New Roman"/>
            <w:spacing w:val="56"/>
            <w:sz w:val="24"/>
            <w:szCs w:val="24"/>
          </w:rPr>
          <w:delText xml:space="preserve"> </w:delText>
        </w:r>
      </w:del>
      <w:r>
        <w:rPr>
          <w:rFonts w:ascii="Times New Roman" w:eastAsia="Times New Roman" w:hAnsi="Times New Roman" w:cs="Times New Roman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ra</w:t>
      </w:r>
      <w:r>
        <w:rPr>
          <w:rFonts w:ascii="Times New Roman" w:eastAsia="Times New Roman" w:hAnsi="Times New Roman" w:cs="Times New Roman"/>
          <w:spacing w:val="2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it</w:t>
      </w:r>
      <w:r>
        <w:rPr>
          <w:rFonts w:ascii="Times New Roman" w:eastAsia="Times New Roman" w:hAnsi="Times New Roman" w:cs="Times New Roman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ci</w:t>
      </w:r>
      <w:r>
        <w:rPr>
          <w:rFonts w:ascii="Times New Roman" w:eastAsia="Times New Roman" w:hAnsi="Times New Roman" w:cs="Times New Roman"/>
          <w:sz w:val="24"/>
          <w:szCs w:val="24"/>
        </w:rPr>
        <w:t>on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2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de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du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ca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ón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up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or.</w:t>
      </w:r>
      <w:commentRangeEnd w:id="395"/>
      <w:r w:rsidR="00983D66">
        <w:rPr>
          <w:rStyle w:val="CommentReference"/>
        </w:rPr>
        <w:commentReference w:id="395"/>
      </w:r>
    </w:p>
    <w:p w14:paraId="65C327D7" w14:textId="77777777" w:rsidR="00BE5A93" w:rsidRDefault="00BE5A93">
      <w:pPr>
        <w:spacing w:before="14" w:after="0" w:line="200" w:lineRule="exact"/>
        <w:rPr>
          <w:sz w:val="20"/>
          <w:szCs w:val="20"/>
        </w:rPr>
      </w:pPr>
    </w:p>
    <w:p w14:paraId="0ADC6004" w14:textId="77777777" w:rsidR="00BE5A93" w:rsidRDefault="00F700C7">
      <w:pPr>
        <w:spacing w:after="0" w:line="240" w:lineRule="auto"/>
        <w:ind w:left="836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5.2. </w:t>
      </w:r>
      <w:r>
        <w:rPr>
          <w:rFonts w:ascii="Times New Roman" w:eastAsia="Times New Roman" w:hAnsi="Times New Roman" w:cs="Times New Roman"/>
          <w:b/>
          <w:bCs/>
          <w:spacing w:val="1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b/>
          <w:bCs/>
          <w:spacing w:val="-6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j</w:t>
      </w:r>
      <w:r>
        <w:rPr>
          <w:rFonts w:ascii="Times New Roman" w:eastAsia="Times New Roman" w:hAnsi="Times New Roman" w:cs="Times New Roman"/>
          <w:b/>
          <w:bCs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vos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spacing w:val="2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spacing w:val="-6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b/>
          <w:bCs/>
          <w:spacing w:val="1"/>
          <w:sz w:val="24"/>
          <w:szCs w:val="24"/>
        </w:rPr>
        <w:t>ecí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b/>
          <w:bCs/>
          <w:spacing w:val="1"/>
          <w:sz w:val="24"/>
          <w:szCs w:val="24"/>
        </w:rPr>
        <w:t>ic</w:t>
      </w:r>
      <w:r>
        <w:rPr>
          <w:rFonts w:ascii="Times New Roman" w:eastAsia="Times New Roman" w:hAnsi="Times New Roman" w:cs="Times New Roman"/>
          <w:b/>
          <w:bCs/>
          <w:spacing w:val="-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.</w:t>
      </w:r>
    </w:p>
    <w:p w14:paraId="435C2510" w14:textId="77777777" w:rsidR="00BE5A93" w:rsidRDefault="00BE5A93">
      <w:pPr>
        <w:spacing w:before="7" w:after="0" w:line="100" w:lineRule="exact"/>
        <w:rPr>
          <w:sz w:val="10"/>
          <w:szCs w:val="10"/>
        </w:rPr>
      </w:pPr>
    </w:p>
    <w:p w14:paraId="4106A5B6" w14:textId="77777777" w:rsidR="00BE5A93" w:rsidRDefault="00BE5A93">
      <w:pPr>
        <w:spacing w:after="0" w:line="200" w:lineRule="exact"/>
        <w:rPr>
          <w:sz w:val="20"/>
          <w:szCs w:val="20"/>
        </w:rPr>
      </w:pPr>
    </w:p>
    <w:p w14:paraId="37101B39" w14:textId="77777777" w:rsidR="00BE5A93" w:rsidRDefault="00BE5A93">
      <w:pPr>
        <w:spacing w:after="0" w:line="200" w:lineRule="exact"/>
        <w:rPr>
          <w:sz w:val="20"/>
          <w:szCs w:val="20"/>
        </w:rPr>
      </w:pPr>
    </w:p>
    <w:p w14:paraId="7FF126F4" w14:textId="77777777" w:rsidR="00BE5A93" w:rsidRDefault="00F700C7">
      <w:pPr>
        <w:tabs>
          <w:tab w:val="left" w:pos="820"/>
        </w:tabs>
        <w:spacing w:after="0" w:line="475" w:lineRule="auto"/>
        <w:ind w:left="836" w:right="624" w:hanging="3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●</w:t>
      </w:r>
      <w:r>
        <w:rPr>
          <w:rFonts w:ascii="Arial" w:eastAsia="Arial" w:hAnsi="Arial" w:cs="Arial"/>
          <w:sz w:val="24"/>
          <w:szCs w:val="24"/>
        </w:rPr>
        <w:tab/>
      </w:r>
      <w:r>
        <w:rPr>
          <w:rFonts w:ascii="Times New Roman" w:eastAsia="Times New Roman" w:hAnsi="Times New Roman" w:cs="Times New Roman"/>
          <w:spacing w:val="-5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ali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z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5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5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nfor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ci</w:t>
      </w:r>
      <w:r>
        <w:rPr>
          <w:rFonts w:ascii="Times New Roman" w:eastAsia="Times New Roman" w:hAnsi="Times New Roman" w:cs="Times New Roman"/>
          <w:sz w:val="24"/>
          <w:szCs w:val="24"/>
        </w:rPr>
        <w:t>ón</w:t>
      </w:r>
      <w:r>
        <w:rPr>
          <w:rFonts w:ascii="Times New Roman" w:eastAsia="Times New Roman" w:hAnsi="Times New Roman" w:cs="Times New Roman"/>
          <w:spacing w:val="5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5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ame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5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spacing w:val="5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mi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on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5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spacing w:val="5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ros</w:t>
      </w:r>
      <w:r>
        <w:rPr>
          <w:rFonts w:ascii="Times New Roman" w:eastAsia="Times New Roman" w:hAnsi="Times New Roman" w:cs="Times New Roman"/>
          <w:spacing w:val="54"/>
          <w:sz w:val="24"/>
          <w:szCs w:val="24"/>
        </w:rPr>
        <w:t xml:space="preserve"> </w:t>
      </w:r>
      <w:del w:id="401" w:author="Ines" w:date="2016-07-04T22:48:00Z">
        <w:r w:rsidDel="0018257A">
          <w:rPr>
            <w:rFonts w:ascii="Times New Roman" w:eastAsia="Times New Roman" w:hAnsi="Times New Roman" w:cs="Times New Roman"/>
            <w:sz w:val="24"/>
            <w:szCs w:val="24"/>
          </w:rPr>
          <w:delText>y</w:delText>
        </w:r>
        <w:r w:rsidDel="0018257A">
          <w:rPr>
            <w:rFonts w:ascii="Times New Roman" w:eastAsia="Times New Roman" w:hAnsi="Times New Roman" w:cs="Times New Roman"/>
            <w:spacing w:val="48"/>
            <w:sz w:val="24"/>
            <w:szCs w:val="24"/>
          </w:rPr>
          <w:delText xml:space="preserve"> </w:delText>
        </w:r>
        <w:r w:rsidDel="0018257A">
          <w:rPr>
            <w:rFonts w:ascii="Times New Roman" w:eastAsia="Times New Roman" w:hAnsi="Times New Roman" w:cs="Times New Roman"/>
            <w:spacing w:val="1"/>
            <w:sz w:val="24"/>
            <w:szCs w:val="24"/>
          </w:rPr>
          <w:delText>l</w:delText>
        </w:r>
        <w:r w:rsidDel="0018257A">
          <w:rPr>
            <w:rFonts w:ascii="Times New Roman" w:eastAsia="Times New Roman" w:hAnsi="Times New Roman" w:cs="Times New Roman"/>
            <w:sz w:val="24"/>
            <w:szCs w:val="24"/>
          </w:rPr>
          <w:delText>a</w:delText>
        </w:r>
        <w:r w:rsidDel="0018257A">
          <w:rPr>
            <w:rFonts w:ascii="Times New Roman" w:eastAsia="Times New Roman" w:hAnsi="Times New Roman" w:cs="Times New Roman"/>
            <w:spacing w:val="53"/>
            <w:sz w:val="24"/>
            <w:szCs w:val="24"/>
          </w:rPr>
          <w:delText xml:space="preserve"> </w:delText>
        </w:r>
        <w:r w:rsidDel="0018257A">
          <w:rPr>
            <w:rFonts w:ascii="Times New Roman" w:eastAsia="Times New Roman" w:hAnsi="Times New Roman" w:cs="Times New Roman"/>
            <w:sz w:val="24"/>
            <w:szCs w:val="24"/>
          </w:rPr>
          <w:delText>for</w:delText>
        </w:r>
        <w:r w:rsidDel="0018257A">
          <w:rPr>
            <w:rFonts w:ascii="Times New Roman" w:eastAsia="Times New Roman" w:hAnsi="Times New Roman" w:cs="Times New Roman"/>
            <w:spacing w:val="1"/>
            <w:sz w:val="24"/>
            <w:szCs w:val="24"/>
          </w:rPr>
          <w:delText>m</w:delText>
        </w:r>
        <w:r w:rsidDel="0018257A">
          <w:rPr>
            <w:rFonts w:ascii="Times New Roman" w:eastAsia="Times New Roman" w:hAnsi="Times New Roman" w:cs="Times New Roman"/>
            <w:sz w:val="24"/>
            <w:szCs w:val="24"/>
          </w:rPr>
          <w:delText xml:space="preserve">a </w:delText>
        </w:r>
      </w:del>
      <w:ins w:id="402" w:author="Ines" w:date="2016-07-04T22:48:00Z">
        <w:r w:rsidR="0018257A">
          <w:rPr>
            <w:rFonts w:ascii="Times New Roman" w:eastAsia="Times New Roman" w:hAnsi="Times New Roman" w:cs="Times New Roman"/>
            <w:sz w:val="24"/>
            <w:szCs w:val="24"/>
          </w:rPr>
          <w:t xml:space="preserve">y los servicios web que </w:t>
        </w:r>
      </w:ins>
      <w:del w:id="403" w:author="Ines" w:date="2016-07-04T22:49:00Z">
        <w:r w:rsidDel="0018257A">
          <w:rPr>
            <w:rFonts w:ascii="Times New Roman" w:eastAsia="Times New Roman" w:hAnsi="Times New Roman" w:cs="Times New Roman"/>
            <w:spacing w:val="1"/>
            <w:sz w:val="24"/>
            <w:szCs w:val="24"/>
          </w:rPr>
          <w:delText>c</w:delText>
        </w:r>
        <w:r w:rsidDel="0018257A">
          <w:rPr>
            <w:rFonts w:ascii="Times New Roman" w:eastAsia="Times New Roman" w:hAnsi="Times New Roman" w:cs="Times New Roman"/>
            <w:sz w:val="24"/>
            <w:szCs w:val="24"/>
          </w:rPr>
          <w:delText>o</w:delText>
        </w:r>
        <w:r w:rsidDel="0018257A">
          <w:rPr>
            <w:rFonts w:ascii="Times New Roman" w:eastAsia="Times New Roman" w:hAnsi="Times New Roman" w:cs="Times New Roman"/>
            <w:spacing w:val="1"/>
            <w:sz w:val="24"/>
            <w:szCs w:val="24"/>
          </w:rPr>
          <w:delText>m</w:delText>
        </w:r>
        <w:r w:rsidDel="0018257A">
          <w:rPr>
            <w:rFonts w:ascii="Times New Roman" w:eastAsia="Times New Roman" w:hAnsi="Times New Roman" w:cs="Times New Roman"/>
            <w:sz w:val="24"/>
            <w:szCs w:val="24"/>
          </w:rPr>
          <w:delText xml:space="preserve">o </w:delText>
        </w:r>
        <w:r w:rsidDel="0018257A">
          <w:rPr>
            <w:rFonts w:ascii="Times New Roman" w:eastAsia="Times New Roman" w:hAnsi="Times New Roman" w:cs="Times New Roman"/>
            <w:spacing w:val="1"/>
            <w:sz w:val="24"/>
            <w:szCs w:val="24"/>
          </w:rPr>
          <w:delText>l</w:delText>
        </w:r>
        <w:r w:rsidDel="0018257A">
          <w:rPr>
            <w:rFonts w:ascii="Times New Roman" w:eastAsia="Times New Roman" w:hAnsi="Times New Roman" w:cs="Times New Roman"/>
            <w:sz w:val="24"/>
            <w:szCs w:val="24"/>
          </w:rPr>
          <w:delText>a</w:delText>
        </w:r>
        <w:r w:rsidDel="0018257A">
          <w:rPr>
            <w:rFonts w:ascii="Times New Roman" w:eastAsia="Times New Roman" w:hAnsi="Times New Roman" w:cs="Times New Roman"/>
            <w:spacing w:val="-3"/>
            <w:sz w:val="24"/>
            <w:szCs w:val="24"/>
          </w:rPr>
          <w:delText xml:space="preserve"> </w:delText>
        </w:r>
      </w:del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í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ins w:id="404" w:author="Ines" w:date="2016-07-04T22:49:00Z">
        <w:r w:rsidR="0018257A">
          <w:rPr>
            <w:rFonts w:ascii="Times New Roman" w:eastAsia="Times New Roman" w:hAnsi="Times New Roman" w:cs="Times New Roman"/>
            <w:sz w:val="24"/>
            <w:szCs w:val="24"/>
          </w:rPr>
          <w:t xml:space="preserve">, </w:t>
        </w:r>
      </w:ins>
      <w:del w:id="405" w:author="Ines" w:date="2016-07-04T22:49:00Z">
        <w:r w:rsidDel="0018257A">
          <w:rPr>
            <w:rFonts w:ascii="Times New Roman" w:eastAsia="Times New Roman" w:hAnsi="Times New Roman" w:cs="Times New Roman"/>
            <w:sz w:val="24"/>
            <w:szCs w:val="24"/>
          </w:rPr>
          <w:delText xml:space="preserve"> </w:delText>
        </w:r>
      </w:del>
      <w:r>
        <w:rPr>
          <w:rFonts w:ascii="Times New Roman" w:eastAsia="Times New Roman" w:hAnsi="Times New Roman" w:cs="Times New Roman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ra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ace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á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e</w:t>
      </w:r>
      <w:r>
        <w:rPr>
          <w:rFonts w:ascii="Times New Roman" w:eastAsia="Times New Roman" w:hAnsi="Times New Roman" w:cs="Times New Roman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pr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o.</w:t>
      </w:r>
    </w:p>
    <w:p w14:paraId="61706942" w14:textId="77777777" w:rsidR="00BE5A93" w:rsidRDefault="00F700C7">
      <w:pPr>
        <w:tabs>
          <w:tab w:val="left" w:pos="820"/>
        </w:tabs>
        <w:spacing w:before="18" w:after="0" w:line="240" w:lineRule="auto"/>
        <w:ind w:left="477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●</w:t>
      </w:r>
      <w:r>
        <w:rPr>
          <w:rFonts w:ascii="Arial" w:eastAsia="Arial" w:hAnsi="Arial" w:cs="Arial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>Cr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ea</w:t>
      </w:r>
      <w:r>
        <w:rPr>
          <w:rFonts w:ascii="Times New Roman" w:eastAsia="Times New Roman" w:hAnsi="Times New Roman" w:cs="Times New Roman"/>
          <w:sz w:val="24"/>
          <w:szCs w:val="24"/>
        </w:rPr>
        <w:t>r un 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ño 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cti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z w:val="24"/>
          <w:szCs w:val="24"/>
        </w:rPr>
        <w:t>o a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l</w:t>
      </w:r>
      <w:r>
        <w:rPr>
          <w:rFonts w:ascii="Times New Roman" w:eastAsia="Times New Roman" w:hAnsi="Times New Roman" w:cs="Times New Roman"/>
          <w:sz w:val="24"/>
          <w:szCs w:val="24"/>
        </w:rPr>
        <w:t>os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os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c</w:t>
      </w:r>
      <w:r>
        <w:rPr>
          <w:rFonts w:ascii="Times New Roman" w:eastAsia="Times New Roman" w:hAnsi="Times New Roman" w:cs="Times New Roman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o a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on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do y</w:t>
      </w:r>
      <w:r>
        <w:rPr>
          <w:rFonts w:ascii="Times New Roman" w:eastAsia="Times New Roman" w:hAnsi="Times New Roman" w:cs="Times New Roman"/>
          <w:spacing w:val="-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ma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ej</w:t>
      </w:r>
      <w:r>
        <w:rPr>
          <w:rFonts w:ascii="Times New Roman" w:eastAsia="Times New Roman" w:hAnsi="Times New Roman" w:cs="Times New Roman"/>
          <w:sz w:val="24"/>
          <w:szCs w:val="24"/>
        </w:rPr>
        <w:t>o de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pp.</w:t>
      </w:r>
    </w:p>
    <w:p w14:paraId="3082E451" w14:textId="77777777" w:rsidR="00BE5A93" w:rsidRDefault="00BE5A93">
      <w:pPr>
        <w:spacing w:before="15" w:after="0" w:line="260" w:lineRule="exact"/>
        <w:rPr>
          <w:sz w:val="26"/>
          <w:szCs w:val="26"/>
        </w:rPr>
      </w:pPr>
    </w:p>
    <w:p w14:paraId="287DBB03" w14:textId="77777777" w:rsidR="00BE5A93" w:rsidRDefault="00F700C7">
      <w:pPr>
        <w:tabs>
          <w:tab w:val="left" w:pos="820"/>
        </w:tabs>
        <w:spacing w:after="0" w:line="479" w:lineRule="auto"/>
        <w:ind w:left="836" w:right="636" w:hanging="3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●</w:t>
      </w:r>
      <w:r>
        <w:rPr>
          <w:rFonts w:ascii="Arial" w:eastAsia="Arial" w:hAnsi="Arial" w:cs="Arial"/>
          <w:sz w:val="24"/>
          <w:szCs w:val="24"/>
        </w:rPr>
        <w:tab/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rro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lla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3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un</w:t>
      </w:r>
      <w:r>
        <w:rPr>
          <w:rFonts w:ascii="Times New Roman" w:eastAsia="Times New Roman" w:hAnsi="Times New Roman" w:cs="Times New Roman"/>
          <w:spacing w:val="3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produ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ct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3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on</w:t>
      </w:r>
      <w:r>
        <w:rPr>
          <w:rFonts w:ascii="Times New Roman" w:eastAsia="Times New Roman" w:hAnsi="Times New Roman" w:cs="Times New Roman"/>
          <w:spacing w:val="3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un</w:t>
      </w:r>
      <w:r>
        <w:rPr>
          <w:rFonts w:ascii="Times New Roman" w:eastAsia="Times New Roman" w:hAnsi="Times New Roman" w:cs="Times New Roman"/>
          <w:spacing w:val="3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bu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3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3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spacing w:val="3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fun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ci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am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3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3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>os</w:t>
      </w:r>
      <w:r>
        <w:rPr>
          <w:rFonts w:ascii="Times New Roman" w:eastAsia="Times New Roman" w:hAnsi="Times New Roman" w:cs="Times New Roman"/>
          <w:spacing w:val="3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po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iti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os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z w:val="24"/>
          <w:szCs w:val="24"/>
        </w:rPr>
        <w:t>ó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ile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on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tema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op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ati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z w:val="24"/>
          <w:szCs w:val="24"/>
        </w:rPr>
        <w:t>os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5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ndro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y 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7A7C35C8" w14:textId="77777777" w:rsidR="00BE5A93" w:rsidRDefault="00F700C7">
      <w:pPr>
        <w:tabs>
          <w:tab w:val="left" w:pos="820"/>
        </w:tabs>
        <w:spacing w:before="14" w:after="0" w:line="240" w:lineRule="auto"/>
        <w:ind w:left="477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●</w:t>
      </w:r>
      <w:r>
        <w:rPr>
          <w:rFonts w:ascii="Arial" w:eastAsia="Arial" w:hAnsi="Arial" w:cs="Arial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eali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z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r 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pru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>os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te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iti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z w:val="24"/>
          <w:szCs w:val="24"/>
        </w:rPr>
        <w:t>os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z w:val="24"/>
          <w:szCs w:val="24"/>
        </w:rPr>
        <w:t>ó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ile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A2835BE" w14:textId="77777777" w:rsidR="00BE5A93" w:rsidRDefault="00BE5A93">
      <w:pPr>
        <w:spacing w:after="0"/>
        <w:rPr>
          <w:ins w:id="406" w:author="Ines" w:date="2016-07-04T22:48:00Z"/>
        </w:rPr>
      </w:pPr>
    </w:p>
    <w:p w14:paraId="43A265B5" w14:textId="77777777" w:rsidR="00983D66" w:rsidRDefault="00983D66">
      <w:pPr>
        <w:spacing w:after="0"/>
        <w:rPr>
          <w:ins w:id="407" w:author="Ines" w:date="2016-07-04T22:48:00Z"/>
        </w:rPr>
      </w:pPr>
    </w:p>
    <w:p w14:paraId="4824A69F" w14:textId="77777777" w:rsidR="00983D66" w:rsidRDefault="00983D66">
      <w:pPr>
        <w:spacing w:after="0"/>
        <w:sectPr w:rsidR="00983D66">
          <w:pgSz w:w="12240" w:h="15840"/>
          <w:pgMar w:top="1700" w:right="1300" w:bottom="280" w:left="1300" w:header="1483" w:footer="0" w:gutter="0"/>
          <w:cols w:space="720"/>
        </w:sectPr>
      </w:pPr>
      <w:ins w:id="408" w:author="Ines" w:date="2016-07-04T22:48:00Z">
        <w:r>
          <w:t>Lo que está resaltado traten de ubicarlo en la metodología</w:t>
        </w:r>
      </w:ins>
    </w:p>
    <w:p w14:paraId="411901BF" w14:textId="77777777" w:rsidR="00BE5A93" w:rsidRDefault="00BE5A93">
      <w:pPr>
        <w:spacing w:after="0" w:line="240" w:lineRule="exact"/>
        <w:rPr>
          <w:sz w:val="24"/>
          <w:szCs w:val="24"/>
        </w:rPr>
      </w:pPr>
    </w:p>
    <w:p w14:paraId="7764CA02" w14:textId="77777777" w:rsidR="00BE5A93" w:rsidRDefault="00F700C7">
      <w:pPr>
        <w:spacing w:before="29" w:after="0" w:line="240" w:lineRule="auto"/>
        <w:ind w:left="117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6. </w:t>
      </w:r>
      <w:r>
        <w:rPr>
          <w:rFonts w:ascii="Times New Roman" w:eastAsia="Times New Roman" w:hAnsi="Times New Roman" w:cs="Times New Roman"/>
          <w:b/>
          <w:bCs/>
          <w:spacing w:val="1"/>
          <w:sz w:val="24"/>
          <w:szCs w:val="24"/>
        </w:rPr>
        <w:t>Me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to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b/>
          <w:bCs/>
          <w:spacing w:val="-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b/>
          <w:bCs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b/>
          <w:bCs/>
          <w:spacing w:val="-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b/>
          <w:bCs/>
          <w:spacing w:val="1"/>
          <w:sz w:val="24"/>
          <w:szCs w:val="24"/>
        </w:rPr>
        <w:t>í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a</w:t>
      </w:r>
    </w:p>
    <w:p w14:paraId="70A6B5D2" w14:textId="77777777" w:rsidR="00BE5A93" w:rsidRDefault="00BE5A93">
      <w:pPr>
        <w:spacing w:before="4" w:after="0" w:line="100" w:lineRule="exact"/>
        <w:rPr>
          <w:sz w:val="10"/>
          <w:szCs w:val="10"/>
        </w:rPr>
      </w:pPr>
    </w:p>
    <w:p w14:paraId="469A264F" w14:textId="77777777" w:rsidR="00BE5A93" w:rsidRDefault="00BE5A93">
      <w:pPr>
        <w:spacing w:after="0" w:line="200" w:lineRule="exact"/>
        <w:rPr>
          <w:sz w:val="20"/>
          <w:szCs w:val="20"/>
        </w:rPr>
      </w:pPr>
    </w:p>
    <w:p w14:paraId="22BC89A1" w14:textId="77777777" w:rsidR="00BE5A93" w:rsidRDefault="00BE5A93">
      <w:pPr>
        <w:spacing w:after="0" w:line="200" w:lineRule="exact"/>
        <w:rPr>
          <w:sz w:val="20"/>
          <w:szCs w:val="20"/>
        </w:rPr>
      </w:pPr>
    </w:p>
    <w:p w14:paraId="35F8B2AA" w14:textId="77777777" w:rsidR="00BE5A93" w:rsidRDefault="00F700C7">
      <w:pPr>
        <w:spacing w:after="0"/>
        <w:ind w:left="117" w:right="628" w:firstLine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ra</w:t>
      </w:r>
      <w:r>
        <w:rPr>
          <w:rFonts w:ascii="Times New Roman" w:eastAsia="Times New Roman" w:hAnsi="Times New Roman" w:cs="Times New Roman"/>
          <w:spacing w:val="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una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met</w:t>
      </w:r>
      <w:r>
        <w:rPr>
          <w:rFonts w:ascii="Times New Roman" w:eastAsia="Times New Roman" w:hAnsi="Times New Roman" w:cs="Times New Roman"/>
          <w:sz w:val="24"/>
          <w:szCs w:val="24"/>
        </w:rPr>
        <w:t>od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í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rro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spacing w:val="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of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-5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re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ec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da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ra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on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ru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r una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li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aci</w:t>
      </w:r>
      <w:r>
        <w:rPr>
          <w:rFonts w:ascii="Times New Roman" w:eastAsia="Times New Roman" w:hAnsi="Times New Roman" w:cs="Times New Roman"/>
          <w:sz w:val="24"/>
          <w:szCs w:val="24"/>
        </w:rPr>
        <w:t>ón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z w:val="24"/>
          <w:szCs w:val="24"/>
        </w:rPr>
        <w:t>ó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te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unos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os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la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ndu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a de</w:t>
      </w:r>
      <w:r>
        <w:rPr>
          <w:rFonts w:ascii="Times New Roman" w:eastAsia="Times New Roman" w:hAnsi="Times New Roman" w:cs="Times New Roman"/>
          <w:spacing w:val="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e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ti</w:t>
      </w:r>
      <w:r>
        <w:rPr>
          <w:rFonts w:ascii="Times New Roman" w:eastAsia="Times New Roman" w:hAnsi="Times New Roman" w:cs="Times New Roman"/>
          <w:sz w:val="24"/>
          <w:szCs w:val="24"/>
        </w:rPr>
        <w:t>po</w:t>
      </w:r>
      <w:r>
        <w:rPr>
          <w:rFonts w:ascii="Times New Roman" w:eastAsia="Times New Roman" w:hAnsi="Times New Roman" w:cs="Times New Roman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of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on</w:t>
      </w:r>
      <w:r>
        <w:rPr>
          <w:rFonts w:ascii="Times New Roman" w:eastAsia="Times New Roman" w:hAnsi="Times New Roman" w:cs="Times New Roman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q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me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os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al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la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dos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n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>os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ob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jeti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z w:val="24"/>
          <w:szCs w:val="24"/>
        </w:rPr>
        <w:t>os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spacing w:val="-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r un produ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ct</w:t>
      </w:r>
      <w:r>
        <w:rPr>
          <w:rFonts w:ascii="Times New Roman" w:eastAsia="Times New Roman" w:hAnsi="Times New Roman" w:cs="Times New Roman"/>
          <w:sz w:val="24"/>
          <w:szCs w:val="24"/>
        </w:rPr>
        <w:t>o de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a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lt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ca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d,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os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os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s</w:t>
      </w:r>
      <w:r>
        <w:rPr>
          <w:rFonts w:ascii="Times New Roman" w:eastAsia="Times New Roman" w:hAnsi="Times New Roman" w:cs="Times New Roman"/>
          <w:sz w:val="24"/>
          <w:szCs w:val="24"/>
        </w:rPr>
        <w:t>on:</w:t>
      </w:r>
    </w:p>
    <w:p w14:paraId="20EB010C" w14:textId="77777777" w:rsidR="00BE5A93" w:rsidRDefault="00BE5A93">
      <w:pPr>
        <w:spacing w:before="13" w:after="0" w:line="200" w:lineRule="exact"/>
        <w:rPr>
          <w:sz w:val="20"/>
          <w:szCs w:val="20"/>
        </w:rPr>
      </w:pPr>
    </w:p>
    <w:p w14:paraId="7293E24D" w14:textId="77777777" w:rsidR="00BE5A93" w:rsidRDefault="00F700C7">
      <w:pPr>
        <w:tabs>
          <w:tab w:val="left" w:pos="880"/>
        </w:tabs>
        <w:spacing w:after="0" w:line="479" w:lineRule="auto"/>
        <w:ind w:left="836" w:right="623" w:hanging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●</w:t>
      </w:r>
      <w:r>
        <w:rPr>
          <w:rFonts w:ascii="Arial" w:eastAsia="Arial" w:hAnsi="Arial" w:cs="Arial"/>
          <w:sz w:val="24"/>
          <w:szCs w:val="24"/>
        </w:rPr>
        <w:tab/>
      </w:r>
      <w:r>
        <w:rPr>
          <w:rFonts w:ascii="Arial" w:eastAsia="Arial" w:hAnsi="Arial" w:cs="Arial"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b/>
          <w:bCs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:  </w:t>
      </w:r>
      <w:r>
        <w:rPr>
          <w:rFonts w:ascii="Times New Roman" w:eastAsia="Times New Roman" w:hAnsi="Times New Roman" w:cs="Times New Roman"/>
          <w:spacing w:val="1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on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aci</w:t>
      </w:r>
      <w:r>
        <w:rPr>
          <w:rFonts w:ascii="Times New Roman" w:eastAsia="Times New Roman" w:hAnsi="Times New Roman" w:cs="Times New Roman"/>
          <w:sz w:val="24"/>
          <w:szCs w:val="24"/>
        </w:rPr>
        <w:t>on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s  </w:t>
      </w:r>
      <w:r>
        <w:rPr>
          <w:rFonts w:ascii="Times New Roman" w:eastAsia="Times New Roman" w:hAnsi="Times New Roman" w:cs="Times New Roman"/>
          <w:spacing w:val="1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ale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s  </w:t>
      </w:r>
      <w:r>
        <w:rPr>
          <w:rFonts w:ascii="Times New Roman" w:eastAsia="Times New Roman" w:hAnsi="Times New Roman" w:cs="Times New Roman"/>
          <w:spacing w:val="1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o  </w:t>
      </w:r>
      <w:r>
        <w:rPr>
          <w:rFonts w:ascii="Times New Roman" w:eastAsia="Times New Roman" w:hAnsi="Times New Roman" w:cs="Times New Roman"/>
          <w:spacing w:val="1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a  </w:t>
      </w:r>
      <w:r>
        <w:rPr>
          <w:rFonts w:ascii="Times New Roman" w:eastAsia="Times New Roman" w:hAnsi="Times New Roman" w:cs="Times New Roman"/>
          <w:spacing w:val="13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pon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ili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d,  </w:t>
      </w:r>
      <w:r>
        <w:rPr>
          <w:rFonts w:ascii="Times New Roman" w:eastAsia="Times New Roman" w:hAnsi="Times New Roman" w:cs="Times New Roman"/>
          <w:spacing w:val="16"/>
          <w:sz w:val="24"/>
          <w:szCs w:val="24"/>
        </w:rPr>
        <w:t xml:space="preserve"> </w:t>
      </w:r>
      <w:proofErr w:type="gramEnd"/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s  </w:t>
      </w:r>
      <w:r>
        <w:rPr>
          <w:rFonts w:ascii="Times New Roman" w:eastAsia="Times New Roman" w:hAnsi="Times New Roman" w:cs="Times New Roman"/>
          <w:spacing w:val="1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on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 </w:t>
      </w:r>
      <w:r>
        <w:rPr>
          <w:rFonts w:ascii="Times New Roman" w:eastAsia="Times New Roman" w:hAnsi="Times New Roman" w:cs="Times New Roman"/>
          <w:spacing w:val="1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a 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ia</w:t>
      </w:r>
      <w:r>
        <w:rPr>
          <w:rFonts w:ascii="Times New Roman" w:eastAsia="Times New Roman" w:hAnsi="Times New Roman" w:cs="Times New Roman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ili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d 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a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ho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nd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te</w:t>
      </w:r>
      <w:r>
        <w:rPr>
          <w:rFonts w:ascii="Times New Roman" w:eastAsia="Times New Roman" w:hAnsi="Times New Roman" w:cs="Times New Roman"/>
          <w:sz w:val="24"/>
          <w:szCs w:val="24"/>
        </w:rPr>
        <w:t>ro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ei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d de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1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>os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z w:val="24"/>
          <w:szCs w:val="24"/>
        </w:rPr>
        <w:t>os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de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z w:val="24"/>
          <w:szCs w:val="24"/>
        </w:rPr>
        <w:t>ur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d 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n 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de 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te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-5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e 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ia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lm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e 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n 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a 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n 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e 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orno 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e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z w:val="24"/>
          <w:szCs w:val="24"/>
        </w:rPr>
        <w:t>un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aci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z w:val="24"/>
          <w:szCs w:val="24"/>
        </w:rPr>
        <w:t>ó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ile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2E5DA5FA" w14:textId="77777777" w:rsidR="00BE5A93" w:rsidRDefault="00F700C7">
      <w:pPr>
        <w:tabs>
          <w:tab w:val="left" w:pos="820"/>
        </w:tabs>
        <w:spacing w:before="14" w:after="0" w:line="477" w:lineRule="auto"/>
        <w:ind w:left="836" w:right="621" w:hanging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●</w:t>
      </w:r>
      <w:r>
        <w:rPr>
          <w:rFonts w:ascii="Arial" w:eastAsia="Arial" w:hAnsi="Arial" w:cs="Arial"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bCs/>
          <w:spacing w:val="1"/>
          <w:sz w:val="24"/>
          <w:szCs w:val="24"/>
        </w:rPr>
        <w:t>Fr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ag</w:t>
      </w:r>
      <w:r>
        <w:rPr>
          <w:rFonts w:ascii="Times New Roman" w:eastAsia="Times New Roman" w:hAnsi="Times New Roman" w:cs="Times New Roman"/>
          <w:b/>
          <w:bCs/>
          <w:spacing w:val="-8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b/>
          <w:bCs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ta</w:t>
      </w:r>
      <w:r>
        <w:rPr>
          <w:rFonts w:ascii="Times New Roman" w:eastAsia="Times New Roman" w:hAnsi="Times New Roman" w:cs="Times New Roman"/>
          <w:b/>
          <w:bCs/>
          <w:spacing w:val="1"/>
          <w:sz w:val="24"/>
          <w:szCs w:val="24"/>
        </w:rPr>
        <w:t>ci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ón</w:t>
      </w:r>
      <w:r>
        <w:rPr>
          <w:rFonts w:ascii="Times New Roman" w:eastAsia="Times New Roman" w:hAnsi="Times New Roman" w:cs="Times New Roman"/>
          <w:b/>
          <w:bCs/>
          <w:spacing w:val="5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6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spacing w:val="5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b/>
          <w:bCs/>
          <w:spacing w:val="5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b/>
          <w:bCs/>
          <w:spacing w:val="2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b/>
          <w:bCs/>
          <w:spacing w:val="-6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b/>
          <w:bCs/>
          <w:spacing w:val="2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spacing w:val="1"/>
          <w:sz w:val="24"/>
          <w:szCs w:val="24"/>
        </w:rPr>
        <w:t>ri</w:t>
      </w:r>
      <w:r>
        <w:rPr>
          <w:rFonts w:ascii="Times New Roman" w:eastAsia="Times New Roman" w:hAnsi="Times New Roman" w:cs="Times New Roman"/>
          <w:b/>
          <w:bCs/>
          <w:spacing w:val="9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spacing w:val="4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5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te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ci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5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5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una</w:t>
      </w:r>
      <w:r>
        <w:rPr>
          <w:rFonts w:ascii="Times New Roman" w:eastAsia="Times New Roman" w:hAnsi="Times New Roman" w:cs="Times New Roman"/>
          <w:spacing w:val="5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on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5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ie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5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e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tá</w:t>
      </w:r>
      <w:r>
        <w:rPr>
          <w:rFonts w:ascii="Times New Roman" w:eastAsia="Times New Roman" w:hAnsi="Times New Roman" w:cs="Times New Roman"/>
          <w:sz w:val="24"/>
          <w:szCs w:val="24"/>
        </w:rPr>
        <w:t>nd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no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ía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y pro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>os</w:t>
      </w:r>
      <w:r>
        <w:rPr>
          <w:rFonts w:ascii="Times New Roman" w:eastAsia="Times New Roman" w:hAnsi="Times New Roman" w:cs="Times New Roman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ñ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eji</w:t>
      </w:r>
      <w:r>
        <w:rPr>
          <w:rFonts w:ascii="Times New Roman" w:eastAsia="Times New Roman" w:hAnsi="Times New Roman" w:cs="Times New Roman"/>
          <w:spacing w:val="8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l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ce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o 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rro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ll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z w:val="24"/>
          <w:szCs w:val="24"/>
        </w:rPr>
        <w:t>ó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il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9B520FD" w14:textId="77777777" w:rsidR="00BE5A93" w:rsidRDefault="00F700C7">
      <w:pPr>
        <w:tabs>
          <w:tab w:val="left" w:pos="820"/>
        </w:tabs>
        <w:spacing w:before="15" w:after="0" w:line="479" w:lineRule="auto"/>
        <w:ind w:left="836" w:right="625" w:hanging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●</w:t>
      </w:r>
      <w:r>
        <w:rPr>
          <w:rFonts w:ascii="Arial" w:eastAsia="Arial" w:hAnsi="Arial" w:cs="Arial"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b/>
          <w:bCs/>
          <w:spacing w:val="4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b/>
          <w:bCs/>
          <w:spacing w:val="-6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b/>
          <w:bCs/>
          <w:spacing w:val="1"/>
          <w:sz w:val="24"/>
          <w:szCs w:val="24"/>
        </w:rPr>
        <w:t>ci</w:t>
      </w:r>
      <w:r>
        <w:rPr>
          <w:rFonts w:ascii="Times New Roman" w:eastAsia="Times New Roman" w:hAnsi="Times New Roman" w:cs="Times New Roman"/>
          <w:b/>
          <w:bCs/>
          <w:spacing w:val="-6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b/>
          <w:bCs/>
          <w:spacing w:val="4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b/>
          <w:bCs/>
          <w:spacing w:val="3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b/>
          <w:bCs/>
          <w:spacing w:val="5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b/>
          <w:bCs/>
          <w:spacing w:val="-8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b/>
          <w:bCs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spacing w:val="4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b/>
          <w:bCs/>
          <w:spacing w:val="-6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as</w:t>
      </w:r>
      <w:r>
        <w:rPr>
          <w:rFonts w:ascii="Times New Roman" w:eastAsia="Times New Roman" w:hAnsi="Times New Roman" w:cs="Times New Roman"/>
          <w:b/>
          <w:bCs/>
          <w:spacing w:val="4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6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spacing w:val="4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5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b/>
          <w:bCs/>
          <w:spacing w:val="-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spacing w:val="3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spacing w:val="5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b/>
          <w:bCs/>
          <w:spacing w:val="-8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b/>
          <w:bCs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b/>
          <w:bCs/>
          <w:spacing w:val="1"/>
          <w:sz w:val="24"/>
          <w:szCs w:val="24"/>
        </w:rPr>
        <w:t>le</w:t>
      </w:r>
      <w:r>
        <w:rPr>
          <w:rFonts w:ascii="Times New Roman" w:eastAsia="Times New Roman" w:hAnsi="Times New Roman" w:cs="Times New Roman"/>
          <w:b/>
          <w:bCs/>
          <w:spacing w:val="9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spacing w:val="3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quí</w:t>
      </w:r>
      <w:r>
        <w:rPr>
          <w:rFonts w:ascii="Times New Roman" w:eastAsia="Times New Roman" w:hAnsi="Times New Roman" w:cs="Times New Roman"/>
          <w:spacing w:val="4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4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pacing w:val="-8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4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act</w:t>
      </w:r>
      <w:r>
        <w:rPr>
          <w:rFonts w:ascii="Times New Roman" w:eastAsia="Times New Roman" w:hAnsi="Times New Roman" w:cs="Times New Roman"/>
          <w:sz w:val="24"/>
          <w:szCs w:val="24"/>
        </w:rPr>
        <w:t>or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3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3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4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j</w:t>
      </w:r>
      <w:r>
        <w:rPr>
          <w:rFonts w:ascii="Times New Roman" w:eastAsia="Times New Roman" w:hAnsi="Times New Roman" w:cs="Times New Roman"/>
          <w:sz w:val="24"/>
          <w:szCs w:val="24"/>
        </w:rPr>
        <w:t>a po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te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álc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á</w:t>
      </w:r>
      <w:r>
        <w:rPr>
          <w:rFonts w:ascii="Times New Roman" w:eastAsia="Times New Roman" w:hAnsi="Times New Roman" w:cs="Times New Roman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>os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z w:val="24"/>
          <w:szCs w:val="24"/>
        </w:rPr>
        <w:t>os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i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at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la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te</w:t>
      </w:r>
      <w:r>
        <w:rPr>
          <w:rFonts w:ascii="Times New Roman" w:eastAsia="Times New Roman" w:hAnsi="Times New Roman" w:cs="Times New Roman"/>
          <w:sz w:val="24"/>
          <w:szCs w:val="24"/>
        </w:rPr>
        <w:t>rf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ce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z w:val="24"/>
          <w:szCs w:val="24"/>
        </w:rPr>
        <w:t>e u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o po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o fun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ci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ale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hos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>j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ca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aci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d de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al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ace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am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dur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aci</w:t>
      </w:r>
      <w:r>
        <w:rPr>
          <w:rFonts w:ascii="Times New Roman" w:eastAsia="Times New Roman" w:hAnsi="Times New Roman" w:cs="Times New Roman"/>
          <w:sz w:val="24"/>
          <w:szCs w:val="24"/>
        </w:rPr>
        <w:t>ón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s b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ate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í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9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act</w:t>
      </w:r>
      <w:r>
        <w:rPr>
          <w:rFonts w:ascii="Times New Roman" w:eastAsia="Times New Roman" w:hAnsi="Times New Roman" w:cs="Times New Roman"/>
          <w:sz w:val="24"/>
          <w:szCs w:val="24"/>
        </w:rPr>
        <w:t>or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s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od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z w:val="24"/>
          <w:szCs w:val="24"/>
        </w:rPr>
        <w:t>s qu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por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ro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la</w:t>
      </w:r>
      <w:r>
        <w:rPr>
          <w:rFonts w:ascii="Times New Roman" w:eastAsia="Times New Roman" w:hAnsi="Times New Roman" w:cs="Times New Roman"/>
          <w:sz w:val="24"/>
          <w:szCs w:val="24"/>
        </w:rPr>
        <w:t>do,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tá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ci</w:t>
      </w:r>
      <w:r>
        <w:rPr>
          <w:rFonts w:ascii="Times New Roman" w:eastAsia="Times New Roman" w:hAnsi="Times New Roman" w:cs="Times New Roman"/>
          <w:sz w:val="24"/>
          <w:szCs w:val="24"/>
        </w:rPr>
        <w:t>on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ndo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on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tit</w:t>
      </w:r>
      <w:r>
        <w:rPr>
          <w:rFonts w:ascii="Times New Roman" w:eastAsia="Times New Roman" w:hAnsi="Times New Roman" w:cs="Times New Roman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pacing w:val="-8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ndo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ca</w:t>
      </w:r>
      <w:r>
        <w:rPr>
          <w:rFonts w:ascii="Times New Roman" w:eastAsia="Times New Roman" w:hAnsi="Times New Roman" w:cs="Times New Roman"/>
          <w:sz w:val="24"/>
          <w:szCs w:val="24"/>
        </w:rPr>
        <w:t>da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z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me</w:t>
      </w:r>
      <w:r>
        <w:rPr>
          <w:rFonts w:ascii="Times New Roman" w:eastAsia="Times New Roman" w:hAnsi="Times New Roman" w:cs="Times New Roman"/>
          <w:sz w:val="24"/>
          <w:szCs w:val="24"/>
        </w:rPr>
        <w:t>nos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un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eleme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o 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14BF7A75" w14:textId="77777777" w:rsidR="00BE5A93" w:rsidRDefault="00F700C7">
      <w:pPr>
        <w:tabs>
          <w:tab w:val="left" w:pos="820"/>
        </w:tabs>
        <w:spacing w:before="15" w:after="0" w:line="478" w:lineRule="auto"/>
        <w:ind w:left="836" w:right="632" w:hanging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●</w:t>
      </w:r>
      <w:r>
        <w:rPr>
          <w:rFonts w:ascii="Arial" w:eastAsia="Arial" w:hAnsi="Arial" w:cs="Arial"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Us</w:t>
      </w:r>
      <w:r>
        <w:rPr>
          <w:rFonts w:ascii="Times New Roman" w:eastAsia="Times New Roman" w:hAnsi="Times New Roman" w:cs="Times New Roman"/>
          <w:b/>
          <w:bCs/>
          <w:spacing w:val="4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b/>
          <w:bCs/>
          <w:spacing w:val="-6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b/>
          <w:bCs/>
          <w:spacing w:val="1"/>
          <w:sz w:val="24"/>
          <w:szCs w:val="24"/>
        </w:rPr>
        <w:t>ili</w:t>
      </w:r>
      <w:r>
        <w:rPr>
          <w:rFonts w:ascii="Times New Roman" w:eastAsia="Times New Roman" w:hAnsi="Times New Roman" w:cs="Times New Roman"/>
          <w:b/>
          <w:bCs/>
          <w:spacing w:val="-6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b/>
          <w:bCs/>
          <w:spacing w:val="4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b/>
          <w:bCs/>
          <w:spacing w:val="1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spacing w:val="2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la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ece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ecí</w:t>
      </w:r>
      <w:r>
        <w:rPr>
          <w:rFonts w:ascii="Times New Roman" w:eastAsia="Times New Roman" w:hAnsi="Times New Roman" w:cs="Times New Roman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ca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spacing w:val="2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am</w:t>
      </w:r>
      <w:r>
        <w:rPr>
          <w:rFonts w:ascii="Times New Roman" w:eastAsia="Times New Roman" w:hAnsi="Times New Roman" w:cs="Times New Roman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li</w:t>
      </w:r>
      <w:r>
        <w:rPr>
          <w:rFonts w:ascii="Times New Roman" w:eastAsia="Times New Roman" w:hAnsi="Times New Roman" w:cs="Times New Roman"/>
          <w:sz w:val="24"/>
          <w:szCs w:val="24"/>
        </w:rPr>
        <w:t>os</w:t>
      </w:r>
      <w:r>
        <w:rPr>
          <w:rFonts w:ascii="Times New Roman" w:eastAsia="Times New Roman" w:hAnsi="Times New Roman" w:cs="Times New Roman"/>
          <w:spacing w:val="2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spacing w:val="1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ia</w:t>
      </w:r>
      <w:r>
        <w:rPr>
          <w:rFonts w:ascii="Times New Roman" w:eastAsia="Times New Roman" w:hAnsi="Times New Roman" w:cs="Times New Roman"/>
          <w:sz w:val="24"/>
          <w:szCs w:val="24"/>
        </w:rPr>
        <w:t>dos</w:t>
      </w:r>
      <w:r>
        <w:rPr>
          <w:rFonts w:ascii="Times New Roman" w:eastAsia="Times New Roman" w:hAnsi="Times New Roman" w:cs="Times New Roman"/>
          <w:spacing w:val="2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z w:val="24"/>
          <w:szCs w:val="24"/>
        </w:rPr>
        <w:t>rupos</w:t>
      </w:r>
      <w:r>
        <w:rPr>
          <w:rFonts w:ascii="Times New Roman" w:eastAsia="Times New Roman" w:hAnsi="Times New Roman" w:cs="Times New Roman"/>
          <w:spacing w:val="2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spacing w:val="2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mbi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dos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on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po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it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z w:val="24"/>
          <w:szCs w:val="24"/>
        </w:rPr>
        <w:t>os</w:t>
      </w:r>
      <w:r>
        <w:rPr>
          <w:rFonts w:ascii="Times New Roman" w:eastAsia="Times New Roman" w:hAnsi="Times New Roman" w:cs="Times New Roman"/>
          <w:spacing w:val="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y 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lata</w:t>
      </w:r>
      <w:r>
        <w:rPr>
          <w:rFonts w:ascii="Times New Roman" w:eastAsia="Times New Roman" w:hAnsi="Times New Roman" w:cs="Times New Roman"/>
          <w:sz w:val="24"/>
          <w:szCs w:val="24"/>
        </w:rPr>
        <w:t>for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ma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ec</w:t>
      </w:r>
      <w:r>
        <w:rPr>
          <w:rFonts w:ascii="Times New Roman" w:eastAsia="Times New Roman" w:hAnsi="Times New Roman" w:cs="Times New Roman"/>
          <w:sz w:val="24"/>
          <w:szCs w:val="24"/>
        </w:rPr>
        <w:t>no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>ó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ica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ce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q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e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ño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odos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on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ie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qu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it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que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ra</w:t>
      </w:r>
      <w:r>
        <w:rPr>
          <w:rFonts w:ascii="Times New Roman" w:eastAsia="Times New Roman" w:hAnsi="Times New Roman" w:cs="Times New Roman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ji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d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ec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í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ci</w:t>
      </w:r>
      <w:r>
        <w:rPr>
          <w:rFonts w:ascii="Times New Roman" w:eastAsia="Times New Roman" w:hAnsi="Times New Roman" w:cs="Times New Roman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ac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ta</w:t>
      </w:r>
      <w:r>
        <w:rPr>
          <w:rFonts w:ascii="Times New Roman" w:eastAsia="Times New Roman" w:hAnsi="Times New Roman" w:cs="Times New Roman"/>
          <w:sz w:val="24"/>
          <w:szCs w:val="24"/>
        </w:rPr>
        <w:t>r.</w:t>
      </w:r>
    </w:p>
    <w:p w14:paraId="10C9873D" w14:textId="77777777" w:rsidR="00BE5A93" w:rsidRDefault="00BE5A93">
      <w:pPr>
        <w:spacing w:after="0"/>
        <w:jc w:val="both"/>
        <w:sectPr w:rsidR="00BE5A93">
          <w:pgSz w:w="12240" w:h="15840"/>
          <w:pgMar w:top="1700" w:right="1300" w:bottom="280" w:left="1300" w:header="1483" w:footer="0" w:gutter="0"/>
          <w:cols w:space="720"/>
        </w:sectPr>
      </w:pPr>
    </w:p>
    <w:p w14:paraId="1E55F37F" w14:textId="77777777" w:rsidR="00BE5A93" w:rsidRDefault="00645533">
      <w:pPr>
        <w:spacing w:before="16" w:after="0" w:line="220" w:lineRule="exact"/>
      </w:pPr>
      <w:r>
        <w:rPr>
          <w:noProof/>
        </w:rPr>
        <w:lastRenderedPageBreak/>
        <w:drawing>
          <wp:anchor distT="0" distB="0" distL="114300" distR="114300" simplePos="0" relativeHeight="503314170" behindDoc="1" locked="0" layoutInCell="1" allowOverlap="1" wp14:anchorId="6BF063E4" wp14:editId="003509FC">
            <wp:simplePos x="0" y="0"/>
            <wp:positionH relativeFrom="page">
              <wp:posOffset>1170940</wp:posOffset>
            </wp:positionH>
            <wp:positionV relativeFrom="page">
              <wp:posOffset>9809480</wp:posOffset>
            </wp:positionV>
            <wp:extent cx="4678680" cy="248920"/>
            <wp:effectExtent l="0" t="0" r="0" b="0"/>
            <wp:wrapNone/>
            <wp:docPr id="122" name="Imagen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8680" cy="2489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26B1BC9" w14:textId="77777777" w:rsidR="00BE5A93" w:rsidRDefault="00F700C7">
      <w:pPr>
        <w:spacing w:before="29" w:after="0"/>
        <w:ind w:left="117" w:right="622" w:firstLine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Te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ie</w:t>
      </w:r>
      <w:r>
        <w:rPr>
          <w:rFonts w:ascii="Times New Roman" w:eastAsia="Times New Roman" w:hAnsi="Times New Roman" w:cs="Times New Roman"/>
          <w:sz w:val="24"/>
          <w:szCs w:val="24"/>
        </w:rPr>
        <w:t>ndo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os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ce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s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met</w:t>
      </w:r>
      <w:r>
        <w:rPr>
          <w:rFonts w:ascii="Times New Roman" w:eastAsia="Times New Roman" w:hAnsi="Times New Roman" w:cs="Times New Roman"/>
          <w:sz w:val="24"/>
          <w:szCs w:val="24"/>
        </w:rPr>
        <w:t>odo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ía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á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ile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que</w:t>
      </w:r>
      <w:r>
        <w:rPr>
          <w:rFonts w:ascii="Times New Roman" w:eastAsia="Times New Roman" w:hAnsi="Times New Roman" w:cs="Times New Roman"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10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me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n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on</w:t>
      </w:r>
      <w:r>
        <w:rPr>
          <w:rFonts w:ascii="Times New Roman" w:eastAsia="Times New Roman" w:hAnsi="Times New Roman" w:cs="Times New Roman"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ca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ac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í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ca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ece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ia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ra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ti</w:t>
      </w:r>
      <w:r>
        <w:rPr>
          <w:rFonts w:ascii="Times New Roman" w:eastAsia="Times New Roman" w:hAnsi="Times New Roman" w:cs="Times New Roman"/>
          <w:sz w:val="24"/>
          <w:szCs w:val="24"/>
        </w:rPr>
        <w:t>po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ci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on: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em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z w:val="24"/>
          <w:szCs w:val="24"/>
        </w:rPr>
        <w:t>ro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ammi</w:t>
      </w:r>
      <w:r>
        <w:rPr>
          <w:rFonts w:ascii="Times New Roman" w:eastAsia="Times New Roman" w:hAnsi="Times New Roman" w:cs="Times New Roman"/>
          <w:sz w:val="24"/>
          <w:szCs w:val="24"/>
        </w:rPr>
        <w:t>ng (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XP</w:t>
      </w:r>
      <w:r>
        <w:rPr>
          <w:rFonts w:ascii="Times New Roman" w:eastAsia="Times New Roman" w:hAnsi="Times New Roman" w:cs="Times New Roman"/>
          <w:sz w:val="24"/>
          <w:szCs w:val="24"/>
        </w:rPr>
        <w:t>),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ru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spacing w:val="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il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z w:val="24"/>
          <w:szCs w:val="24"/>
        </w:rPr>
        <w:t>od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eli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5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cti</w:t>
      </w:r>
      <w:r>
        <w:rPr>
          <w:rFonts w:ascii="Times New Roman" w:eastAsia="Times New Roman" w:hAnsi="Times New Roman" w:cs="Times New Roman"/>
          <w:sz w:val="24"/>
          <w:szCs w:val="24"/>
        </w:rPr>
        <w:t>on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el</w:t>
      </w:r>
      <w:r>
        <w:rPr>
          <w:rFonts w:ascii="Times New Roman" w:eastAsia="Times New Roman" w:hAnsi="Times New Roman" w:cs="Times New Roman"/>
          <w:sz w:val="24"/>
          <w:szCs w:val="24"/>
        </w:rPr>
        <w:t>op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me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z w:val="24"/>
          <w:szCs w:val="24"/>
        </w:rPr>
        <w:t>od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(R</w:t>
      </w:r>
      <w:r>
        <w:rPr>
          <w:rFonts w:ascii="Times New Roman" w:eastAsia="Times New Roman" w:hAnsi="Times New Roman" w:cs="Times New Roman"/>
          <w:spacing w:val="-5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spacing w:val="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y 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z w:val="24"/>
          <w:szCs w:val="24"/>
        </w:rPr>
        <w:t>ob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il</w:t>
      </w:r>
      <w:r>
        <w:rPr>
          <w:rFonts w:ascii="Times New Roman" w:eastAsia="Times New Roman" w:hAnsi="Times New Roman" w:cs="Times New Roman"/>
          <w:spacing w:val="14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z w:val="24"/>
          <w:szCs w:val="24"/>
        </w:rPr>
        <w:t>, 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eja</w:t>
      </w:r>
      <w:r>
        <w:rPr>
          <w:rFonts w:ascii="Times New Roman" w:eastAsia="Times New Roman" w:hAnsi="Times New Roman" w:cs="Times New Roman"/>
          <w:sz w:val="24"/>
          <w:szCs w:val="24"/>
        </w:rPr>
        <w:t>ndo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un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la</w:t>
      </w:r>
      <w:r>
        <w:rPr>
          <w:rFonts w:ascii="Times New Roman" w:eastAsia="Times New Roman" w:hAnsi="Times New Roman" w:cs="Times New Roman"/>
          <w:sz w:val="24"/>
          <w:szCs w:val="24"/>
        </w:rPr>
        <w:t>do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s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met</w:t>
      </w:r>
      <w:r>
        <w:rPr>
          <w:rFonts w:ascii="Times New Roman" w:eastAsia="Times New Roman" w:hAnsi="Times New Roman" w:cs="Times New Roman"/>
          <w:sz w:val="24"/>
          <w:szCs w:val="24"/>
        </w:rPr>
        <w:t>od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ía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s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am</w:t>
      </w:r>
      <w:r>
        <w:rPr>
          <w:rFonts w:ascii="Times New Roman" w:eastAsia="Times New Roman" w:hAnsi="Times New Roman" w:cs="Times New Roman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ame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s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ndu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1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s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z w:val="24"/>
          <w:szCs w:val="24"/>
        </w:rPr>
        <w:t>o 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ati</w:t>
      </w:r>
      <w:r>
        <w:rPr>
          <w:rFonts w:ascii="Times New Roman" w:eastAsia="Times New Roman" w:hAnsi="Times New Roman" w:cs="Times New Roman"/>
          <w:sz w:val="24"/>
          <w:szCs w:val="24"/>
        </w:rPr>
        <w:t>on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d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z w:val="24"/>
          <w:szCs w:val="24"/>
        </w:rPr>
        <w:t>ro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(R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UP</w:t>
      </w:r>
      <w:r>
        <w:rPr>
          <w:rFonts w:ascii="Times New Roman" w:eastAsia="Times New Roman" w:hAnsi="Times New Roman" w:cs="Times New Roman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ate</w:t>
      </w:r>
      <w:r>
        <w:rPr>
          <w:rFonts w:ascii="Times New Roman" w:eastAsia="Times New Roman" w:hAnsi="Times New Roman" w:cs="Times New Roman"/>
          <w:sz w:val="24"/>
          <w:szCs w:val="24"/>
        </w:rPr>
        <w:t>rf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al</w:t>
      </w:r>
      <w:r>
        <w:rPr>
          <w:rFonts w:ascii="Times New Roman" w:eastAsia="Times New Roman" w:hAnsi="Times New Roman" w:cs="Times New Roman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z w:val="24"/>
          <w:szCs w:val="24"/>
        </w:rPr>
        <w:t>od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el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215E741" w14:textId="77777777" w:rsidR="00BE5A93" w:rsidRDefault="00BE5A93">
      <w:pPr>
        <w:spacing w:before="10" w:after="0" w:line="200" w:lineRule="exact"/>
        <w:rPr>
          <w:sz w:val="20"/>
          <w:szCs w:val="20"/>
        </w:rPr>
      </w:pPr>
    </w:p>
    <w:p w14:paraId="5D557E68" w14:textId="76D881AE" w:rsidR="00BE5A93" w:rsidRDefault="00F700C7">
      <w:pPr>
        <w:spacing w:after="0"/>
        <w:ind w:left="117" w:right="625" w:firstLine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1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ti</w:t>
      </w:r>
      <w:r>
        <w:rPr>
          <w:rFonts w:ascii="Times New Roman" w:eastAsia="Times New Roman" w:hAnsi="Times New Roman" w:cs="Times New Roman"/>
          <w:sz w:val="24"/>
          <w:szCs w:val="24"/>
        </w:rPr>
        <w:t>do</w:t>
      </w:r>
      <w:r>
        <w:rPr>
          <w:rFonts w:ascii="Times New Roman" w:eastAsia="Times New Roman" w:hAnsi="Times New Roman" w:cs="Times New Roman"/>
          <w:spacing w:val="1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1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propu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1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spacing w:val="1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met</w:t>
      </w:r>
      <w:r>
        <w:rPr>
          <w:rFonts w:ascii="Times New Roman" w:eastAsia="Times New Roman" w:hAnsi="Times New Roman" w:cs="Times New Roman"/>
          <w:sz w:val="24"/>
          <w:szCs w:val="24"/>
        </w:rPr>
        <w:t>od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í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1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z w:val="24"/>
          <w:szCs w:val="24"/>
        </w:rPr>
        <w:t>ob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il</w:t>
      </w:r>
      <w:r>
        <w:rPr>
          <w:rFonts w:ascii="Times New Roman" w:eastAsia="Times New Roman" w:hAnsi="Times New Roman" w:cs="Times New Roman"/>
          <w:spacing w:val="10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1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ec</w:t>
      </w:r>
      <w:r>
        <w:rPr>
          <w:rFonts w:ascii="Times New Roman" w:eastAsia="Times New Roman" w:hAnsi="Times New Roman" w:cs="Times New Roman"/>
          <w:sz w:val="24"/>
          <w:szCs w:val="24"/>
        </w:rPr>
        <w:t>ua</w:t>
      </w:r>
      <w:r>
        <w:rPr>
          <w:rFonts w:ascii="Times New Roman" w:eastAsia="Times New Roman" w:hAnsi="Times New Roman" w:cs="Times New Roman"/>
          <w:spacing w:val="1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spacing w:val="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ie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17"/>
          <w:sz w:val="24"/>
          <w:szCs w:val="24"/>
        </w:rPr>
        <w:t xml:space="preserve"> </w:t>
      </w:r>
      <w:ins w:id="409" w:author="Microsoft Office User" w:date="2016-07-07T15:09:00Z">
        <w:r w:rsidR="00917B6B">
          <w:rPr>
            <w:rFonts w:ascii="Times New Roman" w:eastAsia="Times New Roman" w:hAnsi="Times New Roman" w:cs="Times New Roman"/>
            <w:spacing w:val="17"/>
            <w:sz w:val="24"/>
            <w:szCs w:val="24"/>
          </w:rPr>
          <w:t xml:space="preserve">presente </w:t>
        </w:r>
      </w:ins>
      <w:r>
        <w:rPr>
          <w:rFonts w:ascii="Times New Roman" w:eastAsia="Times New Roman" w:hAnsi="Times New Roman" w:cs="Times New Roman"/>
          <w:sz w:val="24"/>
          <w:szCs w:val="24"/>
        </w:rPr>
        <w:t>pr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-8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ct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del w:id="410" w:author="Microsoft Office User" w:date="2016-07-07T15:09:00Z">
        <w:r w:rsidDel="00917B6B">
          <w:rPr>
            <w:rFonts w:ascii="Times New Roman" w:eastAsia="Times New Roman" w:hAnsi="Times New Roman" w:cs="Times New Roman"/>
            <w:sz w:val="24"/>
            <w:szCs w:val="24"/>
          </w:rPr>
          <w:delText xml:space="preserve"> de</w:delText>
        </w:r>
        <w:r w:rsidDel="00917B6B">
          <w:rPr>
            <w:rFonts w:ascii="Times New Roman" w:eastAsia="Times New Roman" w:hAnsi="Times New Roman" w:cs="Times New Roman"/>
            <w:spacing w:val="1"/>
            <w:sz w:val="24"/>
            <w:szCs w:val="24"/>
          </w:rPr>
          <w:delText xml:space="preserve"> </w:delText>
        </w:r>
        <w:commentRangeStart w:id="411"/>
        <w:r w:rsidDel="00917B6B">
          <w:rPr>
            <w:rFonts w:ascii="Times New Roman" w:eastAsia="Times New Roman" w:hAnsi="Times New Roman" w:cs="Times New Roman"/>
            <w:spacing w:val="-1"/>
            <w:sz w:val="24"/>
            <w:szCs w:val="24"/>
          </w:rPr>
          <w:delText>A</w:delText>
        </w:r>
        <w:r w:rsidDel="00917B6B">
          <w:rPr>
            <w:rFonts w:ascii="Times New Roman" w:eastAsia="Times New Roman" w:hAnsi="Times New Roman" w:cs="Times New Roman"/>
            <w:spacing w:val="-4"/>
            <w:sz w:val="24"/>
            <w:szCs w:val="24"/>
          </w:rPr>
          <w:delText>y</w:delText>
        </w:r>
        <w:r w:rsidDel="00917B6B">
          <w:rPr>
            <w:rFonts w:ascii="Times New Roman" w:eastAsia="Times New Roman" w:hAnsi="Times New Roman" w:cs="Times New Roman"/>
            <w:sz w:val="24"/>
            <w:szCs w:val="24"/>
          </w:rPr>
          <w:delText>RE</w:delText>
        </w:r>
        <w:r w:rsidDel="00917B6B">
          <w:rPr>
            <w:rFonts w:ascii="Times New Roman" w:eastAsia="Times New Roman" w:hAnsi="Times New Roman" w:cs="Times New Roman"/>
            <w:spacing w:val="1"/>
            <w:sz w:val="24"/>
            <w:szCs w:val="24"/>
          </w:rPr>
          <w:delText xml:space="preserve"> </w:delText>
        </w:r>
        <w:r w:rsidDel="00917B6B">
          <w:rPr>
            <w:rFonts w:ascii="Times New Roman" w:eastAsia="Times New Roman" w:hAnsi="Times New Roman" w:cs="Times New Roman"/>
            <w:spacing w:val="-1"/>
            <w:sz w:val="24"/>
            <w:szCs w:val="24"/>
          </w:rPr>
          <w:delText>M</w:delText>
        </w:r>
        <w:r w:rsidDel="00917B6B">
          <w:rPr>
            <w:rFonts w:ascii="Times New Roman" w:eastAsia="Times New Roman" w:hAnsi="Times New Roman" w:cs="Times New Roman"/>
            <w:spacing w:val="4"/>
            <w:sz w:val="24"/>
            <w:szCs w:val="24"/>
          </w:rPr>
          <w:delText>ó</w:delText>
        </w:r>
        <w:r w:rsidDel="00917B6B">
          <w:rPr>
            <w:rFonts w:ascii="Times New Roman" w:eastAsia="Times New Roman" w:hAnsi="Times New Roman" w:cs="Times New Roman"/>
            <w:spacing w:val="-4"/>
            <w:sz w:val="24"/>
            <w:szCs w:val="24"/>
          </w:rPr>
          <w:delText>v</w:delText>
        </w:r>
        <w:r w:rsidDel="00917B6B">
          <w:rPr>
            <w:rFonts w:ascii="Times New Roman" w:eastAsia="Times New Roman" w:hAnsi="Times New Roman" w:cs="Times New Roman"/>
            <w:spacing w:val="1"/>
            <w:sz w:val="24"/>
            <w:szCs w:val="24"/>
          </w:rPr>
          <w:delText>il</w:delText>
        </w:r>
        <w:commentRangeEnd w:id="411"/>
        <w:r w:rsidR="00525A5D" w:rsidDel="00917B6B">
          <w:rPr>
            <w:rStyle w:val="CommentReference"/>
          </w:rPr>
          <w:commentReference w:id="411"/>
        </w:r>
      </w:del>
      <w:r>
        <w:rPr>
          <w:rFonts w:ascii="Times New Roman" w:eastAsia="Times New Roman" w:hAnsi="Times New Roman" w:cs="Times New Roman"/>
          <w:sz w:val="24"/>
          <w:szCs w:val="24"/>
        </w:rPr>
        <w:t xml:space="preserve">, por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o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ta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o,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m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od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í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da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ra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li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z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aci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ón 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33DF34CC" w14:textId="77777777" w:rsidR="00BE5A93" w:rsidRDefault="00BE5A93">
      <w:pPr>
        <w:spacing w:before="14" w:after="0" w:line="200" w:lineRule="exact"/>
        <w:rPr>
          <w:sz w:val="20"/>
          <w:szCs w:val="20"/>
        </w:rPr>
      </w:pPr>
    </w:p>
    <w:p w14:paraId="14F947DC" w14:textId="77777777" w:rsidR="00BE5A93" w:rsidRDefault="00F700C7">
      <w:pPr>
        <w:spacing w:after="0" w:line="240" w:lineRule="auto"/>
        <w:ind w:left="477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6.1 </w:t>
      </w:r>
      <w:r>
        <w:rPr>
          <w:rFonts w:ascii="Times New Roman" w:eastAsia="Times New Roman" w:hAnsi="Times New Roman" w:cs="Times New Roman"/>
          <w:b/>
          <w:bCs/>
          <w:spacing w:val="1"/>
          <w:sz w:val="24"/>
          <w:szCs w:val="24"/>
        </w:rPr>
        <w:t>Me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to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b/>
          <w:bCs/>
          <w:spacing w:val="-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b/>
          <w:bCs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b/>
          <w:bCs/>
          <w:spacing w:val="-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b/>
          <w:bCs/>
          <w:spacing w:val="1"/>
          <w:sz w:val="24"/>
          <w:szCs w:val="24"/>
        </w:rPr>
        <w:t>í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b/>
          <w:bCs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6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b/>
          <w:bCs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b/>
          <w:bCs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b/>
          <w:bCs/>
          <w:spacing w:val="5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b/>
          <w:bCs/>
          <w:spacing w:val="-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b/>
          <w:bCs/>
          <w:spacing w:val="1"/>
          <w:sz w:val="24"/>
          <w:szCs w:val="24"/>
        </w:rPr>
        <w:t>ll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o 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Á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b/>
          <w:bCs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b/>
          <w:bCs/>
          <w:spacing w:val="1"/>
          <w:sz w:val="24"/>
          <w:szCs w:val="24"/>
        </w:rPr>
        <w:t xml:space="preserve"> MO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b/>
          <w:bCs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b/>
          <w:bCs/>
          <w:i/>
          <w:sz w:val="24"/>
          <w:szCs w:val="24"/>
        </w:rPr>
        <w:t>D</w:t>
      </w:r>
    </w:p>
    <w:p w14:paraId="3A467CEB" w14:textId="77777777" w:rsidR="00BE5A93" w:rsidRDefault="00BE5A93">
      <w:pPr>
        <w:spacing w:before="4" w:after="0" w:line="100" w:lineRule="exact"/>
        <w:rPr>
          <w:sz w:val="10"/>
          <w:szCs w:val="10"/>
        </w:rPr>
      </w:pPr>
    </w:p>
    <w:p w14:paraId="3D330D7A" w14:textId="77777777" w:rsidR="00BE5A93" w:rsidRDefault="00BE5A93">
      <w:pPr>
        <w:spacing w:after="0" w:line="200" w:lineRule="exact"/>
        <w:rPr>
          <w:sz w:val="20"/>
          <w:szCs w:val="20"/>
        </w:rPr>
      </w:pPr>
    </w:p>
    <w:p w14:paraId="6A98CD72" w14:textId="77777777" w:rsidR="00BE5A93" w:rsidRDefault="00BE5A93">
      <w:pPr>
        <w:spacing w:after="0" w:line="200" w:lineRule="exact"/>
        <w:rPr>
          <w:sz w:val="20"/>
          <w:szCs w:val="20"/>
        </w:rPr>
      </w:pPr>
    </w:p>
    <w:p w14:paraId="030E7D3D" w14:textId="77777777" w:rsidR="00BE5A93" w:rsidRDefault="00F700C7">
      <w:pPr>
        <w:spacing w:after="0"/>
        <w:ind w:left="117" w:right="620" w:firstLine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pacing w:val="-7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a </w:t>
      </w:r>
      <w:del w:id="412" w:author="Microsoft Office User" w:date="2016-07-07T15:09:00Z">
        <w:r w:rsidDel="00917B6B">
          <w:rPr>
            <w:rFonts w:ascii="Times New Roman" w:eastAsia="Times New Roman" w:hAnsi="Times New Roman" w:cs="Times New Roman"/>
            <w:spacing w:val="33"/>
            <w:sz w:val="24"/>
            <w:szCs w:val="24"/>
          </w:rPr>
          <w:delText xml:space="preserve"> </w:delText>
        </w:r>
      </w:del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prox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ima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ón </w:t>
      </w:r>
      <w:r>
        <w:rPr>
          <w:rFonts w:ascii="Times New Roman" w:eastAsia="Times New Roman" w:hAnsi="Times New Roman" w:cs="Times New Roman"/>
          <w:spacing w:val="2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de </w:t>
      </w:r>
      <w:r>
        <w:rPr>
          <w:rFonts w:ascii="Times New Roman" w:eastAsia="Times New Roman" w:hAnsi="Times New Roman" w:cs="Times New Roman"/>
          <w:spacing w:val="2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z w:val="24"/>
          <w:szCs w:val="24"/>
        </w:rPr>
        <w:t>ob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il</w:t>
      </w:r>
      <w:r>
        <w:rPr>
          <w:rFonts w:ascii="Times New Roman" w:eastAsia="Times New Roman" w:hAnsi="Times New Roman" w:cs="Times New Roman"/>
          <w:spacing w:val="6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D </w:t>
      </w:r>
      <w:r>
        <w:rPr>
          <w:rFonts w:ascii="Times New Roman" w:eastAsia="Times New Roman" w:hAnsi="Times New Roman" w:cs="Times New Roman"/>
          <w:spacing w:val="2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e </w:t>
      </w:r>
      <w:r>
        <w:rPr>
          <w:rFonts w:ascii="Times New Roman" w:eastAsia="Times New Roman" w:hAnsi="Times New Roman" w:cs="Times New Roman"/>
          <w:spacing w:val="2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ha </w:t>
      </w:r>
      <w:r>
        <w:rPr>
          <w:rFonts w:ascii="Times New Roman" w:eastAsia="Times New Roman" w:hAnsi="Times New Roman" w:cs="Times New Roman"/>
          <w:spacing w:val="3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-8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do </w:t>
      </w:r>
      <w:r>
        <w:rPr>
          <w:rFonts w:ascii="Times New Roman" w:eastAsia="Times New Roman" w:hAnsi="Times New Roman" w:cs="Times New Roman"/>
          <w:spacing w:val="2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n </w:t>
      </w:r>
      <w:r>
        <w:rPr>
          <w:rFonts w:ascii="Times New Roman" w:eastAsia="Times New Roman" w:hAnsi="Times New Roman" w:cs="Times New Roman"/>
          <w:spacing w:val="2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s </w:t>
      </w:r>
      <w:r>
        <w:rPr>
          <w:rFonts w:ascii="Times New Roman" w:eastAsia="Times New Roman" w:hAnsi="Times New Roman" w:cs="Times New Roman"/>
          <w:spacing w:val="2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s </w:t>
      </w:r>
      <w:r>
        <w:rPr>
          <w:rFonts w:ascii="Times New Roman" w:eastAsia="Times New Roman" w:hAnsi="Times New Roman" w:cs="Times New Roman"/>
          <w:spacing w:val="2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ci</w:t>
      </w:r>
      <w:r>
        <w:rPr>
          <w:rFonts w:ascii="Times New Roman" w:eastAsia="Times New Roman" w:hAnsi="Times New Roman" w:cs="Times New Roman"/>
          <w:sz w:val="24"/>
          <w:szCs w:val="24"/>
        </w:rPr>
        <w:t>on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s </w:t>
      </w:r>
      <w:r>
        <w:rPr>
          <w:rFonts w:ascii="Times New Roman" w:eastAsia="Times New Roman" w:hAnsi="Times New Roman" w:cs="Times New Roman"/>
          <w:spacing w:val="2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n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ono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ci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y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on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li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em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z w:val="24"/>
          <w:szCs w:val="24"/>
        </w:rPr>
        <w:t>ro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ammi</w:t>
      </w:r>
      <w:r>
        <w:rPr>
          <w:rFonts w:ascii="Times New Roman" w:eastAsia="Times New Roman" w:hAnsi="Times New Roman" w:cs="Times New Roman"/>
          <w:sz w:val="24"/>
          <w:szCs w:val="24"/>
        </w:rPr>
        <w:t>ng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XP</w:t>
      </w:r>
      <w:r>
        <w:rPr>
          <w:rFonts w:ascii="Times New Roman" w:eastAsia="Times New Roman" w:hAnsi="Times New Roman" w:cs="Times New Roman"/>
          <w:sz w:val="24"/>
          <w:szCs w:val="24"/>
        </w:rPr>
        <w:t>),</w:t>
      </w:r>
      <w:r>
        <w:rPr>
          <w:rFonts w:ascii="Times New Roman" w:eastAsia="Times New Roman" w:hAnsi="Times New Roman" w:cs="Times New Roman"/>
          <w:spacing w:val="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Cr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ta</w:t>
      </w:r>
      <w:r>
        <w:rPr>
          <w:rFonts w:ascii="Times New Roman" w:eastAsia="Times New Roman" w:hAnsi="Times New Roman" w:cs="Times New Roman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hodo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ie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ati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l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ie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3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z w:val="24"/>
          <w:szCs w:val="24"/>
        </w:rPr>
        <w:t>ro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ss</w:t>
      </w:r>
      <w:r>
        <w:rPr>
          <w:rFonts w:ascii="Times New Roman" w:eastAsia="Times New Roman" w:hAnsi="Times New Roman" w:cs="Times New Roman"/>
          <w:sz w:val="24"/>
          <w:szCs w:val="24"/>
        </w:rPr>
        <w:t>(R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UP</w:t>
      </w:r>
      <w:r>
        <w:rPr>
          <w:rFonts w:ascii="Times New Roman" w:eastAsia="Times New Roman" w:hAnsi="Times New Roman" w:cs="Times New Roman"/>
          <w:sz w:val="24"/>
          <w:szCs w:val="24"/>
        </w:rPr>
        <w:t>).</w:t>
      </w:r>
      <w:r>
        <w:rPr>
          <w:rFonts w:ascii="Times New Roman" w:eastAsia="Times New Roman" w:hAnsi="Times New Roman" w:cs="Times New Roman"/>
          <w:spacing w:val="4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7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>os</w:t>
      </w:r>
      <w:r>
        <w:rPr>
          <w:rFonts w:ascii="Times New Roman" w:eastAsia="Times New Roman" w:hAnsi="Times New Roman" w:cs="Times New Roman"/>
          <w:spacing w:val="3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pr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ci</w:t>
      </w:r>
      <w:r>
        <w:rPr>
          <w:rFonts w:ascii="Times New Roman" w:eastAsia="Times New Roman" w:hAnsi="Times New Roman" w:cs="Times New Roman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os</w:t>
      </w:r>
      <w:r>
        <w:rPr>
          <w:rFonts w:ascii="Times New Roman" w:eastAsia="Times New Roman" w:hAnsi="Times New Roman" w:cs="Times New Roman"/>
          <w:spacing w:val="3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spacing w:val="3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pro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amaci</w:t>
      </w:r>
      <w:r>
        <w:rPr>
          <w:rFonts w:ascii="Times New Roman" w:eastAsia="Times New Roman" w:hAnsi="Times New Roman" w:cs="Times New Roman"/>
          <w:sz w:val="24"/>
          <w:szCs w:val="24"/>
        </w:rPr>
        <w:t>ón</w:t>
      </w:r>
      <w:r>
        <w:rPr>
          <w:rFonts w:ascii="Times New Roman" w:eastAsia="Times New Roman" w:hAnsi="Times New Roman" w:cs="Times New Roman"/>
          <w:spacing w:val="3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3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3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3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ti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z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do</w:t>
      </w:r>
      <w:r>
        <w:rPr>
          <w:rFonts w:ascii="Times New Roman" w:eastAsia="Times New Roman" w:hAnsi="Times New Roman" w:cs="Times New Roman"/>
          <w:spacing w:val="3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4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3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>o que</w:t>
      </w:r>
      <w:r>
        <w:rPr>
          <w:rFonts w:ascii="Times New Roman" w:eastAsia="Times New Roman" w:hAnsi="Times New Roman" w:cs="Times New Roman"/>
          <w:spacing w:val="3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3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ie</w:t>
      </w:r>
      <w:r>
        <w:rPr>
          <w:rFonts w:ascii="Times New Roman" w:eastAsia="Times New Roman" w:hAnsi="Times New Roman" w:cs="Times New Roman"/>
          <w:sz w:val="24"/>
          <w:szCs w:val="24"/>
        </w:rPr>
        <w:t>re</w:t>
      </w:r>
      <w:r>
        <w:rPr>
          <w:rFonts w:ascii="Times New Roman" w:eastAsia="Times New Roman" w:hAnsi="Times New Roman" w:cs="Times New Roman"/>
          <w:spacing w:val="2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3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la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3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pr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á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ti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3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spacing w:val="3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rro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>o,</w:t>
      </w:r>
      <w:r>
        <w:rPr>
          <w:rFonts w:ascii="Times New Roman" w:eastAsia="Times New Roman" w:hAnsi="Times New Roman" w:cs="Times New Roman"/>
          <w:spacing w:val="3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la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3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met</w:t>
      </w:r>
      <w:r>
        <w:rPr>
          <w:rFonts w:ascii="Times New Roman" w:eastAsia="Times New Roman" w:hAnsi="Times New Roman" w:cs="Times New Roman"/>
          <w:sz w:val="24"/>
          <w:szCs w:val="24"/>
        </w:rPr>
        <w:t>od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ía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3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ta</w:t>
      </w:r>
      <w:r>
        <w:rPr>
          <w:rFonts w:ascii="Times New Roman" w:eastAsia="Times New Roman" w:hAnsi="Times New Roman" w:cs="Times New Roman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3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propor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ci</w:t>
      </w:r>
      <w:r>
        <w:rPr>
          <w:rFonts w:ascii="Times New Roman" w:eastAsia="Times New Roman" w:hAnsi="Times New Roman" w:cs="Times New Roman"/>
          <w:sz w:val="24"/>
          <w:szCs w:val="24"/>
        </w:rPr>
        <w:t>on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ron</w:t>
      </w:r>
      <w:r>
        <w:rPr>
          <w:rFonts w:ascii="Times New Roman" w:eastAsia="Times New Roman" w:hAnsi="Times New Roman" w:cs="Times New Roman"/>
          <w:spacing w:val="3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una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da</w:t>
      </w:r>
      <w:r>
        <w:rPr>
          <w:rFonts w:ascii="Times New Roman" w:eastAsia="Times New Roman" w:hAnsi="Times New Roman" w:cs="Times New Roman"/>
          <w:spacing w:val="2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z w:val="24"/>
          <w:szCs w:val="24"/>
        </w:rPr>
        <w:t>uy</w:t>
      </w:r>
      <w:r>
        <w:rPr>
          <w:rFonts w:ascii="Times New Roman" w:eastAsia="Times New Roman" w:hAnsi="Times New Roman" w:cs="Times New Roman"/>
          <w:spacing w:val="2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ali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2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2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té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mi</w:t>
      </w:r>
      <w:r>
        <w:rPr>
          <w:rFonts w:ascii="Times New Roman" w:eastAsia="Times New Roman" w:hAnsi="Times New Roman" w:cs="Times New Roman"/>
          <w:sz w:val="24"/>
          <w:szCs w:val="24"/>
        </w:rPr>
        <w:t>nos</w:t>
      </w:r>
      <w:r>
        <w:rPr>
          <w:rFonts w:ascii="Times New Roman" w:eastAsia="Times New Roman" w:hAnsi="Times New Roman" w:cs="Times New Roman"/>
          <w:spacing w:val="2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spacing w:val="2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2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cala</w:t>
      </w:r>
      <w:r>
        <w:rPr>
          <w:rFonts w:ascii="Times New Roman" w:eastAsia="Times New Roman" w:hAnsi="Times New Roman" w:cs="Times New Roman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li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2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2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>os</w:t>
      </w:r>
      <w:r>
        <w:rPr>
          <w:rFonts w:ascii="Times New Roman" w:eastAsia="Times New Roman" w:hAnsi="Times New Roman" w:cs="Times New Roman"/>
          <w:spacing w:val="2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mét</w:t>
      </w:r>
      <w:r>
        <w:rPr>
          <w:rFonts w:ascii="Times New Roman" w:eastAsia="Times New Roman" w:hAnsi="Times New Roman" w:cs="Times New Roman"/>
          <w:sz w:val="24"/>
          <w:szCs w:val="24"/>
        </w:rPr>
        <w:t>odos</w:t>
      </w:r>
      <w:r>
        <w:rPr>
          <w:rFonts w:ascii="Times New Roman" w:eastAsia="Times New Roman" w:hAnsi="Times New Roman" w:cs="Times New Roman"/>
          <w:spacing w:val="3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spacing w:val="2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2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3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3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2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e 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ra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e</w:t>
      </w:r>
      <w:r>
        <w:rPr>
          <w:rFonts w:ascii="Times New Roman" w:eastAsia="Times New Roman" w:hAnsi="Times New Roman" w:cs="Times New Roman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ño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o 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ci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>o de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DE73313" w14:textId="77777777" w:rsidR="00BE5A93" w:rsidRDefault="00BE5A93">
      <w:pPr>
        <w:spacing w:before="10" w:after="0" w:line="200" w:lineRule="exact"/>
        <w:rPr>
          <w:sz w:val="20"/>
          <w:szCs w:val="20"/>
        </w:rPr>
      </w:pPr>
    </w:p>
    <w:p w14:paraId="099F364D" w14:textId="77777777" w:rsidR="00BE5A93" w:rsidRDefault="00F700C7">
      <w:pPr>
        <w:spacing w:after="0"/>
        <w:ind w:left="117" w:right="634" w:firstLine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icl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pro</w:t>
      </w:r>
      <w:r>
        <w:rPr>
          <w:rFonts w:ascii="Times New Roman" w:eastAsia="Times New Roman" w:hAnsi="Times New Roman" w:cs="Times New Roman"/>
          <w:spacing w:val="-8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ect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spacing w:val="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ci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xp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>or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aci</w:t>
      </w:r>
      <w:r>
        <w:rPr>
          <w:rFonts w:ascii="Times New Roman" w:eastAsia="Times New Roman" w:hAnsi="Times New Roman" w:cs="Times New Roman"/>
          <w:sz w:val="24"/>
          <w:szCs w:val="24"/>
        </w:rPr>
        <w:t>ón,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ci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li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z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ón, produ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cti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z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aci</w:t>
      </w:r>
      <w:r>
        <w:rPr>
          <w:rFonts w:ascii="Times New Roman" w:eastAsia="Times New Roman" w:hAnsi="Times New Roman" w:cs="Times New Roman"/>
          <w:sz w:val="24"/>
          <w:szCs w:val="24"/>
        </w:rPr>
        <w:t>ón,</w:t>
      </w:r>
      <w:r>
        <w:rPr>
          <w:rFonts w:ascii="Times New Roman" w:eastAsia="Times New Roman" w:hAnsi="Times New Roman" w:cs="Times New Roman"/>
          <w:spacing w:val="2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ta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ili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za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ci</w:t>
      </w:r>
      <w:r>
        <w:rPr>
          <w:rFonts w:ascii="Times New Roman" w:eastAsia="Times New Roman" w:hAnsi="Times New Roman" w:cs="Times New Roman"/>
          <w:sz w:val="24"/>
          <w:szCs w:val="24"/>
        </w:rPr>
        <w:t>ón</w:t>
      </w:r>
      <w:r>
        <w:rPr>
          <w:rFonts w:ascii="Times New Roman" w:eastAsia="Times New Roman" w:hAnsi="Times New Roman" w:cs="Times New Roman"/>
          <w:spacing w:val="2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spacing w:val="1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pru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ba</w:t>
      </w:r>
      <w:r>
        <w:rPr>
          <w:rFonts w:ascii="Times New Roman" w:eastAsia="Times New Roman" w:hAnsi="Times New Roman" w:cs="Times New Roman"/>
          <w:spacing w:val="2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2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2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spacing w:val="-9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z w:val="24"/>
          <w:szCs w:val="24"/>
        </w:rPr>
        <w:t>ura</w:t>
      </w:r>
      <w:r>
        <w:rPr>
          <w:rFonts w:ascii="Times New Roman" w:eastAsia="Times New Roman" w:hAnsi="Times New Roman" w:cs="Times New Roman"/>
          <w:spacing w:val="2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1).</w:t>
      </w:r>
      <w:r>
        <w:rPr>
          <w:rFonts w:ascii="Times New Roman" w:eastAsia="Times New Roman" w:hAnsi="Times New Roman" w:cs="Times New Roman"/>
          <w:spacing w:val="2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2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al</w:t>
      </w:r>
      <w:r>
        <w:rPr>
          <w:rFonts w:ascii="Times New Roman" w:eastAsia="Times New Roman" w:hAnsi="Times New Roman" w:cs="Times New Roman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spacing w:val="2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od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2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</w:p>
    <w:p w14:paraId="3BF2DCA6" w14:textId="77777777" w:rsidR="00BE5A93" w:rsidRDefault="00F700C7">
      <w:pPr>
        <w:spacing w:before="10" w:after="0" w:line="271" w:lineRule="exact"/>
        <w:ind w:left="117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position w:val="-1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spacing w:val="1"/>
          <w:position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position w:val="-1"/>
          <w:sz w:val="24"/>
          <w:szCs w:val="24"/>
        </w:rPr>
        <w:t xml:space="preserve">on </w:t>
      </w:r>
      <w:r>
        <w:rPr>
          <w:rFonts w:ascii="Times New Roman" w:eastAsia="Times New Roman" w:hAnsi="Times New Roman" w:cs="Times New Roman"/>
          <w:spacing w:val="16"/>
          <w:position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position w:val="-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position w:val="-1"/>
          <w:sz w:val="24"/>
          <w:szCs w:val="24"/>
        </w:rPr>
        <w:t xml:space="preserve">a </w:t>
      </w:r>
      <w:r>
        <w:rPr>
          <w:rFonts w:ascii="Times New Roman" w:eastAsia="Times New Roman" w:hAnsi="Times New Roman" w:cs="Times New Roman"/>
          <w:spacing w:val="17"/>
          <w:position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position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position w:val="-1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spacing w:val="-3"/>
          <w:position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pacing w:val="1"/>
          <w:position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position w:val="-1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1"/>
          <w:position w:val="-1"/>
          <w:sz w:val="24"/>
          <w:szCs w:val="24"/>
        </w:rPr>
        <w:t>ci</w:t>
      </w:r>
      <w:r>
        <w:rPr>
          <w:rFonts w:ascii="Times New Roman" w:eastAsia="Times New Roman" w:hAnsi="Times New Roman" w:cs="Times New Roman"/>
          <w:position w:val="-1"/>
          <w:sz w:val="24"/>
          <w:szCs w:val="24"/>
        </w:rPr>
        <w:t xml:space="preserve">ón </w:t>
      </w:r>
      <w:r>
        <w:rPr>
          <w:rFonts w:ascii="Times New Roman" w:eastAsia="Times New Roman" w:hAnsi="Times New Roman" w:cs="Times New Roman"/>
          <w:spacing w:val="16"/>
          <w:position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4"/>
          <w:position w:val="-1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position w:val="-1"/>
          <w:sz w:val="24"/>
          <w:szCs w:val="24"/>
        </w:rPr>
        <w:t xml:space="preserve">e </w:t>
      </w:r>
      <w:r>
        <w:rPr>
          <w:rFonts w:ascii="Times New Roman" w:eastAsia="Times New Roman" w:hAnsi="Times New Roman" w:cs="Times New Roman"/>
          <w:spacing w:val="17"/>
          <w:position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position w:val="-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position w:val="-1"/>
          <w:sz w:val="24"/>
          <w:szCs w:val="24"/>
        </w:rPr>
        <w:t xml:space="preserve">a </w:t>
      </w:r>
      <w:r>
        <w:rPr>
          <w:rFonts w:ascii="Times New Roman" w:eastAsia="Times New Roman" w:hAnsi="Times New Roman" w:cs="Times New Roman"/>
          <w:spacing w:val="17"/>
          <w:position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position w:val="-1"/>
          <w:sz w:val="24"/>
          <w:szCs w:val="24"/>
        </w:rPr>
        <w:t>pr</w:t>
      </w:r>
      <w:r>
        <w:rPr>
          <w:rFonts w:ascii="Times New Roman" w:eastAsia="Times New Roman" w:hAnsi="Times New Roman" w:cs="Times New Roman"/>
          <w:spacing w:val="-3"/>
          <w:position w:val="-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1"/>
          <w:position w:val="-1"/>
          <w:sz w:val="24"/>
          <w:szCs w:val="24"/>
        </w:rPr>
        <w:t>me</w:t>
      </w:r>
      <w:r>
        <w:rPr>
          <w:rFonts w:ascii="Times New Roman" w:eastAsia="Times New Roman" w:hAnsi="Times New Roman" w:cs="Times New Roman"/>
          <w:position w:val="-1"/>
          <w:sz w:val="24"/>
          <w:szCs w:val="24"/>
        </w:rPr>
        <w:t xml:space="preserve">ra </w:t>
      </w:r>
      <w:r>
        <w:rPr>
          <w:rFonts w:ascii="Times New Roman" w:eastAsia="Times New Roman" w:hAnsi="Times New Roman" w:cs="Times New Roman"/>
          <w:spacing w:val="17"/>
          <w:position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4"/>
          <w:position w:val="-1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spacing w:val="1"/>
          <w:position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-1"/>
          <w:position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position w:val="-1"/>
          <w:sz w:val="24"/>
          <w:szCs w:val="24"/>
        </w:rPr>
        <w:t xml:space="preserve">e </w:t>
      </w:r>
      <w:r>
        <w:rPr>
          <w:rFonts w:ascii="Times New Roman" w:eastAsia="Times New Roman" w:hAnsi="Times New Roman" w:cs="Times New Roman"/>
          <w:spacing w:val="23"/>
          <w:position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position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position w:val="-1"/>
          <w:sz w:val="24"/>
          <w:szCs w:val="24"/>
        </w:rPr>
        <w:t>xp</w:t>
      </w:r>
      <w:r>
        <w:rPr>
          <w:rFonts w:ascii="Times New Roman" w:eastAsia="Times New Roman" w:hAnsi="Times New Roman" w:cs="Times New Roman"/>
          <w:spacing w:val="1"/>
          <w:position w:val="-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position w:val="-1"/>
          <w:sz w:val="24"/>
          <w:szCs w:val="24"/>
        </w:rPr>
        <w:t>or</w:t>
      </w:r>
      <w:r>
        <w:rPr>
          <w:rFonts w:ascii="Times New Roman" w:eastAsia="Times New Roman" w:hAnsi="Times New Roman" w:cs="Times New Roman"/>
          <w:spacing w:val="1"/>
          <w:position w:val="-1"/>
          <w:sz w:val="24"/>
          <w:szCs w:val="24"/>
        </w:rPr>
        <w:t>at</w:t>
      </w:r>
      <w:r>
        <w:rPr>
          <w:rFonts w:ascii="Times New Roman" w:eastAsia="Times New Roman" w:hAnsi="Times New Roman" w:cs="Times New Roman"/>
          <w:position w:val="-1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-4"/>
          <w:position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position w:val="-1"/>
          <w:sz w:val="24"/>
          <w:szCs w:val="24"/>
        </w:rPr>
        <w:t>ia</w:t>
      </w:r>
      <w:r>
        <w:rPr>
          <w:rFonts w:ascii="Times New Roman" w:eastAsia="Times New Roman" w:hAnsi="Times New Roman" w:cs="Times New Roman"/>
          <w:position w:val="-1"/>
          <w:sz w:val="24"/>
          <w:szCs w:val="24"/>
        </w:rPr>
        <w:t xml:space="preserve">) </w:t>
      </w:r>
      <w:r>
        <w:rPr>
          <w:rFonts w:ascii="Times New Roman" w:eastAsia="Times New Roman" w:hAnsi="Times New Roman" w:cs="Times New Roman"/>
          <w:spacing w:val="16"/>
          <w:position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position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position w:val="-1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-4"/>
          <w:position w:val="-1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position w:val="-1"/>
          <w:sz w:val="24"/>
          <w:szCs w:val="24"/>
        </w:rPr>
        <w:t>tie</w:t>
      </w:r>
      <w:r>
        <w:rPr>
          <w:rFonts w:ascii="Times New Roman" w:eastAsia="Times New Roman" w:hAnsi="Times New Roman" w:cs="Times New Roman"/>
          <w:spacing w:val="-4"/>
          <w:position w:val="-1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position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position w:val="-1"/>
          <w:sz w:val="24"/>
          <w:szCs w:val="24"/>
        </w:rPr>
        <w:t xml:space="preserve">n </w:t>
      </w:r>
      <w:r>
        <w:rPr>
          <w:rFonts w:ascii="Times New Roman" w:eastAsia="Times New Roman" w:hAnsi="Times New Roman" w:cs="Times New Roman"/>
          <w:spacing w:val="16"/>
          <w:position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position w:val="-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position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position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position w:val="-1"/>
          <w:sz w:val="24"/>
          <w:szCs w:val="24"/>
        </w:rPr>
        <w:t xml:space="preserve">s </w:t>
      </w:r>
      <w:r>
        <w:rPr>
          <w:rFonts w:ascii="Times New Roman" w:eastAsia="Times New Roman" w:hAnsi="Times New Roman" w:cs="Times New Roman"/>
          <w:spacing w:val="14"/>
          <w:position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position w:val="-1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position w:val="-1"/>
          <w:sz w:val="24"/>
          <w:szCs w:val="24"/>
        </w:rPr>
        <w:t>ía</w:t>
      </w:r>
      <w:r>
        <w:rPr>
          <w:rFonts w:ascii="Times New Roman" w:eastAsia="Times New Roman" w:hAnsi="Times New Roman" w:cs="Times New Roman"/>
          <w:position w:val="-1"/>
          <w:sz w:val="24"/>
          <w:szCs w:val="24"/>
        </w:rPr>
        <w:t xml:space="preserve">s </w:t>
      </w:r>
      <w:r>
        <w:rPr>
          <w:rFonts w:ascii="Times New Roman" w:eastAsia="Times New Roman" w:hAnsi="Times New Roman" w:cs="Times New Roman"/>
          <w:spacing w:val="14"/>
          <w:position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position w:val="-1"/>
          <w:sz w:val="24"/>
          <w:szCs w:val="24"/>
        </w:rPr>
        <w:t xml:space="preserve">de </w:t>
      </w:r>
      <w:r>
        <w:rPr>
          <w:rFonts w:ascii="Times New Roman" w:eastAsia="Times New Roman" w:hAnsi="Times New Roman" w:cs="Times New Roman"/>
          <w:spacing w:val="17"/>
          <w:position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position w:val="-1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-3"/>
          <w:position w:val="-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position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position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position w:val="-1"/>
          <w:sz w:val="24"/>
          <w:szCs w:val="24"/>
        </w:rPr>
        <w:t>rro</w:t>
      </w:r>
      <w:r>
        <w:rPr>
          <w:rFonts w:ascii="Times New Roman" w:eastAsia="Times New Roman" w:hAnsi="Times New Roman" w:cs="Times New Roman"/>
          <w:spacing w:val="1"/>
          <w:position w:val="-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-3"/>
          <w:position w:val="-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position w:val="-1"/>
          <w:sz w:val="24"/>
          <w:szCs w:val="24"/>
        </w:rPr>
        <w:t>o</w:t>
      </w:r>
    </w:p>
    <w:p w14:paraId="6F079A61" w14:textId="77777777" w:rsidR="00BE5A93" w:rsidRDefault="00BE5A93">
      <w:pPr>
        <w:spacing w:after="0" w:line="200" w:lineRule="exact"/>
        <w:rPr>
          <w:sz w:val="20"/>
          <w:szCs w:val="20"/>
        </w:rPr>
      </w:pPr>
    </w:p>
    <w:p w14:paraId="11BA5F6C" w14:textId="77777777" w:rsidR="00BE5A93" w:rsidRDefault="00BE5A93">
      <w:pPr>
        <w:spacing w:after="0" w:line="200" w:lineRule="exact"/>
        <w:rPr>
          <w:sz w:val="20"/>
          <w:szCs w:val="20"/>
        </w:rPr>
      </w:pPr>
    </w:p>
    <w:p w14:paraId="35EB602B" w14:textId="77777777" w:rsidR="00BE5A93" w:rsidRDefault="00BE5A93">
      <w:pPr>
        <w:spacing w:after="0" w:line="200" w:lineRule="exact"/>
        <w:rPr>
          <w:sz w:val="20"/>
          <w:szCs w:val="20"/>
        </w:rPr>
      </w:pPr>
    </w:p>
    <w:p w14:paraId="21D5125C" w14:textId="77777777" w:rsidR="00BE5A93" w:rsidRDefault="00BE5A93">
      <w:pPr>
        <w:spacing w:before="14" w:after="0" w:line="200" w:lineRule="exact"/>
        <w:rPr>
          <w:sz w:val="20"/>
          <w:szCs w:val="20"/>
        </w:rPr>
      </w:pPr>
    </w:p>
    <w:p w14:paraId="062E2ADE" w14:textId="77777777" w:rsidR="00BE5A93" w:rsidRDefault="00645533">
      <w:pPr>
        <w:spacing w:after="0" w:line="240" w:lineRule="auto"/>
        <w:ind w:left="545" w:right="-20"/>
        <w:rPr>
          <w:rFonts w:ascii="Times New Roman" w:eastAsia="Times New Roman" w:hAnsi="Times New Roman" w:cs="Times New Roman"/>
          <w:sz w:val="20"/>
          <w:szCs w:val="20"/>
        </w:rPr>
      </w:pPr>
      <w:commentRangeStart w:id="413"/>
      <w:r>
        <w:rPr>
          <w:noProof/>
        </w:rPr>
        <w:drawing>
          <wp:inline distT="0" distB="0" distL="0" distR="0" wp14:anchorId="0DCCA83F" wp14:editId="7F5F25FE">
            <wp:extent cx="4651375" cy="1677670"/>
            <wp:effectExtent l="0" t="0" r="0" b="0"/>
            <wp:docPr id="36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1375" cy="1677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commentRangeEnd w:id="413"/>
      <w:r w:rsidR="00DC506E">
        <w:rPr>
          <w:rStyle w:val="CommentReference"/>
        </w:rPr>
        <w:commentReference w:id="413"/>
      </w:r>
    </w:p>
    <w:p w14:paraId="342F3927" w14:textId="77777777" w:rsidR="00BE5A93" w:rsidRDefault="00F700C7">
      <w:pPr>
        <w:spacing w:before="90" w:after="0" w:line="240" w:lineRule="auto"/>
        <w:ind w:left="544" w:right="-20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i/>
          <w:spacing w:val="-1"/>
        </w:rPr>
        <w:t>F</w:t>
      </w:r>
      <w:r>
        <w:rPr>
          <w:rFonts w:ascii="Calibri" w:eastAsia="Calibri" w:hAnsi="Calibri" w:cs="Calibri"/>
          <w:i/>
          <w:spacing w:val="1"/>
        </w:rPr>
        <w:t>i</w:t>
      </w:r>
      <w:r>
        <w:rPr>
          <w:rFonts w:ascii="Calibri" w:eastAsia="Calibri" w:hAnsi="Calibri" w:cs="Calibri"/>
          <w:i/>
          <w:spacing w:val="-1"/>
        </w:rPr>
        <w:t>gu</w:t>
      </w:r>
      <w:r>
        <w:rPr>
          <w:rFonts w:ascii="Calibri" w:eastAsia="Calibri" w:hAnsi="Calibri" w:cs="Calibri"/>
          <w:i/>
        </w:rPr>
        <w:t>ra</w:t>
      </w:r>
      <w:r>
        <w:rPr>
          <w:rFonts w:ascii="Calibri" w:eastAsia="Calibri" w:hAnsi="Calibri" w:cs="Calibri"/>
          <w:i/>
          <w:spacing w:val="-2"/>
        </w:rPr>
        <w:t xml:space="preserve"> </w:t>
      </w:r>
      <w:r>
        <w:rPr>
          <w:rFonts w:ascii="Calibri" w:eastAsia="Calibri" w:hAnsi="Calibri" w:cs="Calibri"/>
          <w:i/>
        </w:rPr>
        <w:t>8.</w:t>
      </w:r>
      <w:r>
        <w:rPr>
          <w:rFonts w:ascii="Calibri" w:eastAsia="Calibri" w:hAnsi="Calibri" w:cs="Calibri"/>
          <w:i/>
          <w:spacing w:val="-1"/>
        </w:rPr>
        <w:t xml:space="preserve"> </w:t>
      </w:r>
      <w:r>
        <w:rPr>
          <w:rFonts w:ascii="Calibri" w:eastAsia="Calibri" w:hAnsi="Calibri" w:cs="Calibri"/>
          <w:spacing w:val="3"/>
        </w:rPr>
        <w:t>F</w:t>
      </w:r>
      <w:r>
        <w:rPr>
          <w:rFonts w:ascii="Calibri" w:eastAsia="Calibri" w:hAnsi="Calibri" w:cs="Calibri"/>
          <w:spacing w:val="-2"/>
        </w:rPr>
        <w:t>a</w:t>
      </w:r>
      <w:r>
        <w:rPr>
          <w:rFonts w:ascii="Calibri" w:eastAsia="Calibri" w:hAnsi="Calibri" w:cs="Calibri"/>
          <w:spacing w:val="2"/>
        </w:rPr>
        <w:t>s</w:t>
      </w:r>
      <w:r>
        <w:rPr>
          <w:rFonts w:ascii="Calibri" w:eastAsia="Calibri" w:hAnsi="Calibri" w:cs="Calibri"/>
          <w:spacing w:val="-2"/>
        </w:rPr>
        <w:t>e</w:t>
      </w:r>
      <w:r>
        <w:rPr>
          <w:rFonts w:ascii="Calibri" w:eastAsia="Calibri" w:hAnsi="Calibri" w:cs="Calibri"/>
        </w:rPr>
        <w:t>s m</w:t>
      </w:r>
      <w:r>
        <w:rPr>
          <w:rFonts w:ascii="Calibri" w:eastAsia="Calibri" w:hAnsi="Calibri" w:cs="Calibri"/>
          <w:spacing w:val="-2"/>
        </w:rPr>
        <w:t>et</w:t>
      </w:r>
      <w:r>
        <w:rPr>
          <w:rFonts w:ascii="Calibri" w:eastAsia="Calibri" w:hAnsi="Calibri" w:cs="Calibri"/>
        </w:rPr>
        <w:t>odo</w:t>
      </w:r>
      <w:r>
        <w:rPr>
          <w:rFonts w:ascii="Calibri" w:eastAsia="Calibri" w:hAnsi="Calibri" w:cs="Calibri"/>
          <w:spacing w:val="1"/>
        </w:rPr>
        <w:t>l</w:t>
      </w:r>
      <w:r>
        <w:rPr>
          <w:rFonts w:ascii="Calibri" w:eastAsia="Calibri" w:hAnsi="Calibri" w:cs="Calibri"/>
        </w:rPr>
        <w:t>og</w:t>
      </w:r>
      <w:r>
        <w:rPr>
          <w:rFonts w:ascii="Calibri" w:eastAsia="Calibri" w:hAnsi="Calibri" w:cs="Calibri"/>
          <w:spacing w:val="1"/>
        </w:rPr>
        <w:t>í</w:t>
      </w:r>
      <w:r>
        <w:rPr>
          <w:rFonts w:ascii="Calibri" w:eastAsia="Calibri" w:hAnsi="Calibri" w:cs="Calibri"/>
        </w:rPr>
        <w:t>a</w:t>
      </w:r>
      <w:r>
        <w:rPr>
          <w:rFonts w:ascii="Calibri" w:eastAsia="Calibri" w:hAnsi="Calibri" w:cs="Calibri"/>
          <w:spacing w:val="-3"/>
        </w:rPr>
        <w:t xml:space="preserve"> </w:t>
      </w:r>
      <w:r>
        <w:rPr>
          <w:rFonts w:ascii="Calibri" w:eastAsia="Calibri" w:hAnsi="Calibri" w:cs="Calibri"/>
        </w:rPr>
        <w:t>de</w:t>
      </w:r>
      <w:r>
        <w:rPr>
          <w:rFonts w:ascii="Calibri" w:eastAsia="Calibri" w:hAnsi="Calibri" w:cs="Calibri"/>
          <w:spacing w:val="1"/>
        </w:rPr>
        <w:t xml:space="preserve"> </w:t>
      </w:r>
      <w:r>
        <w:rPr>
          <w:rFonts w:ascii="Calibri" w:eastAsia="Calibri" w:hAnsi="Calibri" w:cs="Calibri"/>
        </w:rPr>
        <w:t>d</w:t>
      </w:r>
      <w:r>
        <w:rPr>
          <w:rFonts w:ascii="Calibri" w:eastAsia="Calibri" w:hAnsi="Calibri" w:cs="Calibri"/>
          <w:spacing w:val="-2"/>
        </w:rPr>
        <w:t>e</w:t>
      </w:r>
      <w:r>
        <w:rPr>
          <w:rFonts w:ascii="Calibri" w:eastAsia="Calibri" w:hAnsi="Calibri" w:cs="Calibri"/>
          <w:spacing w:val="2"/>
        </w:rPr>
        <w:t>s</w:t>
      </w:r>
      <w:r>
        <w:rPr>
          <w:rFonts w:ascii="Calibri" w:eastAsia="Calibri" w:hAnsi="Calibri" w:cs="Calibri"/>
          <w:spacing w:val="-2"/>
        </w:rPr>
        <w:t>a</w:t>
      </w:r>
      <w:r>
        <w:rPr>
          <w:rFonts w:ascii="Calibri" w:eastAsia="Calibri" w:hAnsi="Calibri" w:cs="Calibri"/>
          <w:spacing w:val="-1"/>
        </w:rPr>
        <w:t>rr</w:t>
      </w:r>
      <w:r>
        <w:rPr>
          <w:rFonts w:ascii="Calibri" w:eastAsia="Calibri" w:hAnsi="Calibri" w:cs="Calibri"/>
        </w:rPr>
        <w:t>o</w:t>
      </w:r>
      <w:r>
        <w:rPr>
          <w:rFonts w:ascii="Calibri" w:eastAsia="Calibri" w:hAnsi="Calibri" w:cs="Calibri"/>
          <w:spacing w:val="1"/>
        </w:rPr>
        <w:t>ll</w:t>
      </w:r>
      <w:r>
        <w:rPr>
          <w:rFonts w:ascii="Calibri" w:eastAsia="Calibri" w:hAnsi="Calibri" w:cs="Calibri"/>
        </w:rPr>
        <w:t>o M</w:t>
      </w:r>
      <w:r>
        <w:rPr>
          <w:rFonts w:ascii="Calibri" w:eastAsia="Calibri" w:hAnsi="Calibri" w:cs="Calibri"/>
          <w:spacing w:val="3"/>
        </w:rPr>
        <w:t>o</w:t>
      </w:r>
      <w:r>
        <w:rPr>
          <w:rFonts w:ascii="Calibri" w:eastAsia="Calibri" w:hAnsi="Calibri" w:cs="Calibri"/>
        </w:rPr>
        <w:t>b</w:t>
      </w:r>
      <w:r>
        <w:rPr>
          <w:rFonts w:ascii="Calibri" w:eastAsia="Calibri" w:hAnsi="Calibri" w:cs="Calibri"/>
          <w:spacing w:val="1"/>
        </w:rPr>
        <w:t>il</w:t>
      </w:r>
      <w:r>
        <w:rPr>
          <w:rFonts w:ascii="Calibri" w:eastAsia="Calibri" w:hAnsi="Calibri" w:cs="Calibri"/>
          <w:spacing w:val="-1"/>
        </w:rPr>
        <w:t>e</w:t>
      </w:r>
      <w:r>
        <w:rPr>
          <w:rFonts w:ascii="Calibri" w:eastAsia="Calibri" w:hAnsi="Calibri" w:cs="Calibri"/>
        </w:rPr>
        <w:t>-D</w:t>
      </w:r>
    </w:p>
    <w:p w14:paraId="12B050FB" w14:textId="77777777" w:rsidR="00BE5A93" w:rsidRDefault="00BE5A93">
      <w:pPr>
        <w:spacing w:after="0"/>
        <w:sectPr w:rsidR="00BE5A93">
          <w:pgSz w:w="12240" w:h="15840"/>
          <w:pgMar w:top="1700" w:right="1300" w:bottom="0" w:left="1300" w:header="1483" w:footer="0" w:gutter="0"/>
          <w:cols w:space="720"/>
        </w:sectPr>
      </w:pPr>
    </w:p>
    <w:p w14:paraId="111F6F6C" w14:textId="77777777" w:rsidR="00BE5A93" w:rsidRDefault="00BE5A93">
      <w:pPr>
        <w:spacing w:before="16" w:after="0" w:line="220" w:lineRule="exact"/>
      </w:pPr>
    </w:p>
    <w:p w14:paraId="7E024B96" w14:textId="77777777" w:rsidR="00BE5A93" w:rsidRDefault="00F700C7">
      <w:pPr>
        <w:spacing w:before="29" w:after="0"/>
        <w:ind w:left="337" w:right="634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ti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la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ica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ón,</w:t>
      </w:r>
      <w:r>
        <w:rPr>
          <w:rFonts w:ascii="Times New Roman" w:eastAsia="Times New Roman" w:hAnsi="Times New Roman" w:cs="Times New Roman"/>
          <w:spacing w:val="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aj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y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li</w:t>
      </w:r>
      <w:r>
        <w:rPr>
          <w:rFonts w:ascii="Times New Roman" w:eastAsia="Times New Roman" w:hAnsi="Times New Roman" w:cs="Times New Roman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ac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ón.</w:t>
      </w:r>
      <w:r>
        <w:rPr>
          <w:rFonts w:ascii="Times New Roman" w:eastAsia="Times New Roman" w:hAnsi="Times New Roman" w:cs="Times New Roman"/>
          <w:spacing w:val="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ñ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á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í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ra</w:t>
      </w:r>
      <w:r>
        <w:rPr>
          <w:rFonts w:ascii="Times New Roman" w:eastAsia="Times New Roman" w:hAnsi="Times New Roman" w:cs="Times New Roman"/>
          <w:spacing w:val="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cci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ale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n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ca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os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ic</w:t>
      </w:r>
      <w:r>
        <w:rPr>
          <w:rFonts w:ascii="Times New Roman" w:eastAsia="Times New Roman" w:hAnsi="Times New Roman" w:cs="Times New Roman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ita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á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ía</w:t>
      </w:r>
      <w:r>
        <w:rPr>
          <w:rFonts w:ascii="Times New Roman" w:eastAsia="Times New Roman" w:hAnsi="Times New Roman" w:cs="Times New Roman"/>
          <w:sz w:val="24"/>
          <w:szCs w:val="24"/>
        </w:rPr>
        <w:t>s 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ra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ci</w:t>
      </w:r>
      <w:r>
        <w:rPr>
          <w:rFonts w:ascii="Times New Roman" w:eastAsia="Times New Roman" w:hAnsi="Times New Roman" w:cs="Times New Roman"/>
          <w:sz w:val="24"/>
          <w:szCs w:val="24"/>
        </w:rPr>
        <w:t>ón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pro</w:t>
      </w:r>
      <w:r>
        <w:rPr>
          <w:rFonts w:ascii="Times New Roman" w:eastAsia="Times New Roman" w:hAnsi="Times New Roman" w:cs="Times New Roman"/>
          <w:spacing w:val="-8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ect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e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ic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ali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z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ón, por 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jem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z w:val="24"/>
          <w:szCs w:val="24"/>
        </w:rPr>
        <w:t>).</w:t>
      </w:r>
    </w:p>
    <w:p w14:paraId="391AB307" w14:textId="77777777" w:rsidR="00BE5A93" w:rsidRDefault="00BE5A93">
      <w:pPr>
        <w:spacing w:before="14" w:after="0" w:line="200" w:lineRule="exact"/>
        <w:rPr>
          <w:sz w:val="20"/>
          <w:szCs w:val="20"/>
        </w:rPr>
      </w:pPr>
    </w:p>
    <w:p w14:paraId="5052DEFF" w14:textId="77777777" w:rsidR="00BE5A93" w:rsidRDefault="00F700C7">
      <w:pPr>
        <w:spacing w:after="0" w:line="240" w:lineRule="auto"/>
        <w:ind w:left="1056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i/>
          <w:sz w:val="24"/>
          <w:szCs w:val="24"/>
        </w:rPr>
        <w:t>6.1.1 Fa</w:t>
      </w:r>
      <w:r>
        <w:rPr>
          <w:rFonts w:ascii="Times New Roman" w:eastAsia="Times New Roman" w:hAnsi="Times New Roman" w:cs="Times New Roman"/>
          <w:b/>
          <w:bCs/>
          <w:i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i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i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i/>
          <w:sz w:val="24"/>
          <w:szCs w:val="24"/>
        </w:rPr>
        <w:t>.</w:t>
      </w:r>
    </w:p>
    <w:p w14:paraId="1641B31B" w14:textId="77777777" w:rsidR="00BE5A93" w:rsidRDefault="00BE5A93">
      <w:pPr>
        <w:spacing w:before="4" w:after="0" w:line="100" w:lineRule="exact"/>
        <w:rPr>
          <w:sz w:val="10"/>
          <w:szCs w:val="10"/>
        </w:rPr>
      </w:pPr>
    </w:p>
    <w:p w14:paraId="7180DDCF" w14:textId="77777777" w:rsidR="00BE5A93" w:rsidRDefault="00BE5A93">
      <w:pPr>
        <w:spacing w:after="0" w:line="200" w:lineRule="exact"/>
        <w:rPr>
          <w:sz w:val="20"/>
          <w:szCs w:val="20"/>
        </w:rPr>
      </w:pPr>
    </w:p>
    <w:p w14:paraId="77CA4794" w14:textId="77777777" w:rsidR="00BE5A93" w:rsidRDefault="00BE5A93">
      <w:pPr>
        <w:spacing w:after="0" w:line="200" w:lineRule="exact"/>
        <w:rPr>
          <w:sz w:val="20"/>
          <w:szCs w:val="20"/>
        </w:rPr>
      </w:pPr>
    </w:p>
    <w:p w14:paraId="262902DC" w14:textId="77777777" w:rsidR="00BE5A93" w:rsidRDefault="00F700C7">
      <w:pPr>
        <w:spacing w:after="0"/>
        <w:ind w:left="337" w:right="640"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5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rro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5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5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rá</w:t>
      </w:r>
      <w:r>
        <w:rPr>
          <w:rFonts w:ascii="Times New Roman" w:eastAsia="Times New Roman" w:hAnsi="Times New Roman" w:cs="Times New Roman"/>
          <w:spacing w:val="5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5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bo</w:t>
      </w:r>
      <w:r>
        <w:rPr>
          <w:rFonts w:ascii="Times New Roman" w:eastAsia="Times New Roman" w:hAnsi="Times New Roman" w:cs="Times New Roman"/>
          <w:spacing w:val="5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5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5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5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5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on</w:t>
      </w:r>
      <w:r>
        <w:rPr>
          <w:rFonts w:ascii="Times New Roman" w:eastAsia="Times New Roman" w:hAnsi="Times New Roman" w:cs="Times New Roman"/>
          <w:spacing w:val="5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una</w:t>
      </w:r>
      <w:r>
        <w:rPr>
          <w:rFonts w:ascii="Times New Roman" w:eastAsia="Times New Roman" w:hAnsi="Times New Roman" w:cs="Times New Roman"/>
          <w:spacing w:val="5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5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á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5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ite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aci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.  </w:t>
      </w:r>
      <w:r>
        <w:rPr>
          <w:rFonts w:ascii="Times New Roman" w:eastAsia="Times New Roman" w:hAnsi="Times New Roman" w:cs="Times New Roman"/>
          <w:spacing w:val="-1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a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ie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ta</w:t>
      </w:r>
      <w:r>
        <w:rPr>
          <w:rFonts w:ascii="Times New Roman" w:eastAsia="Times New Roman" w:hAnsi="Times New Roman" w:cs="Times New Roman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m</w:t>
      </w:r>
      <w:r>
        <w:rPr>
          <w:rFonts w:ascii="Times New Roman" w:eastAsia="Times New Roman" w:hAnsi="Times New Roman" w:cs="Times New Roman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una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bu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ón 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ti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z w:val="24"/>
          <w:szCs w:val="24"/>
        </w:rPr>
        <w:t>po y</w:t>
      </w:r>
      <w:r>
        <w:rPr>
          <w:rFonts w:ascii="Times New Roman" w:eastAsia="Times New Roman" w:hAnsi="Times New Roman" w:cs="Times New Roman"/>
          <w:spacing w:val="-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nú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me</w:t>
      </w:r>
      <w:r>
        <w:rPr>
          <w:rFonts w:ascii="Times New Roman" w:eastAsia="Times New Roman" w:hAnsi="Times New Roman" w:cs="Times New Roman"/>
          <w:sz w:val="24"/>
          <w:szCs w:val="24"/>
        </w:rPr>
        <w:t>ro de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i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on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ca</w:t>
      </w:r>
      <w:r>
        <w:rPr>
          <w:rFonts w:ascii="Times New Roman" w:eastAsia="Times New Roman" w:hAnsi="Times New Roman" w:cs="Times New Roman"/>
          <w:sz w:val="24"/>
          <w:szCs w:val="24"/>
        </w:rPr>
        <w:t>da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E5F82C6" w14:textId="77777777" w:rsidR="00BE5A93" w:rsidRDefault="00BE5A93">
      <w:pPr>
        <w:spacing w:before="12" w:after="0" w:line="200" w:lineRule="exact"/>
        <w:rPr>
          <w:sz w:val="20"/>
          <w:szCs w:val="20"/>
        </w:rPr>
      </w:pPr>
    </w:p>
    <w:p w14:paraId="01289909" w14:textId="77777777" w:rsidR="00BE5A93" w:rsidRDefault="00F700C7">
      <w:pPr>
        <w:spacing w:after="0" w:line="240" w:lineRule="auto"/>
        <w:ind w:left="337" w:right="5199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i/>
          <w:spacing w:val="2"/>
        </w:rPr>
        <w:t>Tab</w:t>
      </w:r>
      <w:r>
        <w:rPr>
          <w:rFonts w:ascii="Times New Roman" w:eastAsia="Times New Roman" w:hAnsi="Times New Roman" w:cs="Times New Roman"/>
          <w:i/>
          <w:spacing w:val="-5"/>
        </w:rPr>
        <w:t>l</w:t>
      </w:r>
      <w:r>
        <w:rPr>
          <w:rFonts w:ascii="Times New Roman" w:eastAsia="Times New Roman" w:hAnsi="Times New Roman" w:cs="Times New Roman"/>
          <w:i/>
        </w:rPr>
        <w:t>a</w:t>
      </w:r>
      <w:r>
        <w:rPr>
          <w:rFonts w:ascii="Times New Roman" w:eastAsia="Times New Roman" w:hAnsi="Times New Roman" w:cs="Times New Roman"/>
          <w:i/>
          <w:spacing w:val="3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1</w:t>
      </w:r>
      <w:r>
        <w:rPr>
          <w:rFonts w:ascii="Times New Roman" w:eastAsia="Times New Roman" w:hAnsi="Times New Roman" w:cs="Times New Roman"/>
          <w:i/>
        </w:rPr>
        <w:t>.</w:t>
      </w:r>
      <w:r>
        <w:rPr>
          <w:rFonts w:ascii="Times New Roman" w:eastAsia="Times New Roman" w:hAnsi="Times New Roman" w:cs="Times New Roman"/>
          <w:i/>
          <w:spacing w:val="3"/>
        </w:rPr>
        <w:t xml:space="preserve"> </w:t>
      </w:r>
      <w:r>
        <w:rPr>
          <w:rFonts w:ascii="Times New Roman" w:eastAsia="Times New Roman" w:hAnsi="Times New Roman" w:cs="Times New Roman"/>
          <w:spacing w:val="1"/>
        </w:rPr>
        <w:t>D</w:t>
      </w:r>
      <w:r>
        <w:rPr>
          <w:rFonts w:ascii="Times New Roman" w:eastAsia="Times New Roman" w:hAnsi="Times New Roman" w:cs="Times New Roman"/>
          <w:spacing w:val="-2"/>
        </w:rPr>
        <w:t>e</w:t>
      </w:r>
      <w:r>
        <w:rPr>
          <w:rFonts w:ascii="Times New Roman" w:eastAsia="Times New Roman" w:hAnsi="Times New Roman" w:cs="Times New Roman"/>
          <w:spacing w:val="-1"/>
        </w:rPr>
        <w:t>t</w:t>
      </w:r>
      <w:r>
        <w:rPr>
          <w:rFonts w:ascii="Times New Roman" w:eastAsia="Times New Roman" w:hAnsi="Times New Roman" w:cs="Times New Roman"/>
          <w:spacing w:val="-2"/>
        </w:rPr>
        <w:t>a</w:t>
      </w:r>
      <w:r>
        <w:rPr>
          <w:rFonts w:ascii="Times New Roman" w:eastAsia="Times New Roman" w:hAnsi="Times New Roman" w:cs="Times New Roman"/>
          <w:spacing w:val="-1"/>
        </w:rPr>
        <w:t>ll</w:t>
      </w:r>
      <w:r>
        <w:rPr>
          <w:rFonts w:ascii="Times New Roman" w:eastAsia="Times New Roman" w:hAnsi="Times New Roman" w:cs="Times New Roman"/>
        </w:rPr>
        <w:t>e</w:t>
      </w:r>
      <w:r>
        <w:rPr>
          <w:rFonts w:ascii="Times New Roman" w:eastAsia="Times New Roman" w:hAnsi="Times New Roman" w:cs="Times New Roman"/>
          <w:spacing w:val="-1"/>
        </w:rPr>
        <w:t xml:space="preserve"> </w:t>
      </w:r>
      <w:r>
        <w:rPr>
          <w:rFonts w:ascii="Times New Roman" w:eastAsia="Times New Roman" w:hAnsi="Times New Roman" w:cs="Times New Roman"/>
          <w:spacing w:val="2"/>
        </w:rPr>
        <w:t>d</w:t>
      </w:r>
      <w:r>
        <w:rPr>
          <w:rFonts w:ascii="Times New Roman" w:eastAsia="Times New Roman" w:hAnsi="Times New Roman" w:cs="Times New Roman"/>
        </w:rPr>
        <w:t>e</w:t>
      </w:r>
      <w:r>
        <w:rPr>
          <w:rFonts w:ascii="Times New Roman" w:eastAsia="Times New Roman" w:hAnsi="Times New Roman" w:cs="Times New Roman"/>
          <w:spacing w:val="-1"/>
        </w:rPr>
        <w:t xml:space="preserve"> </w:t>
      </w:r>
      <w:r>
        <w:rPr>
          <w:rFonts w:ascii="Times New Roman" w:eastAsia="Times New Roman" w:hAnsi="Times New Roman" w:cs="Times New Roman"/>
          <w:spacing w:val="2"/>
        </w:rPr>
        <w:t>f</w:t>
      </w:r>
      <w:r>
        <w:rPr>
          <w:rFonts w:ascii="Times New Roman" w:eastAsia="Times New Roman" w:hAnsi="Times New Roman" w:cs="Times New Roman"/>
          <w:spacing w:val="-2"/>
        </w:rPr>
        <w:t>ace</w:t>
      </w:r>
      <w:r>
        <w:rPr>
          <w:rFonts w:ascii="Times New Roman" w:eastAsia="Times New Roman" w:hAnsi="Times New Roman" w:cs="Times New Roman"/>
        </w:rPr>
        <w:t>s</w:t>
      </w:r>
      <w:r>
        <w:rPr>
          <w:rFonts w:ascii="Times New Roman" w:eastAsia="Times New Roman" w:hAnsi="Times New Roman" w:cs="Times New Roman"/>
          <w:spacing w:val="-1"/>
        </w:rPr>
        <w:t xml:space="preserve"> </w:t>
      </w:r>
      <w:r>
        <w:rPr>
          <w:rFonts w:ascii="Times New Roman" w:eastAsia="Times New Roman" w:hAnsi="Times New Roman" w:cs="Times New Roman"/>
          <w:spacing w:val="1"/>
        </w:rPr>
        <w:t>m</w:t>
      </w:r>
      <w:r>
        <w:rPr>
          <w:rFonts w:ascii="Times New Roman" w:eastAsia="Times New Roman" w:hAnsi="Times New Roman" w:cs="Times New Roman"/>
          <w:spacing w:val="2"/>
        </w:rPr>
        <w:t>e</w:t>
      </w:r>
      <w:r>
        <w:rPr>
          <w:rFonts w:ascii="Times New Roman" w:eastAsia="Times New Roman" w:hAnsi="Times New Roman" w:cs="Times New Roman"/>
          <w:spacing w:val="-1"/>
        </w:rPr>
        <w:t>t</w:t>
      </w:r>
      <w:r>
        <w:rPr>
          <w:rFonts w:ascii="Times New Roman" w:eastAsia="Times New Roman" w:hAnsi="Times New Roman" w:cs="Times New Roman"/>
          <w:spacing w:val="2"/>
        </w:rPr>
        <w:t>odo</w:t>
      </w:r>
      <w:r>
        <w:rPr>
          <w:rFonts w:ascii="Times New Roman" w:eastAsia="Times New Roman" w:hAnsi="Times New Roman" w:cs="Times New Roman"/>
          <w:spacing w:val="-1"/>
        </w:rPr>
        <w:t>l</w:t>
      </w:r>
      <w:r>
        <w:rPr>
          <w:rFonts w:ascii="Times New Roman" w:eastAsia="Times New Roman" w:hAnsi="Times New Roman" w:cs="Times New Roman"/>
          <w:spacing w:val="2"/>
        </w:rPr>
        <w:t>o</w:t>
      </w:r>
      <w:r>
        <w:rPr>
          <w:rFonts w:ascii="Times New Roman" w:eastAsia="Times New Roman" w:hAnsi="Times New Roman" w:cs="Times New Roman"/>
          <w:spacing w:val="-2"/>
        </w:rPr>
        <w:t>g</w:t>
      </w:r>
      <w:r>
        <w:rPr>
          <w:rFonts w:ascii="Times New Roman" w:eastAsia="Times New Roman" w:hAnsi="Times New Roman" w:cs="Times New Roman"/>
          <w:spacing w:val="-1"/>
        </w:rPr>
        <w:t>í</w:t>
      </w:r>
      <w:r>
        <w:rPr>
          <w:rFonts w:ascii="Times New Roman" w:eastAsia="Times New Roman" w:hAnsi="Times New Roman" w:cs="Times New Roman"/>
        </w:rPr>
        <w:t>a</w:t>
      </w:r>
      <w:r>
        <w:rPr>
          <w:rFonts w:ascii="Times New Roman" w:eastAsia="Times New Roman" w:hAnsi="Times New Roman" w:cs="Times New Roman"/>
          <w:spacing w:val="-1"/>
        </w:rPr>
        <w:t xml:space="preserve"> </w:t>
      </w:r>
      <w:r>
        <w:rPr>
          <w:rFonts w:ascii="Times New Roman" w:eastAsia="Times New Roman" w:hAnsi="Times New Roman" w:cs="Times New Roman"/>
        </w:rPr>
        <w:t>M</w:t>
      </w:r>
      <w:r>
        <w:rPr>
          <w:rFonts w:ascii="Times New Roman" w:eastAsia="Times New Roman" w:hAnsi="Times New Roman" w:cs="Times New Roman"/>
          <w:spacing w:val="2"/>
        </w:rPr>
        <w:t>ob</w:t>
      </w:r>
      <w:r>
        <w:rPr>
          <w:rFonts w:ascii="Times New Roman" w:eastAsia="Times New Roman" w:hAnsi="Times New Roman" w:cs="Times New Roman"/>
          <w:spacing w:val="-1"/>
        </w:rPr>
        <w:t>il</w:t>
      </w:r>
      <w:r>
        <w:rPr>
          <w:rFonts w:ascii="Times New Roman" w:eastAsia="Times New Roman" w:hAnsi="Times New Roman" w:cs="Times New Roman"/>
          <w:spacing w:val="2"/>
        </w:rPr>
        <w:t>e</w:t>
      </w:r>
      <w:r>
        <w:rPr>
          <w:rFonts w:ascii="Times New Roman" w:eastAsia="Times New Roman" w:hAnsi="Times New Roman" w:cs="Times New Roman"/>
          <w:spacing w:val="-1"/>
        </w:rPr>
        <w:t>-</w:t>
      </w:r>
      <w:r>
        <w:rPr>
          <w:rFonts w:ascii="Times New Roman" w:eastAsia="Times New Roman" w:hAnsi="Times New Roman" w:cs="Times New Roman"/>
        </w:rPr>
        <w:t>D</w:t>
      </w:r>
    </w:p>
    <w:p w14:paraId="0D839D1A" w14:textId="77777777" w:rsidR="00BE5A93" w:rsidRDefault="00BE5A93">
      <w:pPr>
        <w:spacing w:before="7" w:after="0" w:line="200" w:lineRule="exact"/>
        <w:rPr>
          <w:sz w:val="20"/>
          <w:szCs w:val="20"/>
        </w:rPr>
      </w:pPr>
    </w:p>
    <w:tbl>
      <w:tblPr>
        <w:tblW w:w="0" w:type="auto"/>
        <w:tblInd w:w="9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245"/>
        <w:gridCol w:w="7363"/>
      </w:tblGrid>
      <w:tr w:rsidR="00BE5A93" w14:paraId="69C76BE8" w14:textId="77777777">
        <w:trPr>
          <w:trHeight w:hRule="exact" w:val="760"/>
        </w:trPr>
        <w:tc>
          <w:tcPr>
            <w:tcW w:w="2245" w:type="dxa"/>
            <w:tcBorders>
              <w:top w:val="single" w:sz="5" w:space="0" w:color="000000"/>
              <w:left w:val="single" w:sz="4" w:space="0" w:color="000000"/>
              <w:bottom w:val="single" w:sz="5" w:space="0" w:color="000000"/>
              <w:right w:val="single" w:sz="4" w:space="0" w:color="000000"/>
            </w:tcBorders>
          </w:tcPr>
          <w:p w14:paraId="0D2EB615" w14:textId="77777777" w:rsidR="00BE5A93" w:rsidRDefault="00F700C7">
            <w:pPr>
              <w:spacing w:after="0" w:line="267" w:lineRule="exact"/>
              <w:ind w:left="849" w:right="82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pacing w:val="1"/>
                <w:sz w:val="24"/>
                <w:szCs w:val="24"/>
              </w:rPr>
              <w:t>F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4"/>
                <w:szCs w:val="24"/>
              </w:rPr>
              <w:t>s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e</w:t>
            </w:r>
          </w:p>
        </w:tc>
        <w:tc>
          <w:tcPr>
            <w:tcW w:w="7363" w:type="dxa"/>
            <w:tcBorders>
              <w:top w:val="single" w:sz="5" w:space="0" w:color="000000"/>
              <w:left w:val="single" w:sz="4" w:space="0" w:color="000000"/>
              <w:bottom w:val="single" w:sz="5" w:space="0" w:color="000000"/>
              <w:right w:val="single" w:sz="4" w:space="0" w:color="000000"/>
            </w:tcBorders>
          </w:tcPr>
          <w:p w14:paraId="540BF51E" w14:textId="77777777" w:rsidR="00BE5A93" w:rsidRDefault="00F700C7">
            <w:pPr>
              <w:spacing w:after="0" w:line="267" w:lineRule="exact"/>
              <w:ind w:left="3410" w:right="3391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pacing w:val="1"/>
                <w:sz w:val="24"/>
                <w:szCs w:val="24"/>
              </w:rPr>
              <w:t>Hi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to</w:t>
            </w:r>
          </w:p>
        </w:tc>
      </w:tr>
      <w:tr w:rsidR="00BE5A93" w14:paraId="3DD4CA1B" w14:textId="77777777">
        <w:trPr>
          <w:trHeight w:hRule="exact" w:val="1868"/>
        </w:trPr>
        <w:tc>
          <w:tcPr>
            <w:tcW w:w="2245" w:type="dxa"/>
            <w:tcBorders>
              <w:top w:val="single" w:sz="5" w:space="0" w:color="000000"/>
              <w:left w:val="single" w:sz="4" w:space="0" w:color="000000"/>
              <w:bottom w:val="single" w:sz="5" w:space="0" w:color="000000"/>
              <w:right w:val="single" w:sz="4" w:space="0" w:color="000000"/>
            </w:tcBorders>
          </w:tcPr>
          <w:p w14:paraId="228389EF" w14:textId="77777777" w:rsidR="00BE5A93" w:rsidRDefault="00F700C7">
            <w:pPr>
              <w:spacing w:after="0" w:line="267" w:lineRule="exact"/>
              <w:ind w:left="115" w:right="-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xp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l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or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>c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i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ón</w:t>
            </w:r>
          </w:p>
        </w:tc>
        <w:tc>
          <w:tcPr>
            <w:tcW w:w="7363" w:type="dxa"/>
            <w:tcBorders>
              <w:top w:val="single" w:sz="5" w:space="0" w:color="000000"/>
              <w:left w:val="single" w:sz="4" w:space="0" w:color="000000"/>
              <w:bottom w:val="single" w:sz="5" w:space="0" w:color="000000"/>
              <w:right w:val="single" w:sz="4" w:space="0" w:color="000000"/>
            </w:tcBorders>
          </w:tcPr>
          <w:p w14:paraId="2B4F69D2" w14:textId="77777777" w:rsidR="00BE5A93" w:rsidRDefault="00F700C7">
            <w:pPr>
              <w:spacing w:after="0" w:line="267" w:lineRule="exact"/>
              <w:ind w:left="111" w:right="-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del w:id="414" w:author="Microsoft Office User" w:date="2016-07-07T14:53:00Z">
              <w:r w:rsidDel="00356DE4">
                <w:rPr>
                  <w:rFonts w:ascii="Times New Roman" w:eastAsia="Times New Roman" w:hAnsi="Times New Roman" w:cs="Times New Roman"/>
                  <w:spacing w:val="-1"/>
                  <w:sz w:val="24"/>
                  <w:szCs w:val="24"/>
                </w:rPr>
                <w:delText>S</w:delText>
              </w:r>
              <w:r w:rsidDel="00356DE4">
                <w:rPr>
                  <w:rFonts w:ascii="Times New Roman" w:eastAsia="Times New Roman" w:hAnsi="Times New Roman" w:cs="Times New Roman"/>
                  <w:sz w:val="24"/>
                  <w:szCs w:val="24"/>
                </w:rPr>
                <w:delText xml:space="preserve">e </w:delText>
              </w:r>
              <w:r w:rsidDel="00356DE4">
                <w:rPr>
                  <w:rFonts w:ascii="Times New Roman" w:eastAsia="Times New Roman" w:hAnsi="Times New Roman" w:cs="Times New Roman"/>
                  <w:spacing w:val="29"/>
                  <w:sz w:val="24"/>
                  <w:szCs w:val="24"/>
                </w:rPr>
                <w:delText xml:space="preserve"> </w:delText>
              </w:r>
              <w:r w:rsidDel="00356DE4">
                <w:rPr>
                  <w:rFonts w:ascii="Times New Roman" w:eastAsia="Times New Roman" w:hAnsi="Times New Roman" w:cs="Times New Roman"/>
                  <w:spacing w:val="1"/>
                  <w:sz w:val="24"/>
                  <w:szCs w:val="24"/>
                </w:rPr>
                <w:delText>e</w:delText>
              </w:r>
              <w:r w:rsidDel="00356DE4">
                <w:rPr>
                  <w:rFonts w:ascii="Times New Roman" w:eastAsia="Times New Roman" w:hAnsi="Times New Roman" w:cs="Times New Roman"/>
                  <w:spacing w:val="-1"/>
                  <w:sz w:val="24"/>
                  <w:szCs w:val="24"/>
                </w:rPr>
                <w:delText>s</w:delText>
              </w:r>
              <w:r w:rsidDel="00356DE4">
                <w:rPr>
                  <w:rFonts w:ascii="Times New Roman" w:eastAsia="Times New Roman" w:hAnsi="Times New Roman" w:cs="Times New Roman"/>
                  <w:spacing w:val="1"/>
                  <w:sz w:val="24"/>
                  <w:szCs w:val="24"/>
                </w:rPr>
                <w:delText>ta</w:delText>
              </w:r>
              <w:r w:rsidDel="00356DE4">
                <w:rPr>
                  <w:rFonts w:ascii="Times New Roman" w:eastAsia="Times New Roman" w:hAnsi="Times New Roman" w:cs="Times New Roman"/>
                  <w:sz w:val="24"/>
                  <w:szCs w:val="24"/>
                </w:rPr>
                <w:delText>b</w:delText>
              </w:r>
              <w:r w:rsidDel="00356DE4">
                <w:rPr>
                  <w:rFonts w:ascii="Times New Roman" w:eastAsia="Times New Roman" w:hAnsi="Times New Roman" w:cs="Times New Roman"/>
                  <w:spacing w:val="1"/>
                  <w:sz w:val="24"/>
                  <w:szCs w:val="24"/>
                </w:rPr>
                <w:delText>l</w:delText>
              </w:r>
              <w:r w:rsidDel="00356DE4">
                <w:rPr>
                  <w:rFonts w:ascii="Times New Roman" w:eastAsia="Times New Roman" w:hAnsi="Times New Roman" w:cs="Times New Roman"/>
                  <w:spacing w:val="-3"/>
                  <w:sz w:val="24"/>
                  <w:szCs w:val="24"/>
                </w:rPr>
                <w:delText>e</w:delText>
              </w:r>
              <w:r w:rsidDel="00356DE4">
                <w:rPr>
                  <w:rFonts w:ascii="Times New Roman" w:eastAsia="Times New Roman" w:hAnsi="Times New Roman" w:cs="Times New Roman"/>
                  <w:spacing w:val="1"/>
                  <w:sz w:val="24"/>
                  <w:szCs w:val="24"/>
                </w:rPr>
                <w:delText>c</w:delText>
              </w:r>
              <w:r w:rsidDel="00356DE4">
                <w:rPr>
                  <w:rFonts w:ascii="Times New Roman" w:eastAsia="Times New Roman" w:hAnsi="Times New Roman" w:cs="Times New Roman"/>
                  <w:sz w:val="24"/>
                  <w:szCs w:val="24"/>
                </w:rPr>
                <w:delText>e</w:delText>
              </w:r>
            </w:del>
            <w:ins w:id="415" w:author="Microsoft Office User" w:date="2016-07-07T14:53:00Z">
              <w:r w:rsidR="00356DE4">
                <w:rPr>
                  <w:rFonts w:ascii="Times New Roman" w:eastAsia="Times New Roman" w:hAnsi="Times New Roman" w:cs="Times New Roman"/>
                  <w:spacing w:val="-1"/>
                  <w:sz w:val="24"/>
                  <w:szCs w:val="24"/>
                </w:rPr>
                <w:t>S</w:t>
              </w:r>
              <w:r w:rsidR="00356DE4">
                <w:rPr>
                  <w:rFonts w:ascii="Times New Roman" w:eastAsia="Times New Roman" w:hAnsi="Times New Roman" w:cs="Times New Roman"/>
                  <w:sz w:val="24"/>
                  <w:szCs w:val="24"/>
                </w:rPr>
                <w:t xml:space="preserve">e </w:t>
              </w:r>
              <w:r w:rsidR="00356DE4">
                <w:rPr>
                  <w:rFonts w:ascii="Times New Roman" w:eastAsia="Times New Roman" w:hAnsi="Times New Roman" w:cs="Times New Roman"/>
                  <w:spacing w:val="29"/>
                  <w:sz w:val="24"/>
                  <w:szCs w:val="24"/>
                </w:rPr>
                <w:t>establece</w:t>
              </w:r>
            </w:ins>
            <w:del w:id="416" w:author="Microsoft Office User" w:date="2016-07-07T14:53:00Z">
              <w:r w:rsidDel="00356DE4">
                <w:rPr>
                  <w:rFonts w:ascii="Times New Roman" w:eastAsia="Times New Roman" w:hAnsi="Times New Roman" w:cs="Times New Roman"/>
                  <w:sz w:val="24"/>
                  <w:szCs w:val="24"/>
                </w:rPr>
                <w:delText xml:space="preserve"> </w:delText>
              </w:r>
            </w:del>
            <w:r>
              <w:rPr>
                <w:rFonts w:ascii="Times New Roman" w:eastAsia="Times New Roman" w:hAnsi="Times New Roman" w:cs="Times New Roman"/>
                <w:spacing w:val="2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c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ó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m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o </w:t>
            </w:r>
            <w:r>
              <w:rPr>
                <w:rFonts w:ascii="Times New Roman" w:eastAsia="Times New Roman" w:hAnsi="Times New Roman" w:cs="Times New Roman"/>
                <w:spacing w:val="28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s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rá </w:t>
            </w:r>
            <w:r>
              <w:rPr>
                <w:rFonts w:ascii="Times New Roman" w:eastAsia="Times New Roman" w:hAnsi="Times New Roman" w:cs="Times New Roman"/>
                <w:spacing w:val="2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l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a </w:t>
            </w:r>
            <w:r>
              <w:rPr>
                <w:rFonts w:ascii="Times New Roman" w:eastAsia="Times New Roman" w:hAnsi="Times New Roman" w:cs="Times New Roman"/>
                <w:spacing w:val="2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c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m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un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>i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ca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>ci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ón </w:t>
            </w:r>
            <w:r>
              <w:rPr>
                <w:rFonts w:ascii="Times New Roman" w:eastAsia="Times New Roman" w:hAnsi="Times New Roman" w:cs="Times New Roman"/>
                <w:spacing w:val="28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c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on </w:t>
            </w:r>
            <w:r>
              <w:rPr>
                <w:rFonts w:ascii="Times New Roman" w:eastAsia="Times New Roman" w:hAnsi="Times New Roman" w:cs="Times New Roman"/>
                <w:spacing w:val="28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l </w:t>
            </w:r>
            <w:r>
              <w:rPr>
                <w:rFonts w:ascii="Times New Roman" w:eastAsia="Times New Roman" w:hAnsi="Times New Roman" w:cs="Times New Roman"/>
                <w:spacing w:val="2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qu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i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po </w:t>
            </w:r>
            <w:r>
              <w:rPr>
                <w:rFonts w:ascii="Times New Roman" w:eastAsia="Times New Roman" w:hAnsi="Times New Roman" w:cs="Times New Roman"/>
                <w:spacing w:val="28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>t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éc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>i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c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o </w:t>
            </w:r>
            <w:r>
              <w:rPr>
                <w:rFonts w:ascii="Times New Roman" w:eastAsia="Times New Roman" w:hAnsi="Times New Roman" w:cs="Times New Roman"/>
                <w:spacing w:val="28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de</w:t>
            </w:r>
          </w:p>
          <w:p w14:paraId="209B6885" w14:textId="77777777" w:rsidR="00BE5A93" w:rsidRDefault="00BE5A93">
            <w:pPr>
              <w:spacing w:before="16" w:after="0" w:line="260" w:lineRule="exact"/>
              <w:rPr>
                <w:sz w:val="26"/>
                <w:szCs w:val="26"/>
              </w:rPr>
            </w:pPr>
          </w:p>
          <w:p w14:paraId="050577E2" w14:textId="77777777" w:rsidR="00BE5A93" w:rsidRDefault="00F700C7" w:rsidP="00DC506E">
            <w:pPr>
              <w:spacing w:after="0"/>
              <w:ind w:left="111" w:right="64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5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mi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s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i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on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</w:t>
            </w:r>
            <w:r>
              <w:rPr>
                <w:rFonts w:ascii="Times New Roman" w:eastAsia="Times New Roman" w:hAnsi="Times New Roman" w:cs="Times New Roman"/>
                <w:spacing w:val="26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y</w:t>
            </w:r>
            <w:r>
              <w:rPr>
                <w:rFonts w:ascii="Times New Roman" w:eastAsia="Times New Roman" w:hAnsi="Times New Roman" w:cs="Times New Roman"/>
                <w:spacing w:val="20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spacing w:val="5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4"/>
                <w:sz w:val="24"/>
                <w:szCs w:val="24"/>
              </w:rPr>
              <w:t>g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s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t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ro</w:t>
            </w:r>
            <w:r>
              <w:rPr>
                <w:rFonts w:ascii="Times New Roman" w:eastAsia="Times New Roman" w:hAnsi="Times New Roman" w:cs="Times New Roman"/>
                <w:spacing w:val="28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5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ca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émic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</w:t>
            </w:r>
            <w:r>
              <w:rPr>
                <w:rFonts w:ascii="Times New Roman" w:eastAsia="Times New Roman" w:hAnsi="Times New Roman" w:cs="Times New Roman"/>
                <w:spacing w:val="24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de</w:t>
            </w:r>
            <w:del w:id="417" w:author="Ines" w:date="2016-07-04T22:50:00Z">
              <w:r w:rsidDel="00DC506E">
                <w:rPr>
                  <w:rFonts w:ascii="Times New Roman" w:eastAsia="Times New Roman" w:hAnsi="Times New Roman" w:cs="Times New Roman"/>
                  <w:spacing w:val="21"/>
                  <w:sz w:val="24"/>
                  <w:szCs w:val="24"/>
                </w:rPr>
                <w:delText xml:space="preserve"> </w:delText>
              </w:r>
              <w:r w:rsidDel="00DC506E">
                <w:rPr>
                  <w:rFonts w:ascii="Times New Roman" w:eastAsia="Times New Roman" w:hAnsi="Times New Roman" w:cs="Times New Roman"/>
                  <w:spacing w:val="1"/>
                  <w:sz w:val="24"/>
                  <w:szCs w:val="24"/>
                </w:rPr>
                <w:delText>l</w:delText>
              </w:r>
              <w:r w:rsidDel="00DC506E">
                <w:rPr>
                  <w:rFonts w:ascii="Times New Roman" w:eastAsia="Times New Roman" w:hAnsi="Times New Roman" w:cs="Times New Roman"/>
                  <w:sz w:val="24"/>
                  <w:szCs w:val="24"/>
                </w:rPr>
                <w:delText>a</w:delText>
              </w:r>
              <w:r w:rsidDel="00DC506E">
                <w:rPr>
                  <w:rFonts w:ascii="Times New Roman" w:eastAsia="Times New Roman" w:hAnsi="Times New Roman" w:cs="Times New Roman"/>
                  <w:spacing w:val="21"/>
                  <w:sz w:val="24"/>
                  <w:szCs w:val="24"/>
                </w:rPr>
                <w:delText xml:space="preserve"> </w:delText>
              </w:r>
              <w:r w:rsidDel="00DC506E">
                <w:rPr>
                  <w:rFonts w:ascii="Times New Roman" w:eastAsia="Times New Roman" w:hAnsi="Times New Roman" w:cs="Times New Roman"/>
                  <w:spacing w:val="-1"/>
                  <w:sz w:val="24"/>
                  <w:szCs w:val="24"/>
                </w:rPr>
                <w:delText>U</w:delText>
              </w:r>
              <w:r w:rsidDel="00DC506E">
                <w:rPr>
                  <w:rFonts w:ascii="Times New Roman" w:eastAsia="Times New Roman" w:hAnsi="Times New Roman" w:cs="Times New Roman"/>
                  <w:sz w:val="24"/>
                  <w:szCs w:val="24"/>
                </w:rPr>
                <w:delText>n</w:delText>
              </w:r>
              <w:r w:rsidDel="00DC506E">
                <w:rPr>
                  <w:rFonts w:ascii="Times New Roman" w:eastAsia="Times New Roman" w:hAnsi="Times New Roman" w:cs="Times New Roman"/>
                  <w:spacing w:val="1"/>
                  <w:sz w:val="24"/>
                  <w:szCs w:val="24"/>
                </w:rPr>
                <w:delText>i</w:delText>
              </w:r>
              <w:r w:rsidDel="00DC506E">
                <w:rPr>
                  <w:rFonts w:ascii="Times New Roman" w:eastAsia="Times New Roman" w:hAnsi="Times New Roman" w:cs="Times New Roman"/>
                  <w:spacing w:val="-4"/>
                  <w:sz w:val="24"/>
                  <w:szCs w:val="24"/>
                </w:rPr>
                <w:delText>v</w:delText>
              </w:r>
              <w:r w:rsidDel="00DC506E">
                <w:rPr>
                  <w:rFonts w:ascii="Times New Roman" w:eastAsia="Times New Roman" w:hAnsi="Times New Roman" w:cs="Times New Roman"/>
                  <w:spacing w:val="1"/>
                  <w:sz w:val="24"/>
                  <w:szCs w:val="24"/>
                </w:rPr>
                <w:delText>e</w:delText>
              </w:r>
              <w:r w:rsidDel="00DC506E">
                <w:rPr>
                  <w:rFonts w:ascii="Times New Roman" w:eastAsia="Times New Roman" w:hAnsi="Times New Roman" w:cs="Times New Roman"/>
                  <w:sz w:val="24"/>
                  <w:szCs w:val="24"/>
                </w:rPr>
                <w:delText>r</w:delText>
              </w:r>
              <w:r w:rsidDel="00DC506E">
                <w:rPr>
                  <w:rFonts w:ascii="Times New Roman" w:eastAsia="Times New Roman" w:hAnsi="Times New Roman" w:cs="Times New Roman"/>
                  <w:spacing w:val="-1"/>
                  <w:sz w:val="24"/>
                  <w:szCs w:val="24"/>
                </w:rPr>
                <w:delText>s</w:delText>
              </w:r>
              <w:r w:rsidDel="00DC506E">
                <w:rPr>
                  <w:rFonts w:ascii="Times New Roman" w:eastAsia="Times New Roman" w:hAnsi="Times New Roman" w:cs="Times New Roman"/>
                  <w:spacing w:val="1"/>
                  <w:sz w:val="24"/>
                  <w:szCs w:val="24"/>
                </w:rPr>
                <w:delText>i</w:delText>
              </w:r>
              <w:r w:rsidDel="00DC506E">
                <w:rPr>
                  <w:rFonts w:ascii="Times New Roman" w:eastAsia="Times New Roman" w:hAnsi="Times New Roman" w:cs="Times New Roman"/>
                  <w:sz w:val="24"/>
                  <w:szCs w:val="24"/>
                </w:rPr>
                <w:delText>d</w:delText>
              </w:r>
              <w:r w:rsidDel="00DC506E">
                <w:rPr>
                  <w:rFonts w:ascii="Times New Roman" w:eastAsia="Times New Roman" w:hAnsi="Times New Roman" w:cs="Times New Roman"/>
                  <w:spacing w:val="1"/>
                  <w:sz w:val="24"/>
                  <w:szCs w:val="24"/>
                </w:rPr>
                <w:delText>a</w:delText>
              </w:r>
              <w:r w:rsidDel="00DC506E">
                <w:rPr>
                  <w:rFonts w:ascii="Times New Roman" w:eastAsia="Times New Roman" w:hAnsi="Times New Roman" w:cs="Times New Roman"/>
                  <w:sz w:val="24"/>
                  <w:szCs w:val="24"/>
                </w:rPr>
                <w:delText>d</w:delText>
              </w:r>
              <w:r w:rsidDel="00DC506E">
                <w:rPr>
                  <w:rFonts w:ascii="Times New Roman" w:eastAsia="Times New Roman" w:hAnsi="Times New Roman" w:cs="Times New Roman"/>
                  <w:spacing w:val="24"/>
                  <w:sz w:val="24"/>
                  <w:szCs w:val="24"/>
                </w:rPr>
                <w:delText xml:space="preserve"> </w:delText>
              </w:r>
              <w:r w:rsidDel="00DC506E">
                <w:rPr>
                  <w:rFonts w:ascii="Times New Roman" w:eastAsia="Times New Roman" w:hAnsi="Times New Roman" w:cs="Times New Roman"/>
                  <w:sz w:val="24"/>
                  <w:szCs w:val="24"/>
                </w:rPr>
                <w:delText>d</w:delText>
              </w:r>
              <w:r w:rsidDel="00DC506E">
                <w:rPr>
                  <w:rFonts w:ascii="Times New Roman" w:eastAsia="Times New Roman" w:hAnsi="Times New Roman" w:cs="Times New Roman"/>
                  <w:spacing w:val="1"/>
                  <w:sz w:val="24"/>
                  <w:szCs w:val="24"/>
                </w:rPr>
                <w:delText>e</w:delText>
              </w:r>
              <w:r w:rsidDel="00DC506E">
                <w:rPr>
                  <w:rFonts w:ascii="Times New Roman" w:eastAsia="Times New Roman" w:hAnsi="Times New Roman" w:cs="Times New Roman"/>
                  <w:sz w:val="24"/>
                  <w:szCs w:val="24"/>
                </w:rPr>
                <w:delText>l</w:delText>
              </w:r>
              <w:r w:rsidDel="00DC506E">
                <w:rPr>
                  <w:rFonts w:ascii="Times New Roman" w:eastAsia="Times New Roman" w:hAnsi="Times New Roman" w:cs="Times New Roman"/>
                  <w:spacing w:val="25"/>
                  <w:sz w:val="24"/>
                  <w:szCs w:val="24"/>
                </w:rPr>
                <w:delText xml:space="preserve"> </w:delText>
              </w:r>
              <w:r w:rsidDel="00DC506E">
                <w:rPr>
                  <w:rFonts w:ascii="Times New Roman" w:eastAsia="Times New Roman" w:hAnsi="Times New Roman" w:cs="Times New Roman"/>
                  <w:spacing w:val="-1"/>
                  <w:sz w:val="24"/>
                  <w:szCs w:val="24"/>
                </w:rPr>
                <w:delText>M</w:delText>
              </w:r>
              <w:r w:rsidDel="00DC506E">
                <w:rPr>
                  <w:rFonts w:ascii="Times New Roman" w:eastAsia="Times New Roman" w:hAnsi="Times New Roman" w:cs="Times New Roman"/>
                  <w:spacing w:val="1"/>
                  <w:sz w:val="24"/>
                  <w:szCs w:val="24"/>
                </w:rPr>
                <w:delText>a</w:delText>
              </w:r>
              <w:r w:rsidDel="00DC506E">
                <w:rPr>
                  <w:rFonts w:ascii="Times New Roman" w:eastAsia="Times New Roman" w:hAnsi="Times New Roman" w:cs="Times New Roman"/>
                  <w:spacing w:val="-4"/>
                  <w:sz w:val="24"/>
                  <w:szCs w:val="24"/>
                </w:rPr>
                <w:delText>g</w:delText>
              </w:r>
              <w:r w:rsidDel="00DC506E">
                <w:rPr>
                  <w:rFonts w:ascii="Times New Roman" w:eastAsia="Times New Roman" w:hAnsi="Times New Roman" w:cs="Times New Roman"/>
                  <w:sz w:val="24"/>
                  <w:szCs w:val="24"/>
                </w:rPr>
                <w:delText>d</w:delText>
              </w:r>
              <w:r w:rsidDel="00DC506E">
                <w:rPr>
                  <w:rFonts w:ascii="Times New Roman" w:eastAsia="Times New Roman" w:hAnsi="Times New Roman" w:cs="Times New Roman"/>
                  <w:spacing w:val="1"/>
                  <w:sz w:val="24"/>
                  <w:szCs w:val="24"/>
                </w:rPr>
                <w:delText>ale</w:delText>
              </w:r>
              <w:r w:rsidDel="00DC506E">
                <w:rPr>
                  <w:rFonts w:ascii="Times New Roman" w:eastAsia="Times New Roman" w:hAnsi="Times New Roman" w:cs="Times New Roman"/>
                  <w:sz w:val="24"/>
                  <w:szCs w:val="24"/>
                </w:rPr>
                <w:delText>n</w:delText>
              </w:r>
              <w:r w:rsidDel="00DC506E">
                <w:rPr>
                  <w:rFonts w:ascii="Times New Roman" w:eastAsia="Times New Roman" w:hAnsi="Times New Roman" w:cs="Times New Roman"/>
                  <w:spacing w:val="1"/>
                  <w:sz w:val="24"/>
                  <w:szCs w:val="24"/>
                </w:rPr>
                <w:delText>a</w:delText>
              </w:r>
            </w:del>
            <w:ins w:id="418" w:author="Ines" w:date="2016-07-04T22:51:00Z">
              <w:r w:rsidR="00DC506E">
                <w:rPr>
                  <w:rFonts w:ascii="Times New Roman" w:eastAsia="Times New Roman" w:hAnsi="Times New Roman" w:cs="Times New Roman"/>
                  <w:spacing w:val="1"/>
                  <w:sz w:val="24"/>
                  <w:szCs w:val="24"/>
                </w:rPr>
                <w:t xml:space="preserve"> una Institución de Educación Superior (IES)</w:t>
              </w:r>
            </w:ins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,</w:t>
            </w:r>
            <w:r>
              <w:rPr>
                <w:rFonts w:ascii="Times New Roman" w:eastAsia="Times New Roman" w:hAnsi="Times New Roman" w:cs="Times New Roman"/>
                <w:spacing w:val="24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s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 d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s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rro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ll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>l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 de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pro</w:t>
            </w:r>
            <w:r>
              <w:rPr>
                <w:rFonts w:ascii="Times New Roman" w:eastAsia="Times New Roman" w:hAnsi="Times New Roman" w:cs="Times New Roman"/>
                <w:spacing w:val="-8"/>
                <w:sz w:val="24"/>
                <w:szCs w:val="24"/>
              </w:rPr>
              <w:t>y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ect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</w:t>
            </w:r>
            <w:r>
              <w:rPr>
                <w:rFonts w:ascii="Times New Roman" w:eastAsia="Times New Roman" w:hAnsi="Times New Roman" w:cs="Times New Roman"/>
                <w:spacing w:val="4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y</w:t>
            </w:r>
            <w:r>
              <w:rPr>
                <w:rFonts w:ascii="Times New Roman" w:eastAsia="Times New Roman" w:hAnsi="Times New Roman" w:cs="Times New Roman"/>
                <w:spacing w:val="-8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l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os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c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on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ce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t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os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á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s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ic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s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BE5A93" w14:paraId="450E2ADE" w14:textId="77777777">
        <w:trPr>
          <w:trHeight w:hRule="exact" w:val="4828"/>
        </w:trPr>
        <w:tc>
          <w:tcPr>
            <w:tcW w:w="2245" w:type="dxa"/>
            <w:tcBorders>
              <w:top w:val="single" w:sz="5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275A3FB5" w14:textId="77777777" w:rsidR="00BE5A93" w:rsidRDefault="00F700C7">
            <w:pPr>
              <w:spacing w:after="0" w:line="263" w:lineRule="exact"/>
              <w:ind w:left="115" w:right="-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4"/>
                <w:sz w:val="24"/>
                <w:szCs w:val="24"/>
              </w:rPr>
              <w:t>I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iciali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>z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>c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i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ón</w:t>
            </w:r>
          </w:p>
        </w:tc>
        <w:tc>
          <w:tcPr>
            <w:tcW w:w="7363" w:type="dxa"/>
            <w:tcBorders>
              <w:top w:val="single" w:sz="5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4C4ACAAF" w14:textId="77777777" w:rsidR="00BE5A93" w:rsidRDefault="00F700C7">
            <w:pPr>
              <w:spacing w:after="0" w:line="263" w:lineRule="exact"/>
              <w:ind w:left="111" w:right="5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D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ur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t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pacing w:val="53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s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t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pacing w:val="53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f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s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,</w:t>
            </w:r>
            <w:r>
              <w:rPr>
                <w:rFonts w:ascii="Times New Roman" w:eastAsia="Times New Roman" w:hAnsi="Times New Roman" w:cs="Times New Roman"/>
                <w:spacing w:val="5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l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os</w:t>
            </w:r>
            <w:r>
              <w:rPr>
                <w:rFonts w:ascii="Times New Roman" w:eastAsia="Times New Roman" w:hAnsi="Times New Roman" w:cs="Times New Roman"/>
                <w:spacing w:val="50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s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rr</w:t>
            </w:r>
            <w:r>
              <w:rPr>
                <w:rFonts w:ascii="Times New Roman" w:eastAsia="Times New Roman" w:hAnsi="Times New Roman" w:cs="Times New Roman"/>
                <w:spacing w:val="-4"/>
                <w:sz w:val="24"/>
                <w:szCs w:val="24"/>
              </w:rPr>
              <w:t>o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lla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do</w:t>
            </w:r>
            <w:r>
              <w:rPr>
                <w:rFonts w:ascii="Times New Roman" w:eastAsia="Times New Roman" w:hAnsi="Times New Roman" w:cs="Times New Roman"/>
                <w:spacing w:val="-4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</w:t>
            </w:r>
            <w:r>
              <w:rPr>
                <w:rFonts w:ascii="Times New Roman" w:eastAsia="Times New Roman" w:hAnsi="Times New Roman" w:cs="Times New Roman"/>
                <w:spacing w:val="57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pr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</w:t>
            </w:r>
            <w:r>
              <w:rPr>
                <w:rFonts w:ascii="Times New Roman" w:eastAsia="Times New Roman" w:hAnsi="Times New Roman" w:cs="Times New Roman"/>
                <w:spacing w:val="5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pacing w:val="53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4"/>
                <w:sz w:val="24"/>
                <w:szCs w:val="24"/>
              </w:rPr>
              <w:t>d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ti</w:t>
            </w:r>
            <w:r>
              <w:rPr>
                <w:rFonts w:ascii="Times New Roman" w:eastAsia="Times New Roman" w:hAnsi="Times New Roman" w:cs="Times New Roman"/>
                <w:spacing w:val="-4"/>
                <w:sz w:val="24"/>
                <w:szCs w:val="24"/>
              </w:rPr>
              <w:t>f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ica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</w:t>
            </w:r>
            <w:r>
              <w:rPr>
                <w:rFonts w:ascii="Times New Roman" w:eastAsia="Times New Roman" w:hAnsi="Times New Roman" w:cs="Times New Roman"/>
                <w:spacing w:val="48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t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odos</w:t>
            </w:r>
            <w:r>
              <w:rPr>
                <w:rFonts w:ascii="Times New Roman" w:eastAsia="Times New Roman" w:hAnsi="Times New Roman" w:cs="Times New Roman"/>
                <w:spacing w:val="50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l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os</w:t>
            </w:r>
          </w:p>
          <w:p w14:paraId="6C4E83CC" w14:textId="77777777" w:rsidR="00BE5A93" w:rsidRDefault="00BE5A93">
            <w:pPr>
              <w:spacing w:before="16" w:after="0" w:line="260" w:lineRule="exact"/>
              <w:rPr>
                <w:sz w:val="26"/>
                <w:szCs w:val="26"/>
              </w:rPr>
            </w:pPr>
          </w:p>
          <w:p w14:paraId="1B231C5A" w14:textId="77777777" w:rsidR="00BE5A93" w:rsidRDefault="00F700C7">
            <w:pPr>
              <w:spacing w:after="0"/>
              <w:ind w:left="111" w:right="66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ec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ur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s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os</w:t>
            </w:r>
            <w:r>
              <w:rPr>
                <w:rFonts w:ascii="Times New Roman" w:eastAsia="Times New Roman" w:hAnsi="Times New Roman" w:cs="Times New Roman"/>
                <w:spacing w:val="6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ece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s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4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i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os</w:t>
            </w:r>
            <w:r>
              <w:rPr>
                <w:rFonts w:ascii="Times New Roman" w:eastAsia="Times New Roman" w:hAnsi="Times New Roman" w:cs="Times New Roman"/>
                <w:spacing w:val="6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(</w:t>
            </w:r>
            <w:r>
              <w:rPr>
                <w:rFonts w:ascii="Times New Roman" w:eastAsia="Times New Roman" w:hAnsi="Times New Roman" w:cs="Times New Roman"/>
                <w:spacing w:val="-4"/>
                <w:sz w:val="24"/>
                <w:szCs w:val="24"/>
              </w:rPr>
              <w:t>I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nfor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maci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ón</w:t>
            </w:r>
            <w:r>
              <w:rPr>
                <w:rFonts w:ascii="Times New Roman" w:eastAsia="Times New Roman" w:hAnsi="Times New Roman" w:cs="Times New Roman"/>
                <w:spacing w:val="8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s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obre</w:t>
            </w:r>
            <w:r>
              <w:rPr>
                <w:rFonts w:ascii="Times New Roman" w:eastAsia="Times New Roman" w:hAnsi="Times New Roman" w:cs="Times New Roman"/>
                <w:spacing w:val="9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</w:t>
            </w:r>
            <w:r>
              <w:rPr>
                <w:rFonts w:ascii="Times New Roman" w:eastAsia="Times New Roman" w:hAnsi="Times New Roman" w:cs="Times New Roman"/>
                <w:spacing w:val="-4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ce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s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os</w:t>
            </w:r>
            <w:r>
              <w:rPr>
                <w:rFonts w:ascii="Times New Roman" w:eastAsia="Times New Roman" w:hAnsi="Times New Roman" w:cs="Times New Roman"/>
                <w:spacing w:val="6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</w:t>
            </w:r>
            <w:r>
              <w:rPr>
                <w:rFonts w:ascii="Times New Roman" w:eastAsia="Times New Roman" w:hAnsi="Times New Roman" w:cs="Times New Roman"/>
                <w:spacing w:val="8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mi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s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i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</w:t>
            </w:r>
            <w:r>
              <w:rPr>
                <w:rFonts w:ascii="Times New Roman" w:eastAsia="Times New Roman" w:hAnsi="Times New Roman" w:cs="Times New Roman"/>
                <w:spacing w:val="-4"/>
                <w:sz w:val="24"/>
                <w:szCs w:val="24"/>
              </w:rPr>
              <w:t>n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</w:t>
            </w:r>
            <w:r>
              <w:rPr>
                <w:rFonts w:ascii="Times New Roman" w:eastAsia="Times New Roman" w:hAnsi="Times New Roman" w:cs="Times New Roman"/>
                <w:spacing w:val="10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y r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4"/>
                <w:sz w:val="24"/>
                <w:szCs w:val="24"/>
              </w:rPr>
              <w:t>g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s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t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ro 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aca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>é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m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>i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c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o, 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s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tá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</w:t>
            </w:r>
            <w:r>
              <w:rPr>
                <w:rFonts w:ascii="Times New Roman" w:eastAsia="Times New Roman" w:hAnsi="Times New Roman" w:cs="Times New Roman"/>
                <w:spacing w:val="-4"/>
                <w:sz w:val="24"/>
                <w:szCs w:val="24"/>
              </w:rPr>
              <w:t>d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c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no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l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ó</w:t>
            </w:r>
            <w:r>
              <w:rPr>
                <w:rFonts w:ascii="Times New Roman" w:eastAsia="Times New Roman" w:hAnsi="Times New Roman" w:cs="Times New Roman"/>
                <w:spacing w:val="-4"/>
                <w:sz w:val="24"/>
                <w:szCs w:val="24"/>
              </w:rPr>
              <w:t>g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ic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os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ti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>l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>z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do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s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s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spacing w:val="-4"/>
                <w:sz w:val="24"/>
                <w:szCs w:val="24"/>
              </w:rPr>
              <w:t>v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ici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os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w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b, 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etc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).</w:t>
            </w:r>
          </w:p>
          <w:p w14:paraId="2D036A42" w14:textId="77777777" w:rsidR="00BE5A93" w:rsidRDefault="00BE5A93">
            <w:pPr>
              <w:spacing w:before="10" w:after="0" w:line="200" w:lineRule="exact"/>
              <w:rPr>
                <w:sz w:val="20"/>
                <w:szCs w:val="20"/>
              </w:rPr>
            </w:pPr>
          </w:p>
          <w:p w14:paraId="77103D57" w14:textId="77777777" w:rsidR="00BE5A93" w:rsidRDefault="00F700C7">
            <w:pPr>
              <w:spacing w:after="0"/>
              <w:ind w:left="111" w:right="57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S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pacing w:val="6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pr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</w:t>
            </w:r>
            <w:r>
              <w:rPr>
                <w:rFonts w:ascii="Times New Roman" w:eastAsia="Times New Roman" w:hAnsi="Times New Roman" w:cs="Times New Roman"/>
                <w:spacing w:val="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l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os</w:t>
            </w:r>
            <w:r>
              <w:rPr>
                <w:rFonts w:ascii="Times New Roman" w:eastAsia="Times New Roman" w:hAnsi="Times New Roman" w:cs="Times New Roman"/>
                <w:spacing w:val="3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la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</w:t>
            </w:r>
            <w:r>
              <w:rPr>
                <w:rFonts w:ascii="Times New Roman" w:eastAsia="Times New Roman" w:hAnsi="Times New Roman" w:cs="Times New Roman"/>
                <w:spacing w:val="3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ra</w:t>
            </w:r>
            <w:r>
              <w:rPr>
                <w:rFonts w:ascii="Times New Roman" w:eastAsia="Times New Roman" w:hAnsi="Times New Roman" w:cs="Times New Roman"/>
                <w:spacing w:val="6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la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</w:t>
            </w:r>
            <w:r>
              <w:rPr>
                <w:rFonts w:ascii="Times New Roman" w:eastAsia="Times New Roman" w:hAnsi="Times New Roman" w:cs="Times New Roman"/>
                <w:spacing w:val="3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s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4"/>
                <w:sz w:val="24"/>
                <w:szCs w:val="24"/>
              </w:rPr>
              <w:t>g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ie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te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 f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s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</w:t>
            </w:r>
            <w:r>
              <w:rPr>
                <w:rFonts w:ascii="Times New Roman" w:eastAsia="Times New Roman" w:hAnsi="Times New Roman" w:cs="Times New Roman"/>
                <w:spacing w:val="7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y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s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pacing w:val="6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s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ta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lec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pacing w:val="6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</w:t>
            </w:r>
            <w:r>
              <w:rPr>
                <w:rFonts w:ascii="Times New Roman" w:eastAsia="Times New Roman" w:hAnsi="Times New Roman" w:cs="Times New Roman"/>
                <w:spacing w:val="6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t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orno 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téc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>i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c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</w:t>
            </w:r>
            <w:r>
              <w:rPr>
                <w:rFonts w:ascii="Times New Roman" w:eastAsia="Times New Roman" w:hAnsi="Times New Roman" w:cs="Times New Roman"/>
                <w:spacing w:val="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(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4"/>
                <w:sz w:val="24"/>
                <w:szCs w:val="24"/>
              </w:rPr>
              <w:t>n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cl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</w:t>
            </w:r>
            <w:r>
              <w:rPr>
                <w:rFonts w:ascii="Times New Roman" w:eastAsia="Times New Roman" w:hAnsi="Times New Roman" w:cs="Times New Roman"/>
                <w:spacing w:val="-8"/>
                <w:sz w:val="24"/>
                <w:szCs w:val="24"/>
              </w:rPr>
              <w:t>y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ndo</w:t>
            </w:r>
            <w:r>
              <w:rPr>
                <w:rFonts w:ascii="Times New Roman" w:eastAsia="Times New Roman" w:hAnsi="Times New Roman" w:cs="Times New Roman"/>
                <w:spacing w:val="3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</w:t>
            </w:r>
            <w:r>
              <w:rPr>
                <w:rFonts w:ascii="Times New Roman" w:eastAsia="Times New Roman" w:hAnsi="Times New Roman" w:cs="Times New Roman"/>
                <w:spacing w:val="4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>t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mie</w:t>
            </w:r>
            <w:r>
              <w:rPr>
                <w:rFonts w:ascii="Times New Roman" w:eastAsia="Times New Roman" w:hAnsi="Times New Roman" w:cs="Times New Roman"/>
                <w:spacing w:val="-4"/>
                <w:sz w:val="24"/>
                <w:szCs w:val="24"/>
              </w:rPr>
              <w:t>n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t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</w:t>
            </w:r>
            <w:r>
              <w:rPr>
                <w:rFonts w:ascii="Times New Roman" w:eastAsia="Times New Roman" w:hAnsi="Times New Roman" w:cs="Times New Roman"/>
                <w:spacing w:val="3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4"/>
                <w:sz w:val="24"/>
                <w:szCs w:val="24"/>
              </w:rPr>
              <w:t>d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</w:t>
            </w:r>
            <w:r>
              <w:rPr>
                <w:rFonts w:ascii="Times New Roman" w:eastAsia="Times New Roman" w:hAnsi="Times New Roman" w:cs="Times New Roman"/>
                <w:spacing w:val="4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q</w:t>
            </w:r>
            <w:r>
              <w:rPr>
                <w:rFonts w:ascii="Times New Roman" w:eastAsia="Times New Roman" w:hAnsi="Times New Roman" w:cs="Times New Roman"/>
                <w:spacing w:val="-4"/>
                <w:sz w:val="24"/>
                <w:szCs w:val="24"/>
              </w:rPr>
              <w:t>u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i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po</w:t>
            </w:r>
            <w:r>
              <w:rPr>
                <w:rFonts w:ascii="Times New Roman" w:eastAsia="Times New Roman" w:hAnsi="Times New Roman" w:cs="Times New Roman"/>
                <w:spacing w:val="3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de d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s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rro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>l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l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o).</w:t>
            </w:r>
            <w:r>
              <w:rPr>
                <w:rFonts w:ascii="Times New Roman" w:eastAsia="Times New Roman" w:hAnsi="Times New Roman" w:cs="Times New Roman"/>
                <w:spacing w:val="7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1"/>
                <w:sz w:val="24"/>
                <w:szCs w:val="24"/>
              </w:rPr>
              <w:t>L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os d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s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rro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lla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do</w:t>
            </w:r>
            <w:r>
              <w:rPr>
                <w:rFonts w:ascii="Times New Roman" w:eastAsia="Times New Roman" w:hAnsi="Times New Roman" w:cs="Times New Roman"/>
                <w:spacing w:val="-4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</w:t>
            </w:r>
            <w:r>
              <w:rPr>
                <w:rFonts w:ascii="Times New Roman" w:eastAsia="Times New Roman" w:hAnsi="Times New Roman" w:cs="Times New Roman"/>
                <w:spacing w:val="6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>l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>z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</w:t>
            </w:r>
            <w:r>
              <w:rPr>
                <w:rFonts w:ascii="Times New Roman" w:eastAsia="Times New Roman" w:hAnsi="Times New Roman" w:cs="Times New Roman"/>
                <w:spacing w:val="8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</w:t>
            </w:r>
            <w:r>
              <w:rPr>
                <w:rFonts w:ascii="Times New Roman" w:eastAsia="Times New Roman" w:hAnsi="Times New Roman" w:cs="Times New Roman"/>
                <w:spacing w:val="9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c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on</w:t>
            </w:r>
            <w:r>
              <w:rPr>
                <w:rFonts w:ascii="Times New Roman" w:eastAsia="Times New Roman" w:hAnsi="Times New Roman" w:cs="Times New Roman"/>
                <w:spacing w:val="-4"/>
                <w:sz w:val="24"/>
                <w:szCs w:val="24"/>
              </w:rPr>
              <w:t>o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ci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>m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ie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t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</w:t>
            </w:r>
            <w:r>
              <w:rPr>
                <w:rFonts w:ascii="Times New Roman" w:eastAsia="Times New Roman" w:hAnsi="Times New Roman" w:cs="Times New Roman"/>
                <w:spacing w:val="8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y 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l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os</w:t>
            </w:r>
            <w:r>
              <w:rPr>
                <w:rFonts w:ascii="Times New Roman" w:eastAsia="Times New Roman" w:hAnsi="Times New Roman" w:cs="Times New Roman"/>
                <w:spacing w:val="6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at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ron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</w:t>
            </w:r>
            <w:r>
              <w:rPr>
                <w:rFonts w:ascii="Times New Roman" w:eastAsia="Times New Roman" w:hAnsi="Times New Roman" w:cs="Times New Roman"/>
                <w:spacing w:val="6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rqu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itect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ó</w:t>
            </w:r>
            <w:r>
              <w:rPr>
                <w:rFonts w:ascii="Times New Roman" w:eastAsia="Times New Roman" w:hAnsi="Times New Roman" w:cs="Times New Roman"/>
                <w:spacing w:val="-4"/>
                <w:sz w:val="24"/>
                <w:szCs w:val="24"/>
              </w:rPr>
              <w:t>n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ic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os u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tili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>z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dos</w:t>
            </w:r>
            <w:r>
              <w:rPr>
                <w:rFonts w:ascii="Times New Roman" w:eastAsia="Times New Roman" w:hAnsi="Times New Roman" w:cs="Times New Roman"/>
                <w:spacing w:val="6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</w:t>
            </w:r>
            <w:r>
              <w:rPr>
                <w:rFonts w:ascii="Times New Roman" w:eastAsia="Times New Roman" w:hAnsi="Times New Roman" w:cs="Times New Roman"/>
                <w:spacing w:val="8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l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pacing w:val="9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un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4"/>
                <w:sz w:val="24"/>
                <w:szCs w:val="24"/>
              </w:rPr>
              <w:t>v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s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i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</w:t>
            </w:r>
            <w:r>
              <w:rPr>
                <w:rFonts w:ascii="Times New Roman" w:eastAsia="Times New Roman" w:hAnsi="Times New Roman" w:cs="Times New Roman"/>
                <w:spacing w:val="8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(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x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t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í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dos</w:t>
            </w:r>
            <w:r>
              <w:rPr>
                <w:rFonts w:ascii="Times New Roman" w:eastAsia="Times New Roman" w:hAnsi="Times New Roman" w:cs="Times New Roman"/>
                <w:spacing w:val="6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de</w:t>
            </w:r>
            <w:r>
              <w:rPr>
                <w:rFonts w:ascii="Times New Roman" w:eastAsia="Times New Roman" w:hAnsi="Times New Roman" w:cs="Times New Roman"/>
                <w:spacing w:val="9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pr</w:t>
            </w:r>
            <w:r>
              <w:rPr>
                <w:rFonts w:ascii="Times New Roman" w:eastAsia="Times New Roman" w:hAnsi="Times New Roman" w:cs="Times New Roman"/>
                <w:spacing w:val="4"/>
                <w:sz w:val="24"/>
                <w:szCs w:val="24"/>
              </w:rPr>
              <w:t>o</w:t>
            </w:r>
            <w:r>
              <w:rPr>
                <w:rFonts w:ascii="Times New Roman" w:eastAsia="Times New Roman" w:hAnsi="Times New Roman" w:cs="Times New Roman"/>
                <w:spacing w:val="-8"/>
                <w:sz w:val="24"/>
                <w:szCs w:val="24"/>
              </w:rPr>
              <w:t>y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ect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os</w:t>
            </w:r>
            <w:r>
              <w:rPr>
                <w:rFonts w:ascii="Times New Roman" w:eastAsia="Times New Roman" w:hAnsi="Times New Roman" w:cs="Times New Roman"/>
                <w:spacing w:val="6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te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i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or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s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)</w:t>
            </w:r>
            <w:r>
              <w:rPr>
                <w:rFonts w:ascii="Times New Roman" w:eastAsia="Times New Roman" w:hAnsi="Times New Roman" w:cs="Times New Roman"/>
                <w:spacing w:val="1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y 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l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os r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ela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>c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i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on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</w:t>
            </w:r>
            <w:r>
              <w:rPr>
                <w:rFonts w:ascii="Times New Roman" w:eastAsia="Times New Roman" w:hAnsi="Times New Roman" w:cs="Times New Roman"/>
                <w:spacing w:val="-4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c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on 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pro</w:t>
            </w:r>
            <w:r>
              <w:rPr>
                <w:rFonts w:ascii="Times New Roman" w:eastAsia="Times New Roman" w:hAnsi="Times New Roman" w:cs="Times New Roman"/>
                <w:spacing w:val="-8"/>
                <w:sz w:val="24"/>
                <w:szCs w:val="24"/>
              </w:rPr>
              <w:t>y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ect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o 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act</w:t>
            </w:r>
            <w:r>
              <w:rPr>
                <w:rFonts w:ascii="Times New Roman" w:eastAsia="Times New Roman" w:hAnsi="Times New Roman" w:cs="Times New Roman"/>
                <w:spacing w:val="-4"/>
                <w:sz w:val="24"/>
                <w:szCs w:val="24"/>
              </w:rPr>
              <w:t>u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al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</w:tc>
      </w:tr>
    </w:tbl>
    <w:p w14:paraId="4B8F4EA7" w14:textId="77777777" w:rsidR="00BE5A93" w:rsidRDefault="00BE5A93">
      <w:pPr>
        <w:spacing w:after="0"/>
        <w:jc w:val="both"/>
        <w:sectPr w:rsidR="00BE5A93">
          <w:headerReference w:type="default" r:id="rId73"/>
          <w:pgSz w:w="12240" w:h="15840"/>
          <w:pgMar w:top="1700" w:right="1300" w:bottom="280" w:left="1080" w:header="1483" w:footer="0" w:gutter="0"/>
          <w:pgNumType w:start="42"/>
          <w:cols w:space="720"/>
        </w:sectPr>
      </w:pPr>
    </w:p>
    <w:p w14:paraId="53C94BDC" w14:textId="77777777" w:rsidR="00BE5A93" w:rsidRDefault="00BE5A93">
      <w:pPr>
        <w:spacing w:before="12" w:after="0" w:line="260" w:lineRule="exact"/>
        <w:rPr>
          <w:sz w:val="26"/>
          <w:szCs w:val="26"/>
        </w:rPr>
      </w:pPr>
    </w:p>
    <w:tbl>
      <w:tblPr>
        <w:tblW w:w="0" w:type="auto"/>
        <w:tblInd w:w="9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245"/>
        <w:gridCol w:w="7363"/>
      </w:tblGrid>
      <w:tr w:rsidR="00BE5A93" w14:paraId="616B5405" w14:textId="77777777">
        <w:trPr>
          <w:trHeight w:hRule="exact" w:val="6334"/>
        </w:trPr>
        <w:tc>
          <w:tcPr>
            <w:tcW w:w="2245" w:type="dxa"/>
            <w:tcBorders>
              <w:top w:val="single" w:sz="5" w:space="0" w:color="000000"/>
              <w:left w:val="single" w:sz="4" w:space="0" w:color="000000"/>
              <w:bottom w:val="single" w:sz="5" w:space="0" w:color="000000"/>
              <w:right w:val="single" w:sz="4" w:space="0" w:color="000000"/>
            </w:tcBorders>
          </w:tcPr>
          <w:p w14:paraId="6C70260A" w14:textId="77777777" w:rsidR="00BE5A93" w:rsidRDefault="00BE5A93"/>
        </w:tc>
        <w:tc>
          <w:tcPr>
            <w:tcW w:w="7363" w:type="dxa"/>
            <w:tcBorders>
              <w:top w:val="single" w:sz="5" w:space="0" w:color="000000"/>
              <w:left w:val="single" w:sz="4" w:space="0" w:color="000000"/>
              <w:bottom w:val="single" w:sz="5" w:space="0" w:color="000000"/>
              <w:right w:val="single" w:sz="4" w:space="0" w:color="000000"/>
            </w:tcBorders>
          </w:tcPr>
          <w:p w14:paraId="257035C9" w14:textId="77777777" w:rsidR="00BE5A93" w:rsidRDefault="00F700C7">
            <w:pPr>
              <w:spacing w:after="0" w:line="267" w:lineRule="exact"/>
              <w:ind w:left="111" w:right="62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S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 </w:t>
            </w:r>
            <w:del w:id="419" w:author="Microsoft Office User" w:date="2016-07-07T14:53:00Z">
              <w:r w:rsidDel="00356DE4">
                <w:rPr>
                  <w:rFonts w:ascii="Times New Roman" w:eastAsia="Times New Roman" w:hAnsi="Times New Roman" w:cs="Times New Roman"/>
                  <w:spacing w:val="9"/>
                  <w:sz w:val="24"/>
                  <w:szCs w:val="24"/>
                </w:rPr>
                <w:delText xml:space="preserve"> </w:delText>
              </w:r>
            </w:del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4"/>
                <w:sz w:val="24"/>
                <w:szCs w:val="24"/>
              </w:rPr>
              <w:t>g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4"/>
                <w:sz w:val="24"/>
                <w:szCs w:val="24"/>
              </w:rPr>
              <w:t>g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n </w:t>
            </w:r>
            <w:r>
              <w:rPr>
                <w:rFonts w:ascii="Times New Roman" w:eastAsia="Times New Roman" w:hAnsi="Times New Roman" w:cs="Times New Roman"/>
                <w:spacing w:val="8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la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s </w:t>
            </w:r>
            <w:r>
              <w:rPr>
                <w:rFonts w:ascii="Times New Roman" w:eastAsia="Times New Roman" w:hAnsi="Times New Roman" w:cs="Times New Roman"/>
                <w:spacing w:val="6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</w:t>
            </w:r>
            <w:r>
              <w:rPr>
                <w:rFonts w:ascii="Times New Roman" w:eastAsia="Times New Roman" w:hAnsi="Times New Roman" w:cs="Times New Roman"/>
                <w:spacing w:val="3"/>
                <w:sz w:val="24"/>
                <w:szCs w:val="24"/>
              </w:rPr>
              <w:t>b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s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spacing w:val="-4"/>
                <w:sz w:val="24"/>
                <w:szCs w:val="24"/>
              </w:rPr>
              <w:t>v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aci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on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s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eastAsia="Times New Roman" w:hAnsi="Times New Roman" w:cs="Times New Roman"/>
                <w:spacing w:val="8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s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 </w:t>
            </w:r>
            <w:r>
              <w:rPr>
                <w:rFonts w:ascii="Times New Roman" w:eastAsia="Times New Roman" w:hAnsi="Times New Roman" w:cs="Times New Roman"/>
                <w:spacing w:val="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i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4"/>
                <w:sz w:val="24"/>
                <w:szCs w:val="24"/>
              </w:rPr>
              <w:t>n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>i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f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ica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n </w:t>
            </w:r>
            <w:r>
              <w:rPr>
                <w:rFonts w:ascii="Times New Roman" w:eastAsia="Times New Roman" w:hAnsi="Times New Roman" w:cs="Times New Roman"/>
                <w:spacing w:val="4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s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imi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>l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it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</w:t>
            </w:r>
            <w:r>
              <w:rPr>
                <w:rFonts w:ascii="Times New Roman" w:eastAsia="Times New Roman" w:hAnsi="Times New Roman" w:cs="Times New Roman"/>
                <w:spacing w:val="-4"/>
                <w:sz w:val="24"/>
                <w:szCs w:val="24"/>
              </w:rPr>
              <w:t>d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s </w:t>
            </w:r>
            <w:r>
              <w:rPr>
                <w:rFonts w:ascii="Times New Roman" w:eastAsia="Times New Roman" w:hAnsi="Times New Roman" w:cs="Times New Roman"/>
                <w:spacing w:val="6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y 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s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 </w:t>
            </w:r>
            <w:r>
              <w:rPr>
                <w:rFonts w:ascii="Times New Roman" w:eastAsia="Times New Roman" w:hAnsi="Times New Roman" w:cs="Times New Roman"/>
                <w:spacing w:val="9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x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t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ae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</w:t>
            </w:r>
          </w:p>
          <w:p w14:paraId="5CCC2613" w14:textId="77777777" w:rsidR="00BE5A93" w:rsidRDefault="00BE5A93">
            <w:pPr>
              <w:spacing w:before="16" w:after="0" w:line="260" w:lineRule="exact"/>
              <w:rPr>
                <w:sz w:val="26"/>
                <w:szCs w:val="26"/>
              </w:rPr>
            </w:pPr>
          </w:p>
          <w:p w14:paraId="1EDDA0BD" w14:textId="77777777" w:rsidR="00BE5A93" w:rsidRDefault="00F700C7">
            <w:pPr>
              <w:spacing w:after="0" w:line="240" w:lineRule="auto"/>
              <w:ind w:left="111" w:right="2167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s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l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ci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on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4"/>
                <w:sz w:val="24"/>
                <w:szCs w:val="24"/>
              </w:rPr>
              <w:t>v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ia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le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4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s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u 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l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>i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ca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>c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i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ón 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n 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pr</w:t>
            </w:r>
            <w:r>
              <w:rPr>
                <w:rFonts w:ascii="Times New Roman" w:eastAsia="Times New Roman" w:hAnsi="Times New Roman" w:cs="Times New Roman"/>
                <w:spacing w:val="4"/>
                <w:sz w:val="24"/>
                <w:szCs w:val="24"/>
              </w:rPr>
              <w:t>o</w:t>
            </w:r>
            <w:r>
              <w:rPr>
                <w:rFonts w:ascii="Times New Roman" w:eastAsia="Times New Roman" w:hAnsi="Times New Roman" w:cs="Times New Roman"/>
                <w:spacing w:val="-8"/>
                <w:sz w:val="24"/>
                <w:szCs w:val="24"/>
              </w:rPr>
              <w:t>y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ect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o.</w:t>
            </w:r>
          </w:p>
          <w:p w14:paraId="376C3379" w14:textId="77777777" w:rsidR="00BE5A93" w:rsidRDefault="00BE5A93">
            <w:pPr>
              <w:spacing w:after="0" w:line="200" w:lineRule="exact"/>
              <w:rPr>
                <w:sz w:val="20"/>
                <w:szCs w:val="20"/>
              </w:rPr>
            </w:pPr>
          </w:p>
          <w:p w14:paraId="4CFF875E" w14:textId="77777777" w:rsidR="00BE5A93" w:rsidRDefault="00BE5A93">
            <w:pPr>
              <w:spacing w:before="16" w:after="0" w:line="260" w:lineRule="exact"/>
              <w:rPr>
                <w:sz w:val="26"/>
                <w:szCs w:val="26"/>
              </w:rPr>
            </w:pPr>
          </w:p>
          <w:p w14:paraId="01F8F5E5" w14:textId="77777777" w:rsidR="00BE5A93" w:rsidRDefault="00F700C7">
            <w:pPr>
              <w:spacing w:after="0"/>
              <w:ind w:left="111" w:right="65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S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pacing w:val="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h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ac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s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</w:t>
            </w:r>
            <w:r>
              <w:rPr>
                <w:rFonts w:ascii="Times New Roman" w:eastAsia="Times New Roman" w:hAnsi="Times New Roman" w:cs="Times New Roman"/>
                <w:spacing w:val="4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de</w:t>
            </w:r>
            <w:r>
              <w:rPr>
                <w:rFonts w:ascii="Times New Roman" w:eastAsia="Times New Roman" w:hAnsi="Times New Roman" w:cs="Times New Roman"/>
                <w:spacing w:val="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U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>M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</w:t>
            </w:r>
            <w:r>
              <w:rPr>
                <w:rFonts w:ascii="Times New Roman" w:eastAsia="Times New Roman" w:hAnsi="Times New Roman" w:cs="Times New Roman"/>
                <w:spacing w:val="-7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ra</w:t>
            </w:r>
            <w:r>
              <w:rPr>
                <w:rFonts w:ascii="Times New Roman" w:eastAsia="Times New Roman" w:hAnsi="Times New Roman" w:cs="Times New Roman"/>
                <w:spacing w:val="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xpr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s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spacing w:val="4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l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o 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>te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i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or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me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>t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pacing w:val="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>l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do</w:t>
            </w:r>
            <w:r>
              <w:rPr>
                <w:rFonts w:ascii="Times New Roman" w:eastAsia="Times New Roman" w:hAnsi="Times New Roman" w:cs="Times New Roman"/>
                <w:spacing w:val="4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y</w:t>
            </w:r>
            <w:r>
              <w:rPr>
                <w:rFonts w:ascii="Times New Roman" w:eastAsia="Times New Roman" w:hAnsi="Times New Roman" w:cs="Times New Roman"/>
                <w:spacing w:val="-4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s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pacing w:val="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4"/>
                <w:sz w:val="24"/>
                <w:szCs w:val="24"/>
              </w:rPr>
              <w:t>v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i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de 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l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 xml:space="preserve"> 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>l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ic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ci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ón</w:t>
            </w:r>
            <w:r>
              <w:rPr>
                <w:rFonts w:ascii="Times New Roman" w:eastAsia="Times New Roman" w:hAnsi="Times New Roman" w:cs="Times New Roman"/>
                <w:spacing w:val="-4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n 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m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ódu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l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os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4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f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>c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il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>i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ta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r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s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</w:t>
            </w:r>
            <w:r>
              <w:rPr>
                <w:rFonts w:ascii="Times New Roman" w:eastAsia="Times New Roman" w:hAnsi="Times New Roman" w:cs="Times New Roman"/>
                <w:spacing w:val="-4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po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s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te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i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or pro</w:t>
            </w:r>
            <w:r>
              <w:rPr>
                <w:rFonts w:ascii="Times New Roman" w:eastAsia="Times New Roman" w:hAnsi="Times New Roman" w:cs="Times New Roman"/>
                <w:spacing w:val="-4"/>
                <w:sz w:val="24"/>
                <w:szCs w:val="24"/>
              </w:rPr>
              <w:t>g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ama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>c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i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ón.</w:t>
            </w:r>
          </w:p>
          <w:p w14:paraId="46FE1660" w14:textId="77777777" w:rsidR="00BE5A93" w:rsidRDefault="00BE5A93">
            <w:pPr>
              <w:spacing w:before="10" w:after="0" w:line="200" w:lineRule="exact"/>
              <w:rPr>
                <w:sz w:val="20"/>
                <w:szCs w:val="20"/>
              </w:rPr>
            </w:pPr>
          </w:p>
          <w:p w14:paraId="1CAD45F5" w14:textId="77777777" w:rsidR="00BE5A93" w:rsidRDefault="00F700C7">
            <w:pPr>
              <w:spacing w:after="0"/>
              <w:ind w:left="111" w:right="56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</w:t>
            </w:r>
            <w:r>
              <w:rPr>
                <w:rFonts w:ascii="Times New Roman" w:eastAsia="Times New Roman" w:hAnsi="Times New Roman" w:cs="Times New Roman"/>
                <w:spacing w:val="4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s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t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pacing w:val="3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ta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pa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 xml:space="preserve"> t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m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>i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é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</w:t>
            </w:r>
            <w:r>
              <w:rPr>
                <w:rFonts w:ascii="Times New Roman" w:eastAsia="Times New Roman" w:hAnsi="Times New Roman" w:cs="Times New Roman"/>
                <w:spacing w:val="4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s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pacing w:val="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4"/>
                <w:sz w:val="24"/>
                <w:szCs w:val="24"/>
              </w:rPr>
              <w:t>d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be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 xml:space="preserve"> ac</w:t>
            </w:r>
            <w:r>
              <w:rPr>
                <w:rFonts w:ascii="Times New Roman" w:eastAsia="Times New Roman" w:hAnsi="Times New Roman" w:cs="Times New Roman"/>
                <w:spacing w:val="-4"/>
                <w:sz w:val="24"/>
                <w:szCs w:val="24"/>
              </w:rPr>
              <w:t>o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ta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r 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 xml:space="preserve"> t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m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pacing w:val="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de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>l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pacing w:val="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s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4"/>
                <w:sz w:val="24"/>
                <w:szCs w:val="24"/>
              </w:rPr>
              <w:t>g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ur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i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</w:t>
            </w:r>
            <w:r>
              <w:rPr>
                <w:rFonts w:ascii="Times New Roman" w:eastAsia="Times New Roman" w:hAnsi="Times New Roman" w:cs="Times New Roman"/>
                <w:spacing w:val="4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4"/>
                <w:sz w:val="24"/>
                <w:szCs w:val="24"/>
              </w:rPr>
              <w:t>d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pacing w:val="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l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os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4"/>
                <w:sz w:val="24"/>
                <w:szCs w:val="24"/>
              </w:rPr>
              <w:t>d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at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os de</w:t>
            </w:r>
            <w:r>
              <w:rPr>
                <w:rFonts w:ascii="Times New Roman" w:eastAsia="Times New Roman" w:hAnsi="Times New Roman" w:cs="Times New Roman"/>
                <w:spacing w:val="9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l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os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s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t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ud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ia</w:t>
            </w:r>
            <w:r>
              <w:rPr>
                <w:rFonts w:ascii="Times New Roman" w:eastAsia="Times New Roman" w:hAnsi="Times New Roman" w:cs="Times New Roman"/>
                <w:spacing w:val="-4"/>
                <w:sz w:val="24"/>
                <w:szCs w:val="24"/>
              </w:rPr>
              <w:t>n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te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</w:t>
            </w:r>
            <w:r>
              <w:rPr>
                <w:rFonts w:ascii="Times New Roman" w:eastAsia="Times New Roman" w:hAnsi="Times New Roman" w:cs="Times New Roman"/>
                <w:spacing w:val="6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y qué</w:t>
            </w:r>
            <w:r>
              <w:rPr>
                <w:rFonts w:ascii="Times New Roman" w:eastAsia="Times New Roman" w:hAnsi="Times New Roman" w:cs="Times New Roman"/>
                <w:spacing w:val="9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mét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odos</w:t>
            </w:r>
            <w:r>
              <w:rPr>
                <w:rFonts w:ascii="Times New Roman" w:eastAsia="Times New Roman" w:hAnsi="Times New Roman" w:cs="Times New Roman"/>
                <w:spacing w:val="6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4"/>
                <w:sz w:val="24"/>
                <w:szCs w:val="24"/>
              </w:rPr>
              <w:t>d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pacing w:val="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te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>t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ic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ci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ón</w:t>
            </w:r>
            <w:r>
              <w:rPr>
                <w:rFonts w:ascii="Times New Roman" w:eastAsia="Times New Roman" w:hAnsi="Times New Roman" w:cs="Times New Roman"/>
                <w:spacing w:val="4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y</w:t>
            </w:r>
            <w:r>
              <w:rPr>
                <w:rFonts w:ascii="Times New Roman" w:eastAsia="Times New Roman" w:hAnsi="Times New Roman" w:cs="Times New Roman"/>
                <w:spacing w:val="4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4"/>
                <w:sz w:val="24"/>
                <w:szCs w:val="24"/>
              </w:rPr>
              <w:t>v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i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f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ica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>c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i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ón</w:t>
            </w:r>
            <w:r>
              <w:rPr>
                <w:rFonts w:ascii="Times New Roman" w:eastAsia="Times New Roman" w:hAnsi="Times New Roman" w:cs="Times New Roman"/>
                <w:spacing w:val="8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s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 u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tili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>z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n.</w:t>
            </w:r>
          </w:p>
          <w:p w14:paraId="3E6193C2" w14:textId="77777777" w:rsidR="00BE5A93" w:rsidRDefault="00BE5A93">
            <w:pPr>
              <w:spacing w:before="10" w:after="0" w:line="200" w:lineRule="exact"/>
              <w:rPr>
                <w:sz w:val="20"/>
                <w:szCs w:val="20"/>
              </w:rPr>
            </w:pPr>
          </w:p>
          <w:p w14:paraId="406E4574" w14:textId="77777777" w:rsidR="00BE5A93" w:rsidRDefault="00F700C7">
            <w:pPr>
              <w:spacing w:after="0"/>
              <w:ind w:left="111" w:right="55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7"/>
                <w:sz w:val="24"/>
                <w:szCs w:val="24"/>
              </w:rPr>
              <w:t>L</w:t>
            </w:r>
            <w:r>
              <w:rPr>
                <w:rFonts w:ascii="Times New Roman" w:eastAsia="Times New Roman" w:hAnsi="Times New Roman" w:cs="Times New Roman"/>
                <w:spacing w:val="4"/>
                <w:sz w:val="24"/>
                <w:szCs w:val="24"/>
              </w:rPr>
              <w:t>o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</w:t>
            </w:r>
            <w:r>
              <w:rPr>
                <w:rFonts w:ascii="Times New Roman" w:eastAsia="Times New Roman" w:hAnsi="Times New Roman" w:cs="Times New Roman"/>
                <w:spacing w:val="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t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4"/>
                <w:sz w:val="24"/>
                <w:szCs w:val="24"/>
              </w:rPr>
              <w:t>g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le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</w:t>
            </w:r>
            <w:r>
              <w:rPr>
                <w:rFonts w:ascii="Times New Roman" w:eastAsia="Times New Roman" w:hAnsi="Times New Roman" w:cs="Times New Roman"/>
                <w:spacing w:val="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ra</w:t>
            </w:r>
            <w:r>
              <w:rPr>
                <w:rFonts w:ascii="Times New Roman" w:eastAsia="Times New Roman" w:hAnsi="Times New Roman" w:cs="Times New Roman"/>
                <w:spacing w:val="8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s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t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pacing w:val="8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>t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pa</w:t>
            </w:r>
            <w:r>
              <w:rPr>
                <w:rFonts w:ascii="Times New Roman" w:eastAsia="Times New Roman" w:hAnsi="Times New Roman" w:cs="Times New Roman"/>
                <w:spacing w:val="8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s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on: d</w:t>
            </w:r>
            <w:r>
              <w:rPr>
                <w:rFonts w:ascii="Times New Roman" w:eastAsia="Times New Roman" w:hAnsi="Times New Roman" w:cs="Times New Roman"/>
                <w:spacing w:val="4"/>
                <w:sz w:val="24"/>
                <w:szCs w:val="24"/>
              </w:rPr>
              <w:t>o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c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me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>t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aci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ón</w:t>
            </w:r>
            <w:r>
              <w:rPr>
                <w:rFonts w:ascii="Times New Roman" w:eastAsia="Times New Roman" w:hAnsi="Times New Roman" w:cs="Times New Roman"/>
                <w:spacing w:val="7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4"/>
                <w:sz w:val="24"/>
                <w:szCs w:val="24"/>
              </w:rPr>
              <w:t>d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pacing w:val="8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s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spacing w:val="-4"/>
                <w:sz w:val="24"/>
                <w:szCs w:val="24"/>
              </w:rPr>
              <w:t>v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ici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os</w:t>
            </w:r>
            <w:r>
              <w:rPr>
                <w:rFonts w:ascii="Times New Roman" w:eastAsia="Times New Roman" w:hAnsi="Times New Roman" w:cs="Times New Roman"/>
                <w:spacing w:val="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w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b, d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ia</w:t>
            </w:r>
            <w:r>
              <w:rPr>
                <w:rFonts w:ascii="Times New Roman" w:eastAsia="Times New Roman" w:hAnsi="Times New Roman" w:cs="Times New Roman"/>
                <w:spacing w:val="-4"/>
                <w:sz w:val="24"/>
                <w:szCs w:val="24"/>
              </w:rPr>
              <w:t>g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ama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 de</w:t>
            </w:r>
            <w:r>
              <w:rPr>
                <w:rFonts w:ascii="Times New Roman" w:eastAsia="Times New Roman" w:hAnsi="Times New Roman" w:cs="Times New Roman"/>
                <w:spacing w:val="3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ca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s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os de</w:t>
            </w:r>
            <w:r>
              <w:rPr>
                <w:rFonts w:ascii="Times New Roman" w:eastAsia="Times New Roman" w:hAnsi="Times New Roman" w:cs="Times New Roman"/>
                <w:spacing w:val="3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s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o,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i</w:t>
            </w:r>
            <w:r>
              <w:rPr>
                <w:rFonts w:ascii="Times New Roman" w:eastAsia="Times New Roman" w:hAnsi="Times New Roman" w:cs="Times New Roman"/>
                <w:spacing w:val="5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4"/>
                <w:sz w:val="24"/>
                <w:szCs w:val="24"/>
              </w:rPr>
              <w:t>g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am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pacing w:val="3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de</w:t>
            </w:r>
            <w:r>
              <w:rPr>
                <w:rFonts w:ascii="Times New Roman" w:eastAsia="Times New Roman" w:hAnsi="Times New Roman" w:cs="Times New Roman"/>
                <w:spacing w:val="3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s</w:t>
            </w:r>
            <w:r>
              <w:rPr>
                <w:rFonts w:ascii="Times New Roman" w:eastAsia="Times New Roman" w:hAnsi="Times New Roman" w:cs="Times New Roman"/>
                <w:spacing w:val="10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c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c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>i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pacing w:val="7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8"/>
                <w:sz w:val="24"/>
                <w:szCs w:val="24"/>
              </w:rPr>
              <w:t>y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>/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</w:t>
            </w:r>
            <w:r>
              <w:rPr>
                <w:rFonts w:ascii="Times New Roman" w:eastAsia="Times New Roman" w:hAnsi="Times New Roman" w:cs="Times New Roman"/>
                <w:spacing w:val="6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ia</w:t>
            </w:r>
            <w:r>
              <w:rPr>
                <w:rFonts w:ascii="Times New Roman" w:eastAsia="Times New Roman" w:hAnsi="Times New Roman" w:cs="Times New Roman"/>
                <w:spacing w:val="-4"/>
                <w:sz w:val="24"/>
                <w:szCs w:val="24"/>
              </w:rPr>
              <w:t>g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am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pacing w:val="3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de 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s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ta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do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s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BE5A93" w14:paraId="17EE1D12" w14:textId="77777777">
        <w:trPr>
          <w:trHeight w:hRule="exact" w:val="5179"/>
        </w:trPr>
        <w:tc>
          <w:tcPr>
            <w:tcW w:w="2245" w:type="dxa"/>
            <w:tcBorders>
              <w:top w:val="single" w:sz="5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833EB2" w14:textId="77777777" w:rsidR="00BE5A93" w:rsidRDefault="00F700C7">
            <w:pPr>
              <w:spacing w:after="0" w:line="263" w:lineRule="exact"/>
              <w:ind w:left="115" w:right="-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P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rodu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cci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ón</w:t>
            </w:r>
          </w:p>
        </w:tc>
        <w:tc>
          <w:tcPr>
            <w:tcW w:w="7363" w:type="dxa"/>
            <w:tcBorders>
              <w:top w:val="single" w:sz="5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092EAB" w14:textId="77777777" w:rsidR="00BE5A93" w:rsidRDefault="00F700C7">
            <w:pPr>
              <w:spacing w:after="0" w:line="263" w:lineRule="exact"/>
              <w:ind w:left="111" w:right="51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</w:t>
            </w:r>
            <w:r>
              <w:rPr>
                <w:rFonts w:ascii="Times New Roman" w:eastAsia="Times New Roman" w:hAnsi="Times New Roman" w:cs="Times New Roman"/>
                <w:spacing w:val="1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s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t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pacing w:val="13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f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s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pacing w:val="13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s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pacing w:val="13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it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pacing w:val="13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l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pacing w:val="13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pro</w:t>
            </w:r>
            <w:r>
              <w:rPr>
                <w:rFonts w:ascii="Times New Roman" w:eastAsia="Times New Roman" w:hAnsi="Times New Roman" w:cs="Times New Roman"/>
                <w:spacing w:val="-4"/>
                <w:sz w:val="24"/>
                <w:szCs w:val="24"/>
              </w:rPr>
              <w:t>g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ama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>c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i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ón</w:t>
            </w:r>
            <w:r>
              <w:rPr>
                <w:rFonts w:ascii="Times New Roman" w:eastAsia="Times New Roman" w:hAnsi="Times New Roman" w:cs="Times New Roman"/>
                <w:spacing w:val="1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de</w:t>
            </w:r>
            <w:r>
              <w:rPr>
                <w:rFonts w:ascii="Times New Roman" w:eastAsia="Times New Roman" w:hAnsi="Times New Roman" w:cs="Times New Roman"/>
                <w:spacing w:val="9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t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</w:t>
            </w:r>
            <w:r>
              <w:rPr>
                <w:rFonts w:ascii="Times New Roman" w:eastAsia="Times New Roman" w:hAnsi="Times New Roman" w:cs="Times New Roman"/>
                <w:spacing w:val="10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ía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</w:t>
            </w:r>
            <w:r>
              <w:rPr>
                <w:rFonts w:ascii="Times New Roman" w:eastAsia="Times New Roman" w:hAnsi="Times New Roman" w:cs="Times New Roman"/>
                <w:spacing w:val="10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(p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la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i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f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>c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aci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ón</w:t>
            </w:r>
            <w:r>
              <w:rPr>
                <w:rFonts w:ascii="Times New Roman" w:eastAsia="Times New Roman" w:hAnsi="Times New Roman" w:cs="Times New Roman"/>
                <w:spacing w:val="1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4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aj</w:t>
            </w:r>
            <w:r>
              <w:rPr>
                <w:rFonts w:ascii="Times New Roman" w:eastAsia="Times New Roman" w:hAnsi="Times New Roman" w:cs="Times New Roman"/>
                <w:spacing w:val="14"/>
                <w:sz w:val="24"/>
                <w:szCs w:val="24"/>
              </w:rPr>
              <w:t>o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</w:p>
          <w:p w14:paraId="7E5047A2" w14:textId="77777777" w:rsidR="00BE5A93" w:rsidRDefault="00BE5A93">
            <w:pPr>
              <w:spacing w:before="16" w:after="0" w:line="260" w:lineRule="exact"/>
              <w:rPr>
                <w:sz w:val="26"/>
                <w:szCs w:val="26"/>
              </w:rPr>
            </w:pPr>
          </w:p>
          <w:p w14:paraId="68D9192B" w14:textId="77777777" w:rsidR="00BE5A93" w:rsidRDefault="00F700C7">
            <w:pPr>
              <w:spacing w:after="0"/>
              <w:ind w:left="111" w:right="57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li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ci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ón)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s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pacing w:val="3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>i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t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pacing w:val="3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>i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te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ti</w:t>
            </w:r>
            <w:r>
              <w:rPr>
                <w:rFonts w:ascii="Times New Roman" w:eastAsia="Times New Roman" w:hAnsi="Times New Roman" w:cs="Times New Roman"/>
                <w:spacing w:val="-4"/>
                <w:sz w:val="24"/>
                <w:szCs w:val="24"/>
              </w:rPr>
              <w:t>v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ame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>t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pacing w:val="3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h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s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t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pacing w:val="3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im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>l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>m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ta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t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</w:t>
            </w:r>
            <w:r>
              <w:rPr>
                <w:rFonts w:ascii="Times New Roman" w:eastAsia="Times New Roman" w:hAnsi="Times New Roman" w:cs="Times New Roman"/>
                <w:spacing w:val="-4"/>
                <w:sz w:val="24"/>
                <w:szCs w:val="24"/>
              </w:rPr>
              <w:t>d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s 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la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 fun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ci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on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>l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i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s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  <w:p w14:paraId="6BA7889F" w14:textId="77777777" w:rsidR="00BE5A93" w:rsidRDefault="00BE5A93">
            <w:pPr>
              <w:spacing w:before="10" w:after="0" w:line="200" w:lineRule="exact"/>
              <w:rPr>
                <w:sz w:val="20"/>
                <w:szCs w:val="20"/>
              </w:rPr>
            </w:pPr>
          </w:p>
          <w:p w14:paraId="15311B39" w14:textId="77777777" w:rsidR="00BE5A93" w:rsidRDefault="00F700C7">
            <w:pPr>
              <w:spacing w:after="0"/>
              <w:ind w:left="111" w:right="4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P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ime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ro</w:t>
            </w:r>
            <w:r>
              <w:rPr>
                <w:rFonts w:ascii="Times New Roman" w:eastAsia="Times New Roman" w:hAnsi="Times New Roman" w:cs="Times New Roman"/>
                <w:spacing w:val="3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s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pacing w:val="4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la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4"/>
                <w:sz w:val="24"/>
                <w:szCs w:val="24"/>
              </w:rPr>
              <w:t>f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ic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a 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l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pacing w:val="4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>i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te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ci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ón</w:t>
            </w:r>
            <w:r>
              <w:rPr>
                <w:rFonts w:ascii="Times New Roman" w:eastAsia="Times New Roman" w:hAnsi="Times New Roman" w:cs="Times New Roman"/>
                <w:spacing w:val="3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de</w:t>
            </w:r>
            <w:r>
              <w:rPr>
                <w:rFonts w:ascii="Times New Roman" w:eastAsia="Times New Roman" w:hAnsi="Times New Roman" w:cs="Times New Roman"/>
                <w:spacing w:val="4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4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4"/>
                <w:sz w:val="24"/>
                <w:szCs w:val="24"/>
              </w:rPr>
              <w:t>b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aj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</w:t>
            </w:r>
            <w:r>
              <w:rPr>
                <w:rFonts w:ascii="Times New Roman" w:eastAsia="Times New Roman" w:hAnsi="Times New Roman" w:cs="Times New Roman"/>
                <w:spacing w:val="3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</w:t>
            </w:r>
            <w:r>
              <w:rPr>
                <w:rFonts w:ascii="Times New Roman" w:eastAsia="Times New Roman" w:hAnsi="Times New Roman" w:cs="Times New Roman"/>
                <w:spacing w:val="3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té</w:t>
            </w:r>
            <w:r>
              <w:rPr>
                <w:rFonts w:ascii="Times New Roman" w:eastAsia="Times New Roman" w:hAnsi="Times New Roman" w:cs="Times New Roman"/>
                <w:spacing w:val="-4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mi</w:t>
            </w:r>
            <w:r>
              <w:rPr>
                <w:rFonts w:ascii="Times New Roman" w:eastAsia="Times New Roman" w:hAnsi="Times New Roman" w:cs="Times New Roman"/>
                <w:spacing w:val="11"/>
                <w:sz w:val="24"/>
                <w:szCs w:val="24"/>
              </w:rPr>
              <w:t>n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os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de</w:t>
            </w:r>
            <w:r>
              <w:rPr>
                <w:rFonts w:ascii="Times New Roman" w:eastAsia="Times New Roman" w:hAnsi="Times New Roman" w:cs="Times New Roman"/>
                <w:spacing w:val="4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q</w:t>
            </w:r>
            <w:r>
              <w:rPr>
                <w:rFonts w:ascii="Times New Roman" w:eastAsia="Times New Roman" w:hAnsi="Times New Roman" w:cs="Times New Roman"/>
                <w:spacing w:val="-4"/>
                <w:sz w:val="24"/>
                <w:szCs w:val="24"/>
              </w:rPr>
              <w:t>u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s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it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os</w:t>
            </w:r>
            <w:r>
              <w:rPr>
                <w:rFonts w:ascii="Times New Roman" w:eastAsia="Times New Roman" w:hAnsi="Times New Roman" w:cs="Times New Roman"/>
                <w:spacing w:val="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y 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ta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ea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 a</w:t>
            </w:r>
            <w:r>
              <w:rPr>
                <w:rFonts w:ascii="Times New Roman" w:eastAsia="Times New Roman" w:hAnsi="Times New Roman" w:cs="Times New Roman"/>
                <w:spacing w:val="3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li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>z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r.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S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pacing w:val="3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pr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la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 pru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 de</w:t>
            </w:r>
            <w:r>
              <w:rPr>
                <w:rFonts w:ascii="Times New Roman" w:eastAsia="Times New Roman" w:hAnsi="Times New Roman" w:cs="Times New Roman"/>
                <w:spacing w:val="3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l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pacing w:val="3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ite</w:t>
            </w:r>
            <w:r>
              <w:rPr>
                <w:rFonts w:ascii="Times New Roman" w:eastAsia="Times New Roman" w:hAnsi="Times New Roman" w:cs="Times New Roman"/>
                <w:spacing w:val="-4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aci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ón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de</w:t>
            </w:r>
            <w:r>
              <w:rPr>
                <w:rFonts w:ascii="Times New Roman" w:eastAsia="Times New Roman" w:hAnsi="Times New Roman" w:cs="Times New Roman"/>
                <w:spacing w:val="3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>t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>m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no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(de 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hí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 xml:space="preserve"> 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no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m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</w:t>
            </w:r>
            <w:r>
              <w:rPr>
                <w:rFonts w:ascii="Times New Roman" w:eastAsia="Times New Roman" w:hAnsi="Times New Roman" w:cs="Times New Roman"/>
                <w:spacing w:val="-4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de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 xml:space="preserve"> e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s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t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>t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éc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>i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c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de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>T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s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D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4"/>
                <w:sz w:val="24"/>
                <w:szCs w:val="24"/>
              </w:rPr>
              <w:t>v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n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D</w:t>
            </w:r>
            <w:r>
              <w:rPr>
                <w:rFonts w:ascii="Times New Roman" w:eastAsia="Times New Roman" w:hAnsi="Times New Roman" w:cs="Times New Roman"/>
                <w:spacing w:val="5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4"/>
                <w:sz w:val="24"/>
                <w:szCs w:val="24"/>
              </w:rPr>
              <w:t>v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el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op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me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t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DD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).</w:t>
            </w:r>
            <w:r>
              <w:rPr>
                <w:rFonts w:ascii="Times New Roman" w:eastAsia="Times New Roman" w:hAnsi="Times New Roman" w:cs="Times New Roman"/>
                <w:spacing w:val="4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1"/>
                <w:sz w:val="24"/>
                <w:szCs w:val="24"/>
              </w:rPr>
              <w:t>L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s 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ta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ea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s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 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l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>l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4"/>
                <w:sz w:val="24"/>
                <w:szCs w:val="24"/>
              </w:rPr>
              <w:t>v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á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</w:t>
            </w:r>
            <w:r>
              <w:rPr>
                <w:rFonts w:ascii="Times New Roman" w:eastAsia="Times New Roman" w:hAnsi="Times New Roman" w:cs="Times New Roman"/>
                <w:spacing w:val="3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a 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ca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bo</w:t>
            </w:r>
            <w:r>
              <w:rPr>
                <w:rFonts w:ascii="Times New Roman" w:eastAsia="Times New Roman" w:hAnsi="Times New Roman" w:cs="Times New Roman"/>
                <w:spacing w:val="3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du</w:t>
            </w:r>
            <w:r>
              <w:rPr>
                <w:rFonts w:ascii="Times New Roman" w:eastAsia="Times New Roman" w:hAnsi="Times New Roman" w:cs="Times New Roman"/>
                <w:spacing w:val="-4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t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 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l </w:t>
            </w:r>
            <w:r>
              <w:rPr>
                <w:rFonts w:ascii="Times New Roman" w:eastAsia="Times New Roman" w:hAnsi="Times New Roman" w:cs="Times New Roman"/>
                <w:spacing w:val="-4"/>
                <w:sz w:val="24"/>
                <w:szCs w:val="24"/>
              </w:rPr>
              <w:t>d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í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pacing w:val="4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de 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t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4"/>
                <w:sz w:val="24"/>
                <w:szCs w:val="24"/>
              </w:rPr>
              <w:t>b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aj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o,</w:t>
            </w:r>
            <w:r>
              <w:rPr>
                <w:rFonts w:ascii="Times New Roman" w:eastAsia="Times New Roman" w:hAnsi="Times New Roman" w:cs="Times New Roman"/>
                <w:spacing w:val="3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4"/>
                <w:sz w:val="24"/>
                <w:szCs w:val="24"/>
              </w:rPr>
              <w:t>d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s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rro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l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>l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ndo</w:t>
            </w:r>
            <w:r>
              <w:rPr>
                <w:rFonts w:ascii="Times New Roman" w:eastAsia="Times New Roman" w:hAnsi="Times New Roman" w:cs="Times New Roman"/>
                <w:spacing w:val="3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 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i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te</w:t>
            </w:r>
            <w:r>
              <w:rPr>
                <w:rFonts w:ascii="Times New Roman" w:eastAsia="Times New Roman" w:hAnsi="Times New Roman" w:cs="Times New Roman"/>
                <w:spacing w:val="-4"/>
                <w:sz w:val="24"/>
                <w:szCs w:val="24"/>
              </w:rPr>
              <w:t>g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ndo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</w:t>
            </w:r>
            <w:r>
              <w:rPr>
                <w:rFonts w:ascii="Times New Roman" w:eastAsia="Times New Roman" w:hAnsi="Times New Roman" w:cs="Times New Roman"/>
                <w:spacing w:val="3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c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ó</w:t>
            </w:r>
            <w:r>
              <w:rPr>
                <w:rFonts w:ascii="Times New Roman" w:eastAsia="Times New Roman" w:hAnsi="Times New Roman" w:cs="Times New Roman"/>
                <w:spacing w:val="-4"/>
                <w:sz w:val="24"/>
                <w:szCs w:val="24"/>
              </w:rPr>
              <w:t>d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4"/>
                <w:sz w:val="24"/>
                <w:szCs w:val="24"/>
              </w:rPr>
              <w:t>g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c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on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6"/>
                <w:sz w:val="24"/>
                <w:szCs w:val="24"/>
              </w:rPr>
              <w:t>l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os r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po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s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it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or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i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os 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x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s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te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>t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s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D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ur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t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pacing w:val="3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</w:t>
            </w:r>
            <w:r>
              <w:rPr>
                <w:rFonts w:ascii="Times New Roman" w:eastAsia="Times New Roman" w:hAnsi="Times New Roman" w:cs="Times New Roman"/>
                <w:spacing w:val="3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ú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l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>t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im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>í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a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s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 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 xml:space="preserve"> lle</w:t>
            </w:r>
            <w:r>
              <w:rPr>
                <w:rFonts w:ascii="Times New Roman" w:eastAsia="Times New Roman" w:hAnsi="Times New Roman" w:cs="Times New Roman"/>
                <w:spacing w:val="-4"/>
                <w:sz w:val="24"/>
                <w:szCs w:val="24"/>
              </w:rPr>
              <w:t>v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a 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a 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>c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bo  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l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pacing w:val="57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i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>t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4"/>
                <w:sz w:val="24"/>
                <w:szCs w:val="24"/>
              </w:rPr>
              <w:t>g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aci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ón  d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l 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s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s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>te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m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a 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s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4"/>
                <w:sz w:val="24"/>
                <w:szCs w:val="24"/>
              </w:rPr>
              <w:t>g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i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da 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de 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>l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</w:t>
            </w:r>
            <w:r>
              <w:rPr>
                <w:rFonts w:ascii="Times New Roman" w:eastAsia="Times New Roman" w:hAnsi="Times New Roman" w:cs="Times New Roman"/>
                <w:spacing w:val="58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pru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</w:t>
            </w:r>
            <w:r>
              <w:rPr>
                <w:rFonts w:ascii="Times New Roman" w:eastAsia="Times New Roman" w:hAnsi="Times New Roman" w:cs="Times New Roman"/>
                <w:spacing w:val="58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de</w:t>
            </w:r>
          </w:p>
        </w:tc>
      </w:tr>
    </w:tbl>
    <w:p w14:paraId="24DDFA55" w14:textId="77777777" w:rsidR="00BE5A93" w:rsidRDefault="00BE5A93">
      <w:pPr>
        <w:spacing w:after="0"/>
        <w:jc w:val="both"/>
        <w:sectPr w:rsidR="00BE5A93">
          <w:pgSz w:w="12240" w:h="15840"/>
          <w:pgMar w:top="1700" w:right="1300" w:bottom="280" w:left="1080" w:header="1483" w:footer="0" w:gutter="0"/>
          <w:cols w:space="720"/>
        </w:sectPr>
      </w:pPr>
    </w:p>
    <w:p w14:paraId="72D94A98" w14:textId="77777777" w:rsidR="00BE5A93" w:rsidRDefault="00BE5A93">
      <w:pPr>
        <w:spacing w:before="12" w:after="0" w:line="260" w:lineRule="exact"/>
        <w:rPr>
          <w:sz w:val="26"/>
          <w:szCs w:val="26"/>
        </w:rPr>
      </w:pPr>
    </w:p>
    <w:tbl>
      <w:tblPr>
        <w:tblW w:w="0" w:type="auto"/>
        <w:tblInd w:w="9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245"/>
        <w:gridCol w:w="7363"/>
      </w:tblGrid>
      <w:tr w:rsidR="00BE5A93" w14:paraId="4926041F" w14:textId="77777777">
        <w:trPr>
          <w:trHeight w:hRule="exact" w:val="1517"/>
        </w:trPr>
        <w:tc>
          <w:tcPr>
            <w:tcW w:w="2245" w:type="dxa"/>
            <w:tcBorders>
              <w:top w:val="single" w:sz="5" w:space="0" w:color="000000"/>
              <w:left w:val="single" w:sz="4" w:space="0" w:color="000000"/>
              <w:bottom w:val="single" w:sz="5" w:space="0" w:color="000000"/>
              <w:right w:val="single" w:sz="4" w:space="0" w:color="000000"/>
            </w:tcBorders>
          </w:tcPr>
          <w:p w14:paraId="150FA082" w14:textId="77777777" w:rsidR="00BE5A93" w:rsidRDefault="00BE5A93"/>
        </w:tc>
        <w:tc>
          <w:tcPr>
            <w:tcW w:w="7363" w:type="dxa"/>
            <w:tcBorders>
              <w:top w:val="single" w:sz="5" w:space="0" w:color="000000"/>
              <w:left w:val="single" w:sz="4" w:space="0" w:color="000000"/>
              <w:bottom w:val="single" w:sz="5" w:space="0" w:color="000000"/>
              <w:right w:val="single" w:sz="4" w:space="0" w:color="000000"/>
            </w:tcBorders>
          </w:tcPr>
          <w:p w14:paraId="138D554D" w14:textId="77777777" w:rsidR="00BE5A93" w:rsidRDefault="00F700C7">
            <w:pPr>
              <w:spacing w:after="0" w:line="267" w:lineRule="exact"/>
              <w:ind w:left="111" w:right="-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ace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>t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>c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i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ón.</w:t>
            </w:r>
          </w:p>
          <w:p w14:paraId="300E15AF" w14:textId="77777777" w:rsidR="00BE5A93" w:rsidRDefault="00BE5A93">
            <w:pPr>
              <w:spacing w:after="0" w:line="200" w:lineRule="exact"/>
              <w:rPr>
                <w:sz w:val="20"/>
                <w:szCs w:val="20"/>
              </w:rPr>
            </w:pPr>
          </w:p>
          <w:p w14:paraId="2762A295" w14:textId="77777777" w:rsidR="00BE5A93" w:rsidRDefault="00BE5A93">
            <w:pPr>
              <w:spacing w:before="16" w:after="0" w:line="260" w:lineRule="exact"/>
              <w:rPr>
                <w:sz w:val="26"/>
                <w:szCs w:val="26"/>
              </w:rPr>
            </w:pPr>
          </w:p>
          <w:p w14:paraId="0E03F6F6" w14:textId="77777777" w:rsidR="00BE5A93" w:rsidRDefault="00F700C7">
            <w:pPr>
              <w:spacing w:after="0" w:line="240" w:lineRule="auto"/>
              <w:ind w:left="111" w:right="-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 xml:space="preserve"> 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4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4"/>
                <w:sz w:val="24"/>
                <w:szCs w:val="24"/>
              </w:rPr>
              <w:t>g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l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de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s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t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ta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pa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una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4"/>
                <w:sz w:val="24"/>
                <w:szCs w:val="24"/>
              </w:rPr>
              <w:t>v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s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i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ón b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et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pro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t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>t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i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po.</w:t>
            </w:r>
          </w:p>
        </w:tc>
      </w:tr>
      <w:tr w:rsidR="00BE5A93" w14:paraId="24AE061E" w14:textId="77777777">
        <w:trPr>
          <w:trHeight w:hRule="exact" w:val="5025"/>
        </w:trPr>
        <w:tc>
          <w:tcPr>
            <w:tcW w:w="2245" w:type="dxa"/>
            <w:tcBorders>
              <w:top w:val="single" w:sz="5" w:space="0" w:color="000000"/>
              <w:left w:val="single" w:sz="4" w:space="0" w:color="000000"/>
              <w:bottom w:val="single" w:sz="5" w:space="0" w:color="000000"/>
              <w:right w:val="single" w:sz="4" w:space="0" w:color="000000"/>
            </w:tcBorders>
          </w:tcPr>
          <w:p w14:paraId="52790169" w14:textId="77777777" w:rsidR="00BE5A93" w:rsidRDefault="00F700C7">
            <w:pPr>
              <w:spacing w:after="0" w:line="263" w:lineRule="exact"/>
              <w:ind w:left="115" w:right="-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s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ta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>l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>z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aci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ón</w:t>
            </w:r>
          </w:p>
        </w:tc>
        <w:tc>
          <w:tcPr>
            <w:tcW w:w="7363" w:type="dxa"/>
            <w:tcBorders>
              <w:top w:val="single" w:sz="5" w:space="0" w:color="000000"/>
              <w:left w:val="single" w:sz="4" w:space="0" w:color="000000"/>
              <w:bottom w:val="single" w:sz="5" w:space="0" w:color="000000"/>
              <w:right w:val="single" w:sz="4" w:space="0" w:color="000000"/>
            </w:tcBorders>
          </w:tcPr>
          <w:p w14:paraId="0738056B" w14:textId="77777777" w:rsidR="00BE5A93" w:rsidRDefault="00F700C7">
            <w:pPr>
              <w:spacing w:after="0" w:line="263" w:lineRule="exact"/>
              <w:ind w:left="111" w:right="66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S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pacing w:val="17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lle</w:t>
            </w:r>
            <w:r>
              <w:rPr>
                <w:rFonts w:ascii="Times New Roman" w:eastAsia="Times New Roman" w:hAnsi="Times New Roman" w:cs="Times New Roman"/>
                <w:spacing w:val="-4"/>
                <w:sz w:val="24"/>
                <w:szCs w:val="24"/>
              </w:rPr>
              <w:t>v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</w:t>
            </w:r>
            <w:r>
              <w:rPr>
                <w:rFonts w:ascii="Times New Roman" w:eastAsia="Times New Roman" w:hAnsi="Times New Roman" w:cs="Times New Roman"/>
                <w:spacing w:val="1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pacing w:val="17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>c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bo</w:t>
            </w:r>
            <w:r>
              <w:rPr>
                <w:rFonts w:ascii="Times New Roman" w:eastAsia="Times New Roman" w:hAnsi="Times New Roman" w:cs="Times New Roman"/>
                <w:spacing w:val="1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la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</w:t>
            </w:r>
            <w:r>
              <w:rPr>
                <w:rFonts w:ascii="Times New Roman" w:eastAsia="Times New Roman" w:hAnsi="Times New Roman" w:cs="Times New Roman"/>
                <w:spacing w:val="14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ú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>l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ti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>m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</w:t>
            </w:r>
            <w:r>
              <w:rPr>
                <w:rFonts w:ascii="Times New Roman" w:eastAsia="Times New Roman" w:hAnsi="Times New Roman" w:cs="Times New Roman"/>
                <w:spacing w:val="14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cci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</w:t>
            </w:r>
            <w:r>
              <w:rPr>
                <w:rFonts w:ascii="Times New Roman" w:eastAsia="Times New Roman" w:hAnsi="Times New Roman" w:cs="Times New Roman"/>
                <w:spacing w:val="-4"/>
                <w:sz w:val="24"/>
                <w:szCs w:val="24"/>
              </w:rPr>
              <w:t>n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</w:t>
            </w:r>
            <w:r>
              <w:rPr>
                <w:rFonts w:ascii="Times New Roman" w:eastAsia="Times New Roman" w:hAnsi="Times New Roman" w:cs="Times New Roman"/>
                <w:spacing w:val="14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de</w:t>
            </w:r>
            <w:r>
              <w:rPr>
                <w:rFonts w:ascii="Times New Roman" w:eastAsia="Times New Roman" w:hAnsi="Times New Roman" w:cs="Times New Roman"/>
                <w:spacing w:val="13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>i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te</w:t>
            </w:r>
            <w:r>
              <w:rPr>
                <w:rFonts w:ascii="Times New Roman" w:eastAsia="Times New Roman" w:hAnsi="Times New Roman" w:cs="Times New Roman"/>
                <w:spacing w:val="-4"/>
                <w:sz w:val="24"/>
                <w:szCs w:val="24"/>
              </w:rPr>
              <w:t>g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aci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ón</w:t>
            </w:r>
            <w:r>
              <w:rPr>
                <w:rFonts w:ascii="Times New Roman" w:eastAsia="Times New Roman" w:hAnsi="Times New Roman" w:cs="Times New Roman"/>
                <w:spacing w:val="16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4"/>
                <w:sz w:val="24"/>
                <w:szCs w:val="24"/>
              </w:rPr>
              <w:t>p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ra</w:t>
            </w:r>
            <w:r>
              <w:rPr>
                <w:rFonts w:ascii="Times New Roman" w:eastAsia="Times New Roman" w:hAnsi="Times New Roman" w:cs="Times New Roman"/>
                <w:spacing w:val="13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s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4"/>
                <w:sz w:val="24"/>
                <w:szCs w:val="24"/>
              </w:rPr>
              <w:t>g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ur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spacing w:val="16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que</w:t>
            </w:r>
            <w:r>
              <w:rPr>
                <w:rFonts w:ascii="Times New Roman" w:eastAsia="Times New Roman" w:hAnsi="Times New Roman" w:cs="Times New Roman"/>
                <w:spacing w:val="13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</w:t>
            </w:r>
          </w:p>
          <w:p w14:paraId="0B349F68" w14:textId="77777777" w:rsidR="00BE5A93" w:rsidRDefault="00BE5A93">
            <w:pPr>
              <w:spacing w:before="16" w:after="0" w:line="260" w:lineRule="exact"/>
              <w:rPr>
                <w:sz w:val="26"/>
                <w:szCs w:val="26"/>
              </w:rPr>
            </w:pPr>
          </w:p>
          <w:p w14:paraId="7CD421D5" w14:textId="77777777" w:rsidR="00BE5A93" w:rsidRDefault="00F700C7">
            <w:pPr>
              <w:spacing w:after="0" w:line="240" w:lineRule="auto"/>
              <w:ind w:left="111" w:right="3136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s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s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tem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 xml:space="preserve"> c</w:t>
            </w:r>
            <w:r>
              <w:rPr>
                <w:rFonts w:ascii="Times New Roman" w:eastAsia="Times New Roman" w:hAnsi="Times New Roman" w:cs="Times New Roman"/>
                <w:spacing w:val="-4"/>
                <w:sz w:val="24"/>
                <w:szCs w:val="24"/>
              </w:rPr>
              <w:t>o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m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l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t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 fun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ci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</w:t>
            </w:r>
            <w:r>
              <w:rPr>
                <w:rFonts w:ascii="Times New Roman" w:eastAsia="Times New Roman" w:hAnsi="Times New Roman" w:cs="Times New Roman"/>
                <w:spacing w:val="-4"/>
                <w:sz w:val="24"/>
                <w:szCs w:val="24"/>
              </w:rPr>
              <w:t>n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 xml:space="preserve"> c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or</w:t>
            </w:r>
            <w:r>
              <w:rPr>
                <w:rFonts w:ascii="Times New Roman" w:eastAsia="Times New Roman" w:hAnsi="Times New Roman" w:cs="Times New Roman"/>
                <w:spacing w:val="-4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ec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>t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ame</w:t>
            </w:r>
            <w:r>
              <w:rPr>
                <w:rFonts w:ascii="Times New Roman" w:eastAsia="Times New Roman" w:hAnsi="Times New Roman" w:cs="Times New Roman"/>
                <w:spacing w:val="-4"/>
                <w:sz w:val="24"/>
                <w:szCs w:val="24"/>
              </w:rPr>
              <w:t>n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te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  <w:p w14:paraId="7122EC66" w14:textId="77777777" w:rsidR="00BE5A93" w:rsidRDefault="00BE5A93">
            <w:pPr>
              <w:spacing w:after="0" w:line="200" w:lineRule="exact"/>
              <w:rPr>
                <w:sz w:val="20"/>
                <w:szCs w:val="20"/>
              </w:rPr>
            </w:pPr>
          </w:p>
          <w:p w14:paraId="63D4075A" w14:textId="77777777" w:rsidR="00BE5A93" w:rsidRDefault="00BE5A93">
            <w:pPr>
              <w:spacing w:before="16" w:after="0" w:line="260" w:lineRule="exact"/>
              <w:rPr>
                <w:sz w:val="26"/>
                <w:szCs w:val="26"/>
              </w:rPr>
            </w:pPr>
          </w:p>
          <w:p w14:paraId="582B031A" w14:textId="77777777" w:rsidR="00BE5A93" w:rsidRDefault="00F700C7">
            <w:pPr>
              <w:spacing w:after="0"/>
              <w:ind w:left="111" w:right="48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n  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s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t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f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s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 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l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os</w:t>
            </w:r>
            <w:r>
              <w:rPr>
                <w:rFonts w:ascii="Times New Roman" w:eastAsia="Times New Roman" w:hAnsi="Times New Roman" w:cs="Times New Roman"/>
                <w:spacing w:val="58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s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rr</w:t>
            </w:r>
            <w:r>
              <w:rPr>
                <w:rFonts w:ascii="Times New Roman" w:eastAsia="Times New Roman" w:hAnsi="Times New Roman" w:cs="Times New Roman"/>
                <w:spacing w:val="-4"/>
                <w:sz w:val="24"/>
                <w:szCs w:val="24"/>
              </w:rPr>
              <w:t>o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lla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</w:t>
            </w:r>
            <w:r>
              <w:rPr>
                <w:rFonts w:ascii="Times New Roman" w:eastAsia="Times New Roman" w:hAnsi="Times New Roman" w:cs="Times New Roman"/>
                <w:spacing w:val="-4"/>
                <w:sz w:val="24"/>
                <w:szCs w:val="24"/>
              </w:rPr>
              <w:t>o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</w:t>
            </w:r>
            <w:r>
              <w:rPr>
                <w:rFonts w:ascii="Times New Roman" w:eastAsia="Times New Roman" w:hAnsi="Times New Roman" w:cs="Times New Roman"/>
                <w:spacing w:val="58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li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>za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á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n  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ta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</w:t>
            </w:r>
            <w:r>
              <w:rPr>
                <w:rFonts w:ascii="Times New Roman" w:eastAsia="Times New Roman" w:hAnsi="Times New Roman" w:cs="Times New Roman"/>
                <w:spacing w:val="58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s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imi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>l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</w:t>
            </w:r>
            <w:r>
              <w:rPr>
                <w:rFonts w:ascii="Times New Roman" w:eastAsia="Times New Roman" w:hAnsi="Times New Roman" w:cs="Times New Roman"/>
                <w:spacing w:val="58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a 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>l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</w:t>
            </w:r>
            <w:r>
              <w:rPr>
                <w:rFonts w:ascii="Times New Roman" w:eastAsia="Times New Roman" w:hAnsi="Times New Roman" w:cs="Times New Roman"/>
                <w:spacing w:val="58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que d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ía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 d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s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rro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>l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la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r 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n 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l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pacing w:val="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4"/>
                <w:sz w:val="24"/>
                <w:szCs w:val="24"/>
              </w:rPr>
              <w:t>f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s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pacing w:val="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4"/>
                <w:sz w:val="24"/>
                <w:szCs w:val="24"/>
              </w:rPr>
              <w:t>d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pacing w:val="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6"/>
                <w:sz w:val="24"/>
                <w:szCs w:val="24"/>
              </w:rPr>
              <w:t>"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produ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cc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>i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ón</w:t>
            </w:r>
            <w:r>
              <w:rPr>
                <w:rFonts w:ascii="Times New Roman" w:eastAsia="Times New Roman" w:hAnsi="Times New Roman" w:cs="Times New Roman"/>
                <w:spacing w:val="-6"/>
                <w:sz w:val="24"/>
                <w:szCs w:val="24"/>
              </w:rPr>
              <w:t>"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,</w:t>
            </w:r>
            <w:r>
              <w:rPr>
                <w:rFonts w:ascii="Times New Roman" w:eastAsia="Times New Roman" w:hAnsi="Times New Roman" w:cs="Times New Roman"/>
                <w:spacing w:val="4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unque</w:t>
            </w:r>
            <w:r>
              <w:rPr>
                <w:rFonts w:ascii="Times New Roman" w:eastAsia="Times New Roman" w:hAnsi="Times New Roman" w:cs="Times New Roman"/>
                <w:spacing w:val="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</w:t>
            </w:r>
            <w:r>
              <w:rPr>
                <w:rFonts w:ascii="Times New Roman" w:eastAsia="Times New Roman" w:hAnsi="Times New Roman" w:cs="Times New Roman"/>
                <w:spacing w:val="4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s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>t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pacing w:val="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>c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s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</w:t>
            </w:r>
            <w:r>
              <w:rPr>
                <w:rFonts w:ascii="Times New Roman" w:eastAsia="Times New Roman" w:hAnsi="Times New Roman" w:cs="Times New Roman"/>
                <w:spacing w:val="4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2"/>
                <w:sz w:val="24"/>
                <w:szCs w:val="24"/>
              </w:rPr>
              <w:t>t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odo 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l 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s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fu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z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o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s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i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4"/>
                <w:sz w:val="24"/>
                <w:szCs w:val="24"/>
              </w:rPr>
              <w:t>g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 xml:space="preserve"> l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 xml:space="preserve"> i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te</w:t>
            </w:r>
            <w:r>
              <w:rPr>
                <w:rFonts w:ascii="Times New Roman" w:eastAsia="Times New Roman" w:hAnsi="Times New Roman" w:cs="Times New Roman"/>
                <w:spacing w:val="-4"/>
                <w:sz w:val="24"/>
                <w:szCs w:val="24"/>
              </w:rPr>
              <w:t>g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aci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ón d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s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i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>s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tema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. </w:t>
            </w:r>
            <w:r>
              <w:rPr>
                <w:rFonts w:ascii="Times New Roman" w:eastAsia="Times New Roman" w:hAnsi="Times New Roman" w:cs="Times New Roman"/>
                <w:spacing w:val="-5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ici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on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>l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me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>t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s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pu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de 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c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on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s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i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r 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</w:t>
            </w:r>
            <w:r>
              <w:rPr>
                <w:rFonts w:ascii="Times New Roman" w:eastAsia="Times New Roman" w:hAnsi="Times New Roman" w:cs="Times New Roman"/>
                <w:spacing w:val="-4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s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t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4"/>
                <w:sz w:val="24"/>
                <w:szCs w:val="24"/>
              </w:rPr>
              <w:t>f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s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 xml:space="preserve"> l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prod</w:t>
            </w:r>
            <w:r>
              <w:rPr>
                <w:rFonts w:ascii="Times New Roman" w:eastAsia="Times New Roman" w:hAnsi="Times New Roman" w:cs="Times New Roman"/>
                <w:spacing w:val="-4"/>
                <w:sz w:val="24"/>
                <w:szCs w:val="24"/>
              </w:rPr>
              <w:t>u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cci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ón </w:t>
            </w:r>
            <w:r>
              <w:rPr>
                <w:rFonts w:ascii="Times New Roman" w:eastAsia="Times New Roman" w:hAnsi="Times New Roman" w:cs="Times New Roman"/>
                <w:spacing w:val="-4"/>
                <w:sz w:val="24"/>
                <w:szCs w:val="24"/>
              </w:rPr>
              <w:t>d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4"/>
                <w:sz w:val="24"/>
                <w:szCs w:val="24"/>
              </w:rPr>
              <w:t>d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c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me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>t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aci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ón.</w:t>
            </w:r>
          </w:p>
          <w:p w14:paraId="0522DC82" w14:textId="77777777" w:rsidR="00BE5A93" w:rsidRDefault="00BE5A93">
            <w:pPr>
              <w:spacing w:before="11" w:after="0" w:line="200" w:lineRule="exact"/>
              <w:rPr>
                <w:sz w:val="20"/>
                <w:szCs w:val="20"/>
              </w:rPr>
            </w:pPr>
          </w:p>
          <w:p w14:paraId="25721576" w14:textId="77777777" w:rsidR="00BE5A93" w:rsidRDefault="00F700C7">
            <w:pPr>
              <w:spacing w:after="0"/>
              <w:ind w:left="111" w:right="59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7"/>
                <w:sz w:val="24"/>
                <w:szCs w:val="24"/>
              </w:rPr>
              <w:t>L</w:t>
            </w:r>
            <w:r>
              <w:rPr>
                <w:rFonts w:ascii="Times New Roman" w:eastAsia="Times New Roman" w:hAnsi="Times New Roman" w:cs="Times New Roman"/>
                <w:spacing w:val="4"/>
                <w:sz w:val="24"/>
                <w:szCs w:val="24"/>
              </w:rPr>
              <w:t>o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s 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t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4"/>
                <w:sz w:val="24"/>
                <w:szCs w:val="24"/>
              </w:rPr>
              <w:t>g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le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 de</w:t>
            </w:r>
            <w:r>
              <w:rPr>
                <w:rFonts w:ascii="Times New Roman" w:eastAsia="Times New Roman" w:hAnsi="Times New Roman" w:cs="Times New Roman"/>
                <w:spacing w:val="3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s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t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pacing w:val="3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>t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pa</w:t>
            </w:r>
            <w:r>
              <w:rPr>
                <w:rFonts w:ascii="Times New Roman" w:eastAsia="Times New Roman" w:hAnsi="Times New Roman" w:cs="Times New Roman"/>
                <w:spacing w:val="3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s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on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una</w:t>
            </w:r>
            <w:r>
              <w:rPr>
                <w:rFonts w:ascii="Times New Roman" w:eastAsia="Times New Roman" w:hAnsi="Times New Roman" w:cs="Times New Roman"/>
                <w:spacing w:val="3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4"/>
                <w:sz w:val="24"/>
                <w:szCs w:val="24"/>
              </w:rPr>
              <w:t>v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s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i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ón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s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ta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>l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pacing w:val="3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</w:t>
            </w:r>
            <w:r>
              <w:rPr>
                <w:rFonts w:ascii="Times New Roman" w:eastAsia="Times New Roman" w:hAnsi="Times New Roman" w:cs="Times New Roman"/>
                <w:spacing w:val="3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prod</w:t>
            </w:r>
            <w:r>
              <w:rPr>
                <w:rFonts w:ascii="Times New Roman" w:eastAsia="Times New Roman" w:hAnsi="Times New Roman" w:cs="Times New Roman"/>
                <w:spacing w:val="-4"/>
                <w:sz w:val="24"/>
                <w:szCs w:val="24"/>
              </w:rPr>
              <w:t>u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ct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j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</w:t>
            </w:r>
            <w:r>
              <w:rPr>
                <w:rFonts w:ascii="Times New Roman" w:eastAsia="Times New Roman" w:hAnsi="Times New Roman" w:cs="Times New Roman"/>
                <w:spacing w:val="-4"/>
                <w:sz w:val="24"/>
                <w:szCs w:val="24"/>
              </w:rPr>
              <w:t>n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t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a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s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 do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c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me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ci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ón 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>t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éc</w:t>
            </w:r>
            <w:r>
              <w:rPr>
                <w:rFonts w:ascii="Times New Roman" w:eastAsia="Times New Roman" w:hAnsi="Times New Roman" w:cs="Times New Roman"/>
                <w:spacing w:val="-4"/>
                <w:sz w:val="24"/>
                <w:szCs w:val="24"/>
              </w:rPr>
              <w:t>n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ica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BE5A93" w14:paraId="25E157CF" w14:textId="77777777">
        <w:trPr>
          <w:trHeight w:hRule="exact" w:val="5380"/>
        </w:trPr>
        <w:tc>
          <w:tcPr>
            <w:tcW w:w="2245" w:type="dxa"/>
            <w:tcBorders>
              <w:top w:val="single" w:sz="5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432D73DB" w14:textId="77777777" w:rsidR="00BE5A93" w:rsidRDefault="00F700C7">
            <w:pPr>
              <w:spacing w:after="0" w:line="267" w:lineRule="exact"/>
              <w:ind w:left="115" w:right="-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P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ru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</w:t>
            </w:r>
            <w:r>
              <w:rPr>
                <w:rFonts w:ascii="Times New Roman" w:eastAsia="Times New Roman" w:hAnsi="Times New Roman" w:cs="Times New Roman"/>
                <w:spacing w:val="3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s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s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te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>m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</w:t>
            </w:r>
          </w:p>
          <w:p w14:paraId="41C272EC" w14:textId="77777777" w:rsidR="00BE5A93" w:rsidRDefault="00BE5A93">
            <w:pPr>
              <w:spacing w:before="16" w:after="0" w:line="260" w:lineRule="exact"/>
              <w:rPr>
                <w:sz w:val="26"/>
                <w:szCs w:val="26"/>
              </w:rPr>
            </w:pPr>
          </w:p>
          <w:p w14:paraId="5BBFA3D2" w14:textId="77777777" w:rsidR="00BE5A93" w:rsidRDefault="00F700C7">
            <w:pPr>
              <w:spacing w:after="0" w:line="240" w:lineRule="auto"/>
              <w:ind w:left="115" w:right="-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y</w:t>
            </w:r>
            <w:r>
              <w:rPr>
                <w:rFonts w:ascii="Times New Roman" w:eastAsia="Times New Roman" w:hAnsi="Times New Roman" w:cs="Times New Roman"/>
                <w:spacing w:val="-4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c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orr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ecci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on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</w:t>
            </w:r>
          </w:p>
        </w:tc>
        <w:tc>
          <w:tcPr>
            <w:tcW w:w="7363" w:type="dxa"/>
            <w:tcBorders>
              <w:top w:val="single" w:sz="5" w:space="0" w:color="000000"/>
              <w:left w:val="single" w:sz="4" w:space="0" w:color="000000"/>
              <w:bottom w:val="single" w:sz="3" w:space="0" w:color="000000"/>
              <w:right w:val="single" w:sz="4" w:space="0" w:color="000000"/>
            </w:tcBorders>
          </w:tcPr>
          <w:p w14:paraId="61FC9231" w14:textId="77777777" w:rsidR="00BE5A93" w:rsidRDefault="00F700C7">
            <w:pPr>
              <w:spacing w:after="0" w:line="267" w:lineRule="exact"/>
              <w:ind w:left="111" w:right="64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É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s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t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pacing w:val="53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f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s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pacing w:val="53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tie</w:t>
            </w:r>
            <w:r>
              <w:rPr>
                <w:rFonts w:ascii="Times New Roman" w:eastAsia="Times New Roman" w:hAnsi="Times New Roman" w:cs="Times New Roman"/>
                <w:spacing w:val="-4"/>
                <w:sz w:val="24"/>
                <w:szCs w:val="24"/>
              </w:rPr>
              <w:t>n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pacing w:val="53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c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m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</w:t>
            </w:r>
            <w:r>
              <w:rPr>
                <w:rFonts w:ascii="Times New Roman" w:eastAsia="Times New Roman" w:hAnsi="Times New Roman" w:cs="Times New Roman"/>
                <w:spacing w:val="5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m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t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pacing w:val="53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l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pacing w:val="53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s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pon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i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>il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i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</w:t>
            </w:r>
            <w:r>
              <w:rPr>
                <w:rFonts w:ascii="Times New Roman" w:eastAsia="Times New Roman" w:hAnsi="Times New Roman" w:cs="Times New Roman"/>
                <w:spacing w:val="5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de</w:t>
            </w:r>
            <w:r>
              <w:rPr>
                <w:rFonts w:ascii="Times New Roman" w:eastAsia="Times New Roman" w:hAnsi="Times New Roman" w:cs="Times New Roman"/>
                <w:spacing w:val="53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una</w:t>
            </w:r>
            <w:r>
              <w:rPr>
                <w:rFonts w:ascii="Times New Roman" w:eastAsia="Times New Roman" w:hAnsi="Times New Roman" w:cs="Times New Roman"/>
                <w:spacing w:val="53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4"/>
                <w:sz w:val="24"/>
                <w:szCs w:val="24"/>
              </w:rPr>
              <w:t>v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s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i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ón</w:t>
            </w:r>
            <w:r>
              <w:rPr>
                <w:rFonts w:ascii="Times New Roman" w:eastAsia="Times New Roman" w:hAnsi="Times New Roman" w:cs="Times New Roman"/>
                <w:spacing w:val="5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s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ta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l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pacing w:val="57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y</w:t>
            </w:r>
          </w:p>
          <w:p w14:paraId="31815903" w14:textId="77777777" w:rsidR="00BE5A93" w:rsidRDefault="00BE5A93">
            <w:pPr>
              <w:spacing w:before="16" w:after="0" w:line="260" w:lineRule="exact"/>
              <w:rPr>
                <w:sz w:val="26"/>
                <w:szCs w:val="26"/>
              </w:rPr>
            </w:pPr>
          </w:p>
          <w:p w14:paraId="4A40A18E" w14:textId="77777777" w:rsidR="00BE5A93" w:rsidRDefault="00F700C7">
            <w:pPr>
              <w:spacing w:after="0"/>
              <w:ind w:left="111" w:right="58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le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>m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t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fun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ci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</w:t>
            </w:r>
            <w:r>
              <w:rPr>
                <w:rFonts w:ascii="Times New Roman" w:eastAsia="Times New Roman" w:hAnsi="Times New Roman" w:cs="Times New Roman"/>
                <w:spacing w:val="-4"/>
                <w:sz w:val="24"/>
                <w:szCs w:val="24"/>
              </w:rPr>
              <w:t>n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</w:t>
            </w:r>
            <w:r>
              <w:rPr>
                <w:rFonts w:ascii="Times New Roman" w:eastAsia="Times New Roman" w:hAnsi="Times New Roman" w:cs="Times New Roman"/>
                <w:spacing w:val="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</w:t>
            </w:r>
            <w:r>
              <w:rPr>
                <w:rFonts w:ascii="Times New Roman" w:eastAsia="Times New Roman" w:hAnsi="Times New Roman" w:cs="Times New Roman"/>
                <w:spacing w:val="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s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s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te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>m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spacing w:val="4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pr</w:t>
            </w:r>
            <w:r>
              <w:rPr>
                <w:rFonts w:ascii="Times New Roman" w:eastAsia="Times New Roman" w:hAnsi="Times New Roman" w:cs="Times New Roman"/>
                <w:spacing w:val="-4"/>
                <w:sz w:val="24"/>
                <w:szCs w:val="24"/>
              </w:rPr>
              <w:t>o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du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ct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</w:t>
            </w:r>
            <w:r>
              <w:rPr>
                <w:rFonts w:ascii="Times New Roman" w:eastAsia="Times New Roman" w:hAnsi="Times New Roman" w:cs="Times New Roman"/>
                <w:spacing w:val="4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te</w:t>
            </w:r>
            <w:r>
              <w:rPr>
                <w:rFonts w:ascii="Times New Roman" w:eastAsia="Times New Roman" w:hAnsi="Times New Roman" w:cs="Times New Roman"/>
                <w:spacing w:val="-4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mi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do e</w:t>
            </w:r>
            <w:r>
              <w:rPr>
                <w:rFonts w:ascii="Times New Roman" w:eastAsia="Times New Roman" w:hAnsi="Times New Roman" w:cs="Times New Roman"/>
                <w:spacing w:val="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4"/>
                <w:sz w:val="24"/>
                <w:szCs w:val="24"/>
              </w:rPr>
              <w:t>n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te</w:t>
            </w:r>
            <w:r>
              <w:rPr>
                <w:rFonts w:ascii="Times New Roman" w:eastAsia="Times New Roman" w:hAnsi="Times New Roman" w:cs="Times New Roman"/>
                <w:spacing w:val="-4"/>
                <w:sz w:val="24"/>
                <w:szCs w:val="24"/>
              </w:rPr>
              <w:t>g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do</w:t>
            </w:r>
            <w:r>
              <w:rPr>
                <w:rFonts w:ascii="Times New Roman" w:eastAsia="Times New Roman" w:hAnsi="Times New Roman" w:cs="Times New Roman"/>
                <w:spacing w:val="4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s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 pru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ba</w:t>
            </w:r>
            <w:r>
              <w:rPr>
                <w:rFonts w:ascii="Times New Roman" w:eastAsia="Times New Roman" w:hAnsi="Times New Roman" w:cs="Times New Roman"/>
                <w:spacing w:val="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c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on</w:t>
            </w:r>
            <w:r>
              <w:rPr>
                <w:rFonts w:ascii="Times New Roman" w:eastAsia="Times New Roman" w:hAnsi="Times New Roman" w:cs="Times New Roman"/>
                <w:spacing w:val="4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l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os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qu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s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it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os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de</w:t>
            </w:r>
            <w:r>
              <w:rPr>
                <w:rFonts w:ascii="Times New Roman" w:eastAsia="Times New Roman" w:hAnsi="Times New Roman" w:cs="Times New Roman"/>
                <w:spacing w:val="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c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>l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ie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>t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pacing w:val="9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y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s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pacing w:val="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elimi</w:t>
            </w:r>
            <w:r>
              <w:rPr>
                <w:rFonts w:ascii="Times New Roman" w:eastAsia="Times New Roman" w:hAnsi="Times New Roman" w:cs="Times New Roman"/>
                <w:spacing w:val="-4"/>
                <w:sz w:val="24"/>
                <w:szCs w:val="24"/>
              </w:rPr>
              <w:t>n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</w:t>
            </w:r>
            <w:r>
              <w:rPr>
                <w:rFonts w:ascii="Times New Roman" w:eastAsia="Times New Roman" w:hAnsi="Times New Roman" w:cs="Times New Roman"/>
                <w:spacing w:val="4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t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odos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l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os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f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ect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os 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c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on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t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do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s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  <w:p w14:paraId="2C8299C8" w14:textId="77777777" w:rsidR="00BE5A93" w:rsidRDefault="00BE5A93">
            <w:pPr>
              <w:spacing w:before="10" w:after="0" w:line="200" w:lineRule="exact"/>
              <w:rPr>
                <w:sz w:val="20"/>
                <w:szCs w:val="20"/>
              </w:rPr>
            </w:pPr>
          </w:p>
          <w:p w14:paraId="2952554A" w14:textId="77777777" w:rsidR="00BE5A93" w:rsidRDefault="00F700C7">
            <w:pPr>
              <w:spacing w:after="0"/>
              <w:ind w:left="111" w:right="55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S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pacing w:val="9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be</w:t>
            </w:r>
            <w:r>
              <w:rPr>
                <w:rFonts w:ascii="Times New Roman" w:eastAsia="Times New Roman" w:hAnsi="Times New Roman" w:cs="Times New Roman"/>
                <w:spacing w:val="9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h</w:t>
            </w:r>
            <w:r>
              <w:rPr>
                <w:rFonts w:ascii="Times New Roman" w:eastAsia="Times New Roman" w:hAnsi="Times New Roman" w:cs="Times New Roman"/>
                <w:spacing w:val="3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>c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spacing w:val="8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pru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4"/>
                <w:sz w:val="24"/>
                <w:szCs w:val="24"/>
              </w:rPr>
              <w:t>b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</w:t>
            </w:r>
            <w:r>
              <w:rPr>
                <w:rFonts w:ascii="Times New Roman" w:eastAsia="Times New Roman" w:hAnsi="Times New Roman" w:cs="Times New Roman"/>
                <w:spacing w:val="6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de</w:t>
            </w:r>
            <w:r>
              <w:rPr>
                <w:rFonts w:ascii="Times New Roman" w:eastAsia="Times New Roman" w:hAnsi="Times New Roman" w:cs="Times New Roman"/>
                <w:spacing w:val="9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4"/>
                <w:sz w:val="24"/>
                <w:szCs w:val="24"/>
              </w:rPr>
              <w:t>v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s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ali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>z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aci</w:t>
            </w:r>
            <w:r>
              <w:rPr>
                <w:rFonts w:ascii="Times New Roman" w:eastAsia="Times New Roman" w:hAnsi="Times New Roman" w:cs="Times New Roman"/>
                <w:spacing w:val="-4"/>
                <w:sz w:val="24"/>
                <w:szCs w:val="24"/>
              </w:rPr>
              <w:t>ó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</w:t>
            </w:r>
            <w:r>
              <w:rPr>
                <w:rFonts w:ascii="Times New Roman" w:eastAsia="Times New Roman" w:hAnsi="Times New Roman" w:cs="Times New Roman"/>
                <w:spacing w:val="1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y r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nd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imie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t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</w:t>
            </w:r>
            <w:r>
              <w:rPr>
                <w:rFonts w:ascii="Times New Roman" w:eastAsia="Times New Roman" w:hAnsi="Times New Roman" w:cs="Times New Roman"/>
                <w:spacing w:val="8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</w:t>
            </w:r>
            <w:r>
              <w:rPr>
                <w:rFonts w:ascii="Times New Roman" w:eastAsia="Times New Roman" w:hAnsi="Times New Roman" w:cs="Times New Roman"/>
                <w:spacing w:val="8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4"/>
                <w:sz w:val="24"/>
                <w:szCs w:val="24"/>
              </w:rPr>
              <w:t>d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i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f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4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te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 d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s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po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s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iti</w:t>
            </w:r>
            <w:r>
              <w:rPr>
                <w:rFonts w:ascii="Times New Roman" w:eastAsia="Times New Roman" w:hAnsi="Times New Roman" w:cs="Times New Roman"/>
                <w:spacing w:val="-4"/>
                <w:sz w:val="24"/>
                <w:szCs w:val="24"/>
              </w:rPr>
              <w:t>v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os</w:t>
            </w:r>
            <w:r>
              <w:rPr>
                <w:rFonts w:ascii="Times New Roman" w:eastAsia="Times New Roman" w:hAnsi="Times New Roman" w:cs="Times New Roman"/>
                <w:spacing w:val="6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m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ó</w:t>
            </w:r>
            <w:r>
              <w:rPr>
                <w:rFonts w:ascii="Times New Roman" w:eastAsia="Times New Roman" w:hAnsi="Times New Roman" w:cs="Times New Roman"/>
                <w:spacing w:val="-4"/>
                <w:sz w:val="24"/>
                <w:szCs w:val="24"/>
              </w:rPr>
              <w:t>v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ile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</w:t>
            </w:r>
            <w:r>
              <w:rPr>
                <w:rFonts w:ascii="Times New Roman" w:eastAsia="Times New Roman" w:hAnsi="Times New Roman" w:cs="Times New Roman"/>
                <w:spacing w:val="6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ta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t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</w:t>
            </w:r>
            <w:r>
              <w:rPr>
                <w:rFonts w:ascii="Times New Roman" w:eastAsia="Times New Roman" w:hAnsi="Times New Roman" w:cs="Times New Roman"/>
                <w:spacing w:val="8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ra</w:t>
            </w:r>
            <w:r>
              <w:rPr>
                <w:rFonts w:ascii="Times New Roman" w:eastAsia="Times New Roman" w:hAnsi="Times New Roman" w:cs="Times New Roman"/>
                <w:spacing w:val="9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5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ndro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i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</w:t>
            </w:r>
            <w:r>
              <w:rPr>
                <w:rFonts w:ascii="Times New Roman" w:eastAsia="Times New Roman" w:hAnsi="Times New Roman" w:cs="Times New Roman"/>
                <w:spacing w:val="8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c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m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</w:t>
            </w:r>
            <w:r>
              <w:rPr>
                <w:rFonts w:ascii="Times New Roman" w:eastAsia="Times New Roman" w:hAnsi="Times New Roman" w:cs="Times New Roman"/>
                <w:spacing w:val="8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ra</w:t>
            </w:r>
            <w:r>
              <w:rPr>
                <w:rFonts w:ascii="Times New Roman" w:eastAsia="Times New Roman" w:hAnsi="Times New Roman" w:cs="Times New Roman"/>
                <w:spacing w:val="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OS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,</w:t>
            </w:r>
            <w:r>
              <w:rPr>
                <w:rFonts w:ascii="Times New Roman" w:eastAsia="Times New Roman" w:hAnsi="Times New Roman" w:cs="Times New Roman"/>
                <w:spacing w:val="1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y h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ace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spacing w:val="8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la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 ú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lti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>m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c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orr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>c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ci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</w:t>
            </w:r>
            <w:r>
              <w:rPr>
                <w:rFonts w:ascii="Times New Roman" w:eastAsia="Times New Roman" w:hAnsi="Times New Roman" w:cs="Times New Roman"/>
                <w:spacing w:val="-4"/>
                <w:sz w:val="24"/>
                <w:szCs w:val="24"/>
              </w:rPr>
              <w:t>n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n 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ca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s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 de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bu</w:t>
            </w:r>
            <w:r>
              <w:rPr>
                <w:rFonts w:ascii="Times New Roman" w:eastAsia="Times New Roman" w:hAnsi="Times New Roman" w:cs="Times New Roman"/>
                <w:spacing w:val="-4"/>
                <w:sz w:val="24"/>
                <w:szCs w:val="24"/>
              </w:rPr>
              <w:t>g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s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  <w:p w14:paraId="569EC43C" w14:textId="77777777" w:rsidR="00BE5A93" w:rsidRDefault="00BE5A93">
            <w:pPr>
              <w:spacing w:before="10" w:after="0" w:line="200" w:lineRule="exact"/>
              <w:rPr>
                <w:sz w:val="20"/>
                <w:szCs w:val="20"/>
              </w:rPr>
            </w:pPr>
          </w:p>
          <w:p w14:paraId="23DB0F29" w14:textId="77777777" w:rsidR="00BE5A93" w:rsidRDefault="00F700C7">
            <w:pPr>
              <w:spacing w:after="0"/>
              <w:ind w:left="111" w:right="54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7"/>
                <w:sz w:val="24"/>
                <w:szCs w:val="24"/>
              </w:rPr>
              <w:t>L</w:t>
            </w:r>
            <w:r>
              <w:rPr>
                <w:rFonts w:ascii="Times New Roman" w:eastAsia="Times New Roman" w:hAnsi="Times New Roman" w:cs="Times New Roman"/>
                <w:spacing w:val="4"/>
                <w:sz w:val="24"/>
                <w:szCs w:val="24"/>
              </w:rPr>
              <w:t>o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 xml:space="preserve"> 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t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4"/>
                <w:sz w:val="24"/>
                <w:szCs w:val="24"/>
              </w:rPr>
              <w:t>g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le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de</w:t>
            </w:r>
            <w:r>
              <w:rPr>
                <w:rFonts w:ascii="Times New Roman" w:eastAsia="Times New Roman" w:hAnsi="Times New Roman" w:cs="Times New Roman"/>
                <w:spacing w:val="4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s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t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a 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eta</w:t>
            </w:r>
            <w:r>
              <w:rPr>
                <w:rFonts w:ascii="Times New Roman" w:eastAsia="Times New Roman" w:hAnsi="Times New Roman" w:cs="Times New Roman"/>
                <w:spacing w:val="-4"/>
                <w:sz w:val="24"/>
                <w:szCs w:val="24"/>
              </w:rPr>
              <w:t>p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pacing w:val="4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s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on</w:t>
            </w:r>
            <w:r>
              <w:rPr>
                <w:rFonts w:ascii="Times New Roman" w:eastAsia="Times New Roman" w:hAnsi="Times New Roman" w:cs="Times New Roman"/>
                <w:spacing w:val="3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una</w:t>
            </w:r>
            <w:r>
              <w:rPr>
                <w:rFonts w:ascii="Times New Roman" w:eastAsia="Times New Roman" w:hAnsi="Times New Roman" w:cs="Times New Roman"/>
                <w:spacing w:val="4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5"/>
                <w:sz w:val="24"/>
                <w:szCs w:val="24"/>
              </w:rPr>
              <w:t>s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c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i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ci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ón</w:t>
            </w:r>
            <w:r>
              <w:rPr>
                <w:rFonts w:ascii="Times New Roman" w:eastAsia="Times New Roman" w:hAnsi="Times New Roman" w:cs="Times New Roman"/>
                <w:spacing w:val="3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4"/>
                <w:sz w:val="24"/>
                <w:szCs w:val="24"/>
              </w:rPr>
              <w:t>d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>t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al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>l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da</w:t>
            </w:r>
            <w:r>
              <w:rPr>
                <w:rFonts w:ascii="Times New Roman" w:eastAsia="Times New Roman" w:hAnsi="Times New Roman" w:cs="Times New Roman"/>
                <w:spacing w:val="4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de</w:t>
            </w:r>
            <w:r>
              <w:rPr>
                <w:rFonts w:ascii="Times New Roman" w:eastAsia="Times New Roman" w:hAnsi="Times New Roman" w:cs="Times New Roman"/>
                <w:spacing w:val="4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4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qu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s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it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os 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mí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im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os </w:t>
            </w:r>
            <w:r>
              <w:rPr>
                <w:rFonts w:ascii="Times New Roman" w:eastAsia="Times New Roman" w:hAnsi="Times New Roman" w:cs="Times New Roman"/>
                <w:spacing w:val="38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de </w:t>
            </w:r>
            <w:r>
              <w:rPr>
                <w:rFonts w:ascii="Times New Roman" w:eastAsia="Times New Roman" w:hAnsi="Times New Roman" w:cs="Times New Roman"/>
                <w:spacing w:val="37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h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rd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w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e/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s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of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w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re </w:t>
            </w:r>
            <w:r>
              <w:rPr>
                <w:rFonts w:ascii="Times New Roman" w:eastAsia="Times New Roman" w:hAnsi="Times New Roman" w:cs="Times New Roman"/>
                <w:spacing w:val="4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4"/>
                <w:sz w:val="24"/>
                <w:szCs w:val="24"/>
              </w:rPr>
              <w:t>b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aj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o </w:t>
            </w:r>
            <w:r>
              <w:rPr>
                <w:rFonts w:ascii="Times New Roman" w:eastAsia="Times New Roman" w:hAnsi="Times New Roman" w:cs="Times New Roman"/>
                <w:spacing w:val="40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l</w:t>
            </w:r>
            <w:r>
              <w:rPr>
                <w:rFonts w:ascii="Times New Roman" w:eastAsia="Times New Roman" w:hAnsi="Times New Roman" w:cs="Times New Roman"/>
                <w:spacing w:val="-4"/>
                <w:sz w:val="24"/>
                <w:szCs w:val="24"/>
              </w:rPr>
              <w:t>o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s </w:t>
            </w:r>
            <w:r>
              <w:rPr>
                <w:rFonts w:ascii="Times New Roman" w:eastAsia="Times New Roman" w:hAnsi="Times New Roman" w:cs="Times New Roman"/>
                <w:spacing w:val="38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c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ale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s </w:t>
            </w:r>
            <w:r>
              <w:rPr>
                <w:rFonts w:ascii="Times New Roman" w:eastAsia="Times New Roman" w:hAnsi="Times New Roman" w:cs="Times New Roman"/>
                <w:spacing w:val="38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>l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a </w:t>
            </w:r>
            <w:r>
              <w:rPr>
                <w:rFonts w:ascii="Times New Roman" w:eastAsia="Times New Roman" w:hAnsi="Times New Roman" w:cs="Times New Roman"/>
                <w:spacing w:val="4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>l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ic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ci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ón </w:t>
            </w:r>
            <w:r>
              <w:rPr>
                <w:rFonts w:ascii="Times New Roman" w:eastAsia="Times New Roman" w:hAnsi="Times New Roman" w:cs="Times New Roman"/>
                <w:spacing w:val="40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pod</w:t>
            </w:r>
            <w:r>
              <w:rPr>
                <w:rFonts w:ascii="Times New Roman" w:eastAsia="Times New Roman" w:hAnsi="Times New Roman" w:cs="Times New Roman"/>
                <w:spacing w:val="-4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á</w:t>
            </w:r>
          </w:p>
        </w:tc>
      </w:tr>
    </w:tbl>
    <w:p w14:paraId="50F277B7" w14:textId="77777777" w:rsidR="00BE5A93" w:rsidRDefault="00BE5A93">
      <w:pPr>
        <w:spacing w:after="0"/>
        <w:jc w:val="both"/>
        <w:sectPr w:rsidR="00BE5A93">
          <w:pgSz w:w="12240" w:h="15840"/>
          <w:pgMar w:top="1700" w:right="1300" w:bottom="280" w:left="1080" w:header="1483" w:footer="0" w:gutter="0"/>
          <w:cols w:space="720"/>
        </w:sectPr>
      </w:pPr>
    </w:p>
    <w:p w14:paraId="00E78751" w14:textId="77777777" w:rsidR="00BE5A93" w:rsidRDefault="00645533">
      <w:pPr>
        <w:spacing w:before="8" w:after="0" w:line="240" w:lineRule="exact"/>
        <w:rPr>
          <w:sz w:val="24"/>
          <w:szCs w:val="24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503314171" behindDoc="1" locked="0" layoutInCell="1" allowOverlap="1" wp14:anchorId="004176D2" wp14:editId="6A781168">
                <wp:simplePos x="0" y="0"/>
                <wp:positionH relativeFrom="page">
                  <wp:posOffset>744855</wp:posOffset>
                </wp:positionH>
                <wp:positionV relativeFrom="page">
                  <wp:posOffset>1254125</wp:posOffset>
                </wp:positionV>
                <wp:extent cx="6114415" cy="842645"/>
                <wp:effectExtent l="1905" t="6350" r="8255" b="8255"/>
                <wp:wrapNone/>
                <wp:docPr id="111" name="Group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14415" cy="842645"/>
                          <a:chOff x="1173" y="1975"/>
                          <a:chExt cx="9629" cy="1327"/>
                        </a:xfrm>
                      </wpg:grpSpPr>
                      <wpg:grpSp>
                        <wpg:cNvPr id="112" name="Group 79"/>
                        <wpg:cNvGrpSpPr>
                          <a:grpSpLocks/>
                        </wpg:cNvGrpSpPr>
                        <wpg:grpSpPr bwMode="auto">
                          <a:xfrm>
                            <a:off x="1180" y="1982"/>
                            <a:ext cx="9615" cy="2"/>
                            <a:chOff x="1180" y="1982"/>
                            <a:chExt cx="9615" cy="2"/>
                          </a:xfrm>
                        </wpg:grpSpPr>
                        <wps:wsp>
                          <wps:cNvPr id="113" name="Freeform 80"/>
                          <wps:cNvSpPr>
                            <a:spLocks/>
                          </wps:cNvSpPr>
                          <wps:spPr bwMode="auto">
                            <a:xfrm>
                              <a:off x="1180" y="1982"/>
                              <a:ext cx="9615" cy="2"/>
                            </a:xfrm>
                            <a:custGeom>
                              <a:avLst/>
                              <a:gdLst>
                                <a:gd name="T0" fmla="+- 0 1180 1180"/>
                                <a:gd name="T1" fmla="*/ T0 w 9615"/>
                                <a:gd name="T2" fmla="+- 0 10796 1180"/>
                                <a:gd name="T3" fmla="*/ T2 w 96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9615">
                                  <a:moveTo>
                                    <a:pt x="0" y="0"/>
                                  </a:moveTo>
                                  <a:lnTo>
                                    <a:pt x="9616" y="0"/>
                                  </a:lnTo>
                                </a:path>
                              </a:pathLst>
                            </a:custGeom>
                            <a:noFill/>
                            <a:ln w="889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14" name="Group 77"/>
                        <wpg:cNvGrpSpPr>
                          <a:grpSpLocks/>
                        </wpg:cNvGrpSpPr>
                        <wpg:grpSpPr bwMode="auto">
                          <a:xfrm>
                            <a:off x="1184" y="1988"/>
                            <a:ext cx="2" cy="1305"/>
                            <a:chOff x="1184" y="1988"/>
                            <a:chExt cx="2" cy="1305"/>
                          </a:xfrm>
                        </wpg:grpSpPr>
                        <wps:wsp>
                          <wps:cNvPr id="115" name="Freeform 78"/>
                          <wps:cNvSpPr>
                            <a:spLocks/>
                          </wps:cNvSpPr>
                          <wps:spPr bwMode="auto">
                            <a:xfrm>
                              <a:off x="1184" y="1988"/>
                              <a:ext cx="2" cy="1305"/>
                            </a:xfrm>
                            <a:custGeom>
                              <a:avLst/>
                              <a:gdLst>
                                <a:gd name="T0" fmla="+- 0 1988 1988"/>
                                <a:gd name="T1" fmla="*/ 1988 h 1305"/>
                                <a:gd name="T2" fmla="+- 0 3293 1988"/>
                                <a:gd name="T3" fmla="*/ 3293 h 1305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305">
                                  <a:moveTo>
                                    <a:pt x="0" y="0"/>
                                  </a:moveTo>
                                  <a:lnTo>
                                    <a:pt x="0" y="1305"/>
                                  </a:ln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16" name="Group 75"/>
                        <wpg:cNvGrpSpPr>
                          <a:grpSpLocks/>
                        </wpg:cNvGrpSpPr>
                        <wpg:grpSpPr bwMode="auto">
                          <a:xfrm>
                            <a:off x="1180" y="3297"/>
                            <a:ext cx="9615" cy="2"/>
                            <a:chOff x="1180" y="3297"/>
                            <a:chExt cx="9615" cy="2"/>
                          </a:xfrm>
                        </wpg:grpSpPr>
                        <wps:wsp>
                          <wps:cNvPr id="117" name="Freeform 76"/>
                          <wps:cNvSpPr>
                            <a:spLocks/>
                          </wps:cNvSpPr>
                          <wps:spPr bwMode="auto">
                            <a:xfrm>
                              <a:off x="1180" y="3297"/>
                              <a:ext cx="9615" cy="2"/>
                            </a:xfrm>
                            <a:custGeom>
                              <a:avLst/>
                              <a:gdLst>
                                <a:gd name="T0" fmla="+- 0 1180 1180"/>
                                <a:gd name="T1" fmla="*/ T0 w 9615"/>
                                <a:gd name="T2" fmla="+- 0 10796 1180"/>
                                <a:gd name="T3" fmla="*/ T2 w 9615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9615">
                                  <a:moveTo>
                                    <a:pt x="0" y="0"/>
                                  </a:moveTo>
                                  <a:lnTo>
                                    <a:pt x="9616" y="0"/>
                                  </a:ln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18" name="Group 73"/>
                        <wpg:cNvGrpSpPr>
                          <a:grpSpLocks/>
                        </wpg:cNvGrpSpPr>
                        <wpg:grpSpPr bwMode="auto">
                          <a:xfrm>
                            <a:off x="3429" y="1988"/>
                            <a:ext cx="2" cy="1305"/>
                            <a:chOff x="3429" y="1988"/>
                            <a:chExt cx="2" cy="1305"/>
                          </a:xfrm>
                        </wpg:grpSpPr>
                        <wps:wsp>
                          <wps:cNvPr id="119" name="Freeform 74"/>
                          <wps:cNvSpPr>
                            <a:spLocks/>
                          </wps:cNvSpPr>
                          <wps:spPr bwMode="auto">
                            <a:xfrm>
                              <a:off x="3429" y="1988"/>
                              <a:ext cx="2" cy="1305"/>
                            </a:xfrm>
                            <a:custGeom>
                              <a:avLst/>
                              <a:gdLst>
                                <a:gd name="T0" fmla="+- 0 1988 1988"/>
                                <a:gd name="T1" fmla="*/ 1988 h 1305"/>
                                <a:gd name="T2" fmla="+- 0 3293 1988"/>
                                <a:gd name="T3" fmla="*/ 3293 h 1305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305">
                                  <a:moveTo>
                                    <a:pt x="0" y="0"/>
                                  </a:moveTo>
                                  <a:lnTo>
                                    <a:pt x="0" y="1305"/>
                                  </a:ln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20" name="Group 71"/>
                        <wpg:cNvGrpSpPr>
                          <a:grpSpLocks/>
                        </wpg:cNvGrpSpPr>
                        <wpg:grpSpPr bwMode="auto">
                          <a:xfrm>
                            <a:off x="10792" y="1988"/>
                            <a:ext cx="2" cy="1305"/>
                            <a:chOff x="10792" y="1988"/>
                            <a:chExt cx="2" cy="1305"/>
                          </a:xfrm>
                        </wpg:grpSpPr>
                        <wps:wsp>
                          <wps:cNvPr id="121" name="Freeform 72"/>
                          <wps:cNvSpPr>
                            <a:spLocks/>
                          </wps:cNvSpPr>
                          <wps:spPr bwMode="auto">
                            <a:xfrm>
                              <a:off x="10792" y="1988"/>
                              <a:ext cx="2" cy="1305"/>
                            </a:xfrm>
                            <a:custGeom>
                              <a:avLst/>
                              <a:gdLst>
                                <a:gd name="T0" fmla="+- 0 1988 1988"/>
                                <a:gd name="T1" fmla="*/ 1988 h 1305"/>
                                <a:gd name="T2" fmla="+- 0 3293 1988"/>
                                <a:gd name="T3" fmla="*/ 3293 h 1305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305">
                                  <a:moveTo>
                                    <a:pt x="0" y="0"/>
                                  </a:moveTo>
                                  <a:lnTo>
                                    <a:pt x="0" y="1305"/>
                                  </a:ln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A7B4550" id="Group_x0020_70" o:spid="_x0000_s1026" style="position:absolute;margin-left:58.65pt;margin-top:98.75pt;width:481.45pt;height:66.35pt;z-index:-2309;mso-position-horizontal-relative:page;mso-position-vertical-relative:page" coordorigin="1173,1975" coordsize="9629,1327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">
                <v:group id="Group_x0020_79" o:spid="_x0000_s1027" style="position:absolute;left:1180;top:1982;width:9615;height:2" coordorigin="1180,1982" coordsize="9615,2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BRgzdtxAAAANwAAAAP&#10;AAAAAAAAAAAAAAAAAKkCAABkcnMvZG93bnJldi54bWxQSwUGAAAAAAQABAD6AAAAmgMAAAAA&#10;">
                  <v:polyline id="Freeform_x0020_80" o:spid="_x0000_s1028" style="position:absolute;visibility:visible;mso-wrap-style:square;v-text-anchor:top" points="1180,1982,10796,1982" coordsize="9615,2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sUEfYwwAA&#10;ANwAAAAPAAAAZHJzL2Rvd25yZXYueG1sRE9LawIxEL4X+h/CFLxpVoU+tkZRQVS8tLYg3mY34+7S&#10;zSQkUbf/3hSE3ubje85k1plWXMiHxrKC4SADQVxa3XCl4Ptr1X8FESKyxtYyKfilALPp48MEc22v&#10;/EmXfaxECuGQo4I6RpdLGcqaDIaBdcSJO1lvMCboK6k9XlO4aeUoy56lwYZTQ42OljWVP/uzUfBh&#10;dttTsQ1FsTiMef3ydnQb75TqPXXzdxCRuvgvvrs3Os0fjuHvmXSBnN4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AsUEfYwwAAANwAAAAPAAAAAAAAAAAAAAAAAJcCAABkcnMvZG93&#10;bnJldi54bWxQSwUGAAAAAAQABAD1AAAAhwMAAAAA&#10;" filled="f" strokeweight=".7pt">
                    <v:path arrowok="t" o:connecttype="custom" o:connectlocs="0,0;9616,0" o:connectangles="0,0"/>
                  </v:polyline>
                </v:group>
                <v:group id="Group_x0020_77" o:spid="_x0000_s1029" style="position:absolute;left:1184;top:1988;width:2;height:1305" coordorigin="1184,1988" coordsize="2,1305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CxJgqCxAAAANwAAAAP&#10;AAAAAAAAAAAAAAAAAKkCAABkcnMvZG93bnJldi54bWxQSwUGAAAAAAQABAD6AAAAmgMAAAAA&#10;">
                  <v:polyline id="Freeform_x0020_78" o:spid="_x0000_s1030" style="position:absolute;visibility:visible;mso-wrap-style:square;v-text-anchor:top" points="1184,1988,1184,3293" coordsize="2,130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MNFTtwQAA&#10;ANwAAAAPAAAAZHJzL2Rvd25yZXYueG1sRE/NisIwEL4L+w5hhL3ImiooWhtlFWW9Wn2A2WZsS5tJ&#10;aWLt+vQbQfA2H9/vJJve1KKj1pWWFUzGEQjizOqScwWX8+FrAcJ5ZI21ZVLwRw42649BgrG2dz5R&#10;l/pchBB2MSoovG9iKV1WkEE3tg1x4K62NegDbHOpW7yHcFPLaRTNpcGSQ0OBDe0Kyqr0ZhRs+9l2&#10;+dg/lotRWu9/uwNdf6qbUp/D/nsFwlPv3+KX+6jD/MkMns+EC+T6Hw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DDRU7cEAAADcAAAADwAAAAAAAAAAAAAAAACXAgAAZHJzL2Rvd25y&#10;ZXYueG1sUEsFBgAAAAAEAAQA9QAAAIUDAAAAAA==&#10;" filled="f" strokeweight=".5pt">
                    <v:path arrowok="t" o:connecttype="custom" o:connectlocs="0,1988;0,3293" o:connectangles="0,0"/>
                  </v:polyline>
                </v:group>
                <v:group id="Group_x0020_75" o:spid="_x0000_s1031" style="position:absolute;left:1180;top:3297;width:9615;height:2" coordorigin="1180,3297" coordsize="9615,2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">
                  <v:polyline id="Freeform_x0020_76" o:spid="_x0000_s1032" style="position:absolute;visibility:visible;mso-wrap-style:square;v-text-anchor:top" points="1180,3297,10796,3297" coordsize="9615,2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BK/UFxQAA&#10;ANwAAAAPAAAAZHJzL2Rvd25yZXYueG1sRI9Ba8JAEIXvQv/DMkJvZmMP1qauIpaCh+ZgFOJxzI5J&#10;NDsbsqtJ/71bKHib4b33zZvFajCNuFPnassKplEMgriwuuZSwWH/PZmDcB5ZY2OZFPySg9XyZbTA&#10;RNued3TPfCkChF2CCirv20RKV1Rk0EW2JQ7a2XYGfVi7UuoO+wA3jXyL45k0WHO4UGFLm4qKa3Yz&#10;gZKXP8ev23qTphhfjv1J53j6UOp1PKw/QXga/NP8n97qUH/6Dn/PhAnk8gE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IEr9QXFAAAA3AAAAA8AAAAAAAAAAAAAAAAAlwIAAGRycy9k&#10;b3ducmV2LnhtbFBLBQYAAAAABAAEAPUAAACJAwAAAAA=&#10;" filled="f" strokeweight=".5pt">
                    <v:path arrowok="t" o:connecttype="custom" o:connectlocs="0,0;9616,0" o:connectangles="0,0"/>
                  </v:polyline>
                </v:group>
                <v:group id="Group_x0020_73" o:spid="_x0000_s1033" style="position:absolute;left:3429;top:1988;width:2;height:1305" coordorigin="3429,1988" coordsize="2,1305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">
                  <v:polyline id="Freeform_x0020_74" o:spid="_x0000_s1034" style="position:absolute;visibility:visible;mso-wrap-style:square;v-text-anchor:top" points="3429,1988,3429,3293" coordsize="2,130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NeV7owQAA&#10;ANwAAAAPAAAAZHJzL2Rvd25yZXYueG1sRE/NisIwEL4LvkMYwYusqYLSVqOsi+JerfsAYzO2xWZS&#10;mli7Pv1mQfA2H9/vrLe9qUVHrassK5hNIxDEudUVFwp+zoePGITzyBpry6TglxxsN8PBGlNtH3yi&#10;LvOFCCHsUlRQet+kUrq8JINuahviwF1ta9AH2BZSt/gI4aaW8yhaSoMVh4YSG/oqKb9ld6Ng1y92&#10;yXP/TOJJVu8v3YGux9tdqfGo/1yB8NT7t/jl/tZh/iyB/2fCBXLzBw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jXle6MEAAADcAAAADwAAAAAAAAAAAAAAAACXAgAAZHJzL2Rvd25y&#10;ZXYueG1sUEsFBgAAAAAEAAQA9QAAAIUDAAAAAA==&#10;" filled="f" strokeweight=".5pt">
                    <v:path arrowok="t" o:connecttype="custom" o:connectlocs="0,1988;0,3293" o:connectangles="0,0"/>
                  </v:polyline>
                </v:group>
                <v:group id="Group_x0020_71" o:spid="_x0000_s1035" style="position:absolute;left:10792;top:1988;width:2;height:1305" coordorigin="10792,1988" coordsize="2,1305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">
                  <v:polyline id="Freeform_x0020_72" o:spid="_x0000_s1036" style="position:absolute;visibility:visible;mso-wrap-style:square;v-text-anchor:top" points="10792,1988,10792,3293" coordsize="2,1305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9Y5hTwwAA&#10;ANwAAAAPAAAAZHJzL2Rvd25yZXYueG1sRE/NaoNAEL4X+g7LBHIpzZpAQ2JcpQmR9hrbB5i6ExXd&#10;WXE3xvr03UKht/n4fifJJtOJkQbXWFawXkUgiEurG64UfH7kzzsQziNr7CyTgm9ykKWPDwnG2t75&#10;QmPhKxFC2MWooPa+j6V0ZU0G3cr2xIG72sGgD3CopB7wHsJNJzdRtJUGGw4NNfZ0qqlsi5tRcJxe&#10;jvv5PO93T0V3/hpzur61N6WWi+n1AMLT5P/Ff+53HeZv1vD7TLhApj8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C9Y5hTwwAAANwAAAAPAAAAAAAAAAAAAAAAAJcCAABkcnMvZG93&#10;bnJldi54bWxQSwUGAAAAAAQABAD1AAAAhwMAAAAA&#10;" filled="f" strokeweight=".5pt">
                    <v:path arrowok="t" o:connecttype="custom" o:connectlocs="0,1988;0,3293" o:connectangles="0,0"/>
                  </v:polyline>
                </v:group>
                <w10:wrap anchorx="page" anchory="page"/>
              </v:group>
            </w:pict>
          </mc:Fallback>
        </mc:AlternateContent>
      </w:r>
    </w:p>
    <w:p w14:paraId="4D3EEE1D" w14:textId="77777777" w:rsidR="00BE5A93" w:rsidRDefault="00F700C7">
      <w:pPr>
        <w:spacing w:before="29" w:after="0"/>
        <w:ind w:left="1825" w:right="215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fun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ci</w:t>
      </w:r>
      <w:r>
        <w:rPr>
          <w:rFonts w:ascii="Times New Roman" w:eastAsia="Times New Roman" w:hAnsi="Times New Roman" w:cs="Times New Roman"/>
          <w:sz w:val="24"/>
          <w:szCs w:val="24"/>
        </w:rPr>
        <w:t>on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3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3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pro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le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3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spacing w:val="2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3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li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ón</w:t>
      </w:r>
      <w:r>
        <w:rPr>
          <w:rFonts w:ascii="Times New Roman" w:eastAsia="Times New Roman" w:hAnsi="Times New Roman" w:cs="Times New Roman"/>
          <w:spacing w:val="2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pub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lica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3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2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la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3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nd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3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spacing w:val="3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us 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ecti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la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for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241B784" w14:textId="77777777" w:rsidR="00BE5A93" w:rsidRDefault="00BE5A93">
      <w:pPr>
        <w:spacing w:after="0"/>
        <w:sectPr w:rsidR="00BE5A93">
          <w:pgSz w:w="12240" w:h="15840"/>
          <w:pgMar w:top="1700" w:right="1300" w:bottom="280" w:left="1720" w:header="1483" w:footer="0" w:gutter="0"/>
          <w:cols w:space="720"/>
        </w:sectPr>
      </w:pPr>
    </w:p>
    <w:p w14:paraId="2E29EDE3" w14:textId="77777777" w:rsidR="00BE5A93" w:rsidRDefault="00BE5A93">
      <w:pPr>
        <w:spacing w:after="0" w:line="240" w:lineRule="exact"/>
        <w:rPr>
          <w:sz w:val="24"/>
          <w:szCs w:val="24"/>
        </w:rPr>
      </w:pPr>
    </w:p>
    <w:p w14:paraId="1997FA62" w14:textId="77777777" w:rsidR="00BE5A93" w:rsidRDefault="00F700C7">
      <w:pPr>
        <w:spacing w:before="29" w:after="0" w:line="240" w:lineRule="auto"/>
        <w:ind w:left="237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7. 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b/>
          <w:bCs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su</w:t>
      </w:r>
      <w:r>
        <w:rPr>
          <w:rFonts w:ascii="Times New Roman" w:eastAsia="Times New Roman" w:hAnsi="Times New Roman" w:cs="Times New Roman"/>
          <w:b/>
          <w:bCs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spacing w:val="4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b/>
          <w:bCs/>
          <w:spacing w:val="-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spacing w:val="5"/>
          <w:sz w:val="24"/>
          <w:szCs w:val="24"/>
        </w:rPr>
        <w:t>/</w:t>
      </w:r>
      <w:r>
        <w:rPr>
          <w:rFonts w:ascii="Times New Roman" w:eastAsia="Times New Roman" w:hAnsi="Times New Roman" w:cs="Times New Roman"/>
          <w:b/>
          <w:bCs/>
          <w:spacing w:val="-6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b/>
          <w:bCs/>
          <w:spacing w:val="5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b/>
          <w:bCs/>
          <w:spacing w:val="-6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b/>
          <w:bCs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b/>
          <w:bCs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spacing w:val="-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spacing w:val="2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spacing w:val="-6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b/>
          <w:bCs/>
          <w:spacing w:val="1"/>
          <w:sz w:val="24"/>
          <w:szCs w:val="24"/>
        </w:rPr>
        <w:t>er</w:t>
      </w:r>
      <w:r>
        <w:rPr>
          <w:rFonts w:ascii="Times New Roman" w:eastAsia="Times New Roman" w:hAnsi="Times New Roman" w:cs="Times New Roman"/>
          <w:b/>
          <w:bCs/>
          <w:spacing w:val="4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os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b/>
          <w:bCs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ot</w:t>
      </w:r>
      <w:r>
        <w:rPr>
          <w:rFonts w:ascii="Times New Roman" w:eastAsia="Times New Roman" w:hAnsi="Times New Roman" w:cs="Times New Roman"/>
          <w:b/>
          <w:bCs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b/>
          <w:bCs/>
          <w:spacing w:val="1"/>
          <w:sz w:val="24"/>
          <w:szCs w:val="24"/>
        </w:rPr>
        <w:t>ci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b/>
          <w:bCs/>
          <w:spacing w:val="1"/>
          <w:sz w:val="24"/>
          <w:szCs w:val="24"/>
        </w:rPr>
        <w:t>le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6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b/>
          <w:bCs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b/>
          <w:bCs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b/>
          <w:bCs/>
          <w:spacing w:val="1"/>
          <w:sz w:val="24"/>
          <w:szCs w:val="24"/>
        </w:rPr>
        <w:t>ici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b/>
          <w:bCs/>
          <w:spacing w:val="-3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b/>
          <w:bCs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b/>
          <w:bCs/>
          <w:spacing w:val="-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s</w:t>
      </w:r>
    </w:p>
    <w:p w14:paraId="766D2EB5" w14:textId="77777777" w:rsidR="00BE5A93" w:rsidRDefault="00BE5A93">
      <w:pPr>
        <w:spacing w:before="4" w:after="0" w:line="100" w:lineRule="exact"/>
        <w:rPr>
          <w:sz w:val="10"/>
          <w:szCs w:val="10"/>
        </w:rPr>
      </w:pPr>
    </w:p>
    <w:p w14:paraId="55A5BCEE" w14:textId="77777777" w:rsidR="00BE5A93" w:rsidRDefault="00BE5A93">
      <w:pPr>
        <w:spacing w:after="0" w:line="200" w:lineRule="exact"/>
        <w:rPr>
          <w:sz w:val="20"/>
          <w:szCs w:val="20"/>
        </w:rPr>
      </w:pPr>
    </w:p>
    <w:p w14:paraId="524DD4F2" w14:textId="77777777" w:rsidR="00BE5A93" w:rsidRDefault="00BE5A93">
      <w:pPr>
        <w:spacing w:after="0" w:line="200" w:lineRule="exact"/>
        <w:rPr>
          <w:sz w:val="20"/>
          <w:szCs w:val="20"/>
        </w:rPr>
      </w:pPr>
    </w:p>
    <w:p w14:paraId="0EEF23A1" w14:textId="77777777" w:rsidR="00BE5A93" w:rsidRDefault="00F700C7">
      <w:pPr>
        <w:spacing w:after="0"/>
        <w:ind w:left="237" w:right="634"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pacing w:val="-5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ali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z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pro</w:t>
      </w:r>
      <w:r>
        <w:rPr>
          <w:rFonts w:ascii="Times New Roman" w:eastAsia="Times New Roman" w:hAnsi="Times New Roman" w:cs="Times New Roman"/>
          <w:spacing w:val="-8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ect</w:t>
      </w:r>
      <w:r>
        <w:rPr>
          <w:rFonts w:ascii="Times New Roman" w:eastAsia="Times New Roman" w:hAnsi="Times New Roman" w:cs="Times New Roman"/>
          <w:sz w:val="24"/>
          <w:szCs w:val="24"/>
        </w:rPr>
        <w:t>o,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te</w:t>
      </w:r>
      <w:r>
        <w:rPr>
          <w:rFonts w:ascii="Times New Roman" w:eastAsia="Times New Roman" w:hAnsi="Times New Roman" w:cs="Times New Roman"/>
          <w:sz w:val="24"/>
          <w:szCs w:val="24"/>
        </w:rPr>
        <w:t>ndr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á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lta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dos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os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ct</w:t>
      </w:r>
      <w:r>
        <w:rPr>
          <w:rFonts w:ascii="Times New Roman" w:eastAsia="Times New Roman" w:hAnsi="Times New Roman" w:cs="Times New Roman"/>
          <w:sz w:val="24"/>
          <w:szCs w:val="24"/>
        </w:rPr>
        <w:t>os de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rro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o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tec</w:t>
      </w:r>
      <w:r>
        <w:rPr>
          <w:rFonts w:ascii="Times New Roman" w:eastAsia="Times New Roman" w:hAnsi="Times New Roman" w:cs="Times New Roman"/>
          <w:sz w:val="24"/>
          <w:szCs w:val="24"/>
        </w:rPr>
        <w:t>no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>ó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ic</w:t>
      </w:r>
      <w:r>
        <w:rPr>
          <w:rFonts w:ascii="Times New Roman" w:eastAsia="Times New Roman" w:hAnsi="Times New Roman" w:cs="Times New Roman"/>
          <w:sz w:val="24"/>
          <w:szCs w:val="24"/>
        </w:rPr>
        <w:t>o,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ci</w:t>
      </w:r>
      <w:r>
        <w:rPr>
          <w:rFonts w:ascii="Times New Roman" w:eastAsia="Times New Roman" w:hAnsi="Times New Roman" w:cs="Times New Roman"/>
          <w:sz w:val="24"/>
          <w:szCs w:val="24"/>
        </w:rPr>
        <w:t>ón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on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ci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ie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y nu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z w:val="24"/>
          <w:szCs w:val="24"/>
        </w:rPr>
        <w:t>os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produ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ct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os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lta</w:t>
      </w:r>
      <w:r>
        <w:rPr>
          <w:rFonts w:ascii="Times New Roman" w:eastAsia="Times New Roman" w:hAnsi="Times New Roman" w:cs="Times New Roman"/>
          <w:sz w:val="24"/>
          <w:szCs w:val="24"/>
        </w:rPr>
        <w:t>dos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eta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n a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on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ti</w:t>
      </w:r>
      <w:r>
        <w:rPr>
          <w:rFonts w:ascii="Times New Roman" w:eastAsia="Times New Roman" w:hAnsi="Times New Roman" w:cs="Times New Roman"/>
          <w:sz w:val="24"/>
          <w:szCs w:val="24"/>
        </w:rPr>
        <w:t>nu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ci</w:t>
      </w:r>
      <w:r>
        <w:rPr>
          <w:rFonts w:ascii="Times New Roman" w:eastAsia="Times New Roman" w:hAnsi="Times New Roman" w:cs="Times New Roman"/>
          <w:sz w:val="24"/>
          <w:szCs w:val="24"/>
        </w:rPr>
        <w:t>ón:</w:t>
      </w:r>
    </w:p>
    <w:p w14:paraId="0736978E" w14:textId="77777777" w:rsidR="00BE5A93" w:rsidRDefault="00BE5A93">
      <w:pPr>
        <w:spacing w:before="13" w:after="0" w:line="200" w:lineRule="exact"/>
        <w:rPr>
          <w:sz w:val="20"/>
          <w:szCs w:val="20"/>
        </w:rPr>
      </w:pPr>
    </w:p>
    <w:p w14:paraId="5460E1AD" w14:textId="77777777" w:rsidR="00BE5A93" w:rsidRDefault="00F700C7">
      <w:pPr>
        <w:spacing w:after="0" w:line="248" w:lineRule="exact"/>
        <w:ind w:left="237" w:right="-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i/>
          <w:spacing w:val="2"/>
          <w:position w:val="-1"/>
        </w:rPr>
        <w:t>Tab</w:t>
      </w:r>
      <w:r>
        <w:rPr>
          <w:rFonts w:ascii="Times New Roman" w:eastAsia="Times New Roman" w:hAnsi="Times New Roman" w:cs="Times New Roman"/>
          <w:i/>
          <w:spacing w:val="-5"/>
          <w:position w:val="-1"/>
        </w:rPr>
        <w:t>l</w:t>
      </w:r>
      <w:r>
        <w:rPr>
          <w:rFonts w:ascii="Times New Roman" w:eastAsia="Times New Roman" w:hAnsi="Times New Roman" w:cs="Times New Roman"/>
          <w:i/>
          <w:position w:val="-1"/>
        </w:rPr>
        <w:t>a</w:t>
      </w:r>
      <w:r>
        <w:rPr>
          <w:rFonts w:ascii="Times New Roman" w:eastAsia="Times New Roman" w:hAnsi="Times New Roman" w:cs="Times New Roman"/>
          <w:i/>
          <w:spacing w:val="3"/>
          <w:position w:val="-1"/>
        </w:rPr>
        <w:t xml:space="preserve"> </w:t>
      </w:r>
      <w:r>
        <w:rPr>
          <w:rFonts w:ascii="Times New Roman" w:eastAsia="Times New Roman" w:hAnsi="Times New Roman" w:cs="Times New Roman"/>
          <w:i/>
          <w:position w:val="-1"/>
        </w:rPr>
        <w:t xml:space="preserve">2 </w:t>
      </w:r>
      <w:r>
        <w:rPr>
          <w:rFonts w:ascii="Times New Roman" w:eastAsia="Times New Roman" w:hAnsi="Times New Roman" w:cs="Times New Roman"/>
          <w:spacing w:val="1"/>
          <w:position w:val="-1"/>
        </w:rPr>
        <w:t>D</w:t>
      </w:r>
      <w:r>
        <w:rPr>
          <w:rFonts w:ascii="Times New Roman" w:eastAsia="Times New Roman" w:hAnsi="Times New Roman" w:cs="Times New Roman"/>
          <w:spacing w:val="-2"/>
          <w:position w:val="-1"/>
        </w:rPr>
        <w:t>e</w:t>
      </w:r>
      <w:r>
        <w:rPr>
          <w:rFonts w:ascii="Times New Roman" w:eastAsia="Times New Roman" w:hAnsi="Times New Roman" w:cs="Times New Roman"/>
          <w:spacing w:val="-1"/>
          <w:position w:val="-1"/>
        </w:rPr>
        <w:t>t</w:t>
      </w:r>
      <w:r>
        <w:rPr>
          <w:rFonts w:ascii="Times New Roman" w:eastAsia="Times New Roman" w:hAnsi="Times New Roman" w:cs="Times New Roman"/>
          <w:spacing w:val="-2"/>
          <w:position w:val="-1"/>
        </w:rPr>
        <w:t>a</w:t>
      </w:r>
      <w:r>
        <w:rPr>
          <w:rFonts w:ascii="Times New Roman" w:eastAsia="Times New Roman" w:hAnsi="Times New Roman" w:cs="Times New Roman"/>
          <w:spacing w:val="-1"/>
          <w:position w:val="-1"/>
        </w:rPr>
        <w:t>ll</w:t>
      </w:r>
      <w:r>
        <w:rPr>
          <w:rFonts w:ascii="Times New Roman" w:eastAsia="Times New Roman" w:hAnsi="Times New Roman" w:cs="Times New Roman"/>
          <w:position w:val="-1"/>
        </w:rPr>
        <w:t>e</w:t>
      </w:r>
      <w:r>
        <w:rPr>
          <w:rFonts w:ascii="Times New Roman" w:eastAsia="Times New Roman" w:hAnsi="Times New Roman" w:cs="Times New Roman"/>
          <w:spacing w:val="-1"/>
          <w:position w:val="-1"/>
        </w:rPr>
        <w:t xml:space="preserve"> </w:t>
      </w:r>
      <w:r>
        <w:rPr>
          <w:rFonts w:ascii="Times New Roman" w:eastAsia="Times New Roman" w:hAnsi="Times New Roman" w:cs="Times New Roman"/>
          <w:spacing w:val="2"/>
          <w:position w:val="-1"/>
        </w:rPr>
        <w:t>d</w:t>
      </w:r>
      <w:r>
        <w:rPr>
          <w:rFonts w:ascii="Times New Roman" w:eastAsia="Times New Roman" w:hAnsi="Times New Roman" w:cs="Times New Roman"/>
          <w:position w:val="-1"/>
        </w:rPr>
        <w:t>e</w:t>
      </w:r>
      <w:r>
        <w:rPr>
          <w:rFonts w:ascii="Times New Roman" w:eastAsia="Times New Roman" w:hAnsi="Times New Roman" w:cs="Times New Roman"/>
          <w:spacing w:val="-1"/>
          <w:position w:val="-1"/>
        </w:rPr>
        <w:t xml:space="preserve"> </w:t>
      </w:r>
      <w:r>
        <w:rPr>
          <w:rFonts w:ascii="Times New Roman" w:eastAsia="Times New Roman" w:hAnsi="Times New Roman" w:cs="Times New Roman"/>
          <w:spacing w:val="2"/>
          <w:position w:val="-1"/>
        </w:rPr>
        <w:t>f</w:t>
      </w:r>
      <w:r>
        <w:rPr>
          <w:rFonts w:ascii="Times New Roman" w:eastAsia="Times New Roman" w:hAnsi="Times New Roman" w:cs="Times New Roman"/>
          <w:spacing w:val="-2"/>
          <w:position w:val="-1"/>
        </w:rPr>
        <w:t>ac</w:t>
      </w:r>
      <w:r>
        <w:rPr>
          <w:rFonts w:ascii="Times New Roman" w:eastAsia="Times New Roman" w:hAnsi="Times New Roman" w:cs="Times New Roman"/>
          <w:spacing w:val="2"/>
          <w:position w:val="-1"/>
        </w:rPr>
        <w:t>e</w:t>
      </w:r>
      <w:r>
        <w:rPr>
          <w:rFonts w:ascii="Times New Roman" w:eastAsia="Times New Roman" w:hAnsi="Times New Roman" w:cs="Times New Roman"/>
          <w:position w:val="-1"/>
        </w:rPr>
        <w:t>s</w:t>
      </w:r>
      <w:r>
        <w:rPr>
          <w:rFonts w:ascii="Times New Roman" w:eastAsia="Times New Roman" w:hAnsi="Times New Roman" w:cs="Times New Roman"/>
          <w:spacing w:val="-1"/>
          <w:position w:val="-1"/>
        </w:rPr>
        <w:t xml:space="preserve"> </w:t>
      </w:r>
      <w:r>
        <w:rPr>
          <w:rFonts w:ascii="Times New Roman" w:eastAsia="Times New Roman" w:hAnsi="Times New Roman" w:cs="Times New Roman"/>
          <w:spacing w:val="1"/>
          <w:position w:val="-1"/>
        </w:rPr>
        <w:t>m</w:t>
      </w:r>
      <w:r>
        <w:rPr>
          <w:rFonts w:ascii="Times New Roman" w:eastAsia="Times New Roman" w:hAnsi="Times New Roman" w:cs="Times New Roman"/>
          <w:spacing w:val="-2"/>
          <w:position w:val="-1"/>
        </w:rPr>
        <w:t>e</w:t>
      </w:r>
      <w:r>
        <w:rPr>
          <w:rFonts w:ascii="Times New Roman" w:eastAsia="Times New Roman" w:hAnsi="Times New Roman" w:cs="Times New Roman"/>
          <w:spacing w:val="-1"/>
          <w:position w:val="-1"/>
        </w:rPr>
        <w:t>t</w:t>
      </w:r>
      <w:r>
        <w:rPr>
          <w:rFonts w:ascii="Times New Roman" w:eastAsia="Times New Roman" w:hAnsi="Times New Roman" w:cs="Times New Roman"/>
          <w:spacing w:val="2"/>
          <w:position w:val="-1"/>
        </w:rPr>
        <w:t>odo</w:t>
      </w:r>
      <w:r>
        <w:rPr>
          <w:rFonts w:ascii="Times New Roman" w:eastAsia="Times New Roman" w:hAnsi="Times New Roman" w:cs="Times New Roman"/>
          <w:spacing w:val="-1"/>
          <w:position w:val="-1"/>
        </w:rPr>
        <w:t>l</w:t>
      </w:r>
      <w:r>
        <w:rPr>
          <w:rFonts w:ascii="Times New Roman" w:eastAsia="Times New Roman" w:hAnsi="Times New Roman" w:cs="Times New Roman"/>
          <w:spacing w:val="2"/>
          <w:position w:val="-1"/>
        </w:rPr>
        <w:t>o</w:t>
      </w:r>
      <w:r>
        <w:rPr>
          <w:rFonts w:ascii="Times New Roman" w:eastAsia="Times New Roman" w:hAnsi="Times New Roman" w:cs="Times New Roman"/>
          <w:spacing w:val="-2"/>
          <w:position w:val="-1"/>
        </w:rPr>
        <w:t>g</w:t>
      </w:r>
      <w:r>
        <w:rPr>
          <w:rFonts w:ascii="Times New Roman" w:eastAsia="Times New Roman" w:hAnsi="Times New Roman" w:cs="Times New Roman"/>
          <w:spacing w:val="-1"/>
          <w:position w:val="-1"/>
        </w:rPr>
        <w:t>í</w:t>
      </w:r>
      <w:r>
        <w:rPr>
          <w:rFonts w:ascii="Times New Roman" w:eastAsia="Times New Roman" w:hAnsi="Times New Roman" w:cs="Times New Roman"/>
          <w:position w:val="-1"/>
        </w:rPr>
        <w:t>a</w:t>
      </w:r>
      <w:r>
        <w:rPr>
          <w:rFonts w:ascii="Times New Roman" w:eastAsia="Times New Roman" w:hAnsi="Times New Roman" w:cs="Times New Roman"/>
          <w:spacing w:val="-1"/>
          <w:position w:val="-1"/>
        </w:rPr>
        <w:t xml:space="preserve"> </w:t>
      </w:r>
      <w:r>
        <w:rPr>
          <w:rFonts w:ascii="Times New Roman" w:eastAsia="Times New Roman" w:hAnsi="Times New Roman" w:cs="Times New Roman"/>
          <w:position w:val="-1"/>
        </w:rPr>
        <w:t>M</w:t>
      </w:r>
      <w:r>
        <w:rPr>
          <w:rFonts w:ascii="Times New Roman" w:eastAsia="Times New Roman" w:hAnsi="Times New Roman" w:cs="Times New Roman"/>
          <w:spacing w:val="2"/>
          <w:position w:val="-1"/>
        </w:rPr>
        <w:t>ob</w:t>
      </w:r>
      <w:r>
        <w:rPr>
          <w:rFonts w:ascii="Times New Roman" w:eastAsia="Times New Roman" w:hAnsi="Times New Roman" w:cs="Times New Roman"/>
          <w:spacing w:val="-1"/>
          <w:position w:val="-1"/>
        </w:rPr>
        <w:t>il</w:t>
      </w:r>
      <w:r>
        <w:rPr>
          <w:rFonts w:ascii="Times New Roman" w:eastAsia="Times New Roman" w:hAnsi="Times New Roman" w:cs="Times New Roman"/>
          <w:spacing w:val="3"/>
          <w:position w:val="-1"/>
        </w:rPr>
        <w:t>e</w:t>
      </w:r>
      <w:r>
        <w:rPr>
          <w:rFonts w:ascii="Times New Roman" w:eastAsia="Times New Roman" w:hAnsi="Times New Roman" w:cs="Times New Roman"/>
          <w:spacing w:val="-1"/>
          <w:position w:val="-1"/>
        </w:rPr>
        <w:t>-</w:t>
      </w:r>
      <w:r>
        <w:rPr>
          <w:rFonts w:ascii="Times New Roman" w:eastAsia="Times New Roman" w:hAnsi="Times New Roman" w:cs="Times New Roman"/>
          <w:position w:val="-1"/>
        </w:rPr>
        <w:t>D</w:t>
      </w:r>
    </w:p>
    <w:p w14:paraId="23BE8171" w14:textId="77777777" w:rsidR="00BE5A93" w:rsidRDefault="00BE5A93">
      <w:pPr>
        <w:spacing w:before="2" w:after="0" w:line="200" w:lineRule="exact"/>
        <w:rPr>
          <w:sz w:val="20"/>
          <w:szCs w:val="20"/>
        </w:rPr>
      </w:pPr>
    </w:p>
    <w:tbl>
      <w:tblPr>
        <w:tblW w:w="0" w:type="auto"/>
        <w:tblInd w:w="9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553"/>
        <w:gridCol w:w="2697"/>
        <w:gridCol w:w="4114"/>
        <w:tblGridChange w:id="420">
          <w:tblGrid>
            <w:gridCol w:w="195"/>
            <w:gridCol w:w="2358"/>
            <w:gridCol w:w="195"/>
            <w:gridCol w:w="2502"/>
            <w:gridCol w:w="195"/>
            <w:gridCol w:w="3919"/>
            <w:gridCol w:w="195"/>
          </w:tblGrid>
        </w:tblGridChange>
      </w:tblGrid>
      <w:tr w:rsidR="00BE5A93" w14:paraId="7D006450" w14:textId="77777777">
        <w:trPr>
          <w:trHeight w:hRule="exact" w:val="852"/>
        </w:trPr>
        <w:tc>
          <w:tcPr>
            <w:tcW w:w="25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E788C7D" w14:textId="77777777" w:rsidR="00BE5A93" w:rsidRDefault="00F700C7">
            <w:pPr>
              <w:spacing w:before="99" w:after="0" w:line="274" w:lineRule="auto"/>
              <w:ind w:left="811" w:right="110" w:hanging="624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4"/>
                <w:szCs w:val="24"/>
              </w:rPr>
              <w:t>su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1"/>
                <w:sz w:val="24"/>
                <w:szCs w:val="24"/>
              </w:rPr>
              <w:t>l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t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4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4"/>
                <w:szCs w:val="24"/>
              </w:rPr>
              <w:t>d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o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3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 xml:space="preserve">- 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1"/>
                <w:sz w:val="24"/>
                <w:szCs w:val="24"/>
              </w:rPr>
              <w:t>Pr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o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4"/>
                <w:szCs w:val="24"/>
              </w:rPr>
              <w:t>du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1"/>
                <w:sz w:val="24"/>
                <w:szCs w:val="24"/>
              </w:rPr>
              <w:t>c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 xml:space="preserve">to 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4"/>
                <w:szCs w:val="24"/>
              </w:rPr>
              <w:t>s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6"/>
                <w:sz w:val="24"/>
                <w:szCs w:val="24"/>
              </w:rPr>
              <w:t>p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1"/>
                <w:sz w:val="24"/>
                <w:szCs w:val="24"/>
              </w:rPr>
              <w:t>er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4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4"/>
                <w:szCs w:val="24"/>
              </w:rPr>
              <w:t>d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o</w:t>
            </w:r>
          </w:p>
        </w:tc>
        <w:tc>
          <w:tcPr>
            <w:tcW w:w="269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1B27957" w14:textId="77777777" w:rsidR="00BE5A93" w:rsidRDefault="00F700C7">
            <w:pPr>
              <w:spacing w:before="99" w:after="0" w:line="240" w:lineRule="auto"/>
              <w:ind w:left="836" w:right="-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4"/>
                <w:szCs w:val="24"/>
              </w:rPr>
              <w:t>I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2"/>
                <w:sz w:val="24"/>
                <w:szCs w:val="24"/>
              </w:rPr>
              <w:t>n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6"/>
                <w:sz w:val="24"/>
                <w:szCs w:val="24"/>
              </w:rPr>
              <w:t>d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1"/>
                <w:sz w:val="24"/>
                <w:szCs w:val="24"/>
              </w:rPr>
              <w:t>ic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4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4"/>
                <w:szCs w:val="24"/>
              </w:rPr>
              <w:t>d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4"/>
                <w:sz w:val="24"/>
                <w:szCs w:val="24"/>
              </w:rPr>
              <w:t>o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r</w:t>
            </w:r>
          </w:p>
        </w:tc>
        <w:tc>
          <w:tcPr>
            <w:tcW w:w="41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6E5E7F4" w14:textId="77777777" w:rsidR="00BE5A93" w:rsidRDefault="00F700C7">
            <w:pPr>
              <w:spacing w:before="99" w:after="0" w:line="240" w:lineRule="auto"/>
              <w:ind w:left="1390" w:right="1364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B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4"/>
                <w:szCs w:val="24"/>
              </w:rPr>
              <w:t>n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f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1"/>
                <w:sz w:val="24"/>
                <w:szCs w:val="24"/>
              </w:rPr>
              <w:t>ici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4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1"/>
                <w:sz w:val="24"/>
                <w:szCs w:val="24"/>
              </w:rPr>
              <w:t>ri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o</w:t>
            </w:r>
          </w:p>
        </w:tc>
      </w:tr>
      <w:tr w:rsidR="00BE5A93" w14:paraId="6545282D" w14:textId="77777777">
        <w:trPr>
          <w:trHeight w:hRule="exact" w:val="1172"/>
        </w:trPr>
        <w:tc>
          <w:tcPr>
            <w:tcW w:w="25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31547C1" w14:textId="77777777" w:rsidR="00BE5A93" w:rsidRDefault="00F700C7">
            <w:pPr>
              <w:spacing w:before="95" w:after="0" w:line="278" w:lineRule="auto"/>
              <w:ind w:left="95" w:right="413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5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licaci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ón 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m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ó</w:t>
            </w:r>
            <w:r>
              <w:rPr>
                <w:rFonts w:ascii="Times New Roman" w:eastAsia="Times New Roman" w:hAnsi="Times New Roman" w:cs="Times New Roman"/>
                <w:spacing w:val="-4"/>
                <w:sz w:val="24"/>
                <w:szCs w:val="24"/>
              </w:rPr>
              <w:t>v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i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 xml:space="preserve"> 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 produ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cci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ón</w:t>
            </w:r>
          </w:p>
        </w:tc>
        <w:tc>
          <w:tcPr>
            <w:tcW w:w="269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26E5FCD" w14:textId="77777777" w:rsidR="00BE5A93" w:rsidRDefault="00F700C7">
            <w:pPr>
              <w:spacing w:before="95" w:after="0" w:line="240" w:lineRule="auto"/>
              <w:ind w:left="95" w:right="-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P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rodu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ct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o 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tec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</w:t>
            </w:r>
            <w:r>
              <w:rPr>
                <w:rFonts w:ascii="Times New Roman" w:eastAsia="Times New Roman" w:hAnsi="Times New Roman" w:cs="Times New Roman"/>
                <w:spacing w:val="-4"/>
                <w:sz w:val="24"/>
                <w:szCs w:val="24"/>
              </w:rPr>
              <w:t>o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l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ó</w:t>
            </w:r>
            <w:r>
              <w:rPr>
                <w:rFonts w:ascii="Times New Roman" w:eastAsia="Times New Roman" w:hAnsi="Times New Roman" w:cs="Times New Roman"/>
                <w:spacing w:val="-4"/>
                <w:sz w:val="24"/>
                <w:szCs w:val="24"/>
              </w:rPr>
              <w:t>g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ic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</w:t>
            </w:r>
          </w:p>
        </w:tc>
        <w:tc>
          <w:tcPr>
            <w:tcW w:w="41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F5E0726" w14:textId="77777777" w:rsidR="00BE5A93" w:rsidRDefault="00F700C7">
            <w:pPr>
              <w:spacing w:before="95" w:after="0"/>
              <w:ind w:left="91" w:right="6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U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4"/>
                <w:sz w:val="24"/>
                <w:szCs w:val="24"/>
              </w:rPr>
              <w:t>v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s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i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 d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M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4"/>
                <w:sz w:val="24"/>
                <w:szCs w:val="24"/>
              </w:rPr>
              <w:t>g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ale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s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t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</w:t>
            </w:r>
            <w:r>
              <w:rPr>
                <w:rFonts w:ascii="Times New Roman" w:eastAsia="Times New Roman" w:hAnsi="Times New Roman" w:cs="Times New Roman"/>
                <w:spacing w:val="-4"/>
                <w:sz w:val="24"/>
                <w:szCs w:val="24"/>
              </w:rPr>
              <w:t>d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ia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>t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 de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pr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4"/>
                <w:sz w:val="24"/>
                <w:szCs w:val="24"/>
              </w:rPr>
              <w:t>g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do de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 xml:space="preserve"> l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U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4"/>
                <w:sz w:val="24"/>
                <w:szCs w:val="24"/>
              </w:rPr>
              <w:t>v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s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i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 d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l 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ma</w:t>
            </w:r>
            <w:r>
              <w:rPr>
                <w:rFonts w:ascii="Times New Roman" w:eastAsia="Times New Roman" w:hAnsi="Times New Roman" w:cs="Times New Roman"/>
                <w:spacing w:val="-4"/>
                <w:sz w:val="24"/>
                <w:szCs w:val="24"/>
              </w:rPr>
              <w:t>g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ale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BE5A93" w14:paraId="51923FDD" w14:textId="77777777" w:rsidTr="00E511E2">
        <w:tblPrEx>
          <w:tblW w:w="0" w:type="auto"/>
          <w:tblInd w:w="97" w:type="dxa"/>
          <w:tblLayout w:type="fixed"/>
          <w:tblCellMar>
            <w:left w:w="0" w:type="dxa"/>
            <w:right w:w="0" w:type="dxa"/>
          </w:tblCellMar>
          <w:tblLook w:val="01E0" w:firstRow="1" w:lastRow="1" w:firstColumn="1" w:lastColumn="1" w:noHBand="0" w:noVBand="0"/>
          <w:tblPrExChange w:id="421" w:author="Ines" w:date="2016-07-04T22:52:00Z">
            <w:tblPrEx>
              <w:tblW w:w="0" w:type="auto"/>
              <w:tblInd w:w="97" w:type="dxa"/>
              <w:tblLayout w:type="fixed"/>
              <w:tblCellMar>
                <w:left w:w="0" w:type="dxa"/>
                <w:right w:w="0" w:type="dxa"/>
              </w:tblCellMar>
              <w:tblLook w:val="01E0" w:firstRow="1" w:lastRow="1" w:firstColumn="1" w:lastColumn="1" w:noHBand="0" w:noVBand="0"/>
            </w:tblPrEx>
          </w:tblPrExChange>
        </w:tblPrEx>
        <w:trPr>
          <w:trHeight w:hRule="exact" w:val="1562"/>
          <w:trPrChange w:id="422" w:author="Ines" w:date="2016-07-04T22:52:00Z">
            <w:trPr>
              <w:gridAfter w:val="0"/>
              <w:trHeight w:hRule="exact" w:val="1173"/>
            </w:trPr>
          </w:trPrChange>
        </w:trPr>
        <w:tc>
          <w:tcPr>
            <w:tcW w:w="25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PrChange w:id="423" w:author="Ines" w:date="2016-07-04T22:52:00Z">
              <w:tcPr>
                <w:tcW w:w="2553" w:type="dxa"/>
                <w:gridSpan w:val="2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</w:tcPr>
            </w:tcPrChange>
          </w:tcPr>
          <w:p w14:paraId="29232B5A" w14:textId="77777777" w:rsidR="00BE5A93" w:rsidRDefault="00F700C7">
            <w:pPr>
              <w:spacing w:before="95" w:after="0" w:line="240" w:lineRule="auto"/>
              <w:ind w:left="95" w:right="-20"/>
              <w:rPr>
                <w:ins w:id="424" w:author="Ines" w:date="2016-07-04T22:51:00Z"/>
                <w:rFonts w:ascii="Times New Roman" w:eastAsia="Times New Roman" w:hAnsi="Times New Roman" w:cs="Times New Roman"/>
                <w:sz w:val="24"/>
                <w:szCs w:val="24"/>
              </w:rPr>
            </w:pPr>
            <w:del w:id="425" w:author="Ines" w:date="2016-07-04T22:51:00Z">
              <w:r w:rsidDel="00E511E2">
                <w:rPr>
                  <w:rFonts w:ascii="Times New Roman" w:eastAsia="Times New Roman" w:hAnsi="Times New Roman" w:cs="Times New Roman"/>
                  <w:spacing w:val="-1"/>
                  <w:sz w:val="24"/>
                  <w:szCs w:val="24"/>
                </w:rPr>
                <w:delText>P</w:delText>
              </w:r>
              <w:r w:rsidDel="00E511E2">
                <w:rPr>
                  <w:rFonts w:ascii="Times New Roman" w:eastAsia="Times New Roman" w:hAnsi="Times New Roman" w:cs="Times New Roman"/>
                  <w:sz w:val="24"/>
                  <w:szCs w:val="24"/>
                </w:rPr>
                <w:delText>ub</w:delText>
              </w:r>
              <w:r w:rsidDel="00E511E2">
                <w:rPr>
                  <w:rFonts w:ascii="Times New Roman" w:eastAsia="Times New Roman" w:hAnsi="Times New Roman" w:cs="Times New Roman"/>
                  <w:spacing w:val="1"/>
                  <w:sz w:val="24"/>
                  <w:szCs w:val="24"/>
                </w:rPr>
                <w:delText>lica</w:delText>
              </w:r>
              <w:r w:rsidDel="00E511E2">
                <w:rPr>
                  <w:rFonts w:ascii="Times New Roman" w:eastAsia="Times New Roman" w:hAnsi="Times New Roman" w:cs="Times New Roman"/>
                  <w:spacing w:val="-3"/>
                  <w:sz w:val="24"/>
                  <w:szCs w:val="24"/>
                </w:rPr>
                <w:delText>c</w:delText>
              </w:r>
              <w:r w:rsidDel="00E511E2">
                <w:rPr>
                  <w:rFonts w:ascii="Times New Roman" w:eastAsia="Times New Roman" w:hAnsi="Times New Roman" w:cs="Times New Roman"/>
                  <w:spacing w:val="1"/>
                  <w:sz w:val="24"/>
                  <w:szCs w:val="24"/>
                </w:rPr>
                <w:delText>i</w:delText>
              </w:r>
              <w:r w:rsidDel="00E511E2">
                <w:rPr>
                  <w:rFonts w:ascii="Times New Roman" w:eastAsia="Times New Roman" w:hAnsi="Times New Roman" w:cs="Times New Roman"/>
                  <w:sz w:val="24"/>
                  <w:szCs w:val="24"/>
                </w:rPr>
                <w:delText xml:space="preserve">ón </w:delText>
              </w:r>
              <w:r w:rsidDel="00E511E2">
                <w:rPr>
                  <w:rFonts w:ascii="Times New Roman" w:eastAsia="Times New Roman" w:hAnsi="Times New Roman" w:cs="Times New Roman"/>
                  <w:spacing w:val="1"/>
                  <w:sz w:val="24"/>
                  <w:szCs w:val="24"/>
                </w:rPr>
                <w:delText>c</w:delText>
              </w:r>
              <w:r w:rsidDel="00E511E2">
                <w:rPr>
                  <w:rFonts w:ascii="Times New Roman" w:eastAsia="Times New Roman" w:hAnsi="Times New Roman" w:cs="Times New Roman"/>
                  <w:spacing w:val="-3"/>
                  <w:sz w:val="24"/>
                  <w:szCs w:val="24"/>
                </w:rPr>
                <w:delText>i</w:delText>
              </w:r>
              <w:r w:rsidDel="00E511E2">
                <w:rPr>
                  <w:rFonts w:ascii="Times New Roman" w:eastAsia="Times New Roman" w:hAnsi="Times New Roman" w:cs="Times New Roman"/>
                  <w:spacing w:val="1"/>
                  <w:sz w:val="24"/>
                  <w:szCs w:val="24"/>
                </w:rPr>
                <w:delText>e</w:delText>
              </w:r>
              <w:r w:rsidDel="00E511E2">
                <w:rPr>
                  <w:rFonts w:ascii="Times New Roman" w:eastAsia="Times New Roman" w:hAnsi="Times New Roman" w:cs="Times New Roman"/>
                  <w:sz w:val="24"/>
                  <w:szCs w:val="24"/>
                </w:rPr>
                <w:delText>n</w:delText>
              </w:r>
              <w:r w:rsidDel="00E511E2">
                <w:rPr>
                  <w:rFonts w:ascii="Times New Roman" w:eastAsia="Times New Roman" w:hAnsi="Times New Roman" w:cs="Times New Roman"/>
                  <w:spacing w:val="1"/>
                  <w:sz w:val="24"/>
                  <w:szCs w:val="24"/>
                </w:rPr>
                <w:delText>tí</w:delText>
              </w:r>
              <w:r w:rsidDel="00E511E2">
                <w:rPr>
                  <w:rFonts w:ascii="Times New Roman" w:eastAsia="Times New Roman" w:hAnsi="Times New Roman" w:cs="Times New Roman"/>
                  <w:spacing w:val="-4"/>
                  <w:sz w:val="24"/>
                  <w:szCs w:val="24"/>
                </w:rPr>
                <w:delText>f</w:delText>
              </w:r>
              <w:r w:rsidDel="00E511E2">
                <w:rPr>
                  <w:rFonts w:ascii="Times New Roman" w:eastAsia="Times New Roman" w:hAnsi="Times New Roman" w:cs="Times New Roman"/>
                  <w:spacing w:val="1"/>
                  <w:sz w:val="24"/>
                  <w:szCs w:val="24"/>
                </w:rPr>
                <w:delText>i</w:delText>
              </w:r>
              <w:r w:rsidDel="00E511E2">
                <w:rPr>
                  <w:rFonts w:ascii="Times New Roman" w:eastAsia="Times New Roman" w:hAnsi="Times New Roman" w:cs="Times New Roman"/>
                  <w:spacing w:val="-3"/>
                  <w:sz w:val="24"/>
                  <w:szCs w:val="24"/>
                </w:rPr>
                <w:delText>c</w:delText>
              </w:r>
              <w:r w:rsidDel="00E511E2">
                <w:rPr>
                  <w:rFonts w:ascii="Times New Roman" w:eastAsia="Times New Roman" w:hAnsi="Times New Roman" w:cs="Times New Roman"/>
                  <w:sz w:val="24"/>
                  <w:szCs w:val="24"/>
                </w:rPr>
                <w:delText>a</w:delText>
              </w:r>
            </w:del>
          </w:p>
          <w:p w14:paraId="4542EFD7" w14:textId="77777777" w:rsidR="00E511E2" w:rsidRDefault="00E511E2">
            <w:pPr>
              <w:spacing w:before="95" w:after="0" w:line="240" w:lineRule="auto"/>
              <w:ind w:left="95" w:right="-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ins w:id="426" w:author="Ines" w:date="2016-07-04T22:51:00Z">
              <w:r>
                <w:rPr>
                  <w:rFonts w:ascii="Times New Roman" w:eastAsia="Times New Roman" w:hAnsi="Times New Roman" w:cs="Times New Roman"/>
                  <w:sz w:val="24"/>
                  <w:szCs w:val="24"/>
                </w:rPr>
                <w:t xml:space="preserve">Documento Resultado del Trabajo de Grado y sus </w:t>
              </w:r>
            </w:ins>
            <w:ins w:id="427" w:author="Ines" w:date="2016-07-04T22:52:00Z">
              <w:r>
                <w:rPr>
                  <w:rFonts w:ascii="Times New Roman" w:eastAsia="Times New Roman" w:hAnsi="Times New Roman" w:cs="Times New Roman"/>
                  <w:sz w:val="24"/>
                  <w:szCs w:val="24"/>
                </w:rPr>
                <w:t>manuals</w:t>
              </w:r>
            </w:ins>
            <w:ins w:id="428" w:author="Ines" w:date="2016-07-04T22:51:00Z">
              <w:r>
                <w:rPr>
                  <w:rFonts w:ascii="Times New Roman" w:eastAsia="Times New Roman" w:hAnsi="Times New Roman" w:cs="Times New Roman"/>
                  <w:sz w:val="24"/>
                  <w:szCs w:val="24"/>
                </w:rPr>
                <w:t xml:space="preserve"> </w:t>
              </w:r>
            </w:ins>
            <w:ins w:id="429" w:author="Ines" w:date="2016-07-04T22:52:00Z">
              <w:r>
                <w:rPr>
                  <w:rFonts w:ascii="Times New Roman" w:eastAsia="Times New Roman" w:hAnsi="Times New Roman" w:cs="Times New Roman"/>
                  <w:sz w:val="24"/>
                  <w:szCs w:val="24"/>
                </w:rPr>
                <w:t>de usuario</w:t>
              </w:r>
            </w:ins>
          </w:p>
        </w:tc>
        <w:tc>
          <w:tcPr>
            <w:tcW w:w="269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PrChange w:id="430" w:author="Ines" w:date="2016-07-04T22:52:00Z">
              <w:tcPr>
                <w:tcW w:w="2697" w:type="dxa"/>
                <w:gridSpan w:val="2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</w:tcPr>
            </w:tcPrChange>
          </w:tcPr>
          <w:p w14:paraId="33F7E445" w14:textId="77777777" w:rsidR="00BE5A93" w:rsidRDefault="00F700C7">
            <w:pPr>
              <w:spacing w:before="95" w:after="0" w:line="240" w:lineRule="auto"/>
              <w:ind w:left="95" w:right="-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P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ub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lica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>c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i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on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</w:t>
            </w:r>
          </w:p>
        </w:tc>
        <w:tc>
          <w:tcPr>
            <w:tcW w:w="411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PrChange w:id="431" w:author="Ines" w:date="2016-07-04T22:52:00Z">
              <w:tcPr>
                <w:tcW w:w="4114" w:type="dxa"/>
                <w:gridSpan w:val="2"/>
                <w:tcBorders>
                  <w:top w:val="single" w:sz="8" w:space="0" w:color="000000"/>
                  <w:left w:val="single" w:sz="8" w:space="0" w:color="000000"/>
                  <w:bottom w:val="single" w:sz="8" w:space="0" w:color="000000"/>
                  <w:right w:val="single" w:sz="8" w:space="0" w:color="000000"/>
                </w:tcBorders>
              </w:tcPr>
            </w:tcPrChange>
          </w:tcPr>
          <w:p w14:paraId="47FD0AC0" w14:textId="77777777" w:rsidR="00BE5A93" w:rsidRDefault="00F700C7">
            <w:pPr>
              <w:spacing w:before="95" w:after="0"/>
              <w:ind w:left="91" w:right="47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U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4"/>
                <w:sz w:val="24"/>
                <w:szCs w:val="24"/>
              </w:rPr>
              <w:t>v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s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i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 d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M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4"/>
                <w:sz w:val="24"/>
                <w:szCs w:val="24"/>
              </w:rPr>
              <w:t>g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ale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, Co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m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</w:t>
            </w:r>
            <w:r>
              <w:rPr>
                <w:rFonts w:ascii="Times New Roman" w:eastAsia="Times New Roman" w:hAnsi="Times New Roman" w:cs="Times New Roman"/>
                <w:spacing w:val="-4"/>
                <w:sz w:val="24"/>
                <w:szCs w:val="24"/>
              </w:rPr>
              <w:t>n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i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d 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cie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>t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í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f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>c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ci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on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 xml:space="preserve"> i</w:t>
            </w:r>
            <w:r>
              <w:rPr>
                <w:rFonts w:ascii="Times New Roman" w:eastAsia="Times New Roman" w:hAnsi="Times New Roman" w:cs="Times New Roman"/>
                <w:spacing w:val="-4"/>
                <w:sz w:val="24"/>
                <w:szCs w:val="24"/>
              </w:rPr>
              <w:t>n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te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rn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ci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on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l 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i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te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s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4"/>
                <w:sz w:val="24"/>
                <w:szCs w:val="24"/>
              </w:rPr>
              <w:t>d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 xml:space="preserve"> 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</w:t>
            </w:r>
            <w:r>
              <w:rPr>
                <w:rFonts w:ascii="Times New Roman" w:eastAsia="Times New Roman" w:hAnsi="Times New Roman" w:cs="Times New Roman"/>
                <w:spacing w:val="-4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tec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</w:t>
            </w:r>
            <w:r>
              <w:rPr>
                <w:rFonts w:ascii="Times New Roman" w:eastAsia="Times New Roman" w:hAnsi="Times New Roman" w:cs="Times New Roman"/>
                <w:spacing w:val="-4"/>
                <w:sz w:val="24"/>
                <w:szCs w:val="24"/>
              </w:rPr>
              <w:t>o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l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</w:t>
            </w:r>
            <w:r>
              <w:rPr>
                <w:rFonts w:ascii="Times New Roman" w:eastAsia="Times New Roman" w:hAnsi="Times New Roman" w:cs="Times New Roman"/>
                <w:spacing w:val="-4"/>
                <w:sz w:val="24"/>
                <w:szCs w:val="24"/>
              </w:rPr>
              <w:t>g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ía</w:t>
            </w:r>
            <w:ins w:id="432" w:author="Ines" w:date="2016-07-04T22:52:00Z">
              <w:r w:rsidR="00E511E2">
                <w:rPr>
                  <w:rFonts w:ascii="Times New Roman" w:eastAsia="Times New Roman" w:hAnsi="Times New Roman" w:cs="Times New Roman"/>
                  <w:spacing w:val="1"/>
                  <w:sz w:val="24"/>
                  <w:szCs w:val="24"/>
                </w:rPr>
                <w:t xml:space="preserve"> móvil</w:t>
              </w:r>
            </w:ins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</w:tc>
      </w:tr>
    </w:tbl>
    <w:p w14:paraId="72A8F280" w14:textId="77777777" w:rsidR="00BE5A93" w:rsidRDefault="00BE5A93">
      <w:pPr>
        <w:spacing w:before="5" w:after="0" w:line="100" w:lineRule="exact"/>
        <w:rPr>
          <w:sz w:val="10"/>
          <w:szCs w:val="10"/>
        </w:rPr>
      </w:pPr>
    </w:p>
    <w:p w14:paraId="566C03F2" w14:textId="77777777" w:rsidR="00BE5A93" w:rsidRDefault="00BE5A93">
      <w:pPr>
        <w:spacing w:after="0" w:line="200" w:lineRule="exact"/>
        <w:rPr>
          <w:sz w:val="20"/>
          <w:szCs w:val="20"/>
        </w:rPr>
      </w:pPr>
    </w:p>
    <w:p w14:paraId="08E0470A" w14:textId="77777777" w:rsidR="00BE5A93" w:rsidRDefault="00BE5A93">
      <w:pPr>
        <w:spacing w:after="0" w:line="200" w:lineRule="exact"/>
        <w:rPr>
          <w:sz w:val="20"/>
          <w:szCs w:val="20"/>
        </w:rPr>
      </w:pPr>
    </w:p>
    <w:p w14:paraId="1F12023B" w14:textId="77777777" w:rsidR="00BE5A93" w:rsidRDefault="00BE5A93">
      <w:pPr>
        <w:spacing w:after="0" w:line="200" w:lineRule="exact"/>
        <w:rPr>
          <w:sz w:val="20"/>
          <w:szCs w:val="20"/>
        </w:rPr>
      </w:pPr>
    </w:p>
    <w:p w14:paraId="10EC62BC" w14:textId="77777777" w:rsidR="00BE5A93" w:rsidRDefault="00F700C7">
      <w:pPr>
        <w:tabs>
          <w:tab w:val="left" w:pos="940"/>
        </w:tabs>
        <w:spacing w:before="29" w:after="0" w:line="479" w:lineRule="auto"/>
        <w:ind w:left="956" w:right="628" w:hanging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●</w:t>
      </w:r>
      <w:r>
        <w:rPr>
          <w:rFonts w:ascii="Arial" w:eastAsia="Arial" w:hAnsi="Arial" w:cs="Arial"/>
          <w:sz w:val="24"/>
          <w:szCs w:val="24"/>
        </w:rPr>
        <w:tab/>
      </w:r>
      <w:r>
        <w:rPr>
          <w:rFonts w:ascii="Times New Roman" w:eastAsia="Times New Roman" w:hAnsi="Times New Roman" w:cs="Times New Roman"/>
          <w:spacing w:val="-5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licaci</w:t>
      </w:r>
      <w:r>
        <w:rPr>
          <w:rFonts w:ascii="Times New Roman" w:eastAsia="Times New Roman" w:hAnsi="Times New Roman" w:cs="Times New Roman"/>
          <w:sz w:val="24"/>
          <w:szCs w:val="24"/>
        </w:rPr>
        <w:t>ón</w:t>
      </w:r>
      <w:r>
        <w:rPr>
          <w:rFonts w:ascii="Times New Roman" w:eastAsia="Times New Roman" w:hAnsi="Times New Roman" w:cs="Times New Roman"/>
          <w:spacing w:val="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z w:val="24"/>
          <w:szCs w:val="24"/>
        </w:rPr>
        <w:t>ó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produ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ón.</w:t>
      </w:r>
      <w:r>
        <w:rPr>
          <w:rFonts w:ascii="Times New Roman" w:eastAsia="Times New Roman" w:hAnsi="Times New Roman" w:cs="Times New Roman"/>
          <w:spacing w:val="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rá</w:t>
      </w:r>
      <w:r>
        <w:rPr>
          <w:rFonts w:ascii="Times New Roman" w:eastAsia="Times New Roman" w:hAnsi="Times New Roman" w:cs="Times New Roman"/>
          <w:spacing w:val="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on</w:t>
      </w:r>
      <w:r>
        <w:rPr>
          <w:rFonts w:ascii="Times New Roman" w:eastAsia="Times New Roman" w:hAnsi="Times New Roman" w:cs="Times New Roman"/>
          <w:spacing w:val="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un</w:t>
      </w:r>
      <w:r>
        <w:rPr>
          <w:rFonts w:ascii="Times New Roman" w:eastAsia="Times New Roman" w:hAnsi="Times New Roman" w:cs="Times New Roman"/>
          <w:spacing w:val="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of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ti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os</w:t>
      </w:r>
      <w:r>
        <w:rPr>
          <w:rFonts w:ascii="Times New Roman" w:eastAsia="Times New Roman" w:hAnsi="Times New Roman" w:cs="Times New Roman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te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s op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ati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z w:val="24"/>
          <w:szCs w:val="24"/>
        </w:rPr>
        <w:t>os</w:t>
      </w:r>
      <w:r>
        <w:rPr>
          <w:rFonts w:ascii="Times New Roman" w:eastAsia="Times New Roman" w:hAnsi="Times New Roman" w:cs="Times New Roman"/>
          <w:spacing w:val="2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z w:val="24"/>
          <w:szCs w:val="24"/>
        </w:rPr>
        <w:t>ó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ile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2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pub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ca</w:t>
      </w:r>
      <w:r>
        <w:rPr>
          <w:rFonts w:ascii="Times New Roman" w:eastAsia="Times New Roman" w:hAnsi="Times New Roman" w:cs="Times New Roman"/>
          <w:sz w:val="24"/>
          <w:szCs w:val="24"/>
        </w:rPr>
        <w:t>do</w:t>
      </w:r>
      <w:r>
        <w:rPr>
          <w:rFonts w:ascii="Times New Roman" w:eastAsia="Times New Roman" w:hAnsi="Times New Roman" w:cs="Times New Roman"/>
          <w:spacing w:val="2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2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us</w:t>
      </w:r>
      <w:r>
        <w:rPr>
          <w:rFonts w:ascii="Times New Roman" w:eastAsia="Times New Roman" w:hAnsi="Times New Roman" w:cs="Times New Roman"/>
          <w:spacing w:val="2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ecti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2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nd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2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que</w:t>
      </w:r>
      <w:r>
        <w:rPr>
          <w:rFonts w:ascii="Times New Roman" w:eastAsia="Times New Roman" w:hAnsi="Times New Roman" w:cs="Times New Roman"/>
          <w:spacing w:val="2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ofr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ce</w:t>
      </w:r>
      <w:r>
        <w:rPr>
          <w:rFonts w:ascii="Times New Roman" w:eastAsia="Times New Roman" w:hAnsi="Times New Roman" w:cs="Times New Roman"/>
          <w:sz w:val="24"/>
          <w:szCs w:val="24"/>
        </w:rPr>
        <w:t>rá</w:t>
      </w:r>
      <w:r>
        <w:rPr>
          <w:rFonts w:ascii="Times New Roman" w:eastAsia="Times New Roman" w:hAnsi="Times New Roman" w:cs="Times New Roman"/>
          <w:spacing w:val="2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>os</w:t>
      </w:r>
      <w:r>
        <w:rPr>
          <w:rFonts w:ascii="Times New Roman" w:eastAsia="Times New Roman" w:hAnsi="Times New Roman" w:cs="Times New Roman"/>
          <w:spacing w:val="2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ici</w:t>
      </w:r>
      <w:r>
        <w:rPr>
          <w:rFonts w:ascii="Times New Roman" w:eastAsia="Times New Roman" w:hAnsi="Times New Roman" w:cs="Times New Roman"/>
          <w:sz w:val="24"/>
          <w:szCs w:val="24"/>
        </w:rPr>
        <w:t>os de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c</w:t>
      </w:r>
      <w:r>
        <w:rPr>
          <w:rFonts w:ascii="Times New Roman" w:eastAsia="Times New Roman" w:hAnsi="Times New Roman" w:cs="Times New Roman"/>
          <w:sz w:val="24"/>
          <w:szCs w:val="24"/>
        </w:rPr>
        <w:t>on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lt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il</w:t>
      </w:r>
      <w:r>
        <w:rPr>
          <w:rFonts w:ascii="Times New Roman" w:eastAsia="Times New Roman" w:hAnsi="Times New Roman" w:cs="Times New Roman"/>
          <w:sz w:val="24"/>
          <w:szCs w:val="24"/>
        </w:rPr>
        <w:t>, hor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o, no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ta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na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ca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aci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l</w:t>
      </w:r>
      <w:r>
        <w:rPr>
          <w:rFonts w:ascii="Times New Roman" w:eastAsia="Times New Roman" w:hAnsi="Times New Roman" w:cs="Times New Roman"/>
          <w:sz w:val="24"/>
          <w:szCs w:val="24"/>
        </w:rPr>
        <w:t>os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ud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ia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l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a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2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2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ale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spacing w:val="2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am</w:t>
      </w:r>
      <w:r>
        <w:rPr>
          <w:rFonts w:ascii="Times New Roman" w:eastAsia="Times New Roman" w:hAnsi="Times New Roman" w:cs="Times New Roman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é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2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-5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pondrá</w:t>
      </w:r>
      <w:r>
        <w:rPr>
          <w:rFonts w:ascii="Times New Roman" w:eastAsia="Times New Roman" w:hAnsi="Times New Roman" w:cs="Times New Roman"/>
          <w:spacing w:val="2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spacing w:val="2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ie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que</w:t>
      </w:r>
      <w:r>
        <w:rPr>
          <w:rFonts w:ascii="Times New Roman" w:eastAsia="Times New Roman" w:hAnsi="Times New Roman" w:cs="Times New Roman"/>
          <w:spacing w:val="2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ta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n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ud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ia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us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acti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s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é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mi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s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tale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s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una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alc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la</w:t>
      </w:r>
      <w:r>
        <w:rPr>
          <w:rFonts w:ascii="Times New Roman" w:eastAsia="Times New Roman" w:hAnsi="Times New Roman" w:cs="Times New Roman"/>
          <w:sz w:val="24"/>
          <w:szCs w:val="24"/>
        </w:rPr>
        <w:t>dora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no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ta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y pro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me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spacing w:val="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ub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ca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on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>os</w:t>
      </w:r>
      <w:r>
        <w:rPr>
          <w:rFonts w:ascii="Times New Roman" w:eastAsia="Times New Roman" w:hAnsi="Times New Roman" w:cs="Times New Roman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ci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am</w:t>
      </w:r>
      <w:r>
        <w:rPr>
          <w:rFonts w:ascii="Times New Roman" w:eastAsia="Times New Roman" w:hAnsi="Times New Roman" w:cs="Times New Roman"/>
          <w:sz w:val="24"/>
          <w:szCs w:val="24"/>
        </w:rPr>
        <w:t>pu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spacing w:val="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ec</w:t>
      </w:r>
      <w:r>
        <w:rPr>
          <w:rFonts w:ascii="Times New Roman" w:eastAsia="Times New Roman" w:hAnsi="Times New Roman" w:cs="Times New Roman"/>
          <w:sz w:val="24"/>
          <w:szCs w:val="24"/>
        </w:rPr>
        <w:t>ord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or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cla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y un por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ta</w:t>
      </w:r>
      <w:r>
        <w:rPr>
          <w:rFonts w:ascii="Times New Roman" w:eastAsia="Times New Roman" w:hAnsi="Times New Roman" w:cs="Times New Roman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2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spacing w:val="2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no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cia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2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obre</w:t>
      </w:r>
      <w:r>
        <w:rPr>
          <w:rFonts w:ascii="Times New Roman" w:eastAsia="Times New Roman" w:hAnsi="Times New Roman" w:cs="Times New Roman"/>
          <w:spacing w:val="2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2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un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2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me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ta</w:t>
      </w:r>
      <w:r>
        <w:rPr>
          <w:rFonts w:ascii="Times New Roman" w:eastAsia="Times New Roman" w:hAnsi="Times New Roman" w:cs="Times New Roman"/>
          <w:sz w:val="24"/>
          <w:szCs w:val="24"/>
        </w:rPr>
        <w:t>do</w:t>
      </w:r>
      <w:r>
        <w:rPr>
          <w:rFonts w:ascii="Times New Roman" w:eastAsia="Times New Roman" w:hAnsi="Times New Roman" w:cs="Times New Roman"/>
          <w:spacing w:val="2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2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>os</w:t>
      </w:r>
      <w:r>
        <w:rPr>
          <w:rFonts w:ascii="Times New Roman" w:eastAsia="Times New Roman" w:hAnsi="Times New Roman" w:cs="Times New Roman"/>
          <w:spacing w:val="2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2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ci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le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2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of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ia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s de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spacing w:val="-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nd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7947CD8" w14:textId="77777777" w:rsidR="00BE5A93" w:rsidRDefault="00BE5A93">
      <w:pPr>
        <w:spacing w:after="0"/>
        <w:jc w:val="both"/>
        <w:sectPr w:rsidR="00BE5A93">
          <w:pgSz w:w="12240" w:h="15840"/>
          <w:pgMar w:top="1700" w:right="1300" w:bottom="280" w:left="1180" w:header="1483" w:footer="0" w:gutter="0"/>
          <w:cols w:space="720"/>
        </w:sectPr>
      </w:pPr>
    </w:p>
    <w:p w14:paraId="76864D4C" w14:textId="77777777" w:rsidR="00BE5A93" w:rsidRDefault="00BE5A93">
      <w:pPr>
        <w:spacing w:before="19" w:after="0" w:line="220" w:lineRule="exact"/>
      </w:pPr>
    </w:p>
    <w:p w14:paraId="19504CDB" w14:textId="77777777" w:rsidR="00BE5A93" w:rsidRDefault="00F700C7">
      <w:pPr>
        <w:tabs>
          <w:tab w:val="left" w:pos="820"/>
        </w:tabs>
        <w:spacing w:before="29" w:after="0" w:line="479" w:lineRule="auto"/>
        <w:ind w:left="836" w:right="629" w:hanging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●</w:t>
      </w:r>
      <w:r>
        <w:rPr>
          <w:rFonts w:ascii="Arial" w:eastAsia="Arial" w:hAnsi="Arial" w:cs="Arial"/>
          <w:sz w:val="24"/>
          <w:szCs w:val="24"/>
        </w:rPr>
        <w:tab/>
      </w:r>
      <w:ins w:id="433" w:author="Ines" w:date="2016-07-04T22:52:00Z">
        <w:r w:rsidR="00CE5903">
          <w:rPr>
            <w:rFonts w:ascii="Times New Roman" w:eastAsia="Times New Roman" w:hAnsi="Times New Roman" w:cs="Times New Roman"/>
            <w:sz w:val="24"/>
            <w:szCs w:val="24"/>
          </w:rPr>
          <w:t>Documento Resultado del Trabajo de Grado y sus manuals de usuario</w:t>
        </w:r>
      </w:ins>
      <w:del w:id="434" w:author="Ines" w:date="2016-07-04T22:52:00Z">
        <w:r w:rsidDel="00CE5903">
          <w:rPr>
            <w:rFonts w:ascii="Times New Roman" w:eastAsia="Times New Roman" w:hAnsi="Times New Roman" w:cs="Times New Roman"/>
            <w:spacing w:val="-1"/>
            <w:sz w:val="24"/>
            <w:szCs w:val="24"/>
          </w:rPr>
          <w:delText>P</w:delText>
        </w:r>
        <w:r w:rsidDel="00CE5903">
          <w:rPr>
            <w:rFonts w:ascii="Times New Roman" w:eastAsia="Times New Roman" w:hAnsi="Times New Roman" w:cs="Times New Roman"/>
            <w:sz w:val="24"/>
            <w:szCs w:val="24"/>
          </w:rPr>
          <w:delText>ub</w:delText>
        </w:r>
        <w:r w:rsidDel="00CE5903">
          <w:rPr>
            <w:rFonts w:ascii="Times New Roman" w:eastAsia="Times New Roman" w:hAnsi="Times New Roman" w:cs="Times New Roman"/>
            <w:spacing w:val="1"/>
            <w:sz w:val="24"/>
            <w:szCs w:val="24"/>
          </w:rPr>
          <w:delText>lica</w:delText>
        </w:r>
        <w:r w:rsidDel="00CE5903">
          <w:rPr>
            <w:rFonts w:ascii="Times New Roman" w:eastAsia="Times New Roman" w:hAnsi="Times New Roman" w:cs="Times New Roman"/>
            <w:spacing w:val="-3"/>
            <w:sz w:val="24"/>
            <w:szCs w:val="24"/>
          </w:rPr>
          <w:delText>c</w:delText>
        </w:r>
        <w:r w:rsidDel="00CE5903">
          <w:rPr>
            <w:rFonts w:ascii="Times New Roman" w:eastAsia="Times New Roman" w:hAnsi="Times New Roman" w:cs="Times New Roman"/>
            <w:spacing w:val="1"/>
            <w:sz w:val="24"/>
            <w:szCs w:val="24"/>
          </w:rPr>
          <w:delText>i</w:delText>
        </w:r>
        <w:r w:rsidDel="00CE5903">
          <w:rPr>
            <w:rFonts w:ascii="Times New Roman" w:eastAsia="Times New Roman" w:hAnsi="Times New Roman" w:cs="Times New Roman"/>
            <w:sz w:val="24"/>
            <w:szCs w:val="24"/>
          </w:rPr>
          <w:delText>ón</w:delText>
        </w:r>
        <w:r w:rsidDel="00CE5903">
          <w:rPr>
            <w:rFonts w:ascii="Times New Roman" w:eastAsia="Times New Roman" w:hAnsi="Times New Roman" w:cs="Times New Roman"/>
            <w:spacing w:val="48"/>
            <w:sz w:val="24"/>
            <w:szCs w:val="24"/>
          </w:rPr>
          <w:delText xml:space="preserve"> </w:delText>
        </w:r>
        <w:r w:rsidDel="00CE5903">
          <w:rPr>
            <w:rFonts w:ascii="Times New Roman" w:eastAsia="Times New Roman" w:hAnsi="Times New Roman" w:cs="Times New Roman"/>
            <w:spacing w:val="1"/>
            <w:sz w:val="24"/>
            <w:szCs w:val="24"/>
          </w:rPr>
          <w:delText>cie</w:delText>
        </w:r>
        <w:r w:rsidDel="00CE5903">
          <w:rPr>
            <w:rFonts w:ascii="Times New Roman" w:eastAsia="Times New Roman" w:hAnsi="Times New Roman" w:cs="Times New Roman"/>
            <w:spacing w:val="-4"/>
            <w:sz w:val="24"/>
            <w:szCs w:val="24"/>
          </w:rPr>
          <w:delText>n</w:delText>
        </w:r>
        <w:r w:rsidDel="00CE5903">
          <w:rPr>
            <w:rFonts w:ascii="Times New Roman" w:eastAsia="Times New Roman" w:hAnsi="Times New Roman" w:cs="Times New Roman"/>
            <w:spacing w:val="1"/>
            <w:sz w:val="24"/>
            <w:szCs w:val="24"/>
          </w:rPr>
          <w:delText>tí</w:delText>
        </w:r>
        <w:r w:rsidDel="00CE5903">
          <w:rPr>
            <w:rFonts w:ascii="Times New Roman" w:eastAsia="Times New Roman" w:hAnsi="Times New Roman" w:cs="Times New Roman"/>
            <w:sz w:val="24"/>
            <w:szCs w:val="24"/>
          </w:rPr>
          <w:delText>f</w:delText>
        </w:r>
        <w:r w:rsidDel="00CE5903">
          <w:rPr>
            <w:rFonts w:ascii="Times New Roman" w:eastAsia="Times New Roman" w:hAnsi="Times New Roman" w:cs="Times New Roman"/>
            <w:spacing w:val="-3"/>
            <w:sz w:val="24"/>
            <w:szCs w:val="24"/>
          </w:rPr>
          <w:delText>i</w:delText>
        </w:r>
        <w:r w:rsidDel="00CE5903">
          <w:rPr>
            <w:rFonts w:ascii="Times New Roman" w:eastAsia="Times New Roman" w:hAnsi="Times New Roman" w:cs="Times New Roman"/>
            <w:spacing w:val="1"/>
            <w:sz w:val="24"/>
            <w:szCs w:val="24"/>
          </w:rPr>
          <w:delText>ca</w:delText>
        </w:r>
      </w:del>
      <w:r>
        <w:rPr>
          <w:rFonts w:ascii="Times New Roman" w:eastAsia="Times New Roman" w:hAnsi="Times New Roman" w:cs="Times New Roman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spacing w:val="48"/>
          <w:sz w:val="24"/>
          <w:szCs w:val="24"/>
        </w:rPr>
        <w:t xml:space="preserve"> </w:t>
      </w:r>
      <w:del w:id="435" w:author="Ines" w:date="2016-07-04T22:53:00Z">
        <w:r w:rsidDel="00CE5903">
          <w:rPr>
            <w:rFonts w:ascii="Times New Roman" w:eastAsia="Times New Roman" w:hAnsi="Times New Roman" w:cs="Times New Roman"/>
            <w:spacing w:val="-1"/>
            <w:sz w:val="24"/>
            <w:szCs w:val="24"/>
          </w:rPr>
          <w:delText>S</w:delText>
        </w:r>
        <w:r w:rsidDel="00CE5903">
          <w:rPr>
            <w:rFonts w:ascii="Times New Roman" w:eastAsia="Times New Roman" w:hAnsi="Times New Roman" w:cs="Times New Roman"/>
            <w:sz w:val="24"/>
            <w:szCs w:val="24"/>
          </w:rPr>
          <w:delText>e</w:delText>
        </w:r>
        <w:r w:rsidDel="00CE5903">
          <w:rPr>
            <w:rFonts w:ascii="Times New Roman" w:eastAsia="Times New Roman" w:hAnsi="Times New Roman" w:cs="Times New Roman"/>
            <w:spacing w:val="49"/>
            <w:sz w:val="24"/>
            <w:szCs w:val="24"/>
          </w:rPr>
          <w:delText xml:space="preserve"> </w:delText>
        </w:r>
        <w:r w:rsidDel="00CE5903">
          <w:rPr>
            <w:rFonts w:ascii="Times New Roman" w:eastAsia="Times New Roman" w:hAnsi="Times New Roman" w:cs="Times New Roman"/>
            <w:spacing w:val="1"/>
            <w:sz w:val="24"/>
            <w:szCs w:val="24"/>
          </w:rPr>
          <w:delText>e</w:delText>
        </w:r>
        <w:r w:rsidDel="00CE5903">
          <w:rPr>
            <w:rFonts w:ascii="Times New Roman" w:eastAsia="Times New Roman" w:hAnsi="Times New Roman" w:cs="Times New Roman"/>
            <w:spacing w:val="-1"/>
            <w:sz w:val="24"/>
            <w:szCs w:val="24"/>
          </w:rPr>
          <w:delText>s</w:delText>
        </w:r>
        <w:r w:rsidDel="00CE5903">
          <w:rPr>
            <w:rFonts w:ascii="Times New Roman" w:eastAsia="Times New Roman" w:hAnsi="Times New Roman" w:cs="Times New Roman"/>
            <w:sz w:val="24"/>
            <w:szCs w:val="24"/>
          </w:rPr>
          <w:delText>p</w:delText>
        </w:r>
        <w:r w:rsidDel="00CE5903">
          <w:rPr>
            <w:rFonts w:ascii="Times New Roman" w:eastAsia="Times New Roman" w:hAnsi="Times New Roman" w:cs="Times New Roman"/>
            <w:spacing w:val="1"/>
            <w:sz w:val="24"/>
            <w:szCs w:val="24"/>
          </w:rPr>
          <w:delText>e</w:delText>
        </w:r>
        <w:r w:rsidDel="00CE5903">
          <w:rPr>
            <w:rFonts w:ascii="Times New Roman" w:eastAsia="Times New Roman" w:hAnsi="Times New Roman" w:cs="Times New Roman"/>
            <w:sz w:val="24"/>
            <w:szCs w:val="24"/>
          </w:rPr>
          <w:delText>ra</w:delText>
        </w:r>
        <w:r w:rsidDel="00CE5903">
          <w:rPr>
            <w:rFonts w:ascii="Times New Roman" w:eastAsia="Times New Roman" w:hAnsi="Times New Roman" w:cs="Times New Roman"/>
            <w:spacing w:val="49"/>
            <w:sz w:val="24"/>
            <w:szCs w:val="24"/>
          </w:rPr>
          <w:delText xml:space="preserve"> </w:delText>
        </w:r>
        <w:r w:rsidDel="00CE5903">
          <w:rPr>
            <w:rFonts w:ascii="Times New Roman" w:eastAsia="Times New Roman" w:hAnsi="Times New Roman" w:cs="Times New Roman"/>
            <w:sz w:val="24"/>
            <w:szCs w:val="24"/>
          </w:rPr>
          <w:delText>pub</w:delText>
        </w:r>
        <w:r w:rsidDel="00CE5903">
          <w:rPr>
            <w:rFonts w:ascii="Times New Roman" w:eastAsia="Times New Roman" w:hAnsi="Times New Roman" w:cs="Times New Roman"/>
            <w:spacing w:val="1"/>
            <w:sz w:val="24"/>
            <w:szCs w:val="24"/>
          </w:rPr>
          <w:delText>l</w:delText>
        </w:r>
        <w:r w:rsidDel="00CE5903">
          <w:rPr>
            <w:rFonts w:ascii="Times New Roman" w:eastAsia="Times New Roman" w:hAnsi="Times New Roman" w:cs="Times New Roman"/>
            <w:spacing w:val="-3"/>
            <w:sz w:val="24"/>
            <w:szCs w:val="24"/>
          </w:rPr>
          <w:delText>i</w:delText>
        </w:r>
        <w:r w:rsidDel="00CE5903">
          <w:rPr>
            <w:rFonts w:ascii="Times New Roman" w:eastAsia="Times New Roman" w:hAnsi="Times New Roman" w:cs="Times New Roman"/>
            <w:spacing w:val="1"/>
            <w:sz w:val="24"/>
            <w:szCs w:val="24"/>
          </w:rPr>
          <w:delText>c</w:delText>
        </w:r>
        <w:r w:rsidDel="00CE5903">
          <w:rPr>
            <w:rFonts w:ascii="Times New Roman" w:eastAsia="Times New Roman" w:hAnsi="Times New Roman" w:cs="Times New Roman"/>
            <w:spacing w:val="-3"/>
            <w:sz w:val="24"/>
            <w:szCs w:val="24"/>
          </w:rPr>
          <w:delText>a</w:delText>
        </w:r>
        <w:r w:rsidDel="00CE5903">
          <w:rPr>
            <w:rFonts w:ascii="Times New Roman" w:eastAsia="Times New Roman" w:hAnsi="Times New Roman" w:cs="Times New Roman"/>
            <w:sz w:val="24"/>
            <w:szCs w:val="24"/>
          </w:rPr>
          <w:delText>r</w:delText>
        </w:r>
        <w:r w:rsidDel="00CE5903">
          <w:rPr>
            <w:rFonts w:ascii="Times New Roman" w:eastAsia="Times New Roman" w:hAnsi="Times New Roman" w:cs="Times New Roman"/>
            <w:spacing w:val="48"/>
            <w:sz w:val="24"/>
            <w:szCs w:val="24"/>
          </w:rPr>
          <w:delText xml:space="preserve"> </w:delText>
        </w:r>
        <w:r w:rsidDel="00CE5903">
          <w:rPr>
            <w:rFonts w:ascii="Times New Roman" w:eastAsia="Times New Roman" w:hAnsi="Times New Roman" w:cs="Times New Roman"/>
            <w:spacing w:val="1"/>
            <w:sz w:val="24"/>
            <w:szCs w:val="24"/>
          </w:rPr>
          <w:delText>l</w:delText>
        </w:r>
        <w:r w:rsidDel="00CE5903">
          <w:rPr>
            <w:rFonts w:ascii="Times New Roman" w:eastAsia="Times New Roman" w:hAnsi="Times New Roman" w:cs="Times New Roman"/>
            <w:sz w:val="24"/>
            <w:szCs w:val="24"/>
          </w:rPr>
          <w:delText>os</w:delText>
        </w:r>
        <w:r w:rsidDel="00CE5903">
          <w:rPr>
            <w:rFonts w:ascii="Times New Roman" w:eastAsia="Times New Roman" w:hAnsi="Times New Roman" w:cs="Times New Roman"/>
            <w:spacing w:val="46"/>
            <w:sz w:val="24"/>
            <w:szCs w:val="24"/>
          </w:rPr>
          <w:delText xml:space="preserve"> </w:delText>
        </w:r>
        <w:r w:rsidDel="00CE5903">
          <w:rPr>
            <w:rFonts w:ascii="Times New Roman" w:eastAsia="Times New Roman" w:hAnsi="Times New Roman" w:cs="Times New Roman"/>
            <w:sz w:val="24"/>
            <w:szCs w:val="24"/>
          </w:rPr>
          <w:delText>r</w:delText>
        </w:r>
        <w:r w:rsidDel="00CE5903">
          <w:rPr>
            <w:rFonts w:ascii="Times New Roman" w:eastAsia="Times New Roman" w:hAnsi="Times New Roman" w:cs="Times New Roman"/>
            <w:spacing w:val="1"/>
            <w:sz w:val="24"/>
            <w:szCs w:val="24"/>
          </w:rPr>
          <w:delText>e</w:delText>
        </w:r>
        <w:r w:rsidDel="00CE5903">
          <w:rPr>
            <w:rFonts w:ascii="Times New Roman" w:eastAsia="Times New Roman" w:hAnsi="Times New Roman" w:cs="Times New Roman"/>
            <w:spacing w:val="-1"/>
            <w:sz w:val="24"/>
            <w:szCs w:val="24"/>
          </w:rPr>
          <w:delText>s</w:delText>
        </w:r>
        <w:r w:rsidDel="00CE5903">
          <w:rPr>
            <w:rFonts w:ascii="Times New Roman" w:eastAsia="Times New Roman" w:hAnsi="Times New Roman" w:cs="Times New Roman"/>
            <w:sz w:val="24"/>
            <w:szCs w:val="24"/>
          </w:rPr>
          <w:delText>u</w:delText>
        </w:r>
        <w:r w:rsidDel="00CE5903">
          <w:rPr>
            <w:rFonts w:ascii="Times New Roman" w:eastAsia="Times New Roman" w:hAnsi="Times New Roman" w:cs="Times New Roman"/>
            <w:spacing w:val="1"/>
            <w:sz w:val="24"/>
            <w:szCs w:val="24"/>
          </w:rPr>
          <w:delText>lta</w:delText>
        </w:r>
        <w:r w:rsidDel="00CE5903">
          <w:rPr>
            <w:rFonts w:ascii="Times New Roman" w:eastAsia="Times New Roman" w:hAnsi="Times New Roman" w:cs="Times New Roman"/>
            <w:sz w:val="24"/>
            <w:szCs w:val="24"/>
          </w:rPr>
          <w:delText>dos</w:delText>
        </w:r>
        <w:r w:rsidDel="00CE5903">
          <w:rPr>
            <w:rFonts w:ascii="Times New Roman" w:eastAsia="Times New Roman" w:hAnsi="Times New Roman" w:cs="Times New Roman"/>
            <w:spacing w:val="46"/>
            <w:sz w:val="24"/>
            <w:szCs w:val="24"/>
          </w:rPr>
          <w:delText xml:space="preserve"> </w:delText>
        </w:r>
        <w:r w:rsidDel="00CE5903">
          <w:rPr>
            <w:rFonts w:ascii="Times New Roman" w:eastAsia="Times New Roman" w:hAnsi="Times New Roman" w:cs="Times New Roman"/>
            <w:sz w:val="24"/>
            <w:szCs w:val="24"/>
          </w:rPr>
          <w:delText>de</w:delText>
        </w:r>
        <w:r w:rsidDel="00CE5903">
          <w:rPr>
            <w:rFonts w:ascii="Times New Roman" w:eastAsia="Times New Roman" w:hAnsi="Times New Roman" w:cs="Times New Roman"/>
            <w:spacing w:val="49"/>
            <w:sz w:val="24"/>
            <w:szCs w:val="24"/>
          </w:rPr>
          <w:delText xml:space="preserve"> </w:delText>
        </w:r>
        <w:r w:rsidDel="00CE5903">
          <w:rPr>
            <w:rFonts w:ascii="Times New Roman" w:eastAsia="Times New Roman" w:hAnsi="Times New Roman" w:cs="Times New Roman"/>
            <w:spacing w:val="1"/>
            <w:sz w:val="24"/>
            <w:szCs w:val="24"/>
          </w:rPr>
          <w:delText>e</w:delText>
        </w:r>
        <w:r w:rsidDel="00CE5903">
          <w:rPr>
            <w:rFonts w:ascii="Times New Roman" w:eastAsia="Times New Roman" w:hAnsi="Times New Roman" w:cs="Times New Roman"/>
            <w:spacing w:val="-1"/>
            <w:sz w:val="24"/>
            <w:szCs w:val="24"/>
          </w:rPr>
          <w:delText>s</w:delText>
        </w:r>
        <w:r w:rsidDel="00CE5903">
          <w:rPr>
            <w:rFonts w:ascii="Times New Roman" w:eastAsia="Times New Roman" w:hAnsi="Times New Roman" w:cs="Times New Roman"/>
            <w:spacing w:val="1"/>
            <w:sz w:val="24"/>
            <w:szCs w:val="24"/>
          </w:rPr>
          <w:delText>t</w:delText>
        </w:r>
        <w:r w:rsidDel="00CE5903">
          <w:rPr>
            <w:rFonts w:ascii="Times New Roman" w:eastAsia="Times New Roman" w:hAnsi="Times New Roman" w:cs="Times New Roman"/>
            <w:sz w:val="24"/>
            <w:szCs w:val="24"/>
          </w:rPr>
          <w:delText>e</w:delText>
        </w:r>
        <w:r w:rsidDel="00CE5903">
          <w:rPr>
            <w:rFonts w:ascii="Times New Roman" w:eastAsia="Times New Roman" w:hAnsi="Times New Roman" w:cs="Times New Roman"/>
            <w:spacing w:val="49"/>
            <w:sz w:val="24"/>
            <w:szCs w:val="24"/>
          </w:rPr>
          <w:delText xml:space="preserve"> </w:delText>
        </w:r>
        <w:r w:rsidDel="00CE5903">
          <w:rPr>
            <w:rFonts w:ascii="Times New Roman" w:eastAsia="Times New Roman" w:hAnsi="Times New Roman" w:cs="Times New Roman"/>
            <w:sz w:val="24"/>
            <w:szCs w:val="24"/>
          </w:rPr>
          <w:delText>pr</w:delText>
        </w:r>
        <w:r w:rsidDel="00CE5903">
          <w:rPr>
            <w:rFonts w:ascii="Times New Roman" w:eastAsia="Times New Roman" w:hAnsi="Times New Roman" w:cs="Times New Roman"/>
            <w:spacing w:val="4"/>
            <w:sz w:val="24"/>
            <w:szCs w:val="24"/>
          </w:rPr>
          <w:delText>o</w:delText>
        </w:r>
        <w:r w:rsidDel="00CE5903">
          <w:rPr>
            <w:rFonts w:ascii="Times New Roman" w:eastAsia="Times New Roman" w:hAnsi="Times New Roman" w:cs="Times New Roman"/>
            <w:spacing w:val="-8"/>
            <w:sz w:val="24"/>
            <w:szCs w:val="24"/>
          </w:rPr>
          <w:delText>y</w:delText>
        </w:r>
        <w:r w:rsidDel="00CE5903">
          <w:rPr>
            <w:rFonts w:ascii="Times New Roman" w:eastAsia="Times New Roman" w:hAnsi="Times New Roman" w:cs="Times New Roman"/>
            <w:spacing w:val="1"/>
            <w:sz w:val="24"/>
            <w:szCs w:val="24"/>
          </w:rPr>
          <w:delText>ect</w:delText>
        </w:r>
        <w:r w:rsidDel="00CE5903">
          <w:rPr>
            <w:rFonts w:ascii="Times New Roman" w:eastAsia="Times New Roman" w:hAnsi="Times New Roman" w:cs="Times New Roman"/>
            <w:sz w:val="24"/>
            <w:szCs w:val="24"/>
          </w:rPr>
          <w:delText>o</w:delText>
        </w:r>
        <w:r w:rsidDel="00CE5903">
          <w:rPr>
            <w:rFonts w:ascii="Times New Roman" w:eastAsia="Times New Roman" w:hAnsi="Times New Roman" w:cs="Times New Roman"/>
            <w:spacing w:val="48"/>
            <w:sz w:val="24"/>
            <w:szCs w:val="24"/>
          </w:rPr>
          <w:delText xml:space="preserve"> </w:delText>
        </w:r>
      </w:del>
      <w:ins w:id="436" w:author="Ines" w:date="2016-07-04T22:53:00Z">
        <w:r w:rsidR="00CE5903">
          <w:rPr>
            <w:rFonts w:ascii="Times New Roman" w:eastAsia="Times New Roman" w:hAnsi="Times New Roman" w:cs="Times New Roman"/>
            <w:spacing w:val="48"/>
            <w:sz w:val="24"/>
            <w:szCs w:val="24"/>
          </w:rPr>
          <w:t xml:space="preserve"> Se tundra un documentos de referencia </w:t>
        </w:r>
      </w:ins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4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la</w:t>
      </w:r>
      <w:r>
        <w:rPr>
          <w:rFonts w:ascii="Times New Roman" w:eastAsia="Times New Roman" w:hAnsi="Times New Roman" w:cs="Times New Roman"/>
          <w:sz w:val="24"/>
          <w:szCs w:val="24"/>
        </w:rPr>
        <w:t>s b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spacing w:val="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os</w:t>
      </w:r>
      <w:r>
        <w:rPr>
          <w:rFonts w:ascii="Times New Roman" w:eastAsia="Times New Roman" w:hAnsi="Times New Roman" w:cs="Times New Roman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alm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ma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r,</w:t>
      </w:r>
      <w:r>
        <w:rPr>
          <w:rFonts w:ascii="Times New Roman" w:eastAsia="Times New Roman" w:hAnsi="Times New Roman" w:cs="Times New Roman"/>
          <w:spacing w:val="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y que</w:t>
      </w:r>
      <w:r>
        <w:rPr>
          <w:rFonts w:ascii="Times New Roman" w:eastAsia="Times New Roman" w:hAnsi="Times New Roman" w:cs="Times New Roman"/>
          <w:spacing w:val="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ma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z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pon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oda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d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du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ca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on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te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on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ra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po</w:t>
      </w:r>
      <w:r>
        <w:rPr>
          <w:rFonts w:ascii="Times New Roman" w:eastAsia="Times New Roman" w:hAnsi="Times New Roman" w:cs="Times New Roman"/>
          <w:spacing w:val="-8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fu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ur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ti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aci</w:t>
      </w:r>
      <w:r>
        <w:rPr>
          <w:rFonts w:ascii="Times New Roman" w:eastAsia="Times New Roman" w:hAnsi="Times New Roman" w:cs="Times New Roman"/>
          <w:sz w:val="24"/>
          <w:szCs w:val="24"/>
        </w:rPr>
        <w:t>on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s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n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á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c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z w:val="24"/>
          <w:szCs w:val="24"/>
        </w:rPr>
        <w:t>o nu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z w:val="24"/>
          <w:szCs w:val="24"/>
        </w:rPr>
        <w:t>os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pr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-8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ect</w:t>
      </w:r>
      <w:r>
        <w:rPr>
          <w:rFonts w:ascii="Times New Roman" w:eastAsia="Times New Roman" w:hAnsi="Times New Roman" w:cs="Times New Roman"/>
          <w:sz w:val="24"/>
          <w:szCs w:val="24"/>
        </w:rPr>
        <w:t>os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o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te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on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te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38A124EE" w14:textId="77777777" w:rsidR="00BE5A93" w:rsidRDefault="00BE5A93">
      <w:pPr>
        <w:spacing w:before="9" w:after="0" w:line="190" w:lineRule="exact"/>
        <w:rPr>
          <w:sz w:val="19"/>
          <w:szCs w:val="19"/>
        </w:rPr>
      </w:pPr>
    </w:p>
    <w:p w14:paraId="1912A138" w14:textId="77777777" w:rsidR="00BE5A93" w:rsidRDefault="00BE5A93">
      <w:pPr>
        <w:spacing w:after="0" w:line="200" w:lineRule="exact"/>
        <w:rPr>
          <w:sz w:val="20"/>
          <w:szCs w:val="20"/>
        </w:rPr>
      </w:pPr>
    </w:p>
    <w:p w14:paraId="7ABFA440" w14:textId="77777777" w:rsidR="00BE5A93" w:rsidRDefault="00BE5A93">
      <w:pPr>
        <w:spacing w:after="0" w:line="200" w:lineRule="exact"/>
        <w:rPr>
          <w:sz w:val="20"/>
          <w:szCs w:val="20"/>
        </w:rPr>
      </w:pPr>
    </w:p>
    <w:p w14:paraId="250D3352" w14:textId="77777777" w:rsidR="00BE5A93" w:rsidRDefault="00BE5A93">
      <w:pPr>
        <w:spacing w:after="0" w:line="200" w:lineRule="exact"/>
        <w:rPr>
          <w:sz w:val="20"/>
          <w:szCs w:val="20"/>
        </w:rPr>
      </w:pPr>
    </w:p>
    <w:p w14:paraId="0676A53D" w14:textId="77777777" w:rsidR="00BE5A93" w:rsidRDefault="00F700C7">
      <w:pPr>
        <w:spacing w:after="0" w:line="240" w:lineRule="auto"/>
        <w:ind w:left="117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8. 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b/>
          <w:bCs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b/>
          <w:bCs/>
          <w:spacing w:val="-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b/>
          <w:bCs/>
          <w:spacing w:val="2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b/>
          <w:bCs/>
          <w:spacing w:val="-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b/>
          <w:bCs/>
          <w:spacing w:val="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b/>
          <w:bCs/>
          <w:spacing w:val="4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b/>
          <w:bCs/>
          <w:spacing w:val="-4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b/>
          <w:bCs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6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b/>
          <w:bCs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b/>
          <w:bCs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b/>
          <w:bCs/>
          <w:spacing w:val="-6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b/>
          <w:bCs/>
          <w:spacing w:val="4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b/>
          <w:bCs/>
          <w:spacing w:val="-6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b/>
          <w:bCs/>
          <w:spacing w:val="5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s</w:t>
      </w:r>
    </w:p>
    <w:p w14:paraId="10ADBD7A" w14:textId="77777777" w:rsidR="00BE5A93" w:rsidRDefault="00BE5A93">
      <w:pPr>
        <w:spacing w:before="4" w:after="0" w:line="100" w:lineRule="exact"/>
        <w:rPr>
          <w:sz w:val="10"/>
          <w:szCs w:val="10"/>
        </w:rPr>
      </w:pPr>
    </w:p>
    <w:p w14:paraId="744A9A27" w14:textId="77777777" w:rsidR="00BE5A93" w:rsidRDefault="00BE5A93">
      <w:pPr>
        <w:spacing w:after="0" w:line="200" w:lineRule="exact"/>
        <w:rPr>
          <w:sz w:val="20"/>
          <w:szCs w:val="20"/>
        </w:rPr>
      </w:pPr>
    </w:p>
    <w:p w14:paraId="6D08CA25" w14:textId="77777777" w:rsidR="00BE5A93" w:rsidRDefault="00BE5A93">
      <w:pPr>
        <w:spacing w:after="0" w:line="200" w:lineRule="exact"/>
        <w:rPr>
          <w:sz w:val="20"/>
          <w:szCs w:val="20"/>
        </w:rPr>
      </w:pPr>
    </w:p>
    <w:p w14:paraId="053FD093" w14:textId="77777777" w:rsidR="00BE5A93" w:rsidRDefault="00F700C7">
      <w:pPr>
        <w:spacing w:after="0"/>
        <w:ind w:left="117" w:right="950"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-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on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ti</w:t>
      </w:r>
      <w:r>
        <w:rPr>
          <w:rFonts w:ascii="Times New Roman" w:eastAsia="Times New Roman" w:hAnsi="Times New Roman" w:cs="Times New Roman"/>
          <w:sz w:val="24"/>
          <w:szCs w:val="24"/>
        </w:rPr>
        <w:t>nu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aci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ón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c</w:t>
      </w:r>
      <w:r>
        <w:rPr>
          <w:rFonts w:ascii="Times New Roman" w:eastAsia="Times New Roman" w:hAnsi="Times New Roman" w:cs="Times New Roman"/>
          <w:sz w:val="24"/>
          <w:szCs w:val="24"/>
        </w:rPr>
        <w:t>rono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am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ac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et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ll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la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l pr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-8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ect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spacing w:val="-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>os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ro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le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pon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ili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la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on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im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li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odo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n b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 xml:space="preserve"> l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a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met</w:t>
      </w:r>
      <w:r>
        <w:rPr>
          <w:rFonts w:ascii="Times New Roman" w:eastAsia="Times New Roman" w:hAnsi="Times New Roman" w:cs="Times New Roman"/>
          <w:sz w:val="24"/>
          <w:szCs w:val="24"/>
        </w:rPr>
        <w:t>odo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í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rro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o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z w:val="24"/>
          <w:szCs w:val="24"/>
        </w:rPr>
        <w:t>ob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il</w:t>
      </w:r>
      <w:r>
        <w:rPr>
          <w:rFonts w:ascii="Times New Roman" w:eastAsia="Times New Roman" w:hAnsi="Times New Roman" w:cs="Times New Roman"/>
          <w:spacing w:val="6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D.</w:t>
      </w:r>
    </w:p>
    <w:p w14:paraId="7C3156DD" w14:textId="77777777" w:rsidR="00BE5A93" w:rsidRDefault="00BE5A93">
      <w:pPr>
        <w:spacing w:before="14" w:after="0" w:line="200" w:lineRule="exact"/>
        <w:rPr>
          <w:sz w:val="20"/>
          <w:szCs w:val="20"/>
        </w:rPr>
      </w:pPr>
    </w:p>
    <w:p w14:paraId="0BDE56B9" w14:textId="77777777" w:rsidR="00BE5A93" w:rsidRDefault="00F700C7">
      <w:pPr>
        <w:spacing w:after="0" w:line="240" w:lineRule="auto"/>
        <w:ind w:left="1557" w:right="-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i/>
          <w:spacing w:val="2"/>
        </w:rPr>
        <w:t>Tab</w:t>
      </w:r>
      <w:r>
        <w:rPr>
          <w:rFonts w:ascii="Times New Roman" w:eastAsia="Times New Roman" w:hAnsi="Times New Roman" w:cs="Times New Roman"/>
          <w:i/>
          <w:spacing w:val="-5"/>
        </w:rPr>
        <w:t>l</w:t>
      </w:r>
      <w:r>
        <w:rPr>
          <w:rFonts w:ascii="Times New Roman" w:eastAsia="Times New Roman" w:hAnsi="Times New Roman" w:cs="Times New Roman"/>
          <w:i/>
        </w:rPr>
        <w:t>a</w:t>
      </w:r>
      <w:r>
        <w:rPr>
          <w:rFonts w:ascii="Times New Roman" w:eastAsia="Times New Roman" w:hAnsi="Times New Roman" w:cs="Times New Roman"/>
          <w:i/>
          <w:spacing w:val="3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3</w:t>
      </w:r>
      <w:r>
        <w:rPr>
          <w:rFonts w:ascii="Times New Roman" w:eastAsia="Times New Roman" w:hAnsi="Times New Roman" w:cs="Times New Roman"/>
          <w:i/>
        </w:rPr>
        <w:t>.</w:t>
      </w:r>
      <w:r>
        <w:rPr>
          <w:rFonts w:ascii="Times New Roman" w:eastAsia="Times New Roman" w:hAnsi="Times New Roman" w:cs="Times New Roman"/>
          <w:i/>
          <w:spacing w:val="3"/>
        </w:rPr>
        <w:t xml:space="preserve"> </w:t>
      </w:r>
      <w:r>
        <w:rPr>
          <w:rFonts w:ascii="Times New Roman" w:eastAsia="Times New Roman" w:hAnsi="Times New Roman" w:cs="Times New Roman"/>
          <w:spacing w:val="1"/>
        </w:rPr>
        <w:t>D</w:t>
      </w:r>
      <w:r>
        <w:rPr>
          <w:rFonts w:ascii="Times New Roman" w:eastAsia="Times New Roman" w:hAnsi="Times New Roman" w:cs="Times New Roman"/>
          <w:spacing w:val="-2"/>
        </w:rPr>
        <w:t>u</w:t>
      </w:r>
      <w:r>
        <w:rPr>
          <w:rFonts w:ascii="Times New Roman" w:eastAsia="Times New Roman" w:hAnsi="Times New Roman" w:cs="Times New Roman"/>
          <w:spacing w:val="-1"/>
        </w:rPr>
        <w:t>r</w:t>
      </w:r>
      <w:r>
        <w:rPr>
          <w:rFonts w:ascii="Times New Roman" w:eastAsia="Times New Roman" w:hAnsi="Times New Roman" w:cs="Times New Roman"/>
          <w:spacing w:val="-2"/>
        </w:rPr>
        <w:t>ac</w:t>
      </w:r>
      <w:r>
        <w:rPr>
          <w:rFonts w:ascii="Times New Roman" w:eastAsia="Times New Roman" w:hAnsi="Times New Roman" w:cs="Times New Roman"/>
          <w:spacing w:val="-1"/>
        </w:rPr>
        <w:t>i</w:t>
      </w:r>
      <w:r>
        <w:rPr>
          <w:rFonts w:ascii="Times New Roman" w:eastAsia="Times New Roman" w:hAnsi="Times New Roman" w:cs="Times New Roman"/>
          <w:spacing w:val="2"/>
        </w:rPr>
        <w:t>ó</w:t>
      </w:r>
      <w:r>
        <w:rPr>
          <w:rFonts w:ascii="Times New Roman" w:eastAsia="Times New Roman" w:hAnsi="Times New Roman" w:cs="Times New Roman"/>
        </w:rPr>
        <w:t>n</w:t>
      </w:r>
      <w:r>
        <w:rPr>
          <w:rFonts w:ascii="Times New Roman" w:eastAsia="Times New Roman" w:hAnsi="Times New Roman" w:cs="Times New Roman"/>
          <w:spacing w:val="-1"/>
        </w:rPr>
        <w:t xml:space="preserve"> </w:t>
      </w:r>
      <w:r>
        <w:rPr>
          <w:rFonts w:ascii="Times New Roman" w:eastAsia="Times New Roman" w:hAnsi="Times New Roman" w:cs="Times New Roman"/>
          <w:spacing w:val="2"/>
        </w:rPr>
        <w:t>F</w:t>
      </w:r>
      <w:r>
        <w:rPr>
          <w:rFonts w:ascii="Times New Roman" w:eastAsia="Times New Roman" w:hAnsi="Times New Roman" w:cs="Times New Roman"/>
          <w:spacing w:val="-2"/>
        </w:rPr>
        <w:t>as</w:t>
      </w:r>
      <w:r>
        <w:rPr>
          <w:rFonts w:ascii="Times New Roman" w:eastAsia="Times New Roman" w:hAnsi="Times New Roman" w:cs="Times New Roman"/>
          <w:spacing w:val="2"/>
        </w:rPr>
        <w:t>e</w:t>
      </w:r>
      <w:r>
        <w:rPr>
          <w:rFonts w:ascii="Times New Roman" w:eastAsia="Times New Roman" w:hAnsi="Times New Roman" w:cs="Times New Roman"/>
        </w:rPr>
        <w:t>s</w:t>
      </w:r>
      <w:r>
        <w:rPr>
          <w:rFonts w:ascii="Times New Roman" w:eastAsia="Times New Roman" w:hAnsi="Times New Roman" w:cs="Times New Roman"/>
          <w:spacing w:val="-1"/>
        </w:rPr>
        <w:t xml:space="preserve"> </w:t>
      </w:r>
      <w:r>
        <w:rPr>
          <w:rFonts w:ascii="Times New Roman" w:eastAsia="Times New Roman" w:hAnsi="Times New Roman" w:cs="Times New Roman"/>
          <w:spacing w:val="2"/>
        </w:rPr>
        <w:t>d</w:t>
      </w:r>
      <w:r>
        <w:rPr>
          <w:rFonts w:ascii="Times New Roman" w:eastAsia="Times New Roman" w:hAnsi="Times New Roman" w:cs="Times New Roman"/>
        </w:rPr>
        <w:t>e</w:t>
      </w:r>
      <w:r>
        <w:rPr>
          <w:rFonts w:ascii="Times New Roman" w:eastAsia="Times New Roman" w:hAnsi="Times New Roman" w:cs="Times New Roman"/>
          <w:spacing w:val="-1"/>
        </w:rPr>
        <w:t xml:space="preserve"> </w:t>
      </w:r>
      <w:r>
        <w:rPr>
          <w:rFonts w:ascii="Times New Roman" w:eastAsia="Times New Roman" w:hAnsi="Times New Roman" w:cs="Times New Roman"/>
          <w:spacing w:val="2"/>
        </w:rPr>
        <w:t>d</w:t>
      </w:r>
      <w:r>
        <w:rPr>
          <w:rFonts w:ascii="Times New Roman" w:eastAsia="Times New Roman" w:hAnsi="Times New Roman" w:cs="Times New Roman"/>
          <w:spacing w:val="-2"/>
        </w:rPr>
        <w:t>esa</w:t>
      </w:r>
      <w:r>
        <w:rPr>
          <w:rFonts w:ascii="Times New Roman" w:eastAsia="Times New Roman" w:hAnsi="Times New Roman" w:cs="Times New Roman"/>
          <w:spacing w:val="-1"/>
        </w:rPr>
        <w:t>rr</w:t>
      </w:r>
      <w:r>
        <w:rPr>
          <w:rFonts w:ascii="Times New Roman" w:eastAsia="Times New Roman" w:hAnsi="Times New Roman" w:cs="Times New Roman"/>
          <w:spacing w:val="2"/>
        </w:rPr>
        <w:t>o</w:t>
      </w:r>
      <w:r>
        <w:rPr>
          <w:rFonts w:ascii="Times New Roman" w:eastAsia="Times New Roman" w:hAnsi="Times New Roman" w:cs="Times New Roman"/>
          <w:spacing w:val="3"/>
        </w:rPr>
        <w:t>l</w:t>
      </w:r>
      <w:r>
        <w:rPr>
          <w:rFonts w:ascii="Times New Roman" w:eastAsia="Times New Roman" w:hAnsi="Times New Roman" w:cs="Times New Roman"/>
          <w:spacing w:val="-1"/>
        </w:rPr>
        <w:t>l</w:t>
      </w:r>
      <w:r>
        <w:rPr>
          <w:rFonts w:ascii="Times New Roman" w:eastAsia="Times New Roman" w:hAnsi="Times New Roman" w:cs="Times New Roman"/>
        </w:rPr>
        <w:t>o</w:t>
      </w:r>
      <w:r>
        <w:rPr>
          <w:rFonts w:ascii="Times New Roman" w:eastAsia="Times New Roman" w:hAnsi="Times New Roman" w:cs="Times New Roman"/>
          <w:spacing w:val="3"/>
        </w:rPr>
        <w:t xml:space="preserve"> </w:t>
      </w:r>
      <w:r>
        <w:rPr>
          <w:rFonts w:ascii="Times New Roman" w:eastAsia="Times New Roman" w:hAnsi="Times New Roman" w:cs="Times New Roman"/>
        </w:rPr>
        <w:t>M</w:t>
      </w:r>
      <w:r>
        <w:rPr>
          <w:rFonts w:ascii="Times New Roman" w:eastAsia="Times New Roman" w:hAnsi="Times New Roman" w:cs="Times New Roman"/>
          <w:spacing w:val="2"/>
        </w:rPr>
        <w:t>ob</w:t>
      </w:r>
      <w:r>
        <w:rPr>
          <w:rFonts w:ascii="Times New Roman" w:eastAsia="Times New Roman" w:hAnsi="Times New Roman" w:cs="Times New Roman"/>
          <w:spacing w:val="-1"/>
        </w:rPr>
        <w:t>il</w:t>
      </w:r>
      <w:r>
        <w:rPr>
          <w:rFonts w:ascii="Times New Roman" w:eastAsia="Times New Roman" w:hAnsi="Times New Roman" w:cs="Times New Roman"/>
          <w:spacing w:val="2"/>
        </w:rPr>
        <w:t>e</w:t>
      </w:r>
      <w:r>
        <w:rPr>
          <w:rFonts w:ascii="Times New Roman" w:eastAsia="Times New Roman" w:hAnsi="Times New Roman" w:cs="Times New Roman"/>
          <w:spacing w:val="-1"/>
        </w:rPr>
        <w:t>-</w:t>
      </w:r>
      <w:r>
        <w:rPr>
          <w:rFonts w:ascii="Times New Roman" w:eastAsia="Times New Roman" w:hAnsi="Times New Roman" w:cs="Times New Roman"/>
          <w:spacing w:val="1"/>
        </w:rPr>
        <w:t>D.</w:t>
      </w:r>
    </w:p>
    <w:p w14:paraId="6BB1A330" w14:textId="77777777" w:rsidR="00BE5A93" w:rsidRDefault="00BE5A93">
      <w:pPr>
        <w:spacing w:before="3" w:after="0" w:line="200" w:lineRule="exact"/>
        <w:rPr>
          <w:sz w:val="20"/>
          <w:szCs w:val="20"/>
        </w:rPr>
      </w:pPr>
    </w:p>
    <w:tbl>
      <w:tblPr>
        <w:tblW w:w="0" w:type="auto"/>
        <w:tblInd w:w="1363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161"/>
        <w:gridCol w:w="1840"/>
      </w:tblGrid>
      <w:tr w:rsidR="00BE5A93" w14:paraId="5671B47B" w14:textId="77777777">
        <w:trPr>
          <w:trHeight w:hRule="exact" w:val="764"/>
        </w:trPr>
        <w:tc>
          <w:tcPr>
            <w:tcW w:w="4161" w:type="dxa"/>
            <w:tcBorders>
              <w:top w:val="single" w:sz="5" w:space="0" w:color="000000"/>
              <w:left w:val="single" w:sz="4" w:space="0" w:color="000000"/>
              <w:bottom w:val="single" w:sz="5" w:space="0" w:color="000000"/>
              <w:right w:val="single" w:sz="3" w:space="0" w:color="000000"/>
            </w:tcBorders>
          </w:tcPr>
          <w:p w14:paraId="18CE5A2E" w14:textId="77777777" w:rsidR="00BE5A93" w:rsidRDefault="00F700C7">
            <w:pPr>
              <w:spacing w:after="0" w:line="271" w:lineRule="exact"/>
              <w:ind w:left="1802" w:right="1787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pacing w:val="1"/>
                <w:sz w:val="24"/>
                <w:szCs w:val="24"/>
              </w:rPr>
              <w:t>F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4"/>
                <w:szCs w:val="24"/>
              </w:rPr>
              <w:t>s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e</w:t>
            </w:r>
          </w:p>
        </w:tc>
        <w:tc>
          <w:tcPr>
            <w:tcW w:w="1840" w:type="dxa"/>
            <w:tcBorders>
              <w:top w:val="single" w:sz="5" w:space="0" w:color="000000"/>
              <w:left w:val="single" w:sz="3" w:space="0" w:color="000000"/>
              <w:bottom w:val="single" w:sz="5" w:space="0" w:color="000000"/>
              <w:right w:val="single" w:sz="4" w:space="0" w:color="000000"/>
            </w:tcBorders>
          </w:tcPr>
          <w:p w14:paraId="3F66665C" w14:textId="77777777" w:rsidR="00BE5A93" w:rsidRDefault="00F700C7">
            <w:pPr>
              <w:spacing w:after="0" w:line="271" w:lineRule="exact"/>
              <w:ind w:left="307" w:right="-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T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4"/>
                <w:sz w:val="24"/>
                <w:szCs w:val="24"/>
              </w:rPr>
              <w:t>o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tal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(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4"/>
                <w:szCs w:val="24"/>
              </w:rPr>
              <w:t>D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1"/>
                <w:sz w:val="24"/>
                <w:szCs w:val="24"/>
              </w:rPr>
              <w:t>í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4"/>
                <w:szCs w:val="24"/>
              </w:rPr>
              <w:t>s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)</w:t>
            </w:r>
          </w:p>
        </w:tc>
      </w:tr>
      <w:tr w:rsidR="00BE5A93" w14:paraId="24EC82A1" w14:textId="77777777">
        <w:trPr>
          <w:trHeight w:hRule="exact" w:val="625"/>
        </w:trPr>
        <w:tc>
          <w:tcPr>
            <w:tcW w:w="4161" w:type="dxa"/>
            <w:tcBorders>
              <w:top w:val="single" w:sz="5" w:space="0" w:color="000000"/>
              <w:left w:val="single" w:sz="4" w:space="0" w:color="000000"/>
              <w:bottom w:val="single" w:sz="5" w:space="0" w:color="000000"/>
              <w:right w:val="single" w:sz="3" w:space="0" w:color="000000"/>
            </w:tcBorders>
          </w:tcPr>
          <w:p w14:paraId="6325C373" w14:textId="77777777" w:rsidR="00BE5A93" w:rsidRDefault="00F700C7">
            <w:pPr>
              <w:spacing w:after="0" w:line="267" w:lineRule="exact"/>
              <w:ind w:left="111" w:right="-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xp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l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or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>c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i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ón</w:t>
            </w:r>
          </w:p>
        </w:tc>
        <w:tc>
          <w:tcPr>
            <w:tcW w:w="1840" w:type="dxa"/>
            <w:tcBorders>
              <w:top w:val="single" w:sz="5" w:space="0" w:color="000000"/>
              <w:left w:val="single" w:sz="3" w:space="0" w:color="000000"/>
              <w:bottom w:val="single" w:sz="5" w:space="0" w:color="000000"/>
              <w:right w:val="single" w:sz="4" w:space="0" w:color="000000"/>
            </w:tcBorders>
          </w:tcPr>
          <w:p w14:paraId="3AC7FAC7" w14:textId="77777777" w:rsidR="00BE5A93" w:rsidRDefault="00F700C7">
            <w:pPr>
              <w:spacing w:after="0" w:line="267" w:lineRule="exact"/>
              <w:ind w:left="818" w:right="797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7</w:t>
            </w:r>
          </w:p>
        </w:tc>
      </w:tr>
      <w:tr w:rsidR="00BE5A93" w14:paraId="253F0E6F" w14:textId="77777777">
        <w:trPr>
          <w:trHeight w:hRule="exact" w:val="624"/>
        </w:trPr>
        <w:tc>
          <w:tcPr>
            <w:tcW w:w="4161" w:type="dxa"/>
            <w:tcBorders>
              <w:top w:val="single" w:sz="5" w:space="0" w:color="000000"/>
              <w:left w:val="single" w:sz="4" w:space="0" w:color="000000"/>
              <w:bottom w:val="single" w:sz="5" w:space="0" w:color="000000"/>
              <w:right w:val="single" w:sz="3" w:space="0" w:color="000000"/>
            </w:tcBorders>
          </w:tcPr>
          <w:p w14:paraId="205C2844" w14:textId="77777777" w:rsidR="00BE5A93" w:rsidRDefault="00F700C7">
            <w:pPr>
              <w:spacing w:after="0" w:line="267" w:lineRule="exact"/>
              <w:ind w:left="111" w:right="-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4"/>
                <w:sz w:val="24"/>
                <w:szCs w:val="24"/>
              </w:rPr>
              <w:t>I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iciali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>z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>c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i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ón</w:t>
            </w:r>
          </w:p>
        </w:tc>
        <w:tc>
          <w:tcPr>
            <w:tcW w:w="1840" w:type="dxa"/>
            <w:tcBorders>
              <w:top w:val="single" w:sz="5" w:space="0" w:color="000000"/>
              <w:left w:val="single" w:sz="3" w:space="0" w:color="000000"/>
              <w:bottom w:val="single" w:sz="5" w:space="0" w:color="000000"/>
              <w:right w:val="single" w:sz="4" w:space="0" w:color="000000"/>
            </w:tcBorders>
          </w:tcPr>
          <w:p w14:paraId="0A818103" w14:textId="77777777" w:rsidR="00BE5A93" w:rsidRDefault="00F700C7">
            <w:pPr>
              <w:spacing w:after="0" w:line="267" w:lineRule="exact"/>
              <w:ind w:left="758" w:right="737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33</w:t>
            </w:r>
          </w:p>
        </w:tc>
      </w:tr>
      <w:tr w:rsidR="00BE5A93" w14:paraId="65EE02FB" w14:textId="77777777">
        <w:trPr>
          <w:trHeight w:hRule="exact" w:val="624"/>
        </w:trPr>
        <w:tc>
          <w:tcPr>
            <w:tcW w:w="4161" w:type="dxa"/>
            <w:tcBorders>
              <w:top w:val="single" w:sz="5" w:space="0" w:color="000000"/>
              <w:left w:val="single" w:sz="4" w:space="0" w:color="000000"/>
              <w:bottom w:val="single" w:sz="5" w:space="0" w:color="000000"/>
              <w:right w:val="single" w:sz="3" w:space="0" w:color="000000"/>
            </w:tcBorders>
          </w:tcPr>
          <w:p w14:paraId="7F197098" w14:textId="77777777" w:rsidR="00BE5A93" w:rsidRDefault="00F700C7">
            <w:pPr>
              <w:spacing w:after="0" w:line="267" w:lineRule="exact"/>
              <w:ind w:left="111" w:right="-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P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rodu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cci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ón</w:t>
            </w:r>
          </w:p>
        </w:tc>
        <w:tc>
          <w:tcPr>
            <w:tcW w:w="1840" w:type="dxa"/>
            <w:tcBorders>
              <w:top w:val="single" w:sz="5" w:space="0" w:color="000000"/>
              <w:left w:val="single" w:sz="3" w:space="0" w:color="000000"/>
              <w:bottom w:val="single" w:sz="5" w:space="0" w:color="000000"/>
              <w:right w:val="single" w:sz="4" w:space="0" w:color="000000"/>
            </w:tcBorders>
          </w:tcPr>
          <w:p w14:paraId="0E0160DF" w14:textId="77777777" w:rsidR="00BE5A93" w:rsidRDefault="00F700C7">
            <w:pPr>
              <w:spacing w:after="0" w:line="267" w:lineRule="exact"/>
              <w:ind w:left="758" w:right="737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53</w:t>
            </w:r>
          </w:p>
        </w:tc>
      </w:tr>
      <w:tr w:rsidR="00BE5A93" w14:paraId="258EA849" w14:textId="77777777">
        <w:trPr>
          <w:trHeight w:hRule="exact" w:val="624"/>
        </w:trPr>
        <w:tc>
          <w:tcPr>
            <w:tcW w:w="4161" w:type="dxa"/>
            <w:tcBorders>
              <w:top w:val="single" w:sz="5" w:space="0" w:color="000000"/>
              <w:left w:val="single" w:sz="4" w:space="0" w:color="000000"/>
              <w:bottom w:val="single" w:sz="5" w:space="0" w:color="000000"/>
              <w:right w:val="single" w:sz="3" w:space="0" w:color="000000"/>
            </w:tcBorders>
          </w:tcPr>
          <w:p w14:paraId="76F54B52" w14:textId="77777777" w:rsidR="00BE5A93" w:rsidRDefault="00F700C7">
            <w:pPr>
              <w:spacing w:after="0" w:line="267" w:lineRule="exact"/>
              <w:ind w:left="111" w:right="-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s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ta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>l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>z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aci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ón</w:t>
            </w:r>
          </w:p>
        </w:tc>
        <w:tc>
          <w:tcPr>
            <w:tcW w:w="1840" w:type="dxa"/>
            <w:tcBorders>
              <w:top w:val="single" w:sz="5" w:space="0" w:color="000000"/>
              <w:left w:val="single" w:sz="3" w:space="0" w:color="000000"/>
              <w:bottom w:val="single" w:sz="5" w:space="0" w:color="000000"/>
              <w:right w:val="single" w:sz="4" w:space="0" w:color="000000"/>
            </w:tcBorders>
          </w:tcPr>
          <w:p w14:paraId="3B577775" w14:textId="77777777" w:rsidR="00BE5A93" w:rsidRDefault="00F700C7">
            <w:pPr>
              <w:spacing w:after="0" w:line="267" w:lineRule="exact"/>
              <w:ind w:left="758" w:right="737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51</w:t>
            </w:r>
          </w:p>
        </w:tc>
      </w:tr>
      <w:tr w:rsidR="00BE5A93" w14:paraId="2DF0CC00" w14:textId="77777777">
        <w:trPr>
          <w:trHeight w:hRule="exact" w:val="625"/>
        </w:trPr>
        <w:tc>
          <w:tcPr>
            <w:tcW w:w="4161" w:type="dxa"/>
            <w:tcBorders>
              <w:top w:val="single" w:sz="5" w:space="0" w:color="000000"/>
              <w:left w:val="single" w:sz="4" w:space="0" w:color="000000"/>
              <w:bottom w:val="single" w:sz="5" w:space="0" w:color="000000"/>
              <w:right w:val="single" w:sz="3" w:space="0" w:color="000000"/>
            </w:tcBorders>
          </w:tcPr>
          <w:p w14:paraId="6CDAB7C2" w14:textId="77777777" w:rsidR="00BE5A93" w:rsidRDefault="00F700C7">
            <w:pPr>
              <w:spacing w:after="0" w:line="268" w:lineRule="exact"/>
              <w:ind w:left="111" w:right="-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P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ru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s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s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te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>m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y</w:t>
            </w:r>
            <w:r>
              <w:rPr>
                <w:rFonts w:ascii="Times New Roman" w:eastAsia="Times New Roman" w:hAnsi="Times New Roman" w:cs="Times New Roman"/>
                <w:spacing w:val="-8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c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orr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ecci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on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</w:t>
            </w:r>
          </w:p>
        </w:tc>
        <w:tc>
          <w:tcPr>
            <w:tcW w:w="1840" w:type="dxa"/>
            <w:tcBorders>
              <w:top w:val="single" w:sz="5" w:space="0" w:color="000000"/>
              <w:left w:val="single" w:sz="3" w:space="0" w:color="000000"/>
              <w:bottom w:val="single" w:sz="5" w:space="0" w:color="000000"/>
              <w:right w:val="single" w:sz="4" w:space="0" w:color="000000"/>
            </w:tcBorders>
          </w:tcPr>
          <w:p w14:paraId="1DC87302" w14:textId="77777777" w:rsidR="00BE5A93" w:rsidRDefault="00F700C7">
            <w:pPr>
              <w:spacing w:after="0" w:line="268" w:lineRule="exact"/>
              <w:ind w:left="758" w:right="737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14</w:t>
            </w:r>
          </w:p>
        </w:tc>
      </w:tr>
      <w:tr w:rsidR="00BE5A93" w14:paraId="4A71CC98" w14:textId="77777777">
        <w:trPr>
          <w:trHeight w:hRule="exact" w:val="622"/>
        </w:trPr>
        <w:tc>
          <w:tcPr>
            <w:tcW w:w="4161" w:type="dxa"/>
            <w:tcBorders>
              <w:top w:val="single" w:sz="5" w:space="0" w:color="000000"/>
              <w:left w:val="single" w:sz="4" w:space="0" w:color="000000"/>
              <w:bottom w:val="single" w:sz="4" w:space="0" w:color="000000"/>
              <w:right w:val="single" w:sz="3" w:space="0" w:color="000000"/>
            </w:tcBorders>
          </w:tcPr>
          <w:p w14:paraId="09CEDF4A" w14:textId="77777777" w:rsidR="00BE5A93" w:rsidRDefault="00F700C7">
            <w:pPr>
              <w:spacing w:after="0" w:line="267" w:lineRule="exact"/>
              <w:ind w:left="111" w:right="-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T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ta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</w:t>
            </w:r>
          </w:p>
        </w:tc>
        <w:tc>
          <w:tcPr>
            <w:tcW w:w="1840" w:type="dxa"/>
            <w:tcBorders>
              <w:top w:val="single" w:sz="5" w:space="0" w:color="000000"/>
              <w:left w:val="single" w:sz="3" w:space="0" w:color="000000"/>
              <w:bottom w:val="single" w:sz="4" w:space="0" w:color="000000"/>
              <w:right w:val="single" w:sz="4" w:space="0" w:color="000000"/>
            </w:tcBorders>
          </w:tcPr>
          <w:p w14:paraId="6058D1B4" w14:textId="77777777" w:rsidR="00BE5A93" w:rsidRDefault="00F700C7">
            <w:pPr>
              <w:spacing w:after="0" w:line="271" w:lineRule="exact"/>
              <w:ind w:left="697" w:right="676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u w:val="thick" w:color="000000"/>
              </w:rPr>
              <w:t>158</w:t>
            </w:r>
          </w:p>
        </w:tc>
      </w:tr>
    </w:tbl>
    <w:p w14:paraId="0AC2B3C5" w14:textId="77777777" w:rsidR="00BE5A93" w:rsidRDefault="00BE5A93">
      <w:pPr>
        <w:spacing w:after="0"/>
        <w:jc w:val="center"/>
        <w:sectPr w:rsidR="00BE5A93">
          <w:pgSz w:w="12240" w:h="15840"/>
          <w:pgMar w:top="1700" w:right="1300" w:bottom="280" w:left="1300" w:header="1483" w:footer="0" w:gutter="0"/>
          <w:cols w:space="720"/>
        </w:sectPr>
      </w:pPr>
    </w:p>
    <w:p w14:paraId="6A774A28" w14:textId="77777777" w:rsidR="00BE5A93" w:rsidRDefault="00BE5A93">
      <w:pPr>
        <w:spacing w:after="0" w:line="200" w:lineRule="exact"/>
        <w:rPr>
          <w:sz w:val="20"/>
          <w:szCs w:val="20"/>
        </w:rPr>
      </w:pPr>
    </w:p>
    <w:p w14:paraId="7D64C635" w14:textId="77777777" w:rsidR="00BE5A93" w:rsidRDefault="00BE5A93">
      <w:pPr>
        <w:spacing w:after="0" w:line="200" w:lineRule="exact"/>
        <w:rPr>
          <w:sz w:val="20"/>
          <w:szCs w:val="20"/>
        </w:rPr>
      </w:pPr>
    </w:p>
    <w:p w14:paraId="1E14CBC1" w14:textId="77777777" w:rsidR="00BE5A93" w:rsidRDefault="00BE5A93">
      <w:pPr>
        <w:spacing w:before="9" w:after="0" w:line="280" w:lineRule="exact"/>
        <w:rPr>
          <w:sz w:val="28"/>
          <w:szCs w:val="28"/>
        </w:rPr>
      </w:pPr>
    </w:p>
    <w:p w14:paraId="1ED95F31" w14:textId="77777777" w:rsidR="00BE5A93" w:rsidRDefault="00645533">
      <w:pPr>
        <w:spacing w:before="31" w:after="0" w:line="240" w:lineRule="auto"/>
        <w:ind w:left="1559" w:right="-20"/>
        <w:rPr>
          <w:rFonts w:ascii="Times New Roman" w:eastAsia="Times New Roman" w:hAnsi="Times New Roman" w:cs="Times New Roman"/>
          <w:sz w:val="21"/>
          <w:szCs w:val="21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314172" behindDoc="1" locked="0" layoutInCell="1" allowOverlap="1" wp14:anchorId="1B40A8B0" wp14:editId="1A942B00">
                <wp:simplePos x="0" y="0"/>
                <wp:positionH relativeFrom="page">
                  <wp:posOffset>904240</wp:posOffset>
                </wp:positionH>
                <wp:positionV relativeFrom="paragraph">
                  <wp:posOffset>325755</wp:posOffset>
                </wp:positionV>
                <wp:extent cx="6109335" cy="2795905"/>
                <wp:effectExtent l="8890" t="1905" r="6350" b="2540"/>
                <wp:wrapNone/>
                <wp:docPr id="56" name="Group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09335" cy="2795905"/>
                          <a:chOff x="1424" y="513"/>
                          <a:chExt cx="9621" cy="4403"/>
                        </a:xfrm>
                      </wpg:grpSpPr>
                      <wpg:grpSp>
                        <wpg:cNvPr id="57" name="Group 68"/>
                        <wpg:cNvGrpSpPr>
                          <a:grpSpLocks/>
                        </wpg:cNvGrpSpPr>
                        <wpg:grpSpPr bwMode="auto">
                          <a:xfrm>
                            <a:off x="1430" y="523"/>
                            <a:ext cx="9610" cy="2"/>
                            <a:chOff x="1430" y="523"/>
                            <a:chExt cx="9610" cy="2"/>
                          </a:xfrm>
                        </wpg:grpSpPr>
                        <wps:wsp>
                          <wps:cNvPr id="58" name="Freeform 69"/>
                          <wps:cNvSpPr>
                            <a:spLocks/>
                          </wps:cNvSpPr>
                          <wps:spPr bwMode="auto">
                            <a:xfrm>
                              <a:off x="1430" y="523"/>
                              <a:ext cx="9610" cy="2"/>
                            </a:xfrm>
                            <a:custGeom>
                              <a:avLst/>
                              <a:gdLst>
                                <a:gd name="T0" fmla="+- 0 1430 1430"/>
                                <a:gd name="T1" fmla="*/ T0 w 9610"/>
                                <a:gd name="T2" fmla="+- 0 11040 1430"/>
                                <a:gd name="T3" fmla="*/ T2 w 9610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9610">
                                  <a:moveTo>
                                    <a:pt x="0" y="0"/>
                                  </a:moveTo>
                                  <a:lnTo>
                                    <a:pt x="9610" y="0"/>
                                  </a:lnTo>
                                </a:path>
                              </a:pathLst>
                            </a:custGeom>
                            <a:noFill/>
                            <a:ln w="662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9" name="Group 66"/>
                        <wpg:cNvGrpSpPr>
                          <a:grpSpLocks/>
                        </wpg:cNvGrpSpPr>
                        <wpg:grpSpPr bwMode="auto">
                          <a:xfrm>
                            <a:off x="1430" y="732"/>
                            <a:ext cx="9610" cy="2"/>
                            <a:chOff x="1430" y="732"/>
                            <a:chExt cx="9610" cy="2"/>
                          </a:xfrm>
                        </wpg:grpSpPr>
                        <wps:wsp>
                          <wps:cNvPr id="60" name="Freeform 67"/>
                          <wps:cNvSpPr>
                            <a:spLocks/>
                          </wps:cNvSpPr>
                          <wps:spPr bwMode="auto">
                            <a:xfrm>
                              <a:off x="1430" y="732"/>
                              <a:ext cx="9610" cy="2"/>
                            </a:xfrm>
                            <a:custGeom>
                              <a:avLst/>
                              <a:gdLst>
                                <a:gd name="T0" fmla="+- 0 1430 1430"/>
                                <a:gd name="T1" fmla="*/ T0 w 9610"/>
                                <a:gd name="T2" fmla="+- 0 11040 1430"/>
                                <a:gd name="T3" fmla="*/ T2 w 9610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9610">
                                  <a:moveTo>
                                    <a:pt x="0" y="0"/>
                                  </a:moveTo>
                                  <a:lnTo>
                                    <a:pt x="9610" y="0"/>
                                  </a:lnTo>
                                </a:path>
                              </a:pathLst>
                            </a:custGeom>
                            <a:noFill/>
                            <a:ln w="6626">
                              <a:solidFill>
                                <a:srgbClr val="030303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1" name="Group 64"/>
                        <wpg:cNvGrpSpPr>
                          <a:grpSpLocks/>
                        </wpg:cNvGrpSpPr>
                        <wpg:grpSpPr bwMode="auto">
                          <a:xfrm>
                            <a:off x="1435" y="518"/>
                            <a:ext cx="2" cy="4393"/>
                            <a:chOff x="1435" y="518"/>
                            <a:chExt cx="2" cy="4393"/>
                          </a:xfrm>
                        </wpg:grpSpPr>
                        <wps:wsp>
                          <wps:cNvPr id="62" name="Freeform 65"/>
                          <wps:cNvSpPr>
                            <a:spLocks/>
                          </wps:cNvSpPr>
                          <wps:spPr bwMode="auto">
                            <a:xfrm>
                              <a:off x="1435" y="518"/>
                              <a:ext cx="2" cy="4393"/>
                            </a:xfrm>
                            <a:custGeom>
                              <a:avLst/>
                              <a:gdLst>
                                <a:gd name="T0" fmla="+- 0 4911 518"/>
                                <a:gd name="T1" fmla="*/ 4911 h 4393"/>
                                <a:gd name="T2" fmla="+- 0 518 518"/>
                                <a:gd name="T3" fmla="*/ 518 h 4393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4393">
                                  <a:moveTo>
                                    <a:pt x="0" y="4393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6626">
                              <a:solidFill>
                                <a:srgbClr val="030303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3" name="Group 62"/>
                        <wpg:cNvGrpSpPr>
                          <a:grpSpLocks/>
                        </wpg:cNvGrpSpPr>
                        <wpg:grpSpPr bwMode="auto">
                          <a:xfrm>
                            <a:off x="5160" y="518"/>
                            <a:ext cx="2" cy="4393"/>
                            <a:chOff x="5160" y="518"/>
                            <a:chExt cx="2" cy="4393"/>
                          </a:xfrm>
                        </wpg:grpSpPr>
                        <wps:wsp>
                          <wps:cNvPr id="64" name="Freeform 63"/>
                          <wps:cNvSpPr>
                            <a:spLocks/>
                          </wps:cNvSpPr>
                          <wps:spPr bwMode="auto">
                            <a:xfrm>
                              <a:off x="5160" y="518"/>
                              <a:ext cx="2" cy="4393"/>
                            </a:xfrm>
                            <a:custGeom>
                              <a:avLst/>
                              <a:gdLst>
                                <a:gd name="T0" fmla="+- 0 4911 518"/>
                                <a:gd name="T1" fmla="*/ 4911 h 4393"/>
                                <a:gd name="T2" fmla="+- 0 518 518"/>
                                <a:gd name="T3" fmla="*/ 518 h 4393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4393">
                                  <a:moveTo>
                                    <a:pt x="0" y="4393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6626">
                              <a:solidFill>
                                <a:srgbClr val="030303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5" name="Group 60"/>
                        <wpg:cNvGrpSpPr>
                          <a:grpSpLocks/>
                        </wpg:cNvGrpSpPr>
                        <wpg:grpSpPr bwMode="auto">
                          <a:xfrm>
                            <a:off x="9960" y="518"/>
                            <a:ext cx="2" cy="4393"/>
                            <a:chOff x="9960" y="518"/>
                            <a:chExt cx="2" cy="4393"/>
                          </a:xfrm>
                        </wpg:grpSpPr>
                        <wps:wsp>
                          <wps:cNvPr id="66" name="Freeform 61"/>
                          <wps:cNvSpPr>
                            <a:spLocks/>
                          </wps:cNvSpPr>
                          <wps:spPr bwMode="auto">
                            <a:xfrm>
                              <a:off x="9960" y="518"/>
                              <a:ext cx="2" cy="4393"/>
                            </a:xfrm>
                            <a:custGeom>
                              <a:avLst/>
                              <a:gdLst>
                                <a:gd name="T0" fmla="+- 0 4911 518"/>
                                <a:gd name="T1" fmla="*/ 4911 h 4393"/>
                                <a:gd name="T2" fmla="+- 0 518 518"/>
                                <a:gd name="T3" fmla="*/ 518 h 4393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4393">
                                  <a:moveTo>
                                    <a:pt x="0" y="4393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6626">
                              <a:solidFill>
                                <a:srgbClr val="03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7" name="Group 58"/>
                        <wpg:cNvGrpSpPr>
                          <a:grpSpLocks/>
                        </wpg:cNvGrpSpPr>
                        <wpg:grpSpPr bwMode="auto">
                          <a:xfrm>
                            <a:off x="11035" y="518"/>
                            <a:ext cx="2" cy="4393"/>
                            <a:chOff x="11035" y="518"/>
                            <a:chExt cx="2" cy="4393"/>
                          </a:xfrm>
                        </wpg:grpSpPr>
                        <wps:wsp>
                          <wps:cNvPr id="68" name="Freeform 59"/>
                          <wps:cNvSpPr>
                            <a:spLocks/>
                          </wps:cNvSpPr>
                          <wps:spPr bwMode="auto">
                            <a:xfrm>
                              <a:off x="11035" y="518"/>
                              <a:ext cx="2" cy="4393"/>
                            </a:xfrm>
                            <a:custGeom>
                              <a:avLst/>
                              <a:gdLst>
                                <a:gd name="T0" fmla="+- 0 4911 518"/>
                                <a:gd name="T1" fmla="*/ 4911 h 4393"/>
                                <a:gd name="T2" fmla="+- 0 518 518"/>
                                <a:gd name="T3" fmla="*/ 518 h 4393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4393">
                                  <a:moveTo>
                                    <a:pt x="0" y="4393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6626">
                              <a:solidFill>
                                <a:srgbClr val="030303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69" name="Group 56"/>
                        <wpg:cNvGrpSpPr>
                          <a:grpSpLocks/>
                        </wpg:cNvGrpSpPr>
                        <wpg:grpSpPr bwMode="auto">
                          <a:xfrm>
                            <a:off x="1430" y="941"/>
                            <a:ext cx="9610" cy="2"/>
                            <a:chOff x="1430" y="941"/>
                            <a:chExt cx="9610" cy="2"/>
                          </a:xfrm>
                        </wpg:grpSpPr>
                        <wps:wsp>
                          <wps:cNvPr id="70" name="Freeform 57"/>
                          <wps:cNvSpPr>
                            <a:spLocks/>
                          </wps:cNvSpPr>
                          <wps:spPr bwMode="auto">
                            <a:xfrm>
                              <a:off x="1430" y="941"/>
                              <a:ext cx="9610" cy="2"/>
                            </a:xfrm>
                            <a:custGeom>
                              <a:avLst/>
                              <a:gdLst>
                                <a:gd name="T0" fmla="+- 0 1430 1430"/>
                                <a:gd name="T1" fmla="*/ T0 w 9610"/>
                                <a:gd name="T2" fmla="+- 0 11040 1430"/>
                                <a:gd name="T3" fmla="*/ T2 w 9610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9610">
                                  <a:moveTo>
                                    <a:pt x="0" y="0"/>
                                  </a:moveTo>
                                  <a:lnTo>
                                    <a:pt x="9610" y="0"/>
                                  </a:lnTo>
                                </a:path>
                              </a:pathLst>
                            </a:custGeom>
                            <a:noFill/>
                            <a:ln w="662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1" name="Group 54"/>
                        <wpg:cNvGrpSpPr>
                          <a:grpSpLocks/>
                        </wpg:cNvGrpSpPr>
                        <wpg:grpSpPr bwMode="auto">
                          <a:xfrm>
                            <a:off x="1430" y="1149"/>
                            <a:ext cx="9610" cy="2"/>
                            <a:chOff x="1430" y="1149"/>
                            <a:chExt cx="9610" cy="2"/>
                          </a:xfrm>
                        </wpg:grpSpPr>
                        <wps:wsp>
                          <wps:cNvPr id="72" name="Freeform 55"/>
                          <wps:cNvSpPr>
                            <a:spLocks/>
                          </wps:cNvSpPr>
                          <wps:spPr bwMode="auto">
                            <a:xfrm>
                              <a:off x="1430" y="1149"/>
                              <a:ext cx="9610" cy="2"/>
                            </a:xfrm>
                            <a:custGeom>
                              <a:avLst/>
                              <a:gdLst>
                                <a:gd name="T0" fmla="+- 0 1430 1430"/>
                                <a:gd name="T1" fmla="*/ T0 w 9610"/>
                                <a:gd name="T2" fmla="+- 0 11040 1430"/>
                                <a:gd name="T3" fmla="*/ T2 w 9610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9610">
                                  <a:moveTo>
                                    <a:pt x="0" y="0"/>
                                  </a:moveTo>
                                  <a:lnTo>
                                    <a:pt x="9610" y="0"/>
                                  </a:lnTo>
                                </a:path>
                              </a:pathLst>
                            </a:custGeom>
                            <a:noFill/>
                            <a:ln w="6626">
                              <a:solidFill>
                                <a:srgbClr val="030303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3" name="Group 52"/>
                        <wpg:cNvGrpSpPr>
                          <a:grpSpLocks/>
                        </wpg:cNvGrpSpPr>
                        <wpg:grpSpPr bwMode="auto">
                          <a:xfrm>
                            <a:off x="1430" y="1358"/>
                            <a:ext cx="9610" cy="2"/>
                            <a:chOff x="1430" y="1358"/>
                            <a:chExt cx="9610" cy="2"/>
                          </a:xfrm>
                        </wpg:grpSpPr>
                        <wps:wsp>
                          <wps:cNvPr id="74" name="Freeform 53"/>
                          <wps:cNvSpPr>
                            <a:spLocks/>
                          </wps:cNvSpPr>
                          <wps:spPr bwMode="auto">
                            <a:xfrm>
                              <a:off x="1430" y="1358"/>
                              <a:ext cx="9610" cy="2"/>
                            </a:xfrm>
                            <a:custGeom>
                              <a:avLst/>
                              <a:gdLst>
                                <a:gd name="T0" fmla="+- 0 1430 1430"/>
                                <a:gd name="T1" fmla="*/ T0 w 9610"/>
                                <a:gd name="T2" fmla="+- 0 11040 1430"/>
                                <a:gd name="T3" fmla="*/ T2 w 9610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9610">
                                  <a:moveTo>
                                    <a:pt x="0" y="0"/>
                                  </a:moveTo>
                                  <a:lnTo>
                                    <a:pt x="9610" y="0"/>
                                  </a:lnTo>
                                </a:path>
                              </a:pathLst>
                            </a:custGeom>
                            <a:noFill/>
                            <a:ln w="662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5" name="Group 50"/>
                        <wpg:cNvGrpSpPr>
                          <a:grpSpLocks/>
                        </wpg:cNvGrpSpPr>
                        <wpg:grpSpPr bwMode="auto">
                          <a:xfrm>
                            <a:off x="1430" y="1567"/>
                            <a:ext cx="9610" cy="2"/>
                            <a:chOff x="1430" y="1567"/>
                            <a:chExt cx="9610" cy="2"/>
                          </a:xfrm>
                        </wpg:grpSpPr>
                        <wps:wsp>
                          <wps:cNvPr id="76" name="Freeform 51"/>
                          <wps:cNvSpPr>
                            <a:spLocks/>
                          </wps:cNvSpPr>
                          <wps:spPr bwMode="auto">
                            <a:xfrm>
                              <a:off x="1430" y="1567"/>
                              <a:ext cx="9610" cy="2"/>
                            </a:xfrm>
                            <a:custGeom>
                              <a:avLst/>
                              <a:gdLst>
                                <a:gd name="T0" fmla="+- 0 1430 1430"/>
                                <a:gd name="T1" fmla="*/ T0 w 9610"/>
                                <a:gd name="T2" fmla="+- 0 11040 1430"/>
                                <a:gd name="T3" fmla="*/ T2 w 9610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9610">
                                  <a:moveTo>
                                    <a:pt x="0" y="0"/>
                                  </a:moveTo>
                                  <a:lnTo>
                                    <a:pt x="9610" y="0"/>
                                  </a:lnTo>
                                </a:path>
                              </a:pathLst>
                            </a:custGeom>
                            <a:noFill/>
                            <a:ln w="6626">
                              <a:solidFill>
                                <a:srgbClr val="030303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7" name="Group 48"/>
                        <wpg:cNvGrpSpPr>
                          <a:grpSpLocks/>
                        </wpg:cNvGrpSpPr>
                        <wpg:grpSpPr bwMode="auto">
                          <a:xfrm>
                            <a:off x="1430" y="1776"/>
                            <a:ext cx="9610" cy="2"/>
                            <a:chOff x="1430" y="1776"/>
                            <a:chExt cx="9610" cy="2"/>
                          </a:xfrm>
                        </wpg:grpSpPr>
                        <wps:wsp>
                          <wps:cNvPr id="78" name="Freeform 49"/>
                          <wps:cNvSpPr>
                            <a:spLocks/>
                          </wps:cNvSpPr>
                          <wps:spPr bwMode="auto">
                            <a:xfrm>
                              <a:off x="1430" y="1776"/>
                              <a:ext cx="9610" cy="2"/>
                            </a:xfrm>
                            <a:custGeom>
                              <a:avLst/>
                              <a:gdLst>
                                <a:gd name="T0" fmla="+- 0 1430 1430"/>
                                <a:gd name="T1" fmla="*/ T0 w 9610"/>
                                <a:gd name="T2" fmla="+- 0 11040 1430"/>
                                <a:gd name="T3" fmla="*/ T2 w 9610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9610">
                                  <a:moveTo>
                                    <a:pt x="0" y="0"/>
                                  </a:moveTo>
                                  <a:lnTo>
                                    <a:pt x="9610" y="0"/>
                                  </a:lnTo>
                                </a:path>
                              </a:pathLst>
                            </a:custGeom>
                            <a:noFill/>
                            <a:ln w="662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79" name="Group 46"/>
                        <wpg:cNvGrpSpPr>
                          <a:grpSpLocks/>
                        </wpg:cNvGrpSpPr>
                        <wpg:grpSpPr bwMode="auto">
                          <a:xfrm>
                            <a:off x="1430" y="1984"/>
                            <a:ext cx="9610" cy="2"/>
                            <a:chOff x="1430" y="1984"/>
                            <a:chExt cx="9610" cy="2"/>
                          </a:xfrm>
                        </wpg:grpSpPr>
                        <wps:wsp>
                          <wps:cNvPr id="80" name="Freeform 47"/>
                          <wps:cNvSpPr>
                            <a:spLocks/>
                          </wps:cNvSpPr>
                          <wps:spPr bwMode="auto">
                            <a:xfrm>
                              <a:off x="1430" y="1984"/>
                              <a:ext cx="9610" cy="2"/>
                            </a:xfrm>
                            <a:custGeom>
                              <a:avLst/>
                              <a:gdLst>
                                <a:gd name="T0" fmla="+- 0 1430 1430"/>
                                <a:gd name="T1" fmla="*/ T0 w 9610"/>
                                <a:gd name="T2" fmla="+- 0 11040 1430"/>
                                <a:gd name="T3" fmla="*/ T2 w 9610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9610">
                                  <a:moveTo>
                                    <a:pt x="0" y="0"/>
                                  </a:moveTo>
                                  <a:lnTo>
                                    <a:pt x="9610" y="0"/>
                                  </a:lnTo>
                                </a:path>
                              </a:pathLst>
                            </a:custGeom>
                            <a:noFill/>
                            <a:ln w="6626">
                              <a:solidFill>
                                <a:srgbClr val="030303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1" name="Group 44"/>
                        <wpg:cNvGrpSpPr>
                          <a:grpSpLocks/>
                        </wpg:cNvGrpSpPr>
                        <wpg:grpSpPr bwMode="auto">
                          <a:xfrm>
                            <a:off x="1430" y="2193"/>
                            <a:ext cx="9610" cy="2"/>
                            <a:chOff x="1430" y="2193"/>
                            <a:chExt cx="9610" cy="2"/>
                          </a:xfrm>
                        </wpg:grpSpPr>
                        <wps:wsp>
                          <wps:cNvPr id="82" name="Freeform 45"/>
                          <wps:cNvSpPr>
                            <a:spLocks/>
                          </wps:cNvSpPr>
                          <wps:spPr bwMode="auto">
                            <a:xfrm>
                              <a:off x="1430" y="2193"/>
                              <a:ext cx="9610" cy="2"/>
                            </a:xfrm>
                            <a:custGeom>
                              <a:avLst/>
                              <a:gdLst>
                                <a:gd name="T0" fmla="+- 0 1430 1430"/>
                                <a:gd name="T1" fmla="*/ T0 w 9610"/>
                                <a:gd name="T2" fmla="+- 0 11040 1430"/>
                                <a:gd name="T3" fmla="*/ T2 w 9610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9610">
                                  <a:moveTo>
                                    <a:pt x="0" y="0"/>
                                  </a:moveTo>
                                  <a:lnTo>
                                    <a:pt x="9610" y="0"/>
                                  </a:lnTo>
                                </a:path>
                              </a:pathLst>
                            </a:custGeom>
                            <a:noFill/>
                            <a:ln w="662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3" name="Group 42"/>
                        <wpg:cNvGrpSpPr>
                          <a:grpSpLocks/>
                        </wpg:cNvGrpSpPr>
                        <wpg:grpSpPr bwMode="auto">
                          <a:xfrm>
                            <a:off x="1430" y="2402"/>
                            <a:ext cx="9610" cy="2"/>
                            <a:chOff x="1430" y="2402"/>
                            <a:chExt cx="9610" cy="2"/>
                          </a:xfrm>
                        </wpg:grpSpPr>
                        <wps:wsp>
                          <wps:cNvPr id="84" name="Freeform 43"/>
                          <wps:cNvSpPr>
                            <a:spLocks/>
                          </wps:cNvSpPr>
                          <wps:spPr bwMode="auto">
                            <a:xfrm>
                              <a:off x="1430" y="2402"/>
                              <a:ext cx="9610" cy="2"/>
                            </a:xfrm>
                            <a:custGeom>
                              <a:avLst/>
                              <a:gdLst>
                                <a:gd name="T0" fmla="+- 0 1430 1430"/>
                                <a:gd name="T1" fmla="*/ T0 w 9610"/>
                                <a:gd name="T2" fmla="+- 0 11040 1430"/>
                                <a:gd name="T3" fmla="*/ T2 w 9610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9610">
                                  <a:moveTo>
                                    <a:pt x="0" y="0"/>
                                  </a:moveTo>
                                  <a:lnTo>
                                    <a:pt x="9610" y="0"/>
                                  </a:lnTo>
                                </a:path>
                              </a:pathLst>
                            </a:custGeom>
                            <a:noFill/>
                            <a:ln w="6626">
                              <a:solidFill>
                                <a:srgbClr val="030303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5" name="Group 40"/>
                        <wpg:cNvGrpSpPr>
                          <a:grpSpLocks/>
                        </wpg:cNvGrpSpPr>
                        <wpg:grpSpPr bwMode="auto">
                          <a:xfrm>
                            <a:off x="1430" y="2610"/>
                            <a:ext cx="9610" cy="2"/>
                            <a:chOff x="1430" y="2610"/>
                            <a:chExt cx="9610" cy="2"/>
                          </a:xfrm>
                        </wpg:grpSpPr>
                        <wps:wsp>
                          <wps:cNvPr id="86" name="Freeform 41"/>
                          <wps:cNvSpPr>
                            <a:spLocks/>
                          </wps:cNvSpPr>
                          <wps:spPr bwMode="auto">
                            <a:xfrm>
                              <a:off x="1430" y="2610"/>
                              <a:ext cx="9610" cy="2"/>
                            </a:xfrm>
                            <a:custGeom>
                              <a:avLst/>
                              <a:gdLst>
                                <a:gd name="T0" fmla="+- 0 1430 1430"/>
                                <a:gd name="T1" fmla="*/ T0 w 9610"/>
                                <a:gd name="T2" fmla="+- 0 11040 1430"/>
                                <a:gd name="T3" fmla="*/ T2 w 9610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9610">
                                  <a:moveTo>
                                    <a:pt x="0" y="0"/>
                                  </a:moveTo>
                                  <a:lnTo>
                                    <a:pt x="9610" y="0"/>
                                  </a:lnTo>
                                </a:path>
                              </a:pathLst>
                            </a:custGeom>
                            <a:noFill/>
                            <a:ln w="662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7" name="Group 38"/>
                        <wpg:cNvGrpSpPr>
                          <a:grpSpLocks/>
                        </wpg:cNvGrpSpPr>
                        <wpg:grpSpPr bwMode="auto">
                          <a:xfrm>
                            <a:off x="1430" y="2819"/>
                            <a:ext cx="9610" cy="2"/>
                            <a:chOff x="1430" y="2819"/>
                            <a:chExt cx="9610" cy="2"/>
                          </a:xfrm>
                        </wpg:grpSpPr>
                        <wps:wsp>
                          <wps:cNvPr id="88" name="Freeform 39"/>
                          <wps:cNvSpPr>
                            <a:spLocks/>
                          </wps:cNvSpPr>
                          <wps:spPr bwMode="auto">
                            <a:xfrm>
                              <a:off x="1430" y="2819"/>
                              <a:ext cx="9610" cy="2"/>
                            </a:xfrm>
                            <a:custGeom>
                              <a:avLst/>
                              <a:gdLst>
                                <a:gd name="T0" fmla="+- 0 1430 1430"/>
                                <a:gd name="T1" fmla="*/ T0 w 9610"/>
                                <a:gd name="T2" fmla="+- 0 11040 1430"/>
                                <a:gd name="T3" fmla="*/ T2 w 9610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9610">
                                  <a:moveTo>
                                    <a:pt x="0" y="0"/>
                                  </a:moveTo>
                                  <a:lnTo>
                                    <a:pt x="9610" y="0"/>
                                  </a:lnTo>
                                </a:path>
                              </a:pathLst>
                            </a:custGeom>
                            <a:noFill/>
                            <a:ln w="6626">
                              <a:solidFill>
                                <a:srgbClr val="030303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89" name="Group 36"/>
                        <wpg:cNvGrpSpPr>
                          <a:grpSpLocks/>
                        </wpg:cNvGrpSpPr>
                        <wpg:grpSpPr bwMode="auto">
                          <a:xfrm>
                            <a:off x="1430" y="3028"/>
                            <a:ext cx="9610" cy="2"/>
                            <a:chOff x="1430" y="3028"/>
                            <a:chExt cx="9610" cy="2"/>
                          </a:xfrm>
                        </wpg:grpSpPr>
                        <wps:wsp>
                          <wps:cNvPr id="90" name="Freeform 37"/>
                          <wps:cNvSpPr>
                            <a:spLocks/>
                          </wps:cNvSpPr>
                          <wps:spPr bwMode="auto">
                            <a:xfrm>
                              <a:off x="1430" y="3028"/>
                              <a:ext cx="9610" cy="2"/>
                            </a:xfrm>
                            <a:custGeom>
                              <a:avLst/>
                              <a:gdLst>
                                <a:gd name="T0" fmla="+- 0 1430 1430"/>
                                <a:gd name="T1" fmla="*/ T0 w 9610"/>
                                <a:gd name="T2" fmla="+- 0 11040 1430"/>
                                <a:gd name="T3" fmla="*/ T2 w 9610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9610">
                                  <a:moveTo>
                                    <a:pt x="0" y="0"/>
                                  </a:moveTo>
                                  <a:lnTo>
                                    <a:pt x="9610" y="0"/>
                                  </a:lnTo>
                                </a:path>
                              </a:pathLst>
                            </a:custGeom>
                            <a:noFill/>
                            <a:ln w="662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1" name="Group 34"/>
                        <wpg:cNvGrpSpPr>
                          <a:grpSpLocks/>
                        </wpg:cNvGrpSpPr>
                        <wpg:grpSpPr bwMode="auto">
                          <a:xfrm>
                            <a:off x="1430" y="3236"/>
                            <a:ext cx="9610" cy="2"/>
                            <a:chOff x="1430" y="3236"/>
                            <a:chExt cx="9610" cy="2"/>
                          </a:xfrm>
                        </wpg:grpSpPr>
                        <wps:wsp>
                          <wps:cNvPr id="92" name="Freeform 35"/>
                          <wps:cNvSpPr>
                            <a:spLocks/>
                          </wps:cNvSpPr>
                          <wps:spPr bwMode="auto">
                            <a:xfrm>
                              <a:off x="1430" y="3236"/>
                              <a:ext cx="9610" cy="2"/>
                            </a:xfrm>
                            <a:custGeom>
                              <a:avLst/>
                              <a:gdLst>
                                <a:gd name="T0" fmla="+- 0 1430 1430"/>
                                <a:gd name="T1" fmla="*/ T0 w 9610"/>
                                <a:gd name="T2" fmla="+- 0 11040 1430"/>
                                <a:gd name="T3" fmla="*/ T2 w 9610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9610">
                                  <a:moveTo>
                                    <a:pt x="0" y="0"/>
                                  </a:moveTo>
                                  <a:lnTo>
                                    <a:pt x="9610" y="0"/>
                                  </a:lnTo>
                                </a:path>
                              </a:pathLst>
                            </a:custGeom>
                            <a:noFill/>
                            <a:ln w="6626">
                              <a:solidFill>
                                <a:srgbClr val="030303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3" name="Group 32"/>
                        <wpg:cNvGrpSpPr>
                          <a:grpSpLocks/>
                        </wpg:cNvGrpSpPr>
                        <wpg:grpSpPr bwMode="auto">
                          <a:xfrm>
                            <a:off x="1430" y="3445"/>
                            <a:ext cx="9610" cy="2"/>
                            <a:chOff x="1430" y="3445"/>
                            <a:chExt cx="9610" cy="2"/>
                          </a:xfrm>
                        </wpg:grpSpPr>
                        <wps:wsp>
                          <wps:cNvPr id="94" name="Freeform 33"/>
                          <wps:cNvSpPr>
                            <a:spLocks/>
                          </wps:cNvSpPr>
                          <wps:spPr bwMode="auto">
                            <a:xfrm>
                              <a:off x="1430" y="3445"/>
                              <a:ext cx="9610" cy="2"/>
                            </a:xfrm>
                            <a:custGeom>
                              <a:avLst/>
                              <a:gdLst>
                                <a:gd name="T0" fmla="+- 0 1430 1430"/>
                                <a:gd name="T1" fmla="*/ T0 w 9610"/>
                                <a:gd name="T2" fmla="+- 0 11040 1430"/>
                                <a:gd name="T3" fmla="*/ T2 w 9610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9610">
                                  <a:moveTo>
                                    <a:pt x="0" y="0"/>
                                  </a:moveTo>
                                  <a:lnTo>
                                    <a:pt x="9610" y="0"/>
                                  </a:lnTo>
                                </a:path>
                              </a:pathLst>
                            </a:custGeom>
                            <a:noFill/>
                            <a:ln w="662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5" name="Group 30"/>
                        <wpg:cNvGrpSpPr>
                          <a:grpSpLocks/>
                        </wpg:cNvGrpSpPr>
                        <wpg:grpSpPr bwMode="auto">
                          <a:xfrm>
                            <a:off x="1430" y="3654"/>
                            <a:ext cx="9610" cy="2"/>
                            <a:chOff x="1430" y="3654"/>
                            <a:chExt cx="9610" cy="2"/>
                          </a:xfrm>
                        </wpg:grpSpPr>
                        <wps:wsp>
                          <wps:cNvPr id="96" name="Freeform 31"/>
                          <wps:cNvSpPr>
                            <a:spLocks/>
                          </wps:cNvSpPr>
                          <wps:spPr bwMode="auto">
                            <a:xfrm>
                              <a:off x="1430" y="3654"/>
                              <a:ext cx="9610" cy="2"/>
                            </a:xfrm>
                            <a:custGeom>
                              <a:avLst/>
                              <a:gdLst>
                                <a:gd name="T0" fmla="+- 0 1430 1430"/>
                                <a:gd name="T1" fmla="*/ T0 w 9610"/>
                                <a:gd name="T2" fmla="+- 0 11040 1430"/>
                                <a:gd name="T3" fmla="*/ T2 w 9610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9610">
                                  <a:moveTo>
                                    <a:pt x="0" y="0"/>
                                  </a:moveTo>
                                  <a:lnTo>
                                    <a:pt x="9610" y="0"/>
                                  </a:lnTo>
                                </a:path>
                              </a:pathLst>
                            </a:custGeom>
                            <a:noFill/>
                            <a:ln w="6626">
                              <a:solidFill>
                                <a:srgbClr val="030303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7" name="Group 28"/>
                        <wpg:cNvGrpSpPr>
                          <a:grpSpLocks/>
                        </wpg:cNvGrpSpPr>
                        <wpg:grpSpPr bwMode="auto">
                          <a:xfrm>
                            <a:off x="1430" y="3862"/>
                            <a:ext cx="9610" cy="2"/>
                            <a:chOff x="1430" y="3862"/>
                            <a:chExt cx="9610" cy="2"/>
                          </a:xfrm>
                        </wpg:grpSpPr>
                        <wps:wsp>
                          <wps:cNvPr id="98" name="Freeform 29"/>
                          <wps:cNvSpPr>
                            <a:spLocks/>
                          </wps:cNvSpPr>
                          <wps:spPr bwMode="auto">
                            <a:xfrm>
                              <a:off x="1430" y="3862"/>
                              <a:ext cx="9610" cy="2"/>
                            </a:xfrm>
                            <a:custGeom>
                              <a:avLst/>
                              <a:gdLst>
                                <a:gd name="T0" fmla="+- 0 1430 1430"/>
                                <a:gd name="T1" fmla="*/ T0 w 9610"/>
                                <a:gd name="T2" fmla="+- 0 11040 1430"/>
                                <a:gd name="T3" fmla="*/ T2 w 9610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9610">
                                  <a:moveTo>
                                    <a:pt x="0" y="0"/>
                                  </a:moveTo>
                                  <a:lnTo>
                                    <a:pt x="9610" y="0"/>
                                  </a:lnTo>
                                </a:path>
                              </a:pathLst>
                            </a:custGeom>
                            <a:noFill/>
                            <a:ln w="662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99" name="Group 26"/>
                        <wpg:cNvGrpSpPr>
                          <a:grpSpLocks/>
                        </wpg:cNvGrpSpPr>
                        <wpg:grpSpPr bwMode="auto">
                          <a:xfrm>
                            <a:off x="1430" y="4071"/>
                            <a:ext cx="9610" cy="2"/>
                            <a:chOff x="1430" y="4071"/>
                            <a:chExt cx="9610" cy="2"/>
                          </a:xfrm>
                        </wpg:grpSpPr>
                        <wps:wsp>
                          <wps:cNvPr id="100" name="Freeform 27"/>
                          <wps:cNvSpPr>
                            <a:spLocks/>
                          </wps:cNvSpPr>
                          <wps:spPr bwMode="auto">
                            <a:xfrm>
                              <a:off x="1430" y="4071"/>
                              <a:ext cx="9610" cy="2"/>
                            </a:xfrm>
                            <a:custGeom>
                              <a:avLst/>
                              <a:gdLst>
                                <a:gd name="T0" fmla="+- 0 1430 1430"/>
                                <a:gd name="T1" fmla="*/ T0 w 9610"/>
                                <a:gd name="T2" fmla="+- 0 11040 1430"/>
                                <a:gd name="T3" fmla="*/ T2 w 9610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9610">
                                  <a:moveTo>
                                    <a:pt x="0" y="0"/>
                                  </a:moveTo>
                                  <a:lnTo>
                                    <a:pt x="9610" y="0"/>
                                  </a:lnTo>
                                </a:path>
                              </a:pathLst>
                            </a:custGeom>
                            <a:noFill/>
                            <a:ln w="6626">
                              <a:solidFill>
                                <a:srgbClr val="030303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1" name="Group 24"/>
                        <wpg:cNvGrpSpPr>
                          <a:grpSpLocks/>
                        </wpg:cNvGrpSpPr>
                        <wpg:grpSpPr bwMode="auto">
                          <a:xfrm>
                            <a:off x="1430" y="4280"/>
                            <a:ext cx="9610" cy="2"/>
                            <a:chOff x="1430" y="4280"/>
                            <a:chExt cx="9610" cy="2"/>
                          </a:xfrm>
                        </wpg:grpSpPr>
                        <wps:wsp>
                          <wps:cNvPr id="102" name="Freeform 25"/>
                          <wps:cNvSpPr>
                            <a:spLocks/>
                          </wps:cNvSpPr>
                          <wps:spPr bwMode="auto">
                            <a:xfrm>
                              <a:off x="1430" y="4280"/>
                              <a:ext cx="9610" cy="2"/>
                            </a:xfrm>
                            <a:custGeom>
                              <a:avLst/>
                              <a:gdLst>
                                <a:gd name="T0" fmla="+- 0 1430 1430"/>
                                <a:gd name="T1" fmla="*/ T0 w 9610"/>
                                <a:gd name="T2" fmla="+- 0 11040 1430"/>
                                <a:gd name="T3" fmla="*/ T2 w 9610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9610">
                                  <a:moveTo>
                                    <a:pt x="0" y="0"/>
                                  </a:moveTo>
                                  <a:lnTo>
                                    <a:pt x="9610" y="0"/>
                                  </a:lnTo>
                                </a:path>
                              </a:pathLst>
                            </a:custGeom>
                            <a:noFill/>
                            <a:ln w="662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3" name="Group 22"/>
                        <wpg:cNvGrpSpPr>
                          <a:grpSpLocks/>
                        </wpg:cNvGrpSpPr>
                        <wpg:grpSpPr bwMode="auto">
                          <a:xfrm>
                            <a:off x="1430" y="4489"/>
                            <a:ext cx="9610" cy="2"/>
                            <a:chOff x="1430" y="4489"/>
                            <a:chExt cx="9610" cy="2"/>
                          </a:xfrm>
                        </wpg:grpSpPr>
                        <wps:wsp>
                          <wps:cNvPr id="104" name="Freeform 23"/>
                          <wps:cNvSpPr>
                            <a:spLocks/>
                          </wps:cNvSpPr>
                          <wps:spPr bwMode="auto">
                            <a:xfrm>
                              <a:off x="1430" y="4489"/>
                              <a:ext cx="9610" cy="2"/>
                            </a:xfrm>
                            <a:custGeom>
                              <a:avLst/>
                              <a:gdLst>
                                <a:gd name="T0" fmla="+- 0 1430 1430"/>
                                <a:gd name="T1" fmla="*/ T0 w 9610"/>
                                <a:gd name="T2" fmla="+- 0 11040 1430"/>
                                <a:gd name="T3" fmla="*/ T2 w 9610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9610">
                                  <a:moveTo>
                                    <a:pt x="0" y="0"/>
                                  </a:moveTo>
                                  <a:lnTo>
                                    <a:pt x="9610" y="0"/>
                                  </a:lnTo>
                                </a:path>
                              </a:pathLst>
                            </a:custGeom>
                            <a:noFill/>
                            <a:ln w="6626">
                              <a:solidFill>
                                <a:srgbClr val="030303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5" name="Group 20"/>
                        <wpg:cNvGrpSpPr>
                          <a:grpSpLocks/>
                        </wpg:cNvGrpSpPr>
                        <wpg:grpSpPr bwMode="auto">
                          <a:xfrm>
                            <a:off x="1430" y="4697"/>
                            <a:ext cx="9610" cy="2"/>
                            <a:chOff x="1430" y="4697"/>
                            <a:chExt cx="9610" cy="2"/>
                          </a:xfrm>
                        </wpg:grpSpPr>
                        <wps:wsp>
                          <wps:cNvPr id="106" name="Freeform 21"/>
                          <wps:cNvSpPr>
                            <a:spLocks/>
                          </wps:cNvSpPr>
                          <wps:spPr bwMode="auto">
                            <a:xfrm>
                              <a:off x="1430" y="4697"/>
                              <a:ext cx="9610" cy="2"/>
                            </a:xfrm>
                            <a:custGeom>
                              <a:avLst/>
                              <a:gdLst>
                                <a:gd name="T0" fmla="+- 0 1430 1430"/>
                                <a:gd name="T1" fmla="*/ T0 w 9610"/>
                                <a:gd name="T2" fmla="+- 0 11040 1430"/>
                                <a:gd name="T3" fmla="*/ T2 w 9610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9610">
                                  <a:moveTo>
                                    <a:pt x="0" y="0"/>
                                  </a:moveTo>
                                  <a:lnTo>
                                    <a:pt x="9610" y="0"/>
                                  </a:lnTo>
                                </a:path>
                              </a:pathLst>
                            </a:custGeom>
                            <a:noFill/>
                            <a:ln w="662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7" name="Group 18"/>
                        <wpg:cNvGrpSpPr>
                          <a:grpSpLocks/>
                        </wpg:cNvGrpSpPr>
                        <wpg:grpSpPr bwMode="auto">
                          <a:xfrm>
                            <a:off x="1430" y="4906"/>
                            <a:ext cx="8546" cy="2"/>
                            <a:chOff x="1430" y="4906"/>
                            <a:chExt cx="8546" cy="2"/>
                          </a:xfrm>
                        </wpg:grpSpPr>
                        <wps:wsp>
                          <wps:cNvPr id="108" name="Freeform 19"/>
                          <wps:cNvSpPr>
                            <a:spLocks/>
                          </wps:cNvSpPr>
                          <wps:spPr bwMode="auto">
                            <a:xfrm>
                              <a:off x="1430" y="4906"/>
                              <a:ext cx="8546" cy="2"/>
                            </a:xfrm>
                            <a:custGeom>
                              <a:avLst/>
                              <a:gdLst>
                                <a:gd name="T0" fmla="+- 0 1430 1430"/>
                                <a:gd name="T1" fmla="*/ T0 w 8546"/>
                                <a:gd name="T2" fmla="+- 0 9976 1430"/>
                                <a:gd name="T3" fmla="*/ T2 w 8546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8546">
                                  <a:moveTo>
                                    <a:pt x="0" y="0"/>
                                  </a:moveTo>
                                  <a:lnTo>
                                    <a:pt x="8546" y="0"/>
                                  </a:lnTo>
                                </a:path>
                              </a:pathLst>
                            </a:custGeom>
                            <a:noFill/>
                            <a:ln w="6626">
                              <a:solidFill>
                                <a:srgbClr val="030303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09" name="Group 16"/>
                        <wpg:cNvGrpSpPr>
                          <a:grpSpLocks/>
                        </wpg:cNvGrpSpPr>
                        <wpg:grpSpPr bwMode="auto">
                          <a:xfrm>
                            <a:off x="9913" y="4906"/>
                            <a:ext cx="1127" cy="2"/>
                            <a:chOff x="9913" y="4906"/>
                            <a:chExt cx="1127" cy="2"/>
                          </a:xfrm>
                        </wpg:grpSpPr>
                        <wps:wsp>
                          <wps:cNvPr id="110" name="Freeform 17"/>
                          <wps:cNvSpPr>
                            <a:spLocks/>
                          </wps:cNvSpPr>
                          <wps:spPr bwMode="auto">
                            <a:xfrm>
                              <a:off x="9913" y="4906"/>
                              <a:ext cx="1127" cy="2"/>
                            </a:xfrm>
                            <a:custGeom>
                              <a:avLst/>
                              <a:gdLst>
                                <a:gd name="T0" fmla="+- 0 9913 9913"/>
                                <a:gd name="T1" fmla="*/ T0 w 1127"/>
                                <a:gd name="T2" fmla="+- 0 11040 9913"/>
                                <a:gd name="T3" fmla="*/ T2 w 1127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127">
                                  <a:moveTo>
                                    <a:pt x="0" y="0"/>
                                  </a:moveTo>
                                  <a:lnTo>
                                    <a:pt x="1127" y="0"/>
                                  </a:lnTo>
                                </a:path>
                              </a:pathLst>
                            </a:custGeom>
                            <a:noFill/>
                            <a:ln w="6626">
                              <a:solidFill>
                                <a:srgbClr val="232323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D70566E" id="Group_x0020_15" o:spid="_x0000_s1026" style="position:absolute;margin-left:71.2pt;margin-top:25.65pt;width:481.05pt;height:220.15pt;z-index:-2308;mso-position-horizontal-relative:page" coordorigin="1424,513" coordsize="9621,4403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">
                <v:group id="Group_x0020_68" o:spid="_x0000_s1027" style="position:absolute;left:1430;top:523;width:9610;height:2" coordorigin="1430,523" coordsize="9610,2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">
                  <v:polyline id="Freeform_x0020_69" o:spid="_x0000_s1028" style="position:absolute;visibility:visible;mso-wrap-style:square;v-text-anchor:top" points="1430,523,11040,523" coordsize="9610,2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VxNEXwQAA&#10;ANsAAAAPAAAAZHJzL2Rvd25yZXYueG1sRE9NT8JAEL2T+B82Q+INthgxUFgImhglnqwmXIfu0K12&#10;Z5vuWMq/Zw8kHl/e93o7+Eb11MU6sIHZNANFXAZbc2Xg++t1sgAVBdliE5gMXCjCdnM3WmNuw5k/&#10;qS+kUimEY44GnEibax1LRx7jNLTEiTuFzqMk2FXadnhO4b7RD1n2pD3WnBoctvTiqPwt/ryBn9g/&#10;Px538rF0ku3fikNRL5YXY+7Hw24FSmiQf/HN/W4NzNPY9CX9AL25Ag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lcTRF8EAAADbAAAADwAAAAAAAAAAAAAAAACXAgAAZHJzL2Rvd25y&#10;ZXYueG1sUEsFBgAAAAAEAAQA9QAAAIUDAAAAAA==&#10;" filled="f" strokeweight="6626emu">
                    <v:path arrowok="t" o:connecttype="custom" o:connectlocs="0,0;9610,0" o:connectangles="0,0"/>
                  </v:polyline>
                </v:group>
                <v:group id="Group_x0020_66" o:spid="_x0000_s1029" style="position:absolute;left:1430;top:732;width:9610;height:2" coordorigin="1430,732" coordsize="9610,2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">
                  <v:polyline id="Freeform_x0020_67" o:spid="_x0000_s1030" style="position:absolute;visibility:visible;mso-wrap-style:square;v-text-anchor:top" points="1430,732,11040,732" coordsize="9610,2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iJDDlwgAA&#10;ANsAAAAPAAAAZHJzL2Rvd25yZXYueG1sRE/Pa8IwFL4L+x/CG+xm04kW6YziBEUYgnY7zNujeWvL&#10;mpfSxBr/e3MQPH58vxerYFoxUO8aywrekxQEcWl1w5WCn+/teA7CeWSNrWVScCMHq+XLaIG5tlc+&#10;0VD4SsQQdjkqqL3vcildWZNBl9iOOHJ/tjfoI+wrqXu8xnDTykmaZtJgw7Ghxo42NZX/xcUoKML6&#10;9vnb7Ka74Zh9Tc9mtg+Hs1Jvr2H9AcJT8E/xw73XCrK4Pn6JP0Au7w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GIkMOXCAAAA2wAAAA8AAAAAAAAAAAAAAAAAlwIAAGRycy9kb3du&#10;cmV2LnhtbFBLBQYAAAAABAAEAPUAAACGAwAAAAA=&#10;" filled="f" strokecolor="#030303" strokeweight="6626emu">
                    <v:path arrowok="t" o:connecttype="custom" o:connectlocs="0,0;9610,0" o:connectangles="0,0"/>
                  </v:polyline>
                </v:group>
                <v:group id="Group_x0020_64" o:spid="_x0000_s1031" style="position:absolute;left:1435;top:518;width:2;height:4393" coordorigin="1435,518" coordsize="2,4393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">
                  <v:polyline id="Freeform_x0020_65" o:spid="_x0000_s1032" style="position:absolute;visibility:visible;mso-wrap-style:square;v-text-anchor:top" points="1435,4911,1435,518" coordsize="2,4393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ilo0HwQAA&#10;ANsAAAAPAAAAZHJzL2Rvd25yZXYueG1sRI9Pi8IwFMTvwn6H8Ba8iKZ6kKUaRXZVvPoHen02z6bY&#10;vJQm2vjtNwvCHoeZ+Q2zXEfbiCd1vnasYDrJQBCXTtdcKbicd+MvED4ga2wck4IXeVivPgZLzLXr&#10;+UjPU6hEgrDPUYEJoc2l9KUhi37iWuLk3VxnMSTZVVJ32Ce4beQsy+bSYs1pwWBL34bK++lhFZwP&#10;ReM1ya2LP/uieFzjqL8YpYafcbMAESiG//C7fdAK5jP4+5J+gFz9Ag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IpaNB8EAAADbAAAADwAAAAAAAAAAAAAAAACXAgAAZHJzL2Rvd25y&#10;ZXYueG1sUEsFBgAAAAAEAAQA9QAAAIUDAAAAAA==&#10;" filled="f" strokecolor="#030303" strokeweight="6626emu">
                    <v:path arrowok="t" o:connecttype="custom" o:connectlocs="0,4911;0,518" o:connectangles="0,0"/>
                  </v:polyline>
                </v:group>
                <v:group id="Group_x0020_62" o:spid="_x0000_s1033" style="position:absolute;left:5160;top:518;width:2;height:4393" coordorigin="5160,518" coordsize="2,4393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BF6S8QxAAAANsAAAAP&#10;AAAAAAAAAAAAAAAAAKkCAABkcnMvZG93bnJldi54bWxQSwUGAAAAAAQABAD6AAAAmgMAAAAA&#10;">
                  <v:polyline id="Freeform_x0020_63" o:spid="_x0000_s1034" style="position:absolute;visibility:visible;mso-wrap-style:square;v-text-anchor:top" points="5160,4911,5160,518" coordsize="2,4393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CM7DowgAA&#10;ANsAAAAPAAAAZHJzL2Rvd25yZXYueG1sRI9BawIxFITvQv9DeIVeRLMWEdkapdRWvOoKe33dvG6W&#10;bl6WTXTjvzeC4HGYmW+Y1SbaVlyo941jBbNpBoK4crrhWsGp+JksQfiArLF1TAqu5GGzfhmtMNdu&#10;4ANdjqEWCcI+RwUmhC6X0leGLPqp64iT9+d6iyHJvpa6xyHBbSvfs2whLTacFgx29GWo+j+erYJi&#10;X7Zek/x2cbsry/NvHA8no9Tba/z8ABEohmf40d5rBYs53L+kHyDXNw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MIzsOjCAAAA2wAAAA8AAAAAAAAAAAAAAAAAlwIAAGRycy9kb3du&#10;cmV2LnhtbFBLBQYAAAAABAAEAPUAAACGAwAAAAA=&#10;" filled="f" strokecolor="#030303" strokeweight="6626emu">
                    <v:path arrowok="t" o:connecttype="custom" o:connectlocs="0,4911;0,518" o:connectangles="0,0"/>
                  </v:polyline>
                </v:group>
                <v:group id="Group_x0020_60" o:spid="_x0000_s1035" style="position:absolute;left:9960;top:518;width:2;height:4393" coordorigin="9960,518" coordsize="2,4393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">
                  <v:polyline id="Freeform_x0020_61" o:spid="_x0000_s1036" style="position:absolute;visibility:visible;mso-wrap-style:square;v-text-anchor:top" points="9960,4911,9960,518" coordsize="2,4393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QmSsdwwAA&#10;ANsAAAAPAAAAZHJzL2Rvd25yZXYueG1sRI9Bi8IwFITvwv6H8AQvoqkLFukaRYSyHlcrnh/N27bY&#10;vHSb2Nb99UYQPA4z8w2z3g6mFh21rrKsYDGPQBDnVldcKDhn6WwFwnlkjbVlUnAnB9vNx2iNibY9&#10;H6k7+UIECLsEFZTeN4mULi/JoJvbhjh4v7Y16INsC6lb7APc1PIzimJpsOKwUGJD+5Ly6+lmFGSH&#10;3k+bS7c6Lqe377+f3X+aRplSk/Gw+wLhafDv8Kt90AriGJ5fwg+Qmwc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CQmSsdwwAAANsAAAAPAAAAAAAAAAAAAAAAAJcCAABkcnMvZG93&#10;bnJldi54bWxQSwUGAAAAAAQABAD1AAAAhwMAAAAA&#10;" filled="f" strokecolor="#030000" strokeweight="6626emu">
                    <v:path arrowok="t" o:connecttype="custom" o:connectlocs="0,4911;0,518" o:connectangles="0,0"/>
                  </v:polyline>
                </v:group>
                <v:group id="Group_x0020_58" o:spid="_x0000_s1037" style="position:absolute;left:11035;top:518;width:2;height:4393" coordorigin="11035,518" coordsize="2,4393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">
                  <v:polyline id="Freeform_x0020_59" o:spid="_x0000_s1038" style="position:absolute;visibility:visible;mso-wrap-style:square;v-text-anchor:top" points="11035,4911,11035,518" coordsize="2,4393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" filled="f" strokecolor="#030303" strokeweight="6626emu">
                    <v:path arrowok="t" o:connecttype="custom" o:connectlocs="0,4911;0,518" o:connectangles="0,0"/>
                  </v:polyline>
                </v:group>
                <v:group id="Group_x0020_56" o:spid="_x0000_s1039" style="position:absolute;left:1430;top:941;width:9610;height:2" coordorigin="1430,941" coordsize="9610,2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">
                  <v:polyline id="Freeform_x0020_57" o:spid="_x0000_s1040" style="position:absolute;visibility:visible;mso-wrap-style:square;v-text-anchor:top" points="1430,941,11040,941" coordsize="9610,2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gB4FxwQAA&#10;ANsAAAAPAAAAZHJzL2Rvd25yZXYueG1sRE9NT8JAEL2T+B82Q+INthiDUFgImhglnqwmXIfu0K12&#10;Z5vuWMq/Zw8kHl/e93o7+Eb11MU6sIHZNANFXAZbc2Xg++t1sgAVBdliE5gMXCjCdnM3WmNuw5k/&#10;qS+kUimEY44GnEibax1LRx7jNLTEiTuFzqMk2FXadnhO4b7RD1k21x5rTg0OW3pxVP4Wf97AT+yf&#10;H487+Vg6yfZvxaGoF8uLMffjYbcCJTTIv/jmfrcGntL69CX9AL25Ag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IAeBccEAAADbAAAADwAAAAAAAAAAAAAAAACXAgAAZHJzL2Rvd25y&#10;ZXYueG1sUEsFBgAAAAAEAAQA9QAAAIUDAAAAAA==&#10;" filled="f" strokeweight="6626emu">
                    <v:path arrowok="t" o:connecttype="custom" o:connectlocs="0,0;9610,0" o:connectangles="0,0"/>
                  </v:polyline>
                </v:group>
                <v:group id="Group_x0020_54" o:spid="_x0000_s1041" style="position:absolute;left:1430;top:1149;width:9610;height:2" coordorigin="1430,1149" coordsize="9610,2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">
                  <v:polyline id="Freeform_x0020_55" o:spid="_x0000_s1042" style="position:absolute;visibility:visible;mso-wrap-style:square;v-text-anchor:top" points="1430,1149,11040,1149" coordsize="9610,2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4Y53UxQAA&#10;ANsAAAAPAAAAZHJzL2Rvd25yZXYueG1sRI9Ba8JAFITvBf/D8gRvdVOxVqKrqKAIUrDRg94e2WcS&#10;mn0bstu4/nu3UOhxmJlvmPkymFp01LrKsoK3YQKCOLe64kLB+bR9nYJwHlljbZkUPMjBctF7mWOq&#10;7Z2/qMt8ISKEXYoKSu+bVEqXl2TQDW1DHL2bbQ36KNtC6hbvEW5qOUqSiTRYcVwosaFNSfl39mMU&#10;ZGH1WF+q3XjXHSeH8dW878PnValBP6xmIDwF/x/+a++1go8R/H6JP0Aung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HhjndTFAAAA2wAAAA8AAAAAAAAAAAAAAAAAlwIAAGRycy9k&#10;b3ducmV2LnhtbFBLBQYAAAAABAAEAPUAAACJAwAAAAA=&#10;" filled="f" strokecolor="#030303" strokeweight="6626emu">
                    <v:path arrowok="t" o:connecttype="custom" o:connectlocs="0,0;9610,0" o:connectangles="0,0"/>
                  </v:polyline>
                </v:group>
                <v:group id="Group_x0020_52" o:spid="_x0000_s1043" style="position:absolute;left:1430;top:1358;width:9610;height:2" coordorigin="1430,1358" coordsize="9610,2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DAMLnNxAAAANsAAAAP&#10;AAAAAAAAAAAAAAAAAKkCAABkcnMvZG93bnJldi54bWxQSwUGAAAAAAQABAD6AAAAmgMAAAAA&#10;">
                  <v:polyline id="Freeform_x0020_53" o:spid="_x0000_s1044" style="position:absolute;visibility:visible;mso-wrap-style:square;v-text-anchor:top" points="1430,1358,11040,1358" coordsize="9610,2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fPIdyxAAA&#10;ANsAAAAPAAAAZHJzL2Rvd25yZXYueG1sRI9BS8NAFITvgv9heYI3u1GKtmm3pQqipSfTQq+v2dds&#10;NPs2ZJ9p+u+7BcHjMDPfMPPl4BvVUxfrwAYeRxko4jLYmisDu+37wwRUFGSLTWAycKYIy8XtzRxz&#10;G078RX0hlUoQjjkacCJtrnUsHXmMo9ASJ+8YOo+SZFdp2+EpwX2jn7LsWXusOS04bOnNUflT/HoD&#10;37F/HR9Wspk6ydYfxb6oJ9OzMfd3w2oGSmiQ//Bf+9MaeBnD9Uv6AXpxAQ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XzyHcsQAAADbAAAADwAAAAAAAAAAAAAAAACXAgAAZHJzL2Rv&#10;d25yZXYueG1sUEsFBgAAAAAEAAQA9QAAAIgDAAAAAA==&#10;" filled="f" strokeweight="6626emu">
                    <v:path arrowok="t" o:connecttype="custom" o:connectlocs="0,0;9610,0" o:connectangles="0,0"/>
                  </v:polyline>
                </v:group>
                <v:group id="Group_x0020_50" o:spid="_x0000_s1045" style="position:absolute;left:1430;top:1567;width:9610;height:2" coordorigin="1430,1567" coordsize="9610,2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">
                  <v:polyline id="Freeform_x0020_51" o:spid="_x0000_s1046" style="position:absolute;visibility:visible;mso-wrap-style:square;v-text-anchor:top" points="1430,1567,11040,1567" coordsize="9610,2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HWJvXxQAA&#10;ANsAAAAPAAAAZHJzL2Rvd25yZXYueG1sRI9Ba8JAFITvQv/D8gq91U3FRomuYoWKUIQ2etDbI/tM&#10;gtm3IbuN67/vCgWPw8x8w8yXwTSip87VlhW8DRMQxIXVNZcKDvvP1ykI55E1NpZJwY0cLBdPgzlm&#10;2l75h/rclyJC2GWooPK+zaR0RUUG3dC2xNE7286gj7Irpe7wGuGmkaMkSaXBmuNChS2tKyou+a9R&#10;kIfV7eNYb8ab/jv9Gp/M+zbsTkq9PIfVDISn4B/h//ZWK5ikcP8Sf4Bc/AE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AdYm9fFAAAA2wAAAA8AAAAAAAAAAAAAAAAAlwIAAGRycy9k&#10;b3ducmV2LnhtbFBLBQYAAAAABAAEAPUAAACJAwAAAAA=&#10;" filled="f" strokecolor="#030303" strokeweight="6626emu">
                    <v:path arrowok="t" o:connecttype="custom" o:connectlocs="0,0;9610,0" o:connectangles="0,0"/>
                  </v:polyline>
                </v:group>
                <v:group id="Group_x0020_48" o:spid="_x0000_s1047" style="position:absolute;left:1430;top:1776;width:9610;height:2" coordorigin="1430,1776" coordsize="9610,2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C/C7/OxAAAANsAAAAP&#10;AAAAAAAAAAAAAAAAAKkCAABkcnMvZG93bnJldi54bWxQSwUGAAAAAAQABAD6AAAAmgMAAAAA&#10;">
                  <v:polyline id="Freeform_x0020_49" o:spid="_x0000_s1048" style="position:absolute;visibility:visible;mso-wrap-style:square;v-text-anchor:top" points="1430,1776,11040,1776" coordsize="9610,2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ecY13wQAA&#10;ANsAAAAPAAAAZHJzL2Rvd25yZXYueG1sRE9NT8JAEL2T+B82Q+INthiDUFgImhglnqwmXIfu0K12&#10;Z5vuWMq/Zw8kHl/e93o7+Eb11MU6sIHZNANFXAZbc2Xg++t1sgAVBdliE5gMXCjCdnM3WmNuw5k/&#10;qS+kUimEY44GnEibax1LRx7jNLTEiTuFzqMk2FXadnhO4b7RD1k21x5rTg0OW3pxVP4Wf97AT+yf&#10;H487+Vg6yfZvxaGoF8uLMffjYbcCJTTIv/jmfrcGntLY9CX9AL25Ag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3nGNd8EAAADbAAAADwAAAAAAAAAAAAAAAACXAgAAZHJzL2Rvd25y&#10;ZXYueG1sUEsFBgAAAAAEAAQA9QAAAIUDAAAAAA==&#10;" filled="f" strokeweight="6626emu">
                    <v:path arrowok="t" o:connecttype="custom" o:connectlocs="0,0;9610,0" o:connectangles="0,0"/>
                  </v:polyline>
                </v:group>
                <v:group id="Group_x0020_46" o:spid="_x0000_s1049" style="position:absolute;left:1430;top:1984;width:9610;height:2" coordorigin="1430,1984" coordsize="9610,2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">
                  <v:polyline id="Freeform_x0020_47" o:spid="_x0000_s1050" style="position:absolute;visibility:visible;mso-wrap-style:square;v-text-anchor:top" points="1430,1984,11040,1984" coordsize="9610,2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SKNYfwwAA&#10;ANsAAAAPAAAAZHJzL2Rvd25yZXYueG1sRE/Pa8IwFL4P/B/CE7zN1OFEOqPUwUpBBrN6mLdH89aW&#10;NS+lyWr63y+HwY4f3+/dIZhOjDS41rKC1TIBQVxZ3XKt4Hp5e9yCcB5ZY2eZFEzk4LCfPeww1fbO&#10;ZxpLX4sYwi5FBY33fSqlqxoy6Ja2J47clx0M+giHWuoB7zHcdPIpSTbSYMuxocGeXhuqvssfo6AM&#10;2XT8bPN1Pn5sTuubeS7C+02pxTxkLyA8Bf8v/nMXWsE2ro9f4g+Q+18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DSKNYfwwAAANsAAAAPAAAAAAAAAAAAAAAAAJcCAABkcnMvZG93&#10;bnJldi54bWxQSwUGAAAAAAQABAD1AAAAhwMAAAAA&#10;" filled="f" strokecolor="#030303" strokeweight="6626emu">
                    <v:path arrowok="t" o:connecttype="custom" o:connectlocs="0,0;9610,0" o:connectangles="0,0"/>
                  </v:polyline>
                </v:group>
                <v:group id="Group_x0020_44" o:spid="_x0000_s1051" style="position:absolute;left:1430;top:2193;width:9610;height:2" coordorigin="1430,2193" coordsize="9610,2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">
                  <v:polyline id="Freeform_x0020_45" o:spid="_x0000_s1052" style="position:absolute;visibility:visible;mso-wrap-style:square;v-text-anchor:top" points="1430,2193,11040,2193" coordsize="9610,2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KTMq6xAAA&#10;ANsAAAAPAAAAZHJzL2Rvd25yZXYueG1sRI9BS8NAFITvgv9heUJvdmMpJY3dllootngyCl6f2Wc2&#10;mn0bss80/fddQehxmJlvmNVm9K0aqI9NYAMP0wwUcRVsw7WB97f9fQ4qCrLFNjAZOFOEzfr2ZoWF&#10;DSd+paGUWiUIxwINOJGu0DpWjjzGaeiIk/cVeo+SZF9r2+MpwX2rZ1m20B4bTgsOO9o5qn7KX2/g&#10;Ow5P88+tvCydZMfn8qNs8uXZmMnduH0EJTTKNfzfPlgD+Qz+vqQfoNcX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ikzKusQAAADbAAAADwAAAAAAAAAAAAAAAACXAgAAZHJzL2Rv&#10;d25yZXYueG1sUEsFBgAAAAAEAAQA9QAAAIgDAAAAAA==&#10;" filled="f" strokeweight="6626emu">
                    <v:path arrowok="t" o:connecttype="custom" o:connectlocs="0,0;9610,0" o:connectangles="0,0"/>
                  </v:polyline>
                </v:group>
                <v:group id="Group_x0020_42" o:spid="_x0000_s1053" style="position:absolute;left:1430;top:2402;width:9610;height:2" coordorigin="1430,2402" coordsize="9610,2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D15cnqxAAAANsAAAAP&#10;AAAAAAAAAAAAAAAAAKkCAABkcnMvZG93bnJldi54bWxQSwUGAAAAAAQABAD6AAAAmgMAAAAA&#10;">
                  <v:polyline id="Freeform_x0020_43" o:spid="_x0000_s1054" style="position:absolute;visibility:visible;mso-wrap-style:square;v-text-anchor:top" points="1430,2402,11040,2402" coordsize="9610,2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tE9AcxQAA&#10;ANsAAAAPAAAAZHJzL2Rvd25yZXYueG1sRI9Ba8JAFITvgv9heUJvurFEkegqWqgIRahpD3p7ZF+T&#10;0OzbkN3G9d+7QsHjMDPfMKtNMI3oqXO1ZQXTSQKCuLC65lLB99f7eAHCeWSNjWVScCMHm/VwsMJM&#10;2yufqM99KSKEXYYKKu/bTEpXVGTQTWxLHL0f2xn0UXal1B1eI9w08jVJ5tJgzXGhwpbeKip+8z+j&#10;IA/b2+5c79N9/zn/SC9mdgjHi1Ivo7BdgvAU/DP83z5oBYsUHl/iD5DrO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K0T0BzFAAAA2wAAAA8AAAAAAAAAAAAAAAAAlwIAAGRycy9k&#10;b3ducmV2LnhtbFBLBQYAAAAABAAEAPUAAACJAwAAAAA=&#10;" filled="f" strokecolor="#030303" strokeweight="6626emu">
                    <v:path arrowok="t" o:connecttype="custom" o:connectlocs="0,0;9610,0" o:connectangles="0,0"/>
                  </v:polyline>
                </v:group>
                <v:group id="Group_x0020_40" o:spid="_x0000_s1055" style="position:absolute;left:1430;top:2610;width:9610;height:2" coordorigin="1430,2610" coordsize="9610,2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">
                  <v:polyline id="Freeform_x0020_41" o:spid="_x0000_s1056" style="position:absolute;visibility:visible;mso-wrap-style:square;v-text-anchor:top" points="1430,2610,11040,2610" coordsize="9610,2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1d8y5xAAA&#10;ANsAAAAPAAAAZHJzL2Rvd25yZXYueG1sRI9BS8NAFITvgv9heUJvdmORksZuSy2ILT0ZBa/P7DMb&#10;zb4N2Wea/vtuQehxmJlvmOV69K0aqI9NYAMP0wwUcRVsw7WBj/eX+xxUFGSLbWAycKII69XtzRIL&#10;G478RkMptUoQjgUacCJdoXWsHHmM09ARJ+879B4lyb7WtsdjgvtWz7Jsrj02nBYcdrR1VP2Wf97A&#10;TxyeH782clg4yfav5WfZ5IuTMZO7cfMESmiUa/i/vbMG8jlcvqQfoFdn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9XfMucQAAADbAAAADwAAAAAAAAAAAAAAAACXAgAAZHJzL2Rv&#10;d25yZXYueG1sUEsFBgAAAAAEAAQA9QAAAIgDAAAAAA==&#10;" filled="f" strokeweight="6626emu">
                    <v:path arrowok="t" o:connecttype="custom" o:connectlocs="0,0;9610,0" o:connectangles="0,0"/>
                  </v:polyline>
                </v:group>
                <v:group id="Group_x0020_38" o:spid="_x0000_s1057" style="position:absolute;left:1430;top:2819;width:9610;height:2" coordorigin="1430,2819" coordsize="9610,2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CK3s/pxAAAANsAAAAP&#10;AAAAAAAAAAAAAAAAAKkCAABkcnMvZG93bnJldi54bWxQSwUGAAAAAAQABAD6AAAAmgMAAAAA&#10;">
                  <v:polyline id="Freeform_x0020_39" o:spid="_x0000_s1058" style="position:absolute;visibility:visible;mso-wrap-style:square;v-text-anchor:top" points="1430,2819,11040,2819" coordsize="9610,2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sXtoZwwAA&#10;ANsAAAAPAAAAZHJzL2Rvd25yZXYueG1sRE/Pa8IwFL4P/B/CE7zN1OFEOqPUwUpBBrN6mLdH89aW&#10;NS+lyWr63y+HwY4f3+/dIZhOjDS41rKC1TIBQVxZ3XKt4Hp5e9yCcB5ZY2eZFEzk4LCfPeww1fbO&#10;ZxpLX4sYwi5FBY33fSqlqxoy6Ja2J47clx0M+giHWuoB7zHcdPIpSTbSYMuxocGeXhuqvssfo6AM&#10;2XT8bPN1Pn5sTuubeS7C+02pxTxkLyA8Bf8v/nMXWsE2jo1f4g+Q+18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AsXtoZwwAAANsAAAAPAAAAAAAAAAAAAAAAAJcCAABkcnMvZG93&#10;bnJldi54bWxQSwUGAAAAAAQABAD1AAAAhwMAAAAA&#10;" filled="f" strokecolor="#030303" strokeweight="6626emu">
                    <v:path arrowok="t" o:connecttype="custom" o:connectlocs="0,0;9610,0" o:connectangles="0,0"/>
                  </v:polyline>
                </v:group>
                <v:group id="Group_x0020_36" o:spid="_x0000_s1059" style="position:absolute;left:1430;top:3028;width:9610;height:2" coordorigin="1430,3028" coordsize="9610,2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CUDf4AxAAAANsAAAAP&#10;AAAAAAAAAAAAAAAAAKkCAABkcnMvZG93bnJldi54bWxQSwUGAAAAAAQABAD6AAAAmgMAAAAA&#10;">
                  <v:polyline id="Freeform_x0020_37" o:spid="_x0000_s1060" style="position:absolute;visibility:visible;mso-wrap-style:square;v-text-anchor:top" points="1430,3028,11040,3028" coordsize="9610,2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QC2eLwQAA&#10;ANsAAAAPAAAAZHJzL2Rvd25yZXYueG1sRE9Na8JAEL0X+h+WKXirm4oUk7qKLYgtPTUKXqfZMRub&#10;nQ3ZMcZ/3z0Ueny87+V69K0aqI9NYANP0wwUcRVsw7WBw377uAAVBdliG5gM3CjCenV/t8TChit/&#10;0VBKrVIIxwINOJGu0DpWjjzGaeiIE3cKvUdJsK+17fGawn2rZ1n2rD02nBocdvTmqPopL97AOQ6v&#10;8++NfOZOso9deSybRX4zZvIwbl5ACY3yL/5zv1sDeVqfvqQfoFe/AA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kAtni8EAAADbAAAADwAAAAAAAAAAAAAAAACXAgAAZHJzL2Rvd25y&#10;ZXYueG1sUEsFBgAAAAAEAAQA9QAAAIUDAAAAAA==&#10;" filled="f" strokeweight="6626emu">
                    <v:path arrowok="t" o:connecttype="custom" o:connectlocs="0,0;9610,0" o:connectangles="0,0"/>
                  </v:polyline>
                </v:group>
                <v:group id="Group_x0020_34" o:spid="_x0000_s1061" style="position:absolute;left:1430;top:3236;width:9610;height:2" coordorigin="1430,3236" coordsize="9610,2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">
                  <v:polyline id="Freeform_x0020_35" o:spid="_x0000_s1062" style="position:absolute;visibility:visible;mso-wrap-style:square;v-text-anchor:top" points="1430,3236,11040,3236" coordsize="9610,2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Ib3suxQAA&#10;ANsAAAAPAAAAZHJzL2Rvd25yZXYueG1sRI9Ba8JAFITvBf/D8gRvdVOxUqOrqKAIUrDRg94e2WcS&#10;mn0bstu4/nu3UOhxmJlvmPkymFp01LrKsoK3YQKCOLe64kLB+bR9/QDhPLLG2jIpeJCD5aL3MsdU&#10;2zt/UZf5QkQIuxQVlN43qZQuL8mgG9qGOHo32xr0UbaF1C3eI9zUcpQkE2mw4rhQYkObkvLv7Mco&#10;yMLqsb5Uu/GuO04O46t534fPq1KDfljNQHgK/j/8195rBdMR/H6JP0Aung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Mhvey7FAAAA2wAAAA8AAAAAAAAAAAAAAAAAlwIAAGRycy9k&#10;b3ducmV2LnhtbFBLBQYAAAAABAAEAPUAAACJAwAAAAA=&#10;" filled="f" strokecolor="#030303" strokeweight="6626emu">
                    <v:path arrowok="t" o:connecttype="custom" o:connectlocs="0,0;9610,0" o:connectangles="0,0"/>
                  </v:polyline>
                </v:group>
                <v:group id="Group_x0020_32" o:spid="_x0000_s1063" style="position:absolute;left:1430;top:3445;width:9610;height:2" coordorigin="1430,3445" coordsize="9610,2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BwPF83xAAAANsAAAAP&#10;AAAAAAAAAAAAAAAAAKkCAABkcnMvZG93bnJldi54bWxQSwUGAAAAAAQABAD6AAAAmgMAAAAA&#10;">
                  <v:polyline id="Freeform_x0020_33" o:spid="_x0000_s1064" style="position:absolute;visibility:visible;mso-wrap-style:square;v-text-anchor:top" points="1430,3445,11040,3445" coordsize="9610,2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vMGGIxAAA&#10;ANsAAAAPAAAAZHJzL2Rvd25yZXYueG1sRI9BS8NAFITvBf/D8oTe2o2lSBO7LbVQqngyCl6f2Wc2&#10;mn0bsq9p+u9dQehxmJlvmPV29K0aqI9NYAN38wwUcRVsw7WB97fDbAUqCrLFNjAZuFCE7eZmssbC&#10;hjO/0lBKrRKEY4EGnEhXaB0rRx7jPHTEyfsKvUdJsq+17fGc4L7Viyy71x4bTgsOO9o7qn7Kkzfw&#10;HYfH5edOXnIn2fOx/CibVX4xZno77h5ACY1yDf+3n6yBfAl/X9IP0Jtf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7zBhiMQAAADbAAAADwAAAAAAAAAAAAAAAACXAgAAZHJzL2Rv&#10;d25yZXYueG1sUEsFBgAAAAAEAAQA9QAAAIgDAAAAAA==&#10;" filled="f" strokeweight="6626emu">
                    <v:path arrowok="t" o:connecttype="custom" o:connectlocs="0,0;9610,0" o:connectangles="0,0"/>
                  </v:polyline>
                </v:group>
                <v:group id="Group_x0020_30" o:spid="_x0000_s1065" style="position:absolute;left:1430;top:3654;width:9610;height:2" coordorigin="1430,3654" coordsize="9610,2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">
                  <v:polyline id="Freeform_x0020_31" o:spid="_x0000_s1066" style="position:absolute;visibility:visible;mso-wrap-style:square;v-text-anchor:top" points="1430,3654,11040,3654" coordsize="9610,2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3VH0txQAA&#10;ANsAAAAPAAAAZHJzL2Rvd25yZXYueG1sRI9Ba8JAFITvQv/D8gq91U3FBo2uYoWKUIQ2etDbI/tM&#10;gtm3IbuN67/vCgWPw8x8w8yXwTSip87VlhW8DRMQxIXVNZcKDvvP1wkI55E1NpZJwY0cLBdPgzlm&#10;2l75h/rclyJC2GWooPK+zaR0RUUG3dC2xNE7286gj7Irpe7wGuGmkaMkSaXBmuNChS2tKyou+a9R&#10;kIfV7eNYb8ab/jv9Gp/M+zbsTkq9PIfVDISn4B/h//ZWK5imcP8Sf4Bc/AE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LdUfS3FAAAA2wAAAA8AAAAAAAAAAAAAAAAAlwIAAGRycy9k&#10;b3ducmV2LnhtbFBLBQYAAAAABAAEAPUAAACJAwAAAAA=&#10;" filled="f" strokecolor="#030303" strokeweight="6626emu">
                    <v:path arrowok="t" o:connecttype="custom" o:connectlocs="0,0;9610,0" o:connectangles="0,0"/>
                  </v:polyline>
                </v:group>
                <v:group id="Group_x0020_28" o:spid="_x0000_s1067" style="position:absolute;left:1430;top:3862;width:9610;height:2" coordorigin="1430,3862" coordsize="9610,2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">
                  <v:polyline id="Freeform_x0020_29" o:spid="_x0000_s1068" style="position:absolute;visibility:visible;mso-wrap-style:square;v-text-anchor:top" points="1430,3862,11040,3862" coordsize="9610,2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ufWuNwQAA&#10;ANsAAAAPAAAAZHJzL2Rvd25yZXYueG1sRE9Na8JAEL0X+h+WKXirm4oUk7qKLYgtPTUKXqfZMRub&#10;nQ3ZMcZ/3z0Ueny87+V69K0aqI9NYANP0wwUcRVsw7WBw377uAAVBdliG5gM3CjCenV/t8TChit/&#10;0VBKrVIIxwINOJGu0DpWjjzGaeiIE3cKvUdJsK+17fGawn2rZ1n2rD02nBocdvTmqPopL97AOQ6v&#10;8++NfOZOso9deSybRX4zZvIwbl5ACY3yL/5zv1sDeRqbvqQfoFe/AA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bn1rjcEAAADbAAAADwAAAAAAAAAAAAAAAACXAgAAZHJzL2Rvd25y&#10;ZXYueG1sUEsFBgAAAAAEAAQA9QAAAIUDAAAAAA==&#10;" filled="f" strokeweight="6626emu">
                    <v:path arrowok="t" o:connecttype="custom" o:connectlocs="0,0;9610,0" o:connectangles="0,0"/>
                  </v:polyline>
                </v:group>
                <v:group id="Group_x0020_26" o:spid="_x0000_s1069" style="position:absolute;left:1430;top:4071;width:9610;height:2" coordorigin="1430,4071" coordsize="9610,2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AR1GjdxAAAANsAAAAP&#10;AAAAAAAAAAAAAAAAAKkCAABkcnMvZG93bnJldi54bWxQSwUGAAAAAAQABAD6AAAAmgMAAAAA&#10;">
                  <v:polyline id="Freeform_x0020_27" o:spid="_x0000_s1070" style="position:absolute;visibility:visible;mso-wrap-style:square;v-text-anchor:top" points="1430,4071,11040,4071" coordsize="9610,2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jAq9ExgAA&#10;ANwAAAAPAAAAZHJzL2Rvd25yZXYueG1sRI9Ba8JAEIXvhf6HZQq91U2LFYmuYgsVoQg1etDbkB2T&#10;YHY2ZLdx/fedg9DbDO/Ne9/Ml8m1aqA+NJ4NvI4yUMSltw1XBg77r5cpqBCRLbaeycCNAiwXjw9z&#10;zK2/8o6GIlZKQjjkaKCOscu1DmVNDsPId8SinX3vMMraV9r2eJVw1+q3LJtohw1LQ40dfdZUXopf&#10;Z6BIq9vHsVmP18PP5Ht8cu+btD0Z8/yUVjNQkVL8N9+vN1bwM8GXZ2QCvfgD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AjAq9ExgAAANwAAAAPAAAAAAAAAAAAAAAAAJcCAABkcnMv&#10;ZG93bnJldi54bWxQSwUGAAAAAAQABAD1AAAAigMAAAAA&#10;" filled="f" strokecolor="#030303" strokeweight="6626emu">
                    <v:path arrowok="t" o:connecttype="custom" o:connectlocs="0,0;9610,0" o:connectangles="0,0"/>
                  </v:polyline>
                </v:group>
                <v:group id="Group_x0020_24" o:spid="_x0000_s1071" style="position:absolute;left:1430;top:4280;width:9610;height:2" coordorigin="1430,4280" coordsize="9610,2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">
                  <v:polyline id="Freeform_x0020_25" o:spid="_x0000_s1072" style="position:absolute;visibility:visible;mso-wrap-style:square;v-text-anchor:top" points="1430,4280,11040,4280" coordsize="9610,2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V7N2twgAA&#10;ANwAAAAPAAAAZHJzL2Rvd25yZXYueG1sRE9NSwMxEL0L/Q9hCt5s0iLSbpuWVhAVT66C13Ez3axu&#10;Jstm3G7/vRGE3ubxPmezG0OrBupTE9nCfGZAEVfRNVxbeH97uFmCSoLssI1MFs6UYLedXG2wcPHE&#10;rzSUUqscwqlAC16kK7ROlaeAaRY74swdYx9QMuxr7Xo85fDQ6oUxdzpgw7nBY0f3nqrv8idY+ErD&#10;4fZzLy8rL+b5sfwom+XqbO31dNyvQQmNchH/u59cnm8W8PdMvkBvfwE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FXs3a3CAAAA3AAAAA8AAAAAAAAAAAAAAAAAlwIAAGRycy9kb3du&#10;cmV2LnhtbFBLBQYAAAAABAAEAPUAAACGAwAAAAA=&#10;" filled="f" strokeweight="6626emu">
                    <v:path arrowok="t" o:connecttype="custom" o:connectlocs="0,0;9610,0" o:connectangles="0,0"/>
                  </v:polyline>
                </v:group>
                <v:group id="Group_x0020_22" o:spid="_x0000_s1073" style="position:absolute;left:1430;top:4489;width:9610;height:2" coordorigin="1430,4489" coordsize="9610,2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">
                  <v:polyline id="Freeform_x0020_23" o:spid="_x0000_s1074" style="position:absolute;visibility:visible;mso-wrap-style:square;v-text-anchor:top" points="1430,4489,11040,4489" coordsize="9610,2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cOalHwwAA&#10;ANwAAAAPAAAAZHJzL2Rvd25yZXYueG1sRE9Na8JAEL0X/A/LCL3pppJKia6igiIUQdMe6m3Ijklo&#10;djZkt3H9964g9DaP9znzZTCN6KlztWUFb+MEBHFhdc2lgu+v7egDhPPIGhvLpOBGDpaLwcscM22v&#10;fKI+96WIIewyVFB532ZSuqIig25sW+LIXWxn0EfYlVJ3eI3hppGTJJlKgzXHhgpb2lRU/OZ/RkEe&#10;Vrf1T71Ld/1x+pmezfs+HM5KvQ7DagbCU/D/4qd7r+P8JIXHM/ECubgD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BcOalHwwAAANwAAAAPAAAAAAAAAAAAAAAAAJcCAABkcnMvZG93&#10;bnJldi54bWxQSwUGAAAAAAQABAD1AAAAhwMAAAAA&#10;" filled="f" strokecolor="#030303" strokeweight="6626emu">
                    <v:path arrowok="t" o:connecttype="custom" o:connectlocs="0,0;9610,0" o:connectangles="0,0"/>
                  </v:polyline>
                </v:group>
                <v:group id="Group_x0020_20" o:spid="_x0000_s1075" style="position:absolute;left:1430;top:4697;width:9610;height:2" coordorigin="1430,4697" coordsize="9610,2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">
                  <v:polyline id="Freeform_x0020_21" o:spid="_x0000_s1076" style="position:absolute;visibility:visible;mso-wrap-style:square;v-text-anchor:top" points="1430,4697,11040,4697" coordsize="9610,2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q19uuwgAA&#10;ANwAAAAPAAAAZHJzL2Rvd25yZXYueG1sRE9NSwMxEL0L/Q9hCt5sUpHSbpuWVhAVT66C13Ez3axu&#10;Jstm3G7/vRGE3ubxPmezG0OrBupTE9nCfGZAEVfRNVxbeH97uFmCSoLssI1MFs6UYLedXG2wcPHE&#10;rzSUUqscwqlAC16kK7ROlaeAaRY74swdYx9QMuxr7Xo85fDQ6ltjFjpgw7nBY0f3nqrv8idY+ErD&#10;4e5zLy8rL+b5sfwom+XqbO31dNyvQQmNchH/u59cnm8W8PdMvkBvfwE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CrX267CAAAA3AAAAA8AAAAAAAAAAAAAAAAAlwIAAGRycy9kb3du&#10;cmV2LnhtbFBLBQYAAAAABAAEAPUAAACGAwAAAAA=&#10;" filled="f" strokeweight="6626emu">
                    <v:path arrowok="t" o:connecttype="custom" o:connectlocs="0,0;9610,0" o:connectangles="0,0"/>
                  </v:polyline>
                </v:group>
                <v:group id="Group_x0020_18" o:spid="_x0000_s1077" style="position:absolute;left:1430;top:4906;width:8546;height:2" coordorigin="1430,4906" coordsize="8546,2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DELQIoxAAAANwAAAAP&#10;AAAAAAAAAAAAAAAAAKkCAABkcnMvZG93bnJldi54bWxQSwUGAAAAAAQABAD6AAAAmgMAAAAA&#10;">
                  <v:polyline id="Freeform_x0020_19" o:spid="_x0000_s1078" style="position:absolute;visibility:visible;mso-wrap-style:square;v-text-anchor:top" points="1430,4906,9976,4906" coordsize="8546,2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82ShnxgAA&#10;ANwAAAAPAAAAZHJzL2Rvd25yZXYueG1sRI9Bb8IwDIXvk/gPkSftNpLtsI2OgGASGtoBROEHmMZr&#10;KxqnawIUfj0+TOJm6z2/93k87X2jTtTFOrCFl6EBRVwEV3NpYbddPH+AignZYROYLFwownQyeBhj&#10;5sKZN3TKU6kkhGOGFqqU2kzrWFTkMQ5DSyzab+g8Jlm7UrsOzxLuG/1qzJv2WLM0VNjSV0XFIT96&#10;C/1si9f39c9fs5gfRqu9WW2+10drnx772SeoRH26m/+vl07wjdDKMzKBntwA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B82ShnxgAAANwAAAAPAAAAAAAAAAAAAAAAAJcCAABkcnMv&#10;ZG93bnJldi54bWxQSwUGAAAAAAQABAD1AAAAigMAAAAA&#10;" filled="f" strokecolor="#030303" strokeweight="6626emu">
                    <v:path arrowok="t" o:connecttype="custom" o:connectlocs="0,0;8546,0" o:connectangles="0,0"/>
                  </v:polyline>
                </v:group>
                <v:group id="Group_x0020_16" o:spid="_x0000_s1079" style="position:absolute;left:9913;top:4906;width:1127;height:2" coordorigin="9913,4906" coordsize="1127,2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Da/jPBxAAAANwAAAAP&#10;AAAAAAAAAAAAAAAAAKkCAABkcnMvZG93bnJldi54bWxQSwUGAAAAAAQABAD6AAAAmgMAAAAA&#10;">
                  <v:polyline id="Freeform_x0020_17" o:spid="_x0000_s1080" style="position:absolute;visibility:visible;mso-wrap-style:square;v-text-anchor:top" points="9913,4906,11040,4906" coordsize="1127,2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/F3idwwAA&#10;ANwAAAAPAAAAZHJzL2Rvd25yZXYueG1sRI9Ba8MwDIXvg/0Ho8Iuo3Wywyhp3VIyCmOXsa4/QMRq&#10;HGrLIXYb799Ph8FuEu/pvU/bfQle3WlKQ2QD9aoCRdxFO3Bv4Px9XK5BpYxs0UcmAz+UYL97fNhi&#10;Y+PMX3Q/5V5JCKcGDbicx0br1DkKmFZxJBbtEqeAWdap13bCWcKD1y9V9aoDDiwNDkdqHXXX0y0Y&#10;SM9l/qir+nNtfdunN+/yoS3GPC3KYQMqU8n/5r/rdyv4teDLMzKB3v0C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B/F3idwwAAANwAAAAPAAAAAAAAAAAAAAAAAJcCAABkcnMvZG93&#10;bnJldi54bWxQSwUGAAAAAAQABAD1AAAAhwMAAAAA&#10;" filled="f" strokecolor="#232323" strokeweight="6626emu">
                    <v:path arrowok="t" o:connecttype="custom" o:connectlocs="0,0;1127,0" o:connectangles="0,0"/>
                  </v:polyline>
                </v:group>
                <w10:wrap anchorx="page"/>
              </v:group>
            </w:pict>
          </mc:Fallback>
        </mc:AlternateContent>
      </w:r>
      <w:r w:rsidR="00F700C7">
        <w:rPr>
          <w:rFonts w:ascii="Times New Roman" w:eastAsia="Times New Roman" w:hAnsi="Times New Roman" w:cs="Times New Roman"/>
          <w:i/>
          <w:color w:val="010101"/>
        </w:rPr>
        <w:t>Tabla</w:t>
      </w:r>
      <w:r w:rsidR="00F700C7">
        <w:rPr>
          <w:rFonts w:ascii="Times New Roman" w:eastAsia="Times New Roman" w:hAnsi="Times New Roman" w:cs="Times New Roman"/>
          <w:i/>
          <w:color w:val="010101"/>
          <w:spacing w:val="10"/>
        </w:rPr>
        <w:t xml:space="preserve"> </w:t>
      </w:r>
      <w:r w:rsidR="00F700C7">
        <w:rPr>
          <w:rFonts w:ascii="Times New Roman" w:eastAsia="Times New Roman" w:hAnsi="Times New Roman" w:cs="Times New Roman"/>
          <w:i/>
          <w:color w:val="010101"/>
        </w:rPr>
        <w:t>4</w:t>
      </w:r>
      <w:r w:rsidR="00F700C7">
        <w:rPr>
          <w:rFonts w:ascii="Times New Roman" w:eastAsia="Times New Roman" w:hAnsi="Times New Roman" w:cs="Times New Roman"/>
          <w:i/>
          <w:color w:val="010101"/>
          <w:spacing w:val="-15"/>
        </w:rPr>
        <w:t xml:space="preserve"> </w:t>
      </w:r>
      <w:r w:rsidR="00F700C7">
        <w:rPr>
          <w:rFonts w:ascii="Times New Roman" w:eastAsia="Times New Roman" w:hAnsi="Times New Roman" w:cs="Times New Roman"/>
          <w:color w:val="010101"/>
          <w:sz w:val="21"/>
          <w:szCs w:val="21"/>
        </w:rPr>
        <w:t>Detalle</w:t>
      </w:r>
      <w:r w:rsidR="00F700C7">
        <w:rPr>
          <w:rFonts w:ascii="Times New Roman" w:eastAsia="Times New Roman" w:hAnsi="Times New Roman" w:cs="Times New Roman"/>
          <w:color w:val="010101"/>
          <w:spacing w:val="30"/>
          <w:sz w:val="21"/>
          <w:szCs w:val="21"/>
        </w:rPr>
        <w:t xml:space="preserve"> </w:t>
      </w:r>
      <w:r w:rsidR="00F700C7">
        <w:rPr>
          <w:rFonts w:ascii="Times New Roman" w:eastAsia="Times New Roman" w:hAnsi="Times New Roman" w:cs="Times New Roman"/>
          <w:color w:val="010101"/>
          <w:sz w:val="21"/>
          <w:szCs w:val="21"/>
        </w:rPr>
        <w:t>Cronograma</w:t>
      </w:r>
      <w:r w:rsidR="00F700C7">
        <w:rPr>
          <w:rFonts w:ascii="Times New Roman" w:eastAsia="Times New Roman" w:hAnsi="Times New Roman" w:cs="Times New Roman"/>
          <w:color w:val="010101"/>
          <w:spacing w:val="34"/>
          <w:sz w:val="21"/>
          <w:szCs w:val="21"/>
        </w:rPr>
        <w:t xml:space="preserve"> </w:t>
      </w:r>
      <w:r w:rsidR="00F700C7">
        <w:rPr>
          <w:rFonts w:ascii="Times New Roman" w:eastAsia="Times New Roman" w:hAnsi="Times New Roman" w:cs="Times New Roman"/>
          <w:color w:val="010101"/>
          <w:sz w:val="21"/>
          <w:szCs w:val="21"/>
        </w:rPr>
        <w:t>de</w:t>
      </w:r>
      <w:r w:rsidR="00F700C7">
        <w:rPr>
          <w:rFonts w:ascii="Times New Roman" w:eastAsia="Times New Roman" w:hAnsi="Times New Roman" w:cs="Times New Roman"/>
          <w:color w:val="010101"/>
          <w:spacing w:val="25"/>
          <w:sz w:val="21"/>
          <w:szCs w:val="21"/>
        </w:rPr>
        <w:t xml:space="preserve"> </w:t>
      </w:r>
      <w:r w:rsidR="00F700C7">
        <w:rPr>
          <w:rFonts w:ascii="Times New Roman" w:eastAsia="Times New Roman" w:hAnsi="Times New Roman" w:cs="Times New Roman"/>
          <w:color w:val="010101"/>
          <w:sz w:val="21"/>
          <w:szCs w:val="21"/>
        </w:rPr>
        <w:t>Actividades</w:t>
      </w:r>
      <w:r w:rsidR="00F700C7">
        <w:rPr>
          <w:rFonts w:ascii="Times New Roman" w:eastAsia="Times New Roman" w:hAnsi="Times New Roman" w:cs="Times New Roman"/>
          <w:color w:val="010101"/>
          <w:spacing w:val="22"/>
          <w:sz w:val="21"/>
          <w:szCs w:val="21"/>
        </w:rPr>
        <w:t xml:space="preserve"> </w:t>
      </w:r>
      <w:r w:rsidR="00F700C7">
        <w:rPr>
          <w:rFonts w:ascii="Times New Roman" w:eastAsia="Times New Roman" w:hAnsi="Times New Roman" w:cs="Times New Roman"/>
          <w:color w:val="010101"/>
          <w:sz w:val="21"/>
          <w:szCs w:val="21"/>
        </w:rPr>
        <w:t>por</w:t>
      </w:r>
      <w:r w:rsidR="00F700C7">
        <w:rPr>
          <w:rFonts w:ascii="Times New Roman" w:eastAsia="Times New Roman" w:hAnsi="Times New Roman" w:cs="Times New Roman"/>
          <w:color w:val="010101"/>
          <w:spacing w:val="18"/>
          <w:sz w:val="21"/>
          <w:szCs w:val="21"/>
        </w:rPr>
        <w:t xml:space="preserve"> </w:t>
      </w:r>
      <w:r w:rsidR="00F700C7">
        <w:rPr>
          <w:rFonts w:ascii="Times New Roman" w:eastAsia="Times New Roman" w:hAnsi="Times New Roman" w:cs="Times New Roman"/>
          <w:color w:val="010101"/>
          <w:w w:val="103"/>
          <w:sz w:val="21"/>
          <w:szCs w:val="21"/>
        </w:rPr>
        <w:t>Fases.</w:t>
      </w:r>
    </w:p>
    <w:p w14:paraId="1425977F" w14:textId="77777777" w:rsidR="00BE5A93" w:rsidRDefault="00BE5A93">
      <w:pPr>
        <w:spacing w:before="20" w:after="0" w:line="240" w:lineRule="exact"/>
        <w:rPr>
          <w:sz w:val="24"/>
          <w:szCs w:val="24"/>
        </w:rPr>
      </w:pPr>
    </w:p>
    <w:p w14:paraId="01319B90" w14:textId="77777777" w:rsidR="00BE5A93" w:rsidRDefault="00F700C7">
      <w:pPr>
        <w:tabs>
          <w:tab w:val="left" w:pos="3880"/>
          <w:tab w:val="left" w:pos="4280"/>
          <w:tab w:val="left" w:pos="5080"/>
          <w:tab w:val="left" w:pos="8680"/>
          <w:tab w:val="left" w:pos="9120"/>
        </w:tabs>
        <w:spacing w:after="0" w:line="293" w:lineRule="auto"/>
        <w:ind w:left="161" w:right="192"/>
        <w:rPr>
          <w:rFonts w:ascii="Times New Roman" w:eastAsia="Times New Roman" w:hAnsi="Times New Roman" w:cs="Times New Roman"/>
          <w:sz w:val="14"/>
          <w:szCs w:val="14"/>
        </w:rPr>
      </w:pPr>
      <w:r>
        <w:rPr>
          <w:rFonts w:ascii="Arial" w:eastAsia="Arial" w:hAnsi="Arial" w:cs="Arial"/>
          <w:color w:val="282828"/>
          <w:sz w:val="14"/>
          <w:szCs w:val="14"/>
        </w:rPr>
        <w:t>Nombre</w:t>
      </w:r>
      <w:r>
        <w:rPr>
          <w:rFonts w:ascii="Arial" w:eastAsia="Arial" w:hAnsi="Arial" w:cs="Arial"/>
          <w:color w:val="282828"/>
          <w:spacing w:val="32"/>
          <w:sz w:val="14"/>
          <w:szCs w:val="14"/>
        </w:rPr>
        <w:t xml:space="preserve"> </w:t>
      </w:r>
      <w:r>
        <w:rPr>
          <w:rFonts w:ascii="Arial" w:eastAsia="Arial" w:hAnsi="Arial" w:cs="Arial"/>
          <w:color w:val="282828"/>
          <w:sz w:val="14"/>
          <w:szCs w:val="14"/>
        </w:rPr>
        <w:t>de</w:t>
      </w:r>
      <w:r>
        <w:rPr>
          <w:rFonts w:ascii="Arial" w:eastAsia="Arial" w:hAnsi="Arial" w:cs="Arial"/>
          <w:color w:val="282828"/>
          <w:spacing w:val="-1"/>
          <w:sz w:val="14"/>
          <w:szCs w:val="14"/>
        </w:rPr>
        <w:t xml:space="preserve"> </w:t>
      </w:r>
      <w:r>
        <w:rPr>
          <w:rFonts w:ascii="Arial" w:eastAsia="Arial" w:hAnsi="Arial" w:cs="Arial"/>
          <w:color w:val="282828"/>
          <w:sz w:val="14"/>
          <w:szCs w:val="14"/>
        </w:rPr>
        <w:t>la</w:t>
      </w:r>
      <w:r>
        <w:rPr>
          <w:rFonts w:ascii="Arial" w:eastAsia="Arial" w:hAnsi="Arial" w:cs="Arial"/>
          <w:color w:val="282828"/>
          <w:spacing w:val="7"/>
          <w:sz w:val="14"/>
          <w:szCs w:val="14"/>
        </w:rPr>
        <w:t xml:space="preserve"> </w:t>
      </w:r>
      <w:r>
        <w:rPr>
          <w:rFonts w:ascii="Arial" w:eastAsia="Arial" w:hAnsi="Arial" w:cs="Arial"/>
          <w:color w:val="282828"/>
          <w:sz w:val="14"/>
          <w:szCs w:val="14"/>
        </w:rPr>
        <w:t>tarea</w:t>
      </w:r>
      <w:r>
        <w:rPr>
          <w:rFonts w:ascii="Arial" w:eastAsia="Arial" w:hAnsi="Arial" w:cs="Arial"/>
          <w:color w:val="282828"/>
          <w:spacing w:val="-29"/>
          <w:sz w:val="14"/>
          <w:szCs w:val="14"/>
        </w:rPr>
        <w:t xml:space="preserve"> </w:t>
      </w:r>
      <w:r>
        <w:rPr>
          <w:rFonts w:ascii="Arial" w:eastAsia="Arial" w:hAnsi="Arial" w:cs="Arial"/>
          <w:color w:val="282828"/>
          <w:sz w:val="14"/>
          <w:szCs w:val="14"/>
        </w:rPr>
        <w:tab/>
      </w:r>
      <w:r>
        <w:rPr>
          <w:rFonts w:ascii="Arial" w:eastAsia="Arial" w:hAnsi="Arial" w:cs="Arial"/>
          <w:color w:val="282828"/>
          <w:position w:val="1"/>
          <w:sz w:val="14"/>
          <w:szCs w:val="14"/>
        </w:rPr>
        <w:t>Duración</w:t>
      </w:r>
      <w:r>
        <w:rPr>
          <w:rFonts w:ascii="Arial" w:eastAsia="Arial" w:hAnsi="Arial" w:cs="Arial"/>
          <w:color w:val="282828"/>
          <w:spacing w:val="2"/>
          <w:position w:val="1"/>
          <w:sz w:val="14"/>
          <w:szCs w:val="14"/>
        </w:rPr>
        <w:t xml:space="preserve"> </w:t>
      </w:r>
      <w:r>
        <w:rPr>
          <w:rFonts w:ascii="Arial" w:eastAsia="Arial" w:hAnsi="Arial" w:cs="Arial"/>
          <w:color w:val="282828"/>
          <w:w w:val="115"/>
          <w:position w:val="1"/>
          <w:sz w:val="14"/>
          <w:szCs w:val="14"/>
        </w:rPr>
        <w:t>(di</w:t>
      </w:r>
      <w:r>
        <w:rPr>
          <w:rFonts w:ascii="Arial" w:eastAsia="Arial" w:hAnsi="Arial" w:cs="Arial"/>
          <w:color w:val="282828"/>
          <w:spacing w:val="-11"/>
          <w:w w:val="115"/>
          <w:position w:val="1"/>
          <w:sz w:val="14"/>
          <w:szCs w:val="14"/>
        </w:rPr>
        <w:t>a</w:t>
      </w:r>
      <w:r>
        <w:rPr>
          <w:rFonts w:ascii="Arial" w:eastAsia="Arial" w:hAnsi="Arial" w:cs="Arial"/>
          <w:color w:val="444442"/>
          <w:spacing w:val="-18"/>
          <w:w w:val="115"/>
          <w:position w:val="1"/>
          <w:sz w:val="14"/>
          <w:szCs w:val="14"/>
        </w:rPr>
        <w:t>s</w:t>
      </w:r>
      <w:r>
        <w:rPr>
          <w:rFonts w:ascii="Arial" w:eastAsia="Arial" w:hAnsi="Arial" w:cs="Arial"/>
          <w:color w:val="282828"/>
          <w:w w:val="115"/>
          <w:position w:val="1"/>
          <w:sz w:val="14"/>
          <w:szCs w:val="14"/>
        </w:rPr>
        <w:t>)</w:t>
      </w:r>
      <w:r>
        <w:rPr>
          <w:rFonts w:ascii="Arial" w:eastAsia="Arial" w:hAnsi="Arial" w:cs="Arial"/>
          <w:color w:val="282828"/>
          <w:spacing w:val="12"/>
          <w:w w:val="115"/>
          <w:position w:val="1"/>
          <w:sz w:val="14"/>
          <w:szCs w:val="14"/>
        </w:rPr>
        <w:t xml:space="preserve"> </w:t>
      </w:r>
      <w:r>
        <w:rPr>
          <w:rFonts w:ascii="Arial" w:eastAsia="Arial" w:hAnsi="Arial" w:cs="Arial"/>
          <w:color w:val="010101"/>
          <w:spacing w:val="-12"/>
          <w:w w:val="169"/>
          <w:position w:val="1"/>
          <w:sz w:val="14"/>
          <w:szCs w:val="14"/>
        </w:rPr>
        <w:t>i</w:t>
      </w:r>
      <w:r>
        <w:rPr>
          <w:rFonts w:ascii="Arial" w:eastAsia="Arial" w:hAnsi="Arial" w:cs="Arial"/>
          <w:color w:val="282828"/>
          <w:w w:val="108"/>
          <w:position w:val="1"/>
          <w:sz w:val="14"/>
          <w:szCs w:val="14"/>
        </w:rPr>
        <w:t>Nombre</w:t>
      </w:r>
      <w:r>
        <w:rPr>
          <w:rFonts w:ascii="Arial" w:eastAsia="Arial" w:hAnsi="Arial" w:cs="Arial"/>
          <w:color w:val="282828"/>
          <w:spacing w:val="-8"/>
          <w:position w:val="1"/>
          <w:sz w:val="14"/>
          <w:szCs w:val="14"/>
        </w:rPr>
        <w:t xml:space="preserve"> </w:t>
      </w:r>
      <w:r>
        <w:rPr>
          <w:rFonts w:ascii="Arial" w:eastAsia="Arial" w:hAnsi="Arial" w:cs="Arial"/>
          <w:color w:val="282828"/>
          <w:position w:val="1"/>
          <w:sz w:val="14"/>
          <w:szCs w:val="14"/>
        </w:rPr>
        <w:t>de</w:t>
      </w:r>
      <w:r>
        <w:rPr>
          <w:rFonts w:ascii="Arial" w:eastAsia="Arial" w:hAnsi="Arial" w:cs="Arial"/>
          <w:color w:val="282828"/>
          <w:spacing w:val="-1"/>
          <w:position w:val="1"/>
          <w:sz w:val="14"/>
          <w:szCs w:val="14"/>
        </w:rPr>
        <w:t xml:space="preserve"> </w:t>
      </w:r>
      <w:r>
        <w:rPr>
          <w:rFonts w:ascii="Arial" w:eastAsia="Arial" w:hAnsi="Arial" w:cs="Arial"/>
          <w:color w:val="282828"/>
          <w:position w:val="1"/>
          <w:sz w:val="14"/>
          <w:szCs w:val="14"/>
        </w:rPr>
        <w:t>la</w:t>
      </w:r>
      <w:r>
        <w:rPr>
          <w:rFonts w:ascii="Arial" w:eastAsia="Arial" w:hAnsi="Arial" w:cs="Arial"/>
          <w:color w:val="282828"/>
          <w:spacing w:val="7"/>
          <w:position w:val="1"/>
          <w:sz w:val="14"/>
          <w:szCs w:val="14"/>
        </w:rPr>
        <w:t xml:space="preserve"> </w:t>
      </w:r>
      <w:r>
        <w:rPr>
          <w:rFonts w:ascii="Arial" w:eastAsia="Arial" w:hAnsi="Arial" w:cs="Arial"/>
          <w:color w:val="282828"/>
          <w:w w:val="103"/>
          <w:position w:val="1"/>
          <w:sz w:val="14"/>
          <w:szCs w:val="14"/>
        </w:rPr>
        <w:t>tare</w:t>
      </w:r>
      <w:r>
        <w:rPr>
          <w:rFonts w:ascii="Arial" w:eastAsia="Arial" w:hAnsi="Arial" w:cs="Arial"/>
          <w:color w:val="282828"/>
          <w:spacing w:val="-17"/>
          <w:w w:val="104"/>
          <w:position w:val="1"/>
          <w:sz w:val="14"/>
          <w:szCs w:val="14"/>
        </w:rPr>
        <w:t>a</w:t>
      </w:r>
      <w:r>
        <w:rPr>
          <w:rFonts w:ascii="Arial" w:eastAsia="Arial" w:hAnsi="Arial" w:cs="Arial"/>
          <w:color w:val="BFBFBF"/>
          <w:w w:val="140"/>
          <w:position w:val="1"/>
          <w:sz w:val="14"/>
          <w:szCs w:val="14"/>
        </w:rPr>
        <w:t>,</w:t>
      </w:r>
      <w:r>
        <w:rPr>
          <w:rFonts w:ascii="Arial" w:eastAsia="Arial" w:hAnsi="Arial" w:cs="Arial"/>
          <w:color w:val="BFBFBF"/>
          <w:position w:val="1"/>
          <w:sz w:val="14"/>
          <w:szCs w:val="14"/>
        </w:rPr>
        <w:tab/>
      </w:r>
      <w:r>
        <w:rPr>
          <w:rFonts w:ascii="Arial" w:eastAsia="Arial" w:hAnsi="Arial" w:cs="Arial"/>
          <w:color w:val="282828"/>
          <w:sz w:val="14"/>
          <w:szCs w:val="14"/>
        </w:rPr>
        <w:t>Duración</w:t>
      </w:r>
      <w:r>
        <w:rPr>
          <w:rFonts w:ascii="Arial" w:eastAsia="Arial" w:hAnsi="Arial" w:cs="Arial"/>
          <w:color w:val="282828"/>
          <w:spacing w:val="2"/>
          <w:sz w:val="14"/>
          <w:szCs w:val="14"/>
        </w:rPr>
        <w:t xml:space="preserve"> </w:t>
      </w:r>
      <w:r>
        <w:rPr>
          <w:rFonts w:ascii="Arial" w:eastAsia="Arial" w:hAnsi="Arial" w:cs="Arial"/>
          <w:color w:val="282828"/>
          <w:w w:val="110"/>
          <w:sz w:val="14"/>
          <w:szCs w:val="14"/>
        </w:rPr>
        <w:t>(di</w:t>
      </w:r>
      <w:r>
        <w:rPr>
          <w:rFonts w:ascii="Arial" w:eastAsia="Arial" w:hAnsi="Arial" w:cs="Arial"/>
          <w:color w:val="282828"/>
          <w:spacing w:val="-10"/>
          <w:w w:val="110"/>
          <w:sz w:val="14"/>
          <w:szCs w:val="14"/>
        </w:rPr>
        <w:t>a</w:t>
      </w:r>
      <w:r>
        <w:rPr>
          <w:rFonts w:ascii="Arial" w:eastAsia="Arial" w:hAnsi="Arial" w:cs="Arial"/>
          <w:color w:val="444442"/>
          <w:spacing w:val="-16"/>
          <w:w w:val="121"/>
          <w:sz w:val="14"/>
          <w:szCs w:val="14"/>
        </w:rPr>
        <w:t>s</w:t>
      </w:r>
      <w:r>
        <w:rPr>
          <w:rFonts w:ascii="Arial" w:eastAsia="Arial" w:hAnsi="Arial" w:cs="Arial"/>
          <w:color w:val="282828"/>
          <w:w w:val="126"/>
          <w:sz w:val="14"/>
          <w:szCs w:val="14"/>
        </w:rPr>
        <w:t xml:space="preserve">) </w:t>
      </w:r>
      <w:r>
        <w:rPr>
          <w:rFonts w:ascii="Arial" w:eastAsia="Arial" w:hAnsi="Arial" w:cs="Arial"/>
          <w:color w:val="282828"/>
          <w:sz w:val="14"/>
          <w:szCs w:val="14"/>
        </w:rPr>
        <w:t>Ayre</w:t>
      </w:r>
      <w:r>
        <w:rPr>
          <w:rFonts w:ascii="Arial" w:eastAsia="Arial" w:hAnsi="Arial" w:cs="Arial"/>
          <w:color w:val="282828"/>
          <w:spacing w:val="-5"/>
          <w:sz w:val="14"/>
          <w:szCs w:val="14"/>
        </w:rPr>
        <w:t xml:space="preserve"> </w:t>
      </w:r>
      <w:r>
        <w:rPr>
          <w:rFonts w:ascii="Arial" w:eastAsia="Arial" w:hAnsi="Arial" w:cs="Arial"/>
          <w:color w:val="282828"/>
          <w:w w:val="122"/>
          <w:sz w:val="14"/>
          <w:szCs w:val="14"/>
        </w:rPr>
        <w:t>Movil</w:t>
      </w:r>
      <w:r>
        <w:rPr>
          <w:rFonts w:ascii="Arial" w:eastAsia="Arial" w:hAnsi="Arial" w:cs="Arial"/>
          <w:color w:val="282828"/>
          <w:sz w:val="14"/>
          <w:szCs w:val="14"/>
        </w:rPr>
        <w:tab/>
      </w:r>
      <w:r>
        <w:rPr>
          <w:rFonts w:ascii="Arial" w:eastAsia="Arial" w:hAnsi="Arial" w:cs="Arial"/>
          <w:color w:val="282828"/>
          <w:sz w:val="14"/>
          <w:szCs w:val="14"/>
        </w:rPr>
        <w:tab/>
      </w:r>
      <w:r>
        <w:rPr>
          <w:rFonts w:ascii="Times New Roman" w:eastAsia="Times New Roman" w:hAnsi="Times New Roman" w:cs="Times New Roman"/>
          <w:color w:val="444442"/>
          <w:w w:val="122"/>
          <w:sz w:val="14"/>
          <w:szCs w:val="14"/>
        </w:rPr>
        <w:t>1</w:t>
      </w:r>
      <w:r>
        <w:rPr>
          <w:rFonts w:ascii="Times New Roman" w:eastAsia="Times New Roman" w:hAnsi="Times New Roman" w:cs="Times New Roman"/>
          <w:color w:val="444442"/>
          <w:spacing w:val="-13"/>
          <w:w w:val="122"/>
          <w:sz w:val="14"/>
          <w:szCs w:val="14"/>
        </w:rPr>
        <w:t>5</w:t>
      </w:r>
      <w:r>
        <w:rPr>
          <w:rFonts w:ascii="Times New Roman" w:eastAsia="Times New Roman" w:hAnsi="Times New Roman" w:cs="Times New Roman"/>
          <w:color w:val="282828"/>
          <w:w w:val="122"/>
          <w:sz w:val="14"/>
          <w:szCs w:val="14"/>
        </w:rPr>
        <w:t>8</w:t>
      </w:r>
      <w:r>
        <w:rPr>
          <w:rFonts w:ascii="Times New Roman" w:eastAsia="Times New Roman" w:hAnsi="Times New Roman" w:cs="Times New Roman"/>
          <w:color w:val="282828"/>
          <w:spacing w:val="-36"/>
          <w:w w:val="122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color w:val="282828"/>
          <w:sz w:val="14"/>
          <w:szCs w:val="14"/>
        </w:rPr>
        <w:tab/>
      </w:r>
      <w:r>
        <w:rPr>
          <w:rFonts w:ascii="Arial" w:eastAsia="Arial" w:hAnsi="Arial" w:cs="Arial"/>
          <w:color w:val="282828"/>
          <w:position w:val="1"/>
          <w:sz w:val="14"/>
          <w:szCs w:val="14"/>
        </w:rPr>
        <w:t>-Productizacion</w:t>
      </w:r>
      <w:r>
        <w:rPr>
          <w:rFonts w:ascii="Arial" w:eastAsia="Arial" w:hAnsi="Arial" w:cs="Arial"/>
          <w:color w:val="282828"/>
          <w:spacing w:val="-10"/>
          <w:position w:val="1"/>
          <w:sz w:val="14"/>
          <w:szCs w:val="14"/>
        </w:rPr>
        <w:t xml:space="preserve"> </w:t>
      </w:r>
      <w:r>
        <w:rPr>
          <w:rFonts w:ascii="Arial" w:eastAsia="Arial" w:hAnsi="Arial" w:cs="Arial"/>
          <w:color w:val="282828"/>
          <w:position w:val="1"/>
          <w:sz w:val="14"/>
          <w:szCs w:val="14"/>
        </w:rPr>
        <w:tab/>
      </w:r>
      <w:r>
        <w:rPr>
          <w:rFonts w:ascii="Arial" w:eastAsia="Arial" w:hAnsi="Arial" w:cs="Arial"/>
          <w:color w:val="282828"/>
          <w:position w:val="1"/>
          <w:sz w:val="14"/>
          <w:szCs w:val="14"/>
        </w:rPr>
        <w:tab/>
      </w:r>
      <w:r>
        <w:rPr>
          <w:rFonts w:ascii="Times New Roman" w:eastAsia="Times New Roman" w:hAnsi="Times New Roman" w:cs="Times New Roman"/>
          <w:color w:val="282828"/>
          <w:w w:val="120"/>
          <w:sz w:val="14"/>
          <w:szCs w:val="14"/>
        </w:rPr>
        <w:t>53</w:t>
      </w:r>
    </w:p>
    <w:p w14:paraId="67298E2B" w14:textId="77777777" w:rsidR="00BE5A93" w:rsidRDefault="00645533">
      <w:pPr>
        <w:tabs>
          <w:tab w:val="left" w:pos="4360"/>
          <w:tab w:val="left" w:pos="5100"/>
          <w:tab w:val="left" w:pos="9160"/>
        </w:tabs>
        <w:spacing w:before="10" w:after="0" w:line="240" w:lineRule="auto"/>
        <w:ind w:left="182" w:right="-20"/>
        <w:rPr>
          <w:rFonts w:ascii="Times New Roman" w:eastAsia="Times New Roman" w:hAnsi="Times New Roman" w:cs="Times New Roman"/>
          <w:sz w:val="14"/>
          <w:szCs w:val="1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503314175" behindDoc="1" locked="0" layoutInCell="1" allowOverlap="1" wp14:anchorId="41426848" wp14:editId="2BA75E5C">
                <wp:simplePos x="0" y="0"/>
                <wp:positionH relativeFrom="page">
                  <wp:posOffset>3949065</wp:posOffset>
                </wp:positionH>
                <wp:positionV relativeFrom="paragraph">
                  <wp:posOffset>30480</wp:posOffset>
                </wp:positionV>
                <wp:extent cx="25400" cy="171450"/>
                <wp:effectExtent l="0" t="1905" r="0" b="0"/>
                <wp:wrapNone/>
                <wp:docPr id="55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400" cy="1714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B4C30ED" w14:textId="77777777" w:rsidR="005513D0" w:rsidRDefault="005513D0">
                            <w:pPr>
                              <w:spacing w:after="0" w:line="270" w:lineRule="exact"/>
                              <w:ind w:right="-80"/>
                              <w:rPr>
                                <w:rFonts w:ascii="Arial" w:eastAsia="Arial" w:hAnsi="Arial" w:cs="Arial"/>
                                <w:sz w:val="27"/>
                                <w:szCs w:val="27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color w:val="010101"/>
                                <w:w w:val="76"/>
                                <w:sz w:val="27"/>
                                <w:szCs w:val="27"/>
                              </w:rPr>
                              <w:t>'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1426848" id="Text_x0020_Box_x0020_14" o:spid="_x0000_s1028" type="#_x0000_t202" style="position:absolute;left:0;text-align:left;margin-left:310.95pt;margin-top:2.4pt;width:2pt;height:13.5pt;z-index:-2305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" filled="f" stroked="f">
                <v:textbox inset="0,0,0,0">
                  <w:txbxContent>
                    <w:p w14:paraId="2B4C30ED" w14:textId="77777777" w:rsidR="005513D0" w:rsidRDefault="005513D0">
                      <w:pPr>
                        <w:spacing w:after="0" w:line="270" w:lineRule="exact"/>
                        <w:ind w:right="-80"/>
                        <w:rPr>
                          <w:rFonts w:ascii="Arial" w:eastAsia="Arial" w:hAnsi="Arial" w:cs="Arial"/>
                          <w:sz w:val="27"/>
                          <w:szCs w:val="27"/>
                        </w:rPr>
                      </w:pPr>
                      <w:r>
                        <w:rPr>
                          <w:rFonts w:ascii="Arial" w:eastAsia="Arial" w:hAnsi="Arial" w:cs="Arial"/>
                          <w:color w:val="010101"/>
                          <w:w w:val="76"/>
                          <w:sz w:val="27"/>
                          <w:szCs w:val="27"/>
                        </w:rPr>
                        <w:t>'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F700C7">
        <w:rPr>
          <w:rFonts w:ascii="Arial" w:eastAsia="Arial" w:hAnsi="Arial" w:cs="Arial"/>
          <w:color w:val="010101"/>
          <w:spacing w:val="-24"/>
          <w:w w:val="298"/>
          <w:sz w:val="14"/>
          <w:szCs w:val="14"/>
        </w:rPr>
        <w:t>·</w:t>
      </w:r>
      <w:r w:rsidR="00F700C7">
        <w:rPr>
          <w:rFonts w:ascii="Arial" w:eastAsia="Arial" w:hAnsi="Arial" w:cs="Arial"/>
          <w:color w:val="282828"/>
          <w:w w:val="103"/>
          <w:sz w:val="14"/>
          <w:szCs w:val="14"/>
        </w:rPr>
        <w:t>Exploración</w:t>
      </w:r>
      <w:r w:rsidR="00F700C7">
        <w:rPr>
          <w:rFonts w:ascii="Arial" w:eastAsia="Arial" w:hAnsi="Arial" w:cs="Arial"/>
          <w:color w:val="282828"/>
          <w:sz w:val="14"/>
          <w:szCs w:val="14"/>
        </w:rPr>
        <w:tab/>
      </w:r>
      <w:r w:rsidR="00F700C7">
        <w:rPr>
          <w:rFonts w:ascii="Times New Roman" w:eastAsia="Times New Roman" w:hAnsi="Times New Roman" w:cs="Times New Roman"/>
          <w:color w:val="444442"/>
          <w:sz w:val="14"/>
          <w:szCs w:val="14"/>
        </w:rPr>
        <w:t>7</w:t>
      </w:r>
      <w:r w:rsidR="00F700C7">
        <w:rPr>
          <w:rFonts w:ascii="Times New Roman" w:eastAsia="Times New Roman" w:hAnsi="Times New Roman" w:cs="Times New Roman"/>
          <w:color w:val="444442"/>
          <w:spacing w:val="-18"/>
          <w:sz w:val="14"/>
          <w:szCs w:val="14"/>
        </w:rPr>
        <w:t xml:space="preserve"> </w:t>
      </w:r>
      <w:r w:rsidR="00F700C7">
        <w:rPr>
          <w:rFonts w:ascii="Times New Roman" w:eastAsia="Times New Roman" w:hAnsi="Times New Roman" w:cs="Times New Roman"/>
          <w:color w:val="444442"/>
          <w:sz w:val="14"/>
          <w:szCs w:val="14"/>
        </w:rPr>
        <w:tab/>
      </w:r>
      <w:r w:rsidR="00F700C7">
        <w:rPr>
          <w:rFonts w:ascii="Arial" w:eastAsia="Arial" w:hAnsi="Arial" w:cs="Arial"/>
          <w:color w:val="010101"/>
          <w:spacing w:val="-16"/>
          <w:w w:val="298"/>
          <w:sz w:val="14"/>
          <w:szCs w:val="14"/>
        </w:rPr>
        <w:t>·</w:t>
      </w:r>
      <w:r w:rsidR="00F700C7">
        <w:rPr>
          <w:rFonts w:ascii="Arial" w:eastAsia="Arial" w:hAnsi="Arial" w:cs="Arial"/>
          <w:color w:val="282828"/>
          <w:sz w:val="14"/>
          <w:szCs w:val="14"/>
        </w:rPr>
        <w:t>C</w:t>
      </w:r>
      <w:r w:rsidR="00F700C7">
        <w:rPr>
          <w:rFonts w:ascii="Arial" w:eastAsia="Arial" w:hAnsi="Arial" w:cs="Arial"/>
          <w:color w:val="282828"/>
          <w:spacing w:val="-17"/>
          <w:sz w:val="14"/>
          <w:szCs w:val="14"/>
        </w:rPr>
        <w:t>o</w:t>
      </w:r>
      <w:r w:rsidR="00F700C7">
        <w:rPr>
          <w:rFonts w:ascii="Arial" w:eastAsia="Arial" w:hAnsi="Arial" w:cs="Arial"/>
          <w:color w:val="444442"/>
          <w:spacing w:val="-5"/>
          <w:w w:val="124"/>
          <w:sz w:val="14"/>
          <w:szCs w:val="14"/>
        </w:rPr>
        <w:t>n</w:t>
      </w:r>
      <w:r w:rsidR="00F700C7">
        <w:rPr>
          <w:rFonts w:ascii="Arial" w:eastAsia="Arial" w:hAnsi="Arial" w:cs="Arial"/>
          <w:color w:val="282828"/>
          <w:spacing w:val="-26"/>
          <w:w w:val="122"/>
          <w:sz w:val="14"/>
          <w:szCs w:val="14"/>
        </w:rPr>
        <w:t>f</w:t>
      </w:r>
      <w:r w:rsidR="00F700C7">
        <w:rPr>
          <w:rFonts w:ascii="Arial" w:eastAsia="Arial" w:hAnsi="Arial" w:cs="Arial"/>
          <w:color w:val="5B5E59"/>
          <w:spacing w:val="-7"/>
          <w:w w:val="254"/>
          <w:sz w:val="14"/>
          <w:szCs w:val="14"/>
        </w:rPr>
        <w:t>i</w:t>
      </w:r>
      <w:r w:rsidR="00F700C7">
        <w:rPr>
          <w:rFonts w:ascii="Arial" w:eastAsia="Arial" w:hAnsi="Arial" w:cs="Arial"/>
          <w:color w:val="444442"/>
          <w:w w:val="111"/>
          <w:sz w:val="14"/>
          <w:szCs w:val="14"/>
        </w:rPr>
        <w:t>g</w:t>
      </w:r>
      <w:r w:rsidR="00F700C7">
        <w:rPr>
          <w:rFonts w:ascii="Arial" w:eastAsia="Arial" w:hAnsi="Arial" w:cs="Arial"/>
          <w:color w:val="444442"/>
          <w:spacing w:val="-13"/>
          <w:w w:val="111"/>
          <w:sz w:val="14"/>
          <w:szCs w:val="14"/>
        </w:rPr>
        <w:t>u</w:t>
      </w:r>
      <w:r w:rsidR="00F700C7">
        <w:rPr>
          <w:rFonts w:ascii="Arial" w:eastAsia="Arial" w:hAnsi="Arial" w:cs="Arial"/>
          <w:color w:val="181618"/>
          <w:w w:val="108"/>
          <w:sz w:val="14"/>
          <w:szCs w:val="14"/>
        </w:rPr>
        <w:t>rar</w:t>
      </w:r>
      <w:r w:rsidR="00F700C7">
        <w:rPr>
          <w:rFonts w:ascii="Arial" w:eastAsia="Arial" w:hAnsi="Arial" w:cs="Arial"/>
          <w:color w:val="181618"/>
          <w:spacing w:val="-12"/>
          <w:sz w:val="14"/>
          <w:szCs w:val="14"/>
        </w:rPr>
        <w:t xml:space="preserve"> </w:t>
      </w:r>
      <w:r w:rsidR="00F700C7">
        <w:rPr>
          <w:rFonts w:ascii="Arial" w:eastAsia="Arial" w:hAnsi="Arial" w:cs="Arial"/>
          <w:color w:val="282828"/>
          <w:spacing w:val="-18"/>
          <w:w w:val="104"/>
          <w:sz w:val="14"/>
          <w:szCs w:val="14"/>
        </w:rPr>
        <w:t>s</w:t>
      </w:r>
      <w:r w:rsidR="00F700C7">
        <w:rPr>
          <w:rFonts w:ascii="Arial" w:eastAsia="Arial" w:hAnsi="Arial" w:cs="Arial"/>
          <w:color w:val="5B5E59"/>
          <w:w w:val="254"/>
          <w:sz w:val="14"/>
          <w:szCs w:val="14"/>
        </w:rPr>
        <w:t>i</w:t>
      </w:r>
      <w:r w:rsidR="00F700C7">
        <w:rPr>
          <w:rFonts w:ascii="Arial" w:eastAsia="Arial" w:hAnsi="Arial" w:cs="Arial"/>
          <w:color w:val="5B5E59"/>
          <w:spacing w:val="-25"/>
          <w:sz w:val="14"/>
          <w:szCs w:val="14"/>
        </w:rPr>
        <w:t xml:space="preserve"> </w:t>
      </w:r>
      <w:r w:rsidR="00F700C7">
        <w:rPr>
          <w:rFonts w:ascii="Arial" w:eastAsia="Arial" w:hAnsi="Arial" w:cs="Arial"/>
          <w:color w:val="282828"/>
          <w:spacing w:val="-19"/>
          <w:w w:val="104"/>
          <w:sz w:val="14"/>
          <w:szCs w:val="14"/>
        </w:rPr>
        <w:t>s</w:t>
      </w:r>
      <w:r w:rsidR="00F700C7">
        <w:rPr>
          <w:rFonts w:ascii="Arial" w:eastAsia="Arial" w:hAnsi="Arial" w:cs="Arial"/>
          <w:color w:val="5B5E59"/>
          <w:spacing w:val="1"/>
          <w:w w:val="176"/>
          <w:sz w:val="14"/>
          <w:szCs w:val="14"/>
        </w:rPr>
        <w:t>t</w:t>
      </w:r>
      <w:r w:rsidR="00F700C7">
        <w:rPr>
          <w:rFonts w:ascii="Arial" w:eastAsia="Arial" w:hAnsi="Arial" w:cs="Arial"/>
          <w:color w:val="282828"/>
          <w:spacing w:val="-5"/>
          <w:w w:val="109"/>
          <w:sz w:val="14"/>
          <w:szCs w:val="14"/>
        </w:rPr>
        <w:t>e</w:t>
      </w:r>
      <w:r w:rsidR="00F700C7">
        <w:rPr>
          <w:rFonts w:ascii="Arial" w:eastAsia="Arial" w:hAnsi="Arial" w:cs="Arial"/>
          <w:color w:val="444442"/>
          <w:spacing w:val="-6"/>
          <w:w w:val="116"/>
          <w:sz w:val="14"/>
          <w:szCs w:val="14"/>
        </w:rPr>
        <w:t>m</w:t>
      </w:r>
      <w:r w:rsidR="00F700C7">
        <w:rPr>
          <w:rFonts w:ascii="Arial" w:eastAsia="Arial" w:hAnsi="Arial" w:cs="Arial"/>
          <w:color w:val="282828"/>
          <w:w w:val="94"/>
          <w:sz w:val="14"/>
          <w:szCs w:val="14"/>
        </w:rPr>
        <w:t>a</w:t>
      </w:r>
      <w:r w:rsidR="00F700C7">
        <w:rPr>
          <w:rFonts w:ascii="Arial" w:eastAsia="Arial" w:hAnsi="Arial" w:cs="Arial"/>
          <w:color w:val="282828"/>
          <w:spacing w:val="-7"/>
          <w:sz w:val="14"/>
          <w:szCs w:val="14"/>
        </w:rPr>
        <w:t xml:space="preserve"> </w:t>
      </w:r>
      <w:r w:rsidR="00F700C7">
        <w:rPr>
          <w:rFonts w:ascii="Arial" w:eastAsia="Arial" w:hAnsi="Arial" w:cs="Arial"/>
          <w:color w:val="282828"/>
          <w:sz w:val="14"/>
          <w:szCs w:val="14"/>
        </w:rPr>
        <w:t>de</w:t>
      </w:r>
      <w:r w:rsidR="00F700C7">
        <w:rPr>
          <w:rFonts w:ascii="Arial" w:eastAsia="Arial" w:hAnsi="Arial" w:cs="Arial"/>
          <w:color w:val="282828"/>
          <w:spacing w:val="3"/>
          <w:sz w:val="14"/>
          <w:szCs w:val="14"/>
        </w:rPr>
        <w:t xml:space="preserve"> </w:t>
      </w:r>
      <w:r w:rsidR="00F700C7">
        <w:rPr>
          <w:rFonts w:ascii="Arial" w:eastAsia="Arial" w:hAnsi="Arial" w:cs="Arial"/>
          <w:color w:val="282828"/>
          <w:spacing w:val="-6"/>
          <w:w w:val="99"/>
          <w:sz w:val="14"/>
          <w:szCs w:val="14"/>
        </w:rPr>
        <w:t>c</w:t>
      </w:r>
      <w:r w:rsidR="00F700C7">
        <w:rPr>
          <w:rFonts w:ascii="Arial" w:eastAsia="Arial" w:hAnsi="Arial" w:cs="Arial"/>
          <w:color w:val="444442"/>
          <w:w w:val="116"/>
          <w:sz w:val="14"/>
          <w:szCs w:val="14"/>
        </w:rPr>
        <w:t>on</w:t>
      </w:r>
      <w:r w:rsidR="00F700C7">
        <w:rPr>
          <w:rFonts w:ascii="Arial" w:eastAsia="Arial" w:hAnsi="Arial" w:cs="Arial"/>
          <w:color w:val="444442"/>
          <w:spacing w:val="-12"/>
          <w:w w:val="115"/>
          <w:sz w:val="14"/>
          <w:szCs w:val="14"/>
        </w:rPr>
        <w:t>t</w:t>
      </w:r>
      <w:r w:rsidR="00F700C7">
        <w:rPr>
          <w:rFonts w:ascii="Arial" w:eastAsia="Arial" w:hAnsi="Arial" w:cs="Arial"/>
          <w:color w:val="282828"/>
          <w:w w:val="114"/>
          <w:sz w:val="14"/>
          <w:szCs w:val="14"/>
        </w:rPr>
        <w:t>r</w:t>
      </w:r>
      <w:r w:rsidR="00F700C7">
        <w:rPr>
          <w:rFonts w:ascii="Arial" w:eastAsia="Arial" w:hAnsi="Arial" w:cs="Arial"/>
          <w:color w:val="282828"/>
          <w:spacing w:val="-4"/>
          <w:w w:val="114"/>
          <w:sz w:val="14"/>
          <w:szCs w:val="14"/>
        </w:rPr>
        <w:t>o</w:t>
      </w:r>
      <w:r w:rsidR="00F700C7">
        <w:rPr>
          <w:rFonts w:ascii="Arial" w:eastAsia="Arial" w:hAnsi="Arial" w:cs="Arial"/>
          <w:color w:val="5B5E59"/>
          <w:spacing w:val="-2"/>
          <w:w w:val="254"/>
          <w:sz w:val="14"/>
          <w:szCs w:val="14"/>
        </w:rPr>
        <w:t>l</w:t>
      </w:r>
      <w:r w:rsidR="00F700C7">
        <w:rPr>
          <w:rFonts w:ascii="Arial" w:eastAsia="Arial" w:hAnsi="Arial" w:cs="Arial"/>
          <w:color w:val="282828"/>
          <w:w w:val="108"/>
          <w:sz w:val="14"/>
          <w:szCs w:val="14"/>
        </w:rPr>
        <w:t>de</w:t>
      </w:r>
      <w:r w:rsidR="00F700C7">
        <w:rPr>
          <w:rFonts w:ascii="Arial" w:eastAsia="Arial" w:hAnsi="Arial" w:cs="Arial"/>
          <w:color w:val="282828"/>
          <w:spacing w:val="-16"/>
          <w:sz w:val="14"/>
          <w:szCs w:val="14"/>
        </w:rPr>
        <w:t xml:space="preserve"> </w:t>
      </w:r>
      <w:r w:rsidR="00F700C7">
        <w:rPr>
          <w:rFonts w:ascii="Arial" w:eastAsia="Arial" w:hAnsi="Arial" w:cs="Arial"/>
          <w:color w:val="444442"/>
          <w:spacing w:val="-8"/>
          <w:w w:val="125"/>
          <w:sz w:val="14"/>
          <w:szCs w:val="14"/>
        </w:rPr>
        <w:t>v</w:t>
      </w:r>
      <w:r w:rsidR="00F700C7">
        <w:rPr>
          <w:rFonts w:ascii="Arial" w:eastAsia="Arial" w:hAnsi="Arial" w:cs="Arial"/>
          <w:color w:val="282828"/>
          <w:w w:val="112"/>
          <w:sz w:val="14"/>
          <w:szCs w:val="14"/>
        </w:rPr>
        <w:t>e</w:t>
      </w:r>
      <w:r w:rsidR="00F700C7">
        <w:rPr>
          <w:rFonts w:ascii="Arial" w:eastAsia="Arial" w:hAnsi="Arial" w:cs="Arial"/>
          <w:color w:val="282828"/>
          <w:spacing w:val="-5"/>
          <w:w w:val="112"/>
          <w:sz w:val="14"/>
          <w:szCs w:val="14"/>
        </w:rPr>
        <w:t>r</w:t>
      </w:r>
      <w:r w:rsidR="00F700C7">
        <w:rPr>
          <w:rFonts w:ascii="Arial" w:eastAsia="Arial" w:hAnsi="Arial" w:cs="Arial"/>
          <w:color w:val="444442"/>
          <w:spacing w:val="-19"/>
          <w:w w:val="104"/>
          <w:sz w:val="14"/>
          <w:szCs w:val="14"/>
        </w:rPr>
        <w:t>s</w:t>
      </w:r>
      <w:r w:rsidR="00F700C7">
        <w:rPr>
          <w:rFonts w:ascii="Arial" w:eastAsia="Arial" w:hAnsi="Arial" w:cs="Arial"/>
          <w:color w:val="5B5E59"/>
          <w:w w:val="254"/>
          <w:sz w:val="14"/>
          <w:szCs w:val="14"/>
        </w:rPr>
        <w:t>i</w:t>
      </w:r>
      <w:r w:rsidR="00F700C7">
        <w:rPr>
          <w:rFonts w:ascii="Arial" w:eastAsia="Arial" w:hAnsi="Arial" w:cs="Arial"/>
          <w:color w:val="5B5E59"/>
          <w:spacing w:val="-25"/>
          <w:sz w:val="14"/>
          <w:szCs w:val="14"/>
        </w:rPr>
        <w:t xml:space="preserve"> </w:t>
      </w:r>
      <w:r w:rsidR="00F700C7">
        <w:rPr>
          <w:rFonts w:ascii="Arial" w:eastAsia="Arial" w:hAnsi="Arial" w:cs="Arial"/>
          <w:color w:val="282828"/>
          <w:spacing w:val="-4"/>
          <w:sz w:val="14"/>
          <w:szCs w:val="14"/>
        </w:rPr>
        <w:t>o</w:t>
      </w:r>
      <w:r w:rsidR="00F700C7">
        <w:rPr>
          <w:rFonts w:ascii="Arial" w:eastAsia="Arial" w:hAnsi="Arial" w:cs="Arial"/>
          <w:color w:val="444442"/>
          <w:spacing w:val="-9"/>
          <w:sz w:val="14"/>
          <w:szCs w:val="14"/>
        </w:rPr>
        <w:t>n</w:t>
      </w:r>
      <w:r w:rsidR="00F700C7">
        <w:rPr>
          <w:rFonts w:ascii="Arial" w:eastAsia="Arial" w:hAnsi="Arial" w:cs="Arial"/>
          <w:color w:val="282828"/>
          <w:sz w:val="14"/>
          <w:szCs w:val="14"/>
        </w:rPr>
        <w:t>es</w:t>
      </w:r>
      <w:r w:rsidR="00F700C7">
        <w:rPr>
          <w:rFonts w:ascii="Arial" w:eastAsia="Arial" w:hAnsi="Arial" w:cs="Arial"/>
          <w:color w:val="282828"/>
          <w:spacing w:val="-16"/>
          <w:sz w:val="14"/>
          <w:szCs w:val="14"/>
        </w:rPr>
        <w:t xml:space="preserve"> </w:t>
      </w:r>
      <w:r w:rsidR="00F700C7">
        <w:rPr>
          <w:rFonts w:ascii="Arial" w:eastAsia="Arial" w:hAnsi="Arial" w:cs="Arial"/>
          <w:color w:val="282828"/>
          <w:sz w:val="14"/>
          <w:szCs w:val="14"/>
        </w:rPr>
        <w:tab/>
      </w:r>
      <w:r w:rsidR="00F700C7">
        <w:rPr>
          <w:rFonts w:ascii="Times New Roman" w:eastAsia="Times New Roman" w:hAnsi="Times New Roman" w:cs="Times New Roman"/>
          <w:color w:val="282828"/>
          <w:w w:val="119"/>
          <w:sz w:val="14"/>
          <w:szCs w:val="14"/>
        </w:rPr>
        <w:t>2</w:t>
      </w:r>
    </w:p>
    <w:p w14:paraId="404003EE" w14:textId="77777777" w:rsidR="00BE5A93" w:rsidRDefault="00F700C7">
      <w:pPr>
        <w:tabs>
          <w:tab w:val="left" w:pos="4360"/>
          <w:tab w:val="left" w:pos="5100"/>
          <w:tab w:val="left" w:pos="9140"/>
        </w:tabs>
        <w:spacing w:before="47" w:after="0" w:line="159" w:lineRule="exact"/>
        <w:ind w:left="411" w:right="-20"/>
        <w:rPr>
          <w:rFonts w:ascii="Times New Roman" w:eastAsia="Times New Roman" w:hAnsi="Times New Roman" w:cs="Times New Roman"/>
          <w:sz w:val="14"/>
          <w:szCs w:val="14"/>
        </w:rPr>
      </w:pPr>
      <w:r>
        <w:rPr>
          <w:rFonts w:ascii="Arial" w:eastAsia="Arial" w:hAnsi="Arial" w:cs="Arial"/>
          <w:color w:val="282828"/>
          <w:spacing w:val="-6"/>
          <w:w w:val="110"/>
          <w:sz w:val="14"/>
          <w:szCs w:val="14"/>
        </w:rPr>
        <w:t>-</w:t>
      </w:r>
      <w:r>
        <w:rPr>
          <w:rFonts w:ascii="Arial" w:eastAsia="Arial" w:hAnsi="Arial" w:cs="Arial"/>
          <w:color w:val="444442"/>
          <w:spacing w:val="-15"/>
          <w:w w:val="113"/>
          <w:sz w:val="14"/>
          <w:szCs w:val="14"/>
        </w:rPr>
        <w:t>D</w:t>
      </w:r>
      <w:r>
        <w:rPr>
          <w:rFonts w:ascii="Arial" w:eastAsia="Arial" w:hAnsi="Arial" w:cs="Arial"/>
          <w:color w:val="282828"/>
          <w:w w:val="117"/>
          <w:sz w:val="14"/>
          <w:szCs w:val="14"/>
        </w:rPr>
        <w:t>e</w:t>
      </w:r>
      <w:r>
        <w:rPr>
          <w:rFonts w:ascii="Arial" w:eastAsia="Arial" w:hAnsi="Arial" w:cs="Arial"/>
          <w:color w:val="282828"/>
          <w:spacing w:val="-19"/>
          <w:w w:val="116"/>
          <w:sz w:val="14"/>
          <w:szCs w:val="14"/>
        </w:rPr>
        <w:t>f</w:t>
      </w:r>
      <w:r>
        <w:rPr>
          <w:rFonts w:ascii="Arial" w:eastAsia="Arial" w:hAnsi="Arial" w:cs="Arial"/>
          <w:color w:val="5B5E59"/>
          <w:spacing w:val="5"/>
          <w:w w:val="254"/>
          <w:sz w:val="14"/>
          <w:szCs w:val="14"/>
        </w:rPr>
        <w:t>i</w:t>
      </w:r>
      <w:r>
        <w:rPr>
          <w:rFonts w:ascii="Arial" w:eastAsia="Arial" w:hAnsi="Arial" w:cs="Arial"/>
          <w:color w:val="444442"/>
          <w:spacing w:val="-19"/>
          <w:w w:val="124"/>
          <w:sz w:val="14"/>
          <w:szCs w:val="14"/>
        </w:rPr>
        <w:t>n</w:t>
      </w:r>
      <w:r>
        <w:rPr>
          <w:rFonts w:ascii="Arial" w:eastAsia="Arial" w:hAnsi="Arial" w:cs="Arial"/>
          <w:color w:val="5B5E59"/>
          <w:w w:val="254"/>
          <w:sz w:val="14"/>
          <w:szCs w:val="14"/>
        </w:rPr>
        <w:t>i</w:t>
      </w:r>
      <w:r>
        <w:rPr>
          <w:rFonts w:ascii="Arial" w:eastAsia="Arial" w:hAnsi="Arial" w:cs="Arial"/>
          <w:color w:val="5B5E59"/>
          <w:spacing w:val="-27"/>
          <w:sz w:val="14"/>
          <w:szCs w:val="14"/>
        </w:rPr>
        <w:t xml:space="preserve"> </w:t>
      </w:r>
      <w:r>
        <w:rPr>
          <w:rFonts w:ascii="Arial" w:eastAsia="Arial" w:hAnsi="Arial" w:cs="Arial"/>
          <w:color w:val="282828"/>
          <w:spacing w:val="-14"/>
          <w:w w:val="99"/>
          <w:sz w:val="14"/>
          <w:szCs w:val="14"/>
        </w:rPr>
        <w:t>c</w:t>
      </w:r>
      <w:r>
        <w:rPr>
          <w:rFonts w:ascii="Arial" w:eastAsia="Arial" w:hAnsi="Arial" w:cs="Arial"/>
          <w:color w:val="5B5E59"/>
          <w:w w:val="254"/>
          <w:sz w:val="14"/>
          <w:szCs w:val="14"/>
        </w:rPr>
        <w:t>i</w:t>
      </w:r>
      <w:r>
        <w:rPr>
          <w:rFonts w:ascii="Arial" w:eastAsia="Arial" w:hAnsi="Arial" w:cs="Arial"/>
          <w:color w:val="5B5E59"/>
          <w:spacing w:val="-25"/>
          <w:sz w:val="14"/>
          <w:szCs w:val="14"/>
        </w:rPr>
        <w:t xml:space="preserve"> </w:t>
      </w:r>
      <w:r>
        <w:rPr>
          <w:rFonts w:ascii="Arial" w:eastAsia="Arial" w:hAnsi="Arial" w:cs="Arial"/>
          <w:color w:val="282828"/>
          <w:spacing w:val="-4"/>
          <w:sz w:val="14"/>
          <w:szCs w:val="14"/>
        </w:rPr>
        <w:t>o</w:t>
      </w:r>
      <w:r>
        <w:rPr>
          <w:rFonts w:ascii="Arial" w:eastAsia="Arial" w:hAnsi="Arial" w:cs="Arial"/>
          <w:color w:val="444442"/>
          <w:sz w:val="14"/>
          <w:szCs w:val="14"/>
        </w:rPr>
        <w:t>n</w:t>
      </w:r>
      <w:r>
        <w:rPr>
          <w:rFonts w:ascii="Arial" w:eastAsia="Arial" w:hAnsi="Arial" w:cs="Arial"/>
          <w:color w:val="444442"/>
          <w:spacing w:val="8"/>
          <w:sz w:val="14"/>
          <w:szCs w:val="14"/>
        </w:rPr>
        <w:t xml:space="preserve"> </w:t>
      </w:r>
      <w:r>
        <w:rPr>
          <w:rFonts w:ascii="Arial" w:eastAsia="Arial" w:hAnsi="Arial" w:cs="Arial"/>
          <w:color w:val="282828"/>
          <w:sz w:val="14"/>
          <w:szCs w:val="14"/>
        </w:rPr>
        <w:t>de</w:t>
      </w:r>
      <w:r>
        <w:rPr>
          <w:rFonts w:ascii="Arial" w:eastAsia="Arial" w:hAnsi="Arial" w:cs="Arial"/>
          <w:color w:val="282828"/>
          <w:spacing w:val="4"/>
          <w:sz w:val="14"/>
          <w:szCs w:val="14"/>
        </w:rPr>
        <w:t xml:space="preserve"> </w:t>
      </w:r>
      <w:r>
        <w:rPr>
          <w:rFonts w:ascii="Arial" w:eastAsia="Arial" w:hAnsi="Arial" w:cs="Arial"/>
          <w:color w:val="282828"/>
          <w:spacing w:val="-17"/>
          <w:w w:val="123"/>
          <w:sz w:val="14"/>
          <w:szCs w:val="14"/>
        </w:rPr>
        <w:t>o</w:t>
      </w:r>
      <w:r>
        <w:rPr>
          <w:rFonts w:ascii="Arial" w:eastAsia="Arial" w:hAnsi="Arial" w:cs="Arial"/>
          <w:color w:val="444442"/>
          <w:spacing w:val="-2"/>
          <w:w w:val="116"/>
          <w:sz w:val="14"/>
          <w:szCs w:val="14"/>
        </w:rPr>
        <w:t>b</w:t>
      </w:r>
      <w:r>
        <w:rPr>
          <w:rFonts w:ascii="Arial" w:eastAsia="Arial" w:hAnsi="Arial" w:cs="Arial"/>
          <w:color w:val="5B5E59"/>
          <w:spacing w:val="-6"/>
          <w:w w:val="150"/>
          <w:sz w:val="14"/>
          <w:szCs w:val="14"/>
        </w:rPr>
        <w:t>j</w:t>
      </w:r>
      <w:r>
        <w:rPr>
          <w:rFonts w:ascii="Arial" w:eastAsia="Arial" w:hAnsi="Arial" w:cs="Arial"/>
          <w:color w:val="282828"/>
          <w:spacing w:val="2"/>
          <w:w w:val="109"/>
          <w:sz w:val="14"/>
          <w:szCs w:val="14"/>
        </w:rPr>
        <w:t>e</w:t>
      </w:r>
      <w:r>
        <w:rPr>
          <w:rFonts w:ascii="Arial" w:eastAsia="Arial" w:hAnsi="Arial" w:cs="Arial"/>
          <w:color w:val="444442"/>
          <w:spacing w:val="-12"/>
          <w:w w:val="146"/>
          <w:sz w:val="14"/>
          <w:szCs w:val="14"/>
        </w:rPr>
        <w:t>t</w:t>
      </w:r>
      <w:r>
        <w:rPr>
          <w:rFonts w:ascii="Arial" w:eastAsia="Arial" w:hAnsi="Arial" w:cs="Arial"/>
          <w:color w:val="5B5E59"/>
          <w:w w:val="254"/>
          <w:sz w:val="14"/>
          <w:szCs w:val="14"/>
        </w:rPr>
        <w:t>i</w:t>
      </w:r>
      <w:r>
        <w:rPr>
          <w:rFonts w:ascii="Arial" w:eastAsia="Arial" w:hAnsi="Arial" w:cs="Arial"/>
          <w:color w:val="5B5E59"/>
          <w:spacing w:val="-23"/>
          <w:sz w:val="14"/>
          <w:szCs w:val="14"/>
        </w:rPr>
        <w:t xml:space="preserve"> </w:t>
      </w:r>
      <w:r>
        <w:rPr>
          <w:rFonts w:ascii="Arial" w:eastAsia="Arial" w:hAnsi="Arial" w:cs="Arial"/>
          <w:color w:val="444442"/>
          <w:spacing w:val="-6"/>
          <w:sz w:val="14"/>
          <w:szCs w:val="14"/>
        </w:rPr>
        <w:t>v</w:t>
      </w:r>
      <w:r>
        <w:rPr>
          <w:rFonts w:ascii="Arial" w:eastAsia="Arial" w:hAnsi="Arial" w:cs="Arial"/>
          <w:color w:val="282828"/>
          <w:sz w:val="14"/>
          <w:szCs w:val="14"/>
        </w:rPr>
        <w:t>os</w:t>
      </w:r>
      <w:r>
        <w:rPr>
          <w:rFonts w:ascii="Arial" w:eastAsia="Arial" w:hAnsi="Arial" w:cs="Arial"/>
          <w:color w:val="282828"/>
          <w:spacing w:val="-3"/>
          <w:sz w:val="14"/>
          <w:szCs w:val="14"/>
        </w:rPr>
        <w:t xml:space="preserve"> </w:t>
      </w:r>
      <w:r>
        <w:rPr>
          <w:rFonts w:ascii="Arial" w:eastAsia="Arial" w:hAnsi="Arial" w:cs="Arial"/>
          <w:color w:val="282828"/>
          <w:sz w:val="14"/>
          <w:szCs w:val="14"/>
        </w:rPr>
        <w:t>g</w:t>
      </w:r>
      <w:r>
        <w:rPr>
          <w:rFonts w:ascii="Arial" w:eastAsia="Arial" w:hAnsi="Arial" w:cs="Arial"/>
          <w:color w:val="282828"/>
          <w:spacing w:val="-9"/>
          <w:sz w:val="14"/>
          <w:szCs w:val="14"/>
        </w:rPr>
        <w:t>r</w:t>
      </w:r>
      <w:r>
        <w:rPr>
          <w:rFonts w:ascii="Arial" w:eastAsia="Arial" w:hAnsi="Arial" w:cs="Arial"/>
          <w:color w:val="444442"/>
          <w:sz w:val="14"/>
          <w:szCs w:val="14"/>
        </w:rPr>
        <w:t>u</w:t>
      </w:r>
      <w:r>
        <w:rPr>
          <w:rFonts w:ascii="Arial" w:eastAsia="Arial" w:hAnsi="Arial" w:cs="Arial"/>
          <w:color w:val="444442"/>
          <w:spacing w:val="-2"/>
          <w:sz w:val="14"/>
          <w:szCs w:val="14"/>
        </w:rPr>
        <w:t>p</w:t>
      </w:r>
      <w:r>
        <w:rPr>
          <w:rFonts w:ascii="Arial" w:eastAsia="Arial" w:hAnsi="Arial" w:cs="Arial"/>
          <w:color w:val="282828"/>
          <w:sz w:val="14"/>
          <w:szCs w:val="14"/>
        </w:rPr>
        <w:t>o</w:t>
      </w:r>
      <w:r>
        <w:rPr>
          <w:rFonts w:ascii="Arial" w:eastAsia="Arial" w:hAnsi="Arial" w:cs="Arial"/>
          <w:color w:val="282828"/>
          <w:spacing w:val="19"/>
          <w:sz w:val="14"/>
          <w:szCs w:val="14"/>
        </w:rPr>
        <w:t xml:space="preserve"> </w:t>
      </w:r>
      <w:r>
        <w:rPr>
          <w:rFonts w:ascii="Arial" w:eastAsia="Arial" w:hAnsi="Arial" w:cs="Arial"/>
          <w:color w:val="282828"/>
          <w:sz w:val="14"/>
          <w:szCs w:val="14"/>
        </w:rPr>
        <w:t>de</w:t>
      </w:r>
      <w:r>
        <w:rPr>
          <w:rFonts w:ascii="Arial" w:eastAsia="Arial" w:hAnsi="Arial" w:cs="Arial"/>
          <w:color w:val="282828"/>
          <w:spacing w:val="14"/>
          <w:sz w:val="14"/>
          <w:szCs w:val="14"/>
        </w:rPr>
        <w:t xml:space="preserve"> </w:t>
      </w:r>
      <w:r>
        <w:rPr>
          <w:rFonts w:ascii="Arial" w:eastAsia="Arial" w:hAnsi="Arial" w:cs="Arial"/>
          <w:color w:val="282828"/>
          <w:w w:val="104"/>
          <w:sz w:val="14"/>
          <w:szCs w:val="14"/>
        </w:rPr>
        <w:t>a</w:t>
      </w:r>
      <w:r>
        <w:rPr>
          <w:rFonts w:ascii="Arial" w:eastAsia="Arial" w:hAnsi="Arial" w:cs="Arial"/>
          <w:color w:val="282828"/>
          <w:spacing w:val="-11"/>
          <w:w w:val="104"/>
          <w:sz w:val="14"/>
          <w:szCs w:val="14"/>
        </w:rPr>
        <w:t>d</w:t>
      </w:r>
      <w:r>
        <w:rPr>
          <w:rFonts w:ascii="Arial" w:eastAsia="Arial" w:hAnsi="Arial" w:cs="Arial"/>
          <w:color w:val="444442"/>
          <w:spacing w:val="-13"/>
          <w:w w:val="116"/>
          <w:sz w:val="14"/>
          <w:szCs w:val="14"/>
        </w:rPr>
        <w:t>m</w:t>
      </w:r>
      <w:r>
        <w:rPr>
          <w:rFonts w:ascii="Arial" w:eastAsia="Arial" w:hAnsi="Arial" w:cs="Arial"/>
          <w:color w:val="5B5E59"/>
          <w:w w:val="254"/>
          <w:sz w:val="14"/>
          <w:szCs w:val="14"/>
        </w:rPr>
        <w:t>i</w:t>
      </w:r>
      <w:r>
        <w:rPr>
          <w:rFonts w:ascii="Arial" w:eastAsia="Arial" w:hAnsi="Arial" w:cs="Arial"/>
          <w:color w:val="5B5E59"/>
          <w:spacing w:val="-25"/>
          <w:sz w:val="14"/>
          <w:szCs w:val="14"/>
        </w:rPr>
        <w:t xml:space="preserve"> </w:t>
      </w:r>
      <w:r>
        <w:rPr>
          <w:rFonts w:ascii="Arial" w:eastAsia="Arial" w:hAnsi="Arial" w:cs="Arial"/>
          <w:color w:val="282828"/>
          <w:spacing w:val="-19"/>
          <w:w w:val="104"/>
          <w:sz w:val="14"/>
          <w:szCs w:val="14"/>
        </w:rPr>
        <w:t>s</w:t>
      </w:r>
      <w:r>
        <w:rPr>
          <w:rFonts w:ascii="Arial" w:eastAsia="Arial" w:hAnsi="Arial" w:cs="Arial"/>
          <w:color w:val="5B5E59"/>
          <w:w w:val="254"/>
          <w:sz w:val="14"/>
          <w:szCs w:val="14"/>
        </w:rPr>
        <w:t>i</w:t>
      </w:r>
      <w:r>
        <w:rPr>
          <w:rFonts w:ascii="Arial" w:eastAsia="Arial" w:hAnsi="Arial" w:cs="Arial"/>
          <w:color w:val="5B5E59"/>
          <w:spacing w:val="-25"/>
          <w:sz w:val="14"/>
          <w:szCs w:val="14"/>
        </w:rPr>
        <w:t xml:space="preserve"> </w:t>
      </w:r>
      <w:r>
        <w:rPr>
          <w:rFonts w:ascii="Arial" w:eastAsia="Arial" w:hAnsi="Arial" w:cs="Arial"/>
          <w:color w:val="282828"/>
          <w:spacing w:val="-17"/>
          <w:sz w:val="14"/>
          <w:szCs w:val="14"/>
        </w:rPr>
        <w:t>o</w:t>
      </w:r>
      <w:r>
        <w:rPr>
          <w:rFonts w:ascii="Arial" w:eastAsia="Arial" w:hAnsi="Arial" w:cs="Arial"/>
          <w:color w:val="444442"/>
          <w:spacing w:val="-9"/>
          <w:sz w:val="14"/>
          <w:szCs w:val="14"/>
        </w:rPr>
        <w:t>n</w:t>
      </w:r>
      <w:r>
        <w:rPr>
          <w:rFonts w:ascii="Arial" w:eastAsia="Arial" w:hAnsi="Arial" w:cs="Arial"/>
          <w:color w:val="282828"/>
          <w:sz w:val="14"/>
          <w:szCs w:val="14"/>
        </w:rPr>
        <w:t>es</w:t>
      </w:r>
      <w:r>
        <w:rPr>
          <w:rFonts w:ascii="Arial" w:eastAsia="Arial" w:hAnsi="Arial" w:cs="Arial"/>
          <w:color w:val="282828"/>
          <w:spacing w:val="26"/>
          <w:sz w:val="14"/>
          <w:szCs w:val="14"/>
        </w:rPr>
        <w:t xml:space="preserve"> </w:t>
      </w:r>
      <w:r>
        <w:rPr>
          <w:rFonts w:ascii="Arial" w:eastAsia="Arial" w:hAnsi="Arial" w:cs="Arial"/>
          <w:color w:val="444442"/>
          <w:spacing w:val="2"/>
          <w:w w:val="126"/>
          <w:sz w:val="14"/>
          <w:szCs w:val="14"/>
        </w:rPr>
        <w:t>(</w:t>
      </w:r>
      <w:r>
        <w:rPr>
          <w:rFonts w:ascii="Arial" w:eastAsia="Arial" w:hAnsi="Arial" w:cs="Arial"/>
          <w:color w:val="282828"/>
          <w:spacing w:val="-2"/>
          <w:w w:val="88"/>
          <w:sz w:val="14"/>
          <w:szCs w:val="14"/>
        </w:rPr>
        <w:t>A</w:t>
      </w:r>
      <w:r>
        <w:rPr>
          <w:rFonts w:ascii="Arial" w:eastAsia="Arial" w:hAnsi="Arial" w:cs="Arial"/>
          <w:color w:val="444442"/>
          <w:spacing w:val="-12"/>
          <w:w w:val="126"/>
          <w:sz w:val="14"/>
          <w:szCs w:val="14"/>
        </w:rPr>
        <w:t>y</w:t>
      </w:r>
      <w:r>
        <w:rPr>
          <w:rFonts w:ascii="Arial" w:eastAsia="Arial" w:hAnsi="Arial" w:cs="Arial"/>
          <w:color w:val="282828"/>
          <w:w w:val="114"/>
          <w:sz w:val="14"/>
          <w:szCs w:val="14"/>
        </w:rPr>
        <w:t>r</w:t>
      </w:r>
      <w:r>
        <w:rPr>
          <w:rFonts w:ascii="Arial" w:eastAsia="Arial" w:hAnsi="Arial" w:cs="Arial"/>
          <w:color w:val="282828"/>
          <w:spacing w:val="-5"/>
          <w:w w:val="114"/>
          <w:sz w:val="14"/>
          <w:szCs w:val="14"/>
        </w:rPr>
        <w:t>e</w:t>
      </w:r>
      <w:r>
        <w:rPr>
          <w:rFonts w:ascii="Arial" w:eastAsia="Arial" w:hAnsi="Arial" w:cs="Arial"/>
          <w:color w:val="5B5E59"/>
          <w:w w:val="126"/>
          <w:sz w:val="14"/>
          <w:szCs w:val="14"/>
        </w:rPr>
        <w:t>)</w:t>
      </w:r>
      <w:r>
        <w:rPr>
          <w:rFonts w:ascii="Arial" w:eastAsia="Arial" w:hAnsi="Arial" w:cs="Arial"/>
          <w:color w:val="5B5E59"/>
          <w:sz w:val="14"/>
          <w:szCs w:val="14"/>
        </w:rPr>
        <w:tab/>
      </w:r>
      <w:r>
        <w:rPr>
          <w:rFonts w:ascii="Times New Roman" w:eastAsia="Times New Roman" w:hAnsi="Times New Roman" w:cs="Times New Roman"/>
          <w:color w:val="444442"/>
          <w:w w:val="199"/>
          <w:sz w:val="14"/>
          <w:szCs w:val="14"/>
        </w:rPr>
        <w:t>1</w:t>
      </w:r>
      <w:r>
        <w:rPr>
          <w:rFonts w:ascii="Times New Roman" w:eastAsia="Times New Roman" w:hAnsi="Times New Roman" w:cs="Times New Roman"/>
          <w:color w:val="444442"/>
          <w:sz w:val="14"/>
          <w:szCs w:val="14"/>
        </w:rPr>
        <w:tab/>
      </w:r>
      <w:r>
        <w:rPr>
          <w:rFonts w:ascii="Arial" w:eastAsia="Arial" w:hAnsi="Arial" w:cs="Arial"/>
          <w:color w:val="010101"/>
          <w:spacing w:val="-24"/>
          <w:w w:val="298"/>
          <w:sz w:val="14"/>
          <w:szCs w:val="14"/>
        </w:rPr>
        <w:t>·</w:t>
      </w:r>
      <w:r>
        <w:rPr>
          <w:rFonts w:ascii="Arial" w:eastAsia="Arial" w:hAnsi="Arial" w:cs="Arial"/>
          <w:color w:val="444442"/>
          <w:spacing w:val="-10"/>
          <w:w w:val="101"/>
          <w:sz w:val="14"/>
          <w:szCs w:val="14"/>
        </w:rPr>
        <w:t>D</w:t>
      </w:r>
      <w:r>
        <w:rPr>
          <w:rFonts w:ascii="Arial" w:eastAsia="Arial" w:hAnsi="Arial" w:cs="Arial"/>
          <w:color w:val="5B5E59"/>
          <w:w w:val="254"/>
          <w:sz w:val="14"/>
          <w:szCs w:val="14"/>
        </w:rPr>
        <w:t>i</w:t>
      </w:r>
      <w:r>
        <w:rPr>
          <w:rFonts w:ascii="Arial" w:eastAsia="Arial" w:hAnsi="Arial" w:cs="Arial"/>
          <w:color w:val="5B5E59"/>
          <w:spacing w:val="-25"/>
          <w:sz w:val="14"/>
          <w:szCs w:val="14"/>
        </w:rPr>
        <w:t xml:space="preserve"> </w:t>
      </w:r>
      <w:r>
        <w:rPr>
          <w:rFonts w:ascii="Arial" w:eastAsia="Arial" w:hAnsi="Arial" w:cs="Arial"/>
          <w:color w:val="282828"/>
          <w:sz w:val="14"/>
          <w:szCs w:val="14"/>
        </w:rPr>
        <w:t>s</w:t>
      </w:r>
      <w:r>
        <w:rPr>
          <w:rFonts w:ascii="Arial" w:eastAsia="Arial" w:hAnsi="Arial" w:cs="Arial"/>
          <w:color w:val="282828"/>
          <w:spacing w:val="-5"/>
          <w:sz w:val="14"/>
          <w:szCs w:val="14"/>
        </w:rPr>
        <w:t>e</w:t>
      </w:r>
      <w:r>
        <w:rPr>
          <w:rFonts w:ascii="Arial" w:eastAsia="Arial" w:hAnsi="Arial" w:cs="Arial"/>
          <w:color w:val="444442"/>
          <w:spacing w:val="-8"/>
          <w:sz w:val="14"/>
          <w:szCs w:val="14"/>
        </w:rPr>
        <w:t>ñ</w:t>
      </w:r>
      <w:r>
        <w:rPr>
          <w:rFonts w:ascii="Arial" w:eastAsia="Arial" w:hAnsi="Arial" w:cs="Arial"/>
          <w:color w:val="282828"/>
          <w:sz w:val="14"/>
          <w:szCs w:val="14"/>
        </w:rPr>
        <w:t>o</w:t>
      </w:r>
      <w:r>
        <w:rPr>
          <w:rFonts w:ascii="Arial" w:eastAsia="Arial" w:hAnsi="Arial" w:cs="Arial"/>
          <w:color w:val="282828"/>
          <w:spacing w:val="15"/>
          <w:sz w:val="14"/>
          <w:szCs w:val="14"/>
        </w:rPr>
        <w:t xml:space="preserve"> </w:t>
      </w:r>
      <w:r>
        <w:rPr>
          <w:rFonts w:ascii="Arial" w:eastAsia="Arial" w:hAnsi="Arial" w:cs="Arial"/>
          <w:color w:val="282828"/>
          <w:w w:val="108"/>
          <w:sz w:val="14"/>
          <w:szCs w:val="14"/>
        </w:rPr>
        <w:t>de</w:t>
      </w:r>
      <w:r>
        <w:rPr>
          <w:rFonts w:ascii="Arial" w:eastAsia="Arial" w:hAnsi="Arial" w:cs="Arial"/>
          <w:color w:val="282828"/>
          <w:spacing w:val="-29"/>
          <w:sz w:val="14"/>
          <w:szCs w:val="14"/>
        </w:rPr>
        <w:t xml:space="preserve"> </w:t>
      </w:r>
      <w:r>
        <w:rPr>
          <w:rFonts w:ascii="Arial" w:eastAsia="Arial" w:hAnsi="Arial" w:cs="Arial"/>
          <w:color w:val="5B5E59"/>
          <w:spacing w:val="5"/>
          <w:w w:val="254"/>
          <w:sz w:val="14"/>
          <w:szCs w:val="14"/>
        </w:rPr>
        <w:t>i</w:t>
      </w:r>
      <w:r>
        <w:rPr>
          <w:rFonts w:ascii="Arial" w:eastAsia="Arial" w:hAnsi="Arial" w:cs="Arial"/>
          <w:color w:val="444442"/>
          <w:w w:val="128"/>
          <w:sz w:val="14"/>
          <w:szCs w:val="14"/>
        </w:rPr>
        <w:t>n</w:t>
      </w:r>
      <w:r>
        <w:rPr>
          <w:rFonts w:ascii="Arial" w:eastAsia="Arial" w:hAnsi="Arial" w:cs="Arial"/>
          <w:color w:val="444442"/>
          <w:spacing w:val="-8"/>
          <w:w w:val="127"/>
          <w:sz w:val="14"/>
          <w:szCs w:val="14"/>
        </w:rPr>
        <w:t>t</w:t>
      </w:r>
      <w:r>
        <w:rPr>
          <w:rFonts w:ascii="Arial" w:eastAsia="Arial" w:hAnsi="Arial" w:cs="Arial"/>
          <w:color w:val="282828"/>
          <w:w w:val="106"/>
          <w:sz w:val="14"/>
          <w:szCs w:val="14"/>
        </w:rPr>
        <w:t>erfa</w:t>
      </w:r>
      <w:r>
        <w:rPr>
          <w:rFonts w:ascii="Arial" w:eastAsia="Arial" w:hAnsi="Arial" w:cs="Arial"/>
          <w:color w:val="282828"/>
          <w:w w:val="107"/>
          <w:sz w:val="14"/>
          <w:szCs w:val="14"/>
        </w:rPr>
        <w:t>z</w:t>
      </w:r>
      <w:r>
        <w:rPr>
          <w:rFonts w:ascii="Arial" w:eastAsia="Arial" w:hAnsi="Arial" w:cs="Arial"/>
          <w:color w:val="282828"/>
          <w:spacing w:val="-3"/>
          <w:sz w:val="14"/>
          <w:szCs w:val="14"/>
        </w:rPr>
        <w:t xml:space="preserve"> </w:t>
      </w:r>
      <w:r>
        <w:rPr>
          <w:rFonts w:ascii="Arial" w:eastAsia="Arial" w:hAnsi="Arial" w:cs="Arial"/>
          <w:color w:val="282828"/>
          <w:w w:val="104"/>
          <w:sz w:val="14"/>
          <w:szCs w:val="14"/>
        </w:rPr>
        <w:t>gra</w:t>
      </w:r>
      <w:r>
        <w:rPr>
          <w:rFonts w:ascii="Arial" w:eastAsia="Arial" w:hAnsi="Arial" w:cs="Arial"/>
          <w:color w:val="282828"/>
          <w:spacing w:val="-10"/>
          <w:w w:val="103"/>
          <w:sz w:val="14"/>
          <w:szCs w:val="14"/>
        </w:rPr>
        <w:t>f</w:t>
      </w:r>
      <w:r>
        <w:rPr>
          <w:rFonts w:ascii="Arial" w:eastAsia="Arial" w:hAnsi="Arial" w:cs="Arial"/>
          <w:color w:val="5B5E59"/>
          <w:w w:val="254"/>
          <w:sz w:val="14"/>
          <w:szCs w:val="14"/>
        </w:rPr>
        <w:t>i</w:t>
      </w:r>
      <w:r>
        <w:rPr>
          <w:rFonts w:ascii="Arial" w:eastAsia="Arial" w:hAnsi="Arial" w:cs="Arial"/>
          <w:color w:val="5B5E59"/>
          <w:spacing w:val="-27"/>
          <w:sz w:val="14"/>
          <w:szCs w:val="14"/>
        </w:rPr>
        <w:t xml:space="preserve"> </w:t>
      </w:r>
      <w:r>
        <w:rPr>
          <w:rFonts w:ascii="Arial" w:eastAsia="Arial" w:hAnsi="Arial" w:cs="Arial"/>
          <w:color w:val="282828"/>
          <w:w w:val="92"/>
          <w:sz w:val="14"/>
          <w:szCs w:val="14"/>
        </w:rPr>
        <w:t>ca</w:t>
      </w:r>
      <w:r>
        <w:rPr>
          <w:rFonts w:ascii="Arial" w:eastAsia="Arial" w:hAnsi="Arial" w:cs="Arial"/>
          <w:color w:val="282828"/>
          <w:spacing w:val="-4"/>
          <w:w w:val="92"/>
          <w:sz w:val="14"/>
          <w:szCs w:val="14"/>
        </w:rPr>
        <w:t xml:space="preserve"> </w:t>
      </w:r>
      <w:r>
        <w:rPr>
          <w:rFonts w:ascii="Arial" w:eastAsia="Arial" w:hAnsi="Arial" w:cs="Arial"/>
          <w:color w:val="282828"/>
          <w:w w:val="101"/>
          <w:sz w:val="14"/>
          <w:szCs w:val="14"/>
        </w:rPr>
        <w:t>g</w:t>
      </w:r>
      <w:r>
        <w:rPr>
          <w:rFonts w:ascii="Arial" w:eastAsia="Arial" w:hAnsi="Arial" w:cs="Arial"/>
          <w:color w:val="282828"/>
          <w:spacing w:val="-5"/>
          <w:w w:val="101"/>
          <w:sz w:val="14"/>
          <w:szCs w:val="14"/>
        </w:rPr>
        <w:t>e</w:t>
      </w:r>
      <w:r>
        <w:rPr>
          <w:rFonts w:ascii="Arial" w:eastAsia="Arial" w:hAnsi="Arial" w:cs="Arial"/>
          <w:color w:val="444442"/>
          <w:spacing w:val="-9"/>
          <w:w w:val="124"/>
          <w:sz w:val="14"/>
          <w:szCs w:val="14"/>
        </w:rPr>
        <w:t>n</w:t>
      </w:r>
      <w:r>
        <w:rPr>
          <w:rFonts w:ascii="Arial" w:eastAsia="Arial" w:hAnsi="Arial" w:cs="Arial"/>
          <w:color w:val="282828"/>
          <w:w w:val="104"/>
          <w:sz w:val="14"/>
          <w:szCs w:val="14"/>
        </w:rPr>
        <w:t>er</w:t>
      </w:r>
      <w:r>
        <w:rPr>
          <w:rFonts w:ascii="Arial" w:eastAsia="Arial" w:hAnsi="Arial" w:cs="Arial"/>
          <w:color w:val="282828"/>
          <w:spacing w:val="-4"/>
          <w:w w:val="104"/>
          <w:sz w:val="14"/>
          <w:szCs w:val="14"/>
        </w:rPr>
        <w:t>a</w:t>
      </w:r>
      <w:r>
        <w:rPr>
          <w:rFonts w:ascii="Arial" w:eastAsia="Arial" w:hAnsi="Arial" w:cs="Arial"/>
          <w:color w:val="5B5E59"/>
          <w:spacing w:val="-2"/>
          <w:w w:val="254"/>
          <w:sz w:val="14"/>
          <w:szCs w:val="14"/>
        </w:rPr>
        <w:t>l</w:t>
      </w:r>
      <w:r>
        <w:rPr>
          <w:rFonts w:ascii="Arial" w:eastAsia="Arial" w:hAnsi="Arial" w:cs="Arial"/>
          <w:color w:val="282828"/>
          <w:w w:val="108"/>
          <w:sz w:val="14"/>
          <w:szCs w:val="14"/>
        </w:rPr>
        <w:t>d</w:t>
      </w:r>
      <w:r>
        <w:rPr>
          <w:rFonts w:ascii="Arial" w:eastAsia="Arial" w:hAnsi="Arial" w:cs="Arial"/>
          <w:color w:val="282828"/>
          <w:spacing w:val="-5"/>
          <w:w w:val="108"/>
          <w:sz w:val="14"/>
          <w:szCs w:val="14"/>
        </w:rPr>
        <w:t>e</w:t>
      </w:r>
      <w:r>
        <w:rPr>
          <w:rFonts w:ascii="Arial" w:eastAsia="Arial" w:hAnsi="Arial" w:cs="Arial"/>
          <w:color w:val="5B5E59"/>
          <w:spacing w:val="-1"/>
          <w:w w:val="254"/>
          <w:sz w:val="14"/>
          <w:szCs w:val="14"/>
        </w:rPr>
        <w:t>l</w:t>
      </w:r>
      <w:r>
        <w:rPr>
          <w:rFonts w:ascii="Arial" w:eastAsia="Arial" w:hAnsi="Arial" w:cs="Arial"/>
          <w:color w:val="282828"/>
          <w:spacing w:val="-18"/>
          <w:w w:val="104"/>
          <w:sz w:val="14"/>
          <w:szCs w:val="14"/>
        </w:rPr>
        <w:t>s</w:t>
      </w:r>
      <w:r>
        <w:rPr>
          <w:rFonts w:ascii="Arial" w:eastAsia="Arial" w:hAnsi="Arial" w:cs="Arial"/>
          <w:color w:val="5B5E59"/>
          <w:w w:val="254"/>
          <w:sz w:val="14"/>
          <w:szCs w:val="14"/>
        </w:rPr>
        <w:t>i</w:t>
      </w:r>
      <w:r>
        <w:rPr>
          <w:rFonts w:ascii="Arial" w:eastAsia="Arial" w:hAnsi="Arial" w:cs="Arial"/>
          <w:color w:val="5B5E59"/>
          <w:spacing w:val="-25"/>
          <w:sz w:val="14"/>
          <w:szCs w:val="14"/>
        </w:rPr>
        <w:t xml:space="preserve"> </w:t>
      </w:r>
      <w:r>
        <w:rPr>
          <w:rFonts w:ascii="Arial" w:eastAsia="Arial" w:hAnsi="Arial" w:cs="Arial"/>
          <w:color w:val="282828"/>
          <w:spacing w:val="-6"/>
          <w:w w:val="86"/>
          <w:sz w:val="14"/>
          <w:szCs w:val="14"/>
        </w:rPr>
        <w:t>s</w:t>
      </w:r>
      <w:r>
        <w:rPr>
          <w:rFonts w:ascii="Arial" w:eastAsia="Arial" w:hAnsi="Arial" w:cs="Arial"/>
          <w:color w:val="444442"/>
          <w:spacing w:val="-9"/>
          <w:w w:val="176"/>
          <w:sz w:val="14"/>
          <w:szCs w:val="14"/>
        </w:rPr>
        <w:t>t</w:t>
      </w:r>
      <w:r>
        <w:rPr>
          <w:rFonts w:ascii="Arial" w:eastAsia="Arial" w:hAnsi="Arial" w:cs="Arial"/>
          <w:color w:val="282828"/>
          <w:spacing w:val="-5"/>
          <w:w w:val="109"/>
          <w:sz w:val="14"/>
          <w:szCs w:val="14"/>
        </w:rPr>
        <w:t>e</w:t>
      </w:r>
      <w:r>
        <w:rPr>
          <w:rFonts w:ascii="Arial" w:eastAsia="Arial" w:hAnsi="Arial" w:cs="Arial"/>
          <w:color w:val="444442"/>
          <w:spacing w:val="-6"/>
          <w:w w:val="116"/>
          <w:sz w:val="14"/>
          <w:szCs w:val="14"/>
        </w:rPr>
        <w:t>m</w:t>
      </w:r>
      <w:r>
        <w:rPr>
          <w:rFonts w:ascii="Arial" w:eastAsia="Arial" w:hAnsi="Arial" w:cs="Arial"/>
          <w:color w:val="282828"/>
          <w:w w:val="94"/>
          <w:sz w:val="14"/>
          <w:szCs w:val="14"/>
        </w:rPr>
        <w:t>a</w:t>
      </w:r>
      <w:r>
        <w:rPr>
          <w:rFonts w:ascii="Arial" w:eastAsia="Arial" w:hAnsi="Arial" w:cs="Arial"/>
          <w:color w:val="282828"/>
          <w:sz w:val="14"/>
          <w:szCs w:val="14"/>
        </w:rPr>
        <w:tab/>
      </w:r>
      <w:r>
        <w:rPr>
          <w:rFonts w:ascii="Times New Roman" w:eastAsia="Times New Roman" w:hAnsi="Times New Roman" w:cs="Times New Roman"/>
          <w:color w:val="282828"/>
          <w:w w:val="118"/>
          <w:sz w:val="14"/>
          <w:szCs w:val="14"/>
        </w:rPr>
        <w:t>S</w:t>
      </w:r>
    </w:p>
    <w:p w14:paraId="72E38D83" w14:textId="77777777" w:rsidR="00BE5A93" w:rsidRDefault="00F700C7">
      <w:pPr>
        <w:tabs>
          <w:tab w:val="left" w:pos="4360"/>
          <w:tab w:val="left" w:pos="4900"/>
          <w:tab w:val="left" w:pos="9160"/>
        </w:tabs>
        <w:spacing w:before="50" w:after="0" w:line="216" w:lineRule="exact"/>
        <w:ind w:left="307" w:right="-20"/>
        <w:rPr>
          <w:rFonts w:ascii="Times New Roman" w:eastAsia="Times New Roman" w:hAnsi="Times New Roman" w:cs="Times New Roman"/>
          <w:sz w:val="14"/>
          <w:szCs w:val="14"/>
        </w:rPr>
      </w:pPr>
      <w:r>
        <w:rPr>
          <w:rFonts w:ascii="Arial" w:eastAsia="Arial" w:hAnsi="Arial" w:cs="Arial"/>
          <w:color w:val="181618"/>
          <w:spacing w:val="-24"/>
          <w:w w:val="298"/>
          <w:position w:val="4"/>
          <w:sz w:val="14"/>
          <w:szCs w:val="14"/>
        </w:rPr>
        <w:t>·</w:t>
      </w:r>
      <w:r>
        <w:rPr>
          <w:rFonts w:ascii="Arial" w:eastAsia="Arial" w:hAnsi="Arial" w:cs="Arial"/>
          <w:color w:val="444442"/>
          <w:spacing w:val="5"/>
          <w:w w:val="83"/>
          <w:position w:val="4"/>
          <w:sz w:val="14"/>
          <w:szCs w:val="14"/>
        </w:rPr>
        <w:t>R</w:t>
      </w:r>
      <w:r>
        <w:rPr>
          <w:rFonts w:ascii="Arial" w:eastAsia="Arial" w:hAnsi="Arial" w:cs="Arial"/>
          <w:color w:val="282828"/>
          <w:w w:val="102"/>
          <w:position w:val="4"/>
          <w:sz w:val="14"/>
          <w:szCs w:val="14"/>
        </w:rPr>
        <w:t>ec</w:t>
      </w:r>
      <w:r>
        <w:rPr>
          <w:rFonts w:ascii="Arial" w:eastAsia="Arial" w:hAnsi="Arial" w:cs="Arial"/>
          <w:color w:val="282828"/>
          <w:spacing w:val="6"/>
          <w:w w:val="102"/>
          <w:position w:val="4"/>
          <w:sz w:val="14"/>
          <w:szCs w:val="14"/>
        </w:rPr>
        <w:t>o</w:t>
      </w:r>
      <w:r>
        <w:rPr>
          <w:rFonts w:ascii="Arial" w:eastAsia="Arial" w:hAnsi="Arial" w:cs="Arial"/>
          <w:color w:val="5B5E59"/>
          <w:spacing w:val="-17"/>
          <w:w w:val="169"/>
          <w:position w:val="4"/>
          <w:sz w:val="14"/>
          <w:szCs w:val="14"/>
        </w:rPr>
        <w:t>l</w:t>
      </w:r>
      <w:r>
        <w:rPr>
          <w:rFonts w:ascii="Arial" w:eastAsia="Arial" w:hAnsi="Arial" w:cs="Arial"/>
          <w:color w:val="282828"/>
          <w:w w:val="99"/>
          <w:position w:val="4"/>
          <w:sz w:val="14"/>
          <w:szCs w:val="14"/>
        </w:rPr>
        <w:t>ec</w:t>
      </w:r>
      <w:r>
        <w:rPr>
          <w:rFonts w:ascii="Arial" w:eastAsia="Arial" w:hAnsi="Arial" w:cs="Arial"/>
          <w:color w:val="282828"/>
          <w:spacing w:val="-14"/>
          <w:w w:val="99"/>
          <w:position w:val="4"/>
          <w:sz w:val="14"/>
          <w:szCs w:val="14"/>
        </w:rPr>
        <w:t>c</w:t>
      </w:r>
      <w:r>
        <w:rPr>
          <w:rFonts w:ascii="Arial" w:eastAsia="Arial" w:hAnsi="Arial" w:cs="Arial"/>
          <w:color w:val="5B5E59"/>
          <w:w w:val="254"/>
          <w:position w:val="4"/>
          <w:sz w:val="14"/>
          <w:szCs w:val="14"/>
        </w:rPr>
        <w:t>i</w:t>
      </w:r>
      <w:r>
        <w:rPr>
          <w:rFonts w:ascii="Arial" w:eastAsia="Arial" w:hAnsi="Arial" w:cs="Arial"/>
          <w:color w:val="5B5E59"/>
          <w:spacing w:val="-25"/>
          <w:position w:val="4"/>
          <w:sz w:val="14"/>
          <w:szCs w:val="14"/>
        </w:rPr>
        <w:t xml:space="preserve"> </w:t>
      </w:r>
      <w:r>
        <w:rPr>
          <w:rFonts w:ascii="Arial" w:eastAsia="Arial" w:hAnsi="Arial" w:cs="Arial"/>
          <w:color w:val="282828"/>
          <w:spacing w:val="-4"/>
          <w:position w:val="4"/>
          <w:sz w:val="14"/>
          <w:szCs w:val="14"/>
        </w:rPr>
        <w:t>ó</w:t>
      </w:r>
      <w:r>
        <w:rPr>
          <w:rFonts w:ascii="Arial" w:eastAsia="Arial" w:hAnsi="Arial" w:cs="Arial"/>
          <w:color w:val="444442"/>
          <w:position w:val="4"/>
          <w:sz w:val="14"/>
          <w:szCs w:val="14"/>
        </w:rPr>
        <w:t>n</w:t>
      </w:r>
      <w:r>
        <w:rPr>
          <w:rFonts w:ascii="Arial" w:eastAsia="Arial" w:hAnsi="Arial" w:cs="Arial"/>
          <w:color w:val="444442"/>
          <w:spacing w:val="8"/>
          <w:position w:val="4"/>
          <w:sz w:val="14"/>
          <w:szCs w:val="14"/>
        </w:rPr>
        <w:t xml:space="preserve"> </w:t>
      </w:r>
      <w:r>
        <w:rPr>
          <w:rFonts w:ascii="Arial" w:eastAsia="Arial" w:hAnsi="Arial" w:cs="Arial"/>
          <w:color w:val="282828"/>
          <w:w w:val="108"/>
          <w:position w:val="4"/>
          <w:sz w:val="14"/>
          <w:szCs w:val="14"/>
        </w:rPr>
        <w:t>de</w:t>
      </w:r>
      <w:r>
        <w:rPr>
          <w:rFonts w:ascii="Arial" w:eastAsia="Arial" w:hAnsi="Arial" w:cs="Arial"/>
          <w:color w:val="282828"/>
          <w:spacing w:val="-29"/>
          <w:position w:val="4"/>
          <w:sz w:val="14"/>
          <w:szCs w:val="14"/>
        </w:rPr>
        <w:t xml:space="preserve"> </w:t>
      </w:r>
      <w:r>
        <w:rPr>
          <w:rFonts w:ascii="Arial" w:eastAsia="Arial" w:hAnsi="Arial" w:cs="Arial"/>
          <w:color w:val="5B5E59"/>
          <w:spacing w:val="5"/>
          <w:w w:val="254"/>
          <w:position w:val="4"/>
          <w:sz w:val="14"/>
          <w:szCs w:val="14"/>
        </w:rPr>
        <w:t>i</w:t>
      </w:r>
      <w:r>
        <w:rPr>
          <w:rFonts w:ascii="Arial" w:eastAsia="Arial" w:hAnsi="Arial" w:cs="Arial"/>
          <w:color w:val="444442"/>
          <w:spacing w:val="-5"/>
          <w:w w:val="124"/>
          <w:position w:val="4"/>
          <w:sz w:val="14"/>
          <w:szCs w:val="14"/>
        </w:rPr>
        <w:t>n</w:t>
      </w:r>
      <w:r>
        <w:rPr>
          <w:rFonts w:ascii="Arial" w:eastAsia="Arial" w:hAnsi="Arial" w:cs="Arial"/>
          <w:color w:val="282828"/>
          <w:w w:val="114"/>
          <w:position w:val="4"/>
          <w:sz w:val="14"/>
          <w:szCs w:val="14"/>
        </w:rPr>
        <w:t>fo</w:t>
      </w:r>
      <w:r>
        <w:rPr>
          <w:rFonts w:ascii="Arial" w:eastAsia="Arial" w:hAnsi="Arial" w:cs="Arial"/>
          <w:color w:val="282828"/>
          <w:spacing w:val="-9"/>
          <w:w w:val="115"/>
          <w:position w:val="4"/>
          <w:sz w:val="14"/>
          <w:szCs w:val="14"/>
        </w:rPr>
        <w:t>r</w:t>
      </w:r>
      <w:r>
        <w:rPr>
          <w:rFonts w:ascii="Arial" w:eastAsia="Arial" w:hAnsi="Arial" w:cs="Arial"/>
          <w:color w:val="444442"/>
          <w:spacing w:val="-6"/>
          <w:w w:val="116"/>
          <w:position w:val="4"/>
          <w:sz w:val="14"/>
          <w:szCs w:val="14"/>
        </w:rPr>
        <w:t>m</w:t>
      </w:r>
      <w:r>
        <w:rPr>
          <w:rFonts w:ascii="Arial" w:eastAsia="Arial" w:hAnsi="Arial" w:cs="Arial"/>
          <w:color w:val="282828"/>
          <w:w w:val="96"/>
          <w:position w:val="4"/>
          <w:sz w:val="14"/>
          <w:szCs w:val="14"/>
        </w:rPr>
        <w:t>a</w:t>
      </w:r>
      <w:r>
        <w:rPr>
          <w:rFonts w:ascii="Arial" w:eastAsia="Arial" w:hAnsi="Arial" w:cs="Arial"/>
          <w:color w:val="282828"/>
          <w:spacing w:val="-14"/>
          <w:w w:val="96"/>
          <w:position w:val="4"/>
          <w:sz w:val="14"/>
          <w:szCs w:val="14"/>
        </w:rPr>
        <w:t>c</w:t>
      </w:r>
      <w:r>
        <w:rPr>
          <w:rFonts w:ascii="Arial" w:eastAsia="Arial" w:hAnsi="Arial" w:cs="Arial"/>
          <w:color w:val="5B5E59"/>
          <w:w w:val="254"/>
          <w:position w:val="4"/>
          <w:sz w:val="14"/>
          <w:szCs w:val="14"/>
        </w:rPr>
        <w:t>i</w:t>
      </w:r>
      <w:r>
        <w:rPr>
          <w:rFonts w:ascii="Arial" w:eastAsia="Arial" w:hAnsi="Arial" w:cs="Arial"/>
          <w:color w:val="5B5E59"/>
          <w:spacing w:val="-25"/>
          <w:position w:val="4"/>
          <w:sz w:val="14"/>
          <w:szCs w:val="14"/>
        </w:rPr>
        <w:t xml:space="preserve"> </w:t>
      </w:r>
      <w:r>
        <w:rPr>
          <w:rFonts w:ascii="Arial" w:eastAsia="Arial" w:hAnsi="Arial" w:cs="Arial"/>
          <w:color w:val="282828"/>
          <w:spacing w:val="-17"/>
          <w:position w:val="4"/>
          <w:sz w:val="14"/>
          <w:szCs w:val="14"/>
        </w:rPr>
        <w:t>o</w:t>
      </w:r>
      <w:r>
        <w:rPr>
          <w:rFonts w:ascii="Arial" w:eastAsia="Arial" w:hAnsi="Arial" w:cs="Arial"/>
          <w:color w:val="444442"/>
          <w:position w:val="4"/>
          <w:sz w:val="14"/>
          <w:szCs w:val="14"/>
        </w:rPr>
        <w:t>n</w:t>
      </w:r>
      <w:r>
        <w:rPr>
          <w:rFonts w:ascii="Arial" w:eastAsia="Arial" w:hAnsi="Arial" w:cs="Arial"/>
          <w:color w:val="444442"/>
          <w:spacing w:val="21"/>
          <w:position w:val="4"/>
          <w:sz w:val="14"/>
          <w:szCs w:val="14"/>
        </w:rPr>
        <w:t xml:space="preserve"> </w:t>
      </w:r>
      <w:r>
        <w:rPr>
          <w:rFonts w:ascii="Arial" w:eastAsia="Arial" w:hAnsi="Arial" w:cs="Arial"/>
          <w:color w:val="282828"/>
          <w:w w:val="115"/>
          <w:position w:val="4"/>
          <w:sz w:val="14"/>
          <w:szCs w:val="14"/>
        </w:rPr>
        <w:t>d</w:t>
      </w:r>
      <w:r>
        <w:rPr>
          <w:rFonts w:ascii="Arial" w:eastAsia="Arial" w:hAnsi="Arial" w:cs="Arial"/>
          <w:color w:val="282828"/>
          <w:spacing w:val="-7"/>
          <w:w w:val="115"/>
          <w:position w:val="4"/>
          <w:sz w:val="14"/>
          <w:szCs w:val="14"/>
        </w:rPr>
        <w:t>e</w:t>
      </w:r>
      <w:r>
        <w:rPr>
          <w:rFonts w:ascii="Arial" w:eastAsia="Arial" w:hAnsi="Arial" w:cs="Arial"/>
          <w:color w:val="5B5E59"/>
          <w:spacing w:val="-6"/>
          <w:w w:val="254"/>
          <w:position w:val="4"/>
          <w:sz w:val="14"/>
          <w:szCs w:val="14"/>
        </w:rPr>
        <w:t>l</w:t>
      </w:r>
      <w:r>
        <w:rPr>
          <w:rFonts w:ascii="Arial" w:eastAsia="Arial" w:hAnsi="Arial" w:cs="Arial"/>
          <w:color w:val="444442"/>
          <w:spacing w:val="-9"/>
          <w:w w:val="124"/>
          <w:position w:val="4"/>
          <w:sz w:val="14"/>
          <w:szCs w:val="14"/>
        </w:rPr>
        <w:t>n</w:t>
      </w:r>
      <w:r>
        <w:rPr>
          <w:rFonts w:ascii="Arial" w:eastAsia="Arial" w:hAnsi="Arial" w:cs="Arial"/>
          <w:color w:val="282828"/>
          <w:w w:val="102"/>
          <w:position w:val="4"/>
          <w:sz w:val="14"/>
          <w:szCs w:val="14"/>
        </w:rPr>
        <w:t>ego</w:t>
      </w:r>
      <w:r>
        <w:rPr>
          <w:rFonts w:ascii="Arial" w:eastAsia="Arial" w:hAnsi="Arial" w:cs="Arial"/>
          <w:color w:val="282828"/>
          <w:spacing w:val="-14"/>
          <w:w w:val="102"/>
          <w:position w:val="4"/>
          <w:sz w:val="14"/>
          <w:szCs w:val="14"/>
        </w:rPr>
        <w:t>c</w:t>
      </w:r>
      <w:r>
        <w:rPr>
          <w:rFonts w:ascii="Arial" w:eastAsia="Arial" w:hAnsi="Arial" w:cs="Arial"/>
          <w:color w:val="5B5E59"/>
          <w:w w:val="254"/>
          <w:position w:val="4"/>
          <w:sz w:val="14"/>
          <w:szCs w:val="14"/>
        </w:rPr>
        <w:t>i</w:t>
      </w:r>
      <w:r>
        <w:rPr>
          <w:rFonts w:ascii="Arial" w:eastAsia="Arial" w:hAnsi="Arial" w:cs="Arial"/>
          <w:color w:val="5B5E59"/>
          <w:spacing w:val="-25"/>
          <w:position w:val="4"/>
          <w:sz w:val="14"/>
          <w:szCs w:val="14"/>
        </w:rPr>
        <w:t xml:space="preserve"> </w:t>
      </w:r>
      <w:r>
        <w:rPr>
          <w:rFonts w:ascii="Arial" w:eastAsia="Arial" w:hAnsi="Arial" w:cs="Arial"/>
          <w:color w:val="282828"/>
          <w:position w:val="4"/>
          <w:sz w:val="14"/>
          <w:szCs w:val="14"/>
        </w:rPr>
        <w:t>o</w:t>
      </w:r>
      <w:r>
        <w:rPr>
          <w:rFonts w:ascii="Arial" w:eastAsia="Arial" w:hAnsi="Arial" w:cs="Arial"/>
          <w:color w:val="282828"/>
          <w:spacing w:val="-6"/>
          <w:position w:val="4"/>
          <w:sz w:val="14"/>
          <w:szCs w:val="14"/>
        </w:rPr>
        <w:t xml:space="preserve"> </w:t>
      </w:r>
      <w:r>
        <w:rPr>
          <w:rFonts w:ascii="Arial" w:eastAsia="Arial" w:hAnsi="Arial" w:cs="Arial"/>
          <w:color w:val="5B5E59"/>
          <w:spacing w:val="2"/>
          <w:w w:val="126"/>
          <w:position w:val="4"/>
          <w:sz w:val="14"/>
          <w:szCs w:val="14"/>
        </w:rPr>
        <w:t>(</w:t>
      </w:r>
      <w:r>
        <w:rPr>
          <w:rFonts w:ascii="Arial" w:eastAsia="Arial" w:hAnsi="Arial" w:cs="Arial"/>
          <w:color w:val="282828"/>
          <w:spacing w:val="-2"/>
          <w:w w:val="88"/>
          <w:position w:val="4"/>
          <w:sz w:val="14"/>
          <w:szCs w:val="14"/>
        </w:rPr>
        <w:t>A</w:t>
      </w:r>
      <w:r>
        <w:rPr>
          <w:rFonts w:ascii="Arial" w:eastAsia="Arial" w:hAnsi="Arial" w:cs="Arial"/>
          <w:color w:val="444442"/>
          <w:spacing w:val="-12"/>
          <w:w w:val="126"/>
          <w:position w:val="4"/>
          <w:sz w:val="14"/>
          <w:szCs w:val="14"/>
        </w:rPr>
        <w:t>y</w:t>
      </w:r>
      <w:r>
        <w:rPr>
          <w:rFonts w:ascii="Arial" w:eastAsia="Arial" w:hAnsi="Arial" w:cs="Arial"/>
          <w:color w:val="181618"/>
          <w:w w:val="114"/>
          <w:position w:val="4"/>
          <w:sz w:val="14"/>
          <w:szCs w:val="14"/>
        </w:rPr>
        <w:t>r</w:t>
      </w:r>
      <w:r>
        <w:rPr>
          <w:rFonts w:ascii="Arial" w:eastAsia="Arial" w:hAnsi="Arial" w:cs="Arial"/>
          <w:color w:val="181618"/>
          <w:spacing w:val="-5"/>
          <w:w w:val="114"/>
          <w:position w:val="4"/>
          <w:sz w:val="14"/>
          <w:szCs w:val="14"/>
        </w:rPr>
        <w:t>e</w:t>
      </w:r>
      <w:r>
        <w:rPr>
          <w:rFonts w:ascii="Arial" w:eastAsia="Arial" w:hAnsi="Arial" w:cs="Arial"/>
          <w:color w:val="5B5E59"/>
          <w:w w:val="126"/>
          <w:position w:val="4"/>
          <w:sz w:val="14"/>
          <w:szCs w:val="14"/>
        </w:rPr>
        <w:t>)</w:t>
      </w:r>
      <w:r>
        <w:rPr>
          <w:rFonts w:ascii="Arial" w:eastAsia="Arial" w:hAnsi="Arial" w:cs="Arial"/>
          <w:color w:val="5B5E59"/>
          <w:position w:val="4"/>
          <w:sz w:val="14"/>
          <w:szCs w:val="14"/>
        </w:rPr>
        <w:tab/>
      </w:r>
      <w:r>
        <w:rPr>
          <w:rFonts w:ascii="Times New Roman" w:eastAsia="Times New Roman" w:hAnsi="Times New Roman" w:cs="Times New Roman"/>
          <w:color w:val="282828"/>
          <w:position w:val="4"/>
          <w:sz w:val="14"/>
          <w:szCs w:val="14"/>
        </w:rPr>
        <w:t>3</w:t>
      </w:r>
      <w:r>
        <w:rPr>
          <w:rFonts w:ascii="Times New Roman" w:eastAsia="Times New Roman" w:hAnsi="Times New Roman" w:cs="Times New Roman"/>
          <w:color w:val="282828"/>
          <w:spacing w:val="-22"/>
          <w:position w:val="4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color w:val="282828"/>
          <w:position w:val="4"/>
          <w:sz w:val="14"/>
          <w:szCs w:val="14"/>
        </w:rPr>
        <w:tab/>
      </w:r>
      <w:r>
        <w:rPr>
          <w:rFonts w:ascii="Arial" w:eastAsia="Arial" w:hAnsi="Arial" w:cs="Arial"/>
          <w:color w:val="010101"/>
          <w:w w:val="76"/>
          <w:position w:val="-8"/>
          <w:sz w:val="27"/>
          <w:szCs w:val="27"/>
        </w:rPr>
        <w:t>'</w:t>
      </w:r>
      <w:r>
        <w:rPr>
          <w:rFonts w:ascii="Arial" w:eastAsia="Arial" w:hAnsi="Arial" w:cs="Arial"/>
          <w:color w:val="010101"/>
          <w:spacing w:val="-50"/>
          <w:position w:val="-8"/>
          <w:sz w:val="27"/>
          <w:szCs w:val="27"/>
        </w:rPr>
        <w:t xml:space="preserve"> </w:t>
      </w:r>
      <w:r>
        <w:rPr>
          <w:rFonts w:ascii="Arial" w:eastAsia="Arial" w:hAnsi="Arial" w:cs="Arial"/>
          <w:color w:val="010101"/>
          <w:spacing w:val="-23"/>
          <w:w w:val="298"/>
          <w:position w:val="4"/>
          <w:sz w:val="14"/>
          <w:szCs w:val="14"/>
        </w:rPr>
        <w:t>·</w:t>
      </w:r>
      <w:r>
        <w:rPr>
          <w:rFonts w:ascii="Arial" w:eastAsia="Arial" w:hAnsi="Arial" w:cs="Arial"/>
          <w:color w:val="282828"/>
          <w:w w:val="115"/>
          <w:position w:val="4"/>
          <w:sz w:val="14"/>
          <w:szCs w:val="14"/>
        </w:rPr>
        <w:t>Modulo</w:t>
      </w:r>
      <w:r>
        <w:rPr>
          <w:rFonts w:ascii="Arial" w:eastAsia="Arial" w:hAnsi="Arial" w:cs="Arial"/>
          <w:color w:val="282828"/>
          <w:spacing w:val="-20"/>
          <w:position w:val="4"/>
          <w:sz w:val="14"/>
          <w:szCs w:val="14"/>
        </w:rPr>
        <w:t xml:space="preserve"> </w:t>
      </w:r>
      <w:r>
        <w:rPr>
          <w:rFonts w:ascii="Arial" w:eastAsia="Arial" w:hAnsi="Arial" w:cs="Arial"/>
          <w:color w:val="282828"/>
          <w:position w:val="4"/>
          <w:sz w:val="14"/>
          <w:szCs w:val="14"/>
        </w:rPr>
        <w:t>de</w:t>
      </w:r>
      <w:r>
        <w:rPr>
          <w:rFonts w:ascii="Arial" w:eastAsia="Arial" w:hAnsi="Arial" w:cs="Arial"/>
          <w:color w:val="282828"/>
          <w:spacing w:val="-1"/>
          <w:position w:val="4"/>
          <w:sz w:val="14"/>
          <w:szCs w:val="14"/>
        </w:rPr>
        <w:t xml:space="preserve"> </w:t>
      </w:r>
      <w:r>
        <w:rPr>
          <w:rFonts w:ascii="Arial" w:eastAsia="Arial" w:hAnsi="Arial" w:cs="Arial"/>
          <w:color w:val="282828"/>
          <w:w w:val="115"/>
          <w:position w:val="4"/>
          <w:sz w:val="14"/>
          <w:szCs w:val="14"/>
        </w:rPr>
        <w:t>lo</w:t>
      </w:r>
      <w:r>
        <w:rPr>
          <w:rFonts w:ascii="Arial" w:eastAsia="Arial" w:hAnsi="Arial" w:cs="Arial"/>
          <w:color w:val="282828"/>
          <w:spacing w:val="-61"/>
          <w:w w:val="115"/>
          <w:position w:val="4"/>
          <w:sz w:val="14"/>
          <w:szCs w:val="14"/>
        </w:rPr>
        <w:t>g</w:t>
      </w:r>
      <w:r>
        <w:rPr>
          <w:rFonts w:ascii="Arial" w:eastAsia="Arial" w:hAnsi="Arial" w:cs="Arial"/>
          <w:color w:val="444442"/>
          <w:spacing w:val="-121"/>
          <w:w w:val="159"/>
          <w:position w:val="4"/>
          <w:sz w:val="14"/>
          <w:szCs w:val="14"/>
        </w:rPr>
        <w:t>n</w:t>
      </w:r>
      <w:r>
        <w:rPr>
          <w:rFonts w:ascii="Arial" w:eastAsia="Arial" w:hAnsi="Arial" w:cs="Arial"/>
          <w:color w:val="282828"/>
          <w:w w:val="115"/>
          <w:position w:val="4"/>
          <w:sz w:val="14"/>
          <w:szCs w:val="14"/>
        </w:rPr>
        <w:t>i</w:t>
      </w:r>
      <w:r>
        <w:rPr>
          <w:rFonts w:ascii="Arial" w:eastAsia="Arial" w:hAnsi="Arial" w:cs="Arial"/>
          <w:color w:val="282828"/>
          <w:position w:val="4"/>
          <w:sz w:val="14"/>
          <w:szCs w:val="14"/>
        </w:rPr>
        <w:tab/>
      </w:r>
      <w:r>
        <w:rPr>
          <w:rFonts w:ascii="Times New Roman" w:eastAsia="Times New Roman" w:hAnsi="Times New Roman" w:cs="Times New Roman"/>
          <w:color w:val="282828"/>
          <w:w w:val="136"/>
          <w:position w:val="4"/>
          <w:sz w:val="14"/>
          <w:szCs w:val="14"/>
        </w:rPr>
        <w:t>8</w:t>
      </w:r>
    </w:p>
    <w:p w14:paraId="1EB8C271" w14:textId="77777777" w:rsidR="00BE5A93" w:rsidRDefault="00F700C7">
      <w:pPr>
        <w:tabs>
          <w:tab w:val="left" w:pos="4320"/>
          <w:tab w:val="left" w:pos="5060"/>
          <w:tab w:val="left" w:pos="9120"/>
        </w:tabs>
        <w:spacing w:after="0" w:line="154" w:lineRule="exact"/>
        <w:ind w:left="380" w:right="543"/>
        <w:jc w:val="center"/>
        <w:rPr>
          <w:rFonts w:ascii="Times New Roman" w:eastAsia="Times New Roman" w:hAnsi="Times New Roman" w:cs="Times New Roman"/>
          <w:sz w:val="14"/>
          <w:szCs w:val="14"/>
        </w:rPr>
      </w:pPr>
      <w:r>
        <w:rPr>
          <w:rFonts w:ascii="Arial" w:eastAsia="Arial" w:hAnsi="Arial" w:cs="Arial"/>
          <w:color w:val="282828"/>
          <w:w w:val="93"/>
          <w:position w:val="1"/>
          <w:sz w:val="14"/>
          <w:szCs w:val="14"/>
        </w:rPr>
        <w:t>-E</w:t>
      </w:r>
      <w:r>
        <w:rPr>
          <w:rFonts w:ascii="Arial" w:eastAsia="Arial" w:hAnsi="Arial" w:cs="Arial"/>
          <w:color w:val="282828"/>
          <w:spacing w:val="-8"/>
          <w:w w:val="94"/>
          <w:position w:val="1"/>
          <w:sz w:val="14"/>
          <w:szCs w:val="14"/>
        </w:rPr>
        <w:t>s</w:t>
      </w:r>
      <w:r>
        <w:rPr>
          <w:rFonts w:ascii="Arial" w:eastAsia="Arial" w:hAnsi="Arial" w:cs="Arial"/>
          <w:color w:val="444442"/>
          <w:spacing w:val="-8"/>
          <w:w w:val="146"/>
          <w:position w:val="1"/>
          <w:sz w:val="14"/>
          <w:szCs w:val="14"/>
        </w:rPr>
        <w:t>t</w:t>
      </w:r>
      <w:r>
        <w:rPr>
          <w:rFonts w:ascii="Arial" w:eastAsia="Arial" w:hAnsi="Arial" w:cs="Arial"/>
          <w:color w:val="282828"/>
          <w:spacing w:val="-4"/>
          <w:w w:val="94"/>
          <w:position w:val="1"/>
          <w:sz w:val="14"/>
          <w:szCs w:val="14"/>
        </w:rPr>
        <w:t>a</w:t>
      </w:r>
      <w:r>
        <w:rPr>
          <w:rFonts w:ascii="Arial" w:eastAsia="Arial" w:hAnsi="Arial" w:cs="Arial"/>
          <w:color w:val="444442"/>
          <w:spacing w:val="-13"/>
          <w:w w:val="116"/>
          <w:position w:val="1"/>
          <w:sz w:val="14"/>
          <w:szCs w:val="14"/>
        </w:rPr>
        <w:t>b</w:t>
      </w:r>
      <w:r>
        <w:rPr>
          <w:rFonts w:ascii="Arial" w:eastAsia="Arial" w:hAnsi="Arial" w:cs="Arial"/>
          <w:color w:val="5B5E59"/>
          <w:w w:val="254"/>
          <w:position w:val="1"/>
          <w:sz w:val="14"/>
          <w:szCs w:val="14"/>
        </w:rPr>
        <w:t>l</w:t>
      </w:r>
      <w:r>
        <w:rPr>
          <w:rFonts w:ascii="Arial" w:eastAsia="Arial" w:hAnsi="Arial" w:cs="Arial"/>
          <w:color w:val="5B5E59"/>
          <w:spacing w:val="-27"/>
          <w:position w:val="1"/>
          <w:sz w:val="14"/>
          <w:szCs w:val="14"/>
        </w:rPr>
        <w:t xml:space="preserve"> </w:t>
      </w:r>
      <w:r>
        <w:rPr>
          <w:rFonts w:ascii="Arial" w:eastAsia="Arial" w:hAnsi="Arial" w:cs="Arial"/>
          <w:color w:val="282828"/>
          <w:position w:val="1"/>
          <w:sz w:val="14"/>
          <w:szCs w:val="14"/>
        </w:rPr>
        <w:t>ecer</w:t>
      </w:r>
      <w:r>
        <w:rPr>
          <w:rFonts w:ascii="Arial" w:eastAsia="Arial" w:hAnsi="Arial" w:cs="Arial"/>
          <w:color w:val="282828"/>
          <w:spacing w:val="-3"/>
          <w:position w:val="1"/>
          <w:sz w:val="14"/>
          <w:szCs w:val="14"/>
        </w:rPr>
        <w:t xml:space="preserve"> </w:t>
      </w:r>
      <w:r>
        <w:rPr>
          <w:rFonts w:ascii="Arial" w:eastAsia="Arial" w:hAnsi="Arial" w:cs="Arial"/>
          <w:color w:val="282828"/>
          <w:spacing w:val="-12"/>
          <w:w w:val="116"/>
          <w:position w:val="1"/>
          <w:sz w:val="14"/>
          <w:szCs w:val="14"/>
        </w:rPr>
        <w:t>p</w:t>
      </w:r>
      <w:r>
        <w:rPr>
          <w:rFonts w:ascii="Arial" w:eastAsia="Arial" w:hAnsi="Arial" w:cs="Arial"/>
          <w:color w:val="5B5E59"/>
          <w:w w:val="254"/>
          <w:position w:val="1"/>
          <w:sz w:val="14"/>
          <w:szCs w:val="14"/>
        </w:rPr>
        <w:t>l</w:t>
      </w:r>
      <w:r>
        <w:rPr>
          <w:rFonts w:ascii="Arial" w:eastAsia="Arial" w:hAnsi="Arial" w:cs="Arial"/>
          <w:color w:val="5B5E59"/>
          <w:spacing w:val="-27"/>
          <w:position w:val="1"/>
          <w:sz w:val="14"/>
          <w:szCs w:val="14"/>
        </w:rPr>
        <w:t xml:space="preserve"> </w:t>
      </w:r>
      <w:r>
        <w:rPr>
          <w:rFonts w:ascii="Arial" w:eastAsia="Arial" w:hAnsi="Arial" w:cs="Arial"/>
          <w:color w:val="282828"/>
          <w:spacing w:val="-4"/>
          <w:position w:val="1"/>
          <w:sz w:val="14"/>
          <w:szCs w:val="14"/>
        </w:rPr>
        <w:t>a</w:t>
      </w:r>
      <w:r>
        <w:rPr>
          <w:rFonts w:ascii="Arial" w:eastAsia="Arial" w:hAnsi="Arial" w:cs="Arial"/>
          <w:color w:val="444442"/>
          <w:position w:val="1"/>
          <w:sz w:val="14"/>
          <w:szCs w:val="14"/>
        </w:rPr>
        <w:t>n</w:t>
      </w:r>
      <w:r>
        <w:rPr>
          <w:rFonts w:ascii="Arial" w:eastAsia="Arial" w:hAnsi="Arial" w:cs="Arial"/>
          <w:color w:val="444442"/>
          <w:spacing w:val="-2"/>
          <w:position w:val="1"/>
          <w:sz w:val="14"/>
          <w:szCs w:val="14"/>
        </w:rPr>
        <w:t xml:space="preserve"> </w:t>
      </w:r>
      <w:r>
        <w:rPr>
          <w:rFonts w:ascii="Arial" w:eastAsia="Arial" w:hAnsi="Arial" w:cs="Arial"/>
          <w:color w:val="282828"/>
          <w:position w:val="1"/>
          <w:sz w:val="14"/>
          <w:szCs w:val="14"/>
        </w:rPr>
        <w:t>de</w:t>
      </w:r>
      <w:r>
        <w:rPr>
          <w:rFonts w:ascii="Arial" w:eastAsia="Arial" w:hAnsi="Arial" w:cs="Arial"/>
          <w:color w:val="282828"/>
          <w:spacing w:val="-1"/>
          <w:position w:val="1"/>
          <w:sz w:val="14"/>
          <w:szCs w:val="14"/>
        </w:rPr>
        <w:t xml:space="preserve"> </w:t>
      </w:r>
      <w:r>
        <w:rPr>
          <w:rFonts w:ascii="Arial" w:eastAsia="Arial" w:hAnsi="Arial" w:cs="Arial"/>
          <w:color w:val="444442"/>
          <w:spacing w:val="-8"/>
          <w:w w:val="114"/>
          <w:position w:val="1"/>
          <w:sz w:val="14"/>
          <w:szCs w:val="14"/>
        </w:rPr>
        <w:t>p</w:t>
      </w:r>
      <w:r>
        <w:rPr>
          <w:rFonts w:ascii="Arial" w:eastAsia="Arial" w:hAnsi="Arial" w:cs="Arial"/>
          <w:color w:val="282828"/>
          <w:w w:val="114"/>
          <w:position w:val="1"/>
          <w:sz w:val="14"/>
          <w:szCs w:val="14"/>
        </w:rPr>
        <w:t>r</w:t>
      </w:r>
      <w:r>
        <w:rPr>
          <w:rFonts w:ascii="Arial" w:eastAsia="Arial" w:hAnsi="Arial" w:cs="Arial"/>
          <w:color w:val="282828"/>
          <w:spacing w:val="3"/>
          <w:w w:val="114"/>
          <w:position w:val="1"/>
          <w:sz w:val="14"/>
          <w:szCs w:val="14"/>
        </w:rPr>
        <w:t>o</w:t>
      </w:r>
      <w:r>
        <w:rPr>
          <w:rFonts w:ascii="Arial" w:eastAsia="Arial" w:hAnsi="Arial" w:cs="Arial"/>
          <w:color w:val="444442"/>
          <w:spacing w:val="-8"/>
          <w:w w:val="114"/>
          <w:position w:val="1"/>
          <w:sz w:val="14"/>
          <w:szCs w:val="14"/>
        </w:rPr>
        <w:t>y</w:t>
      </w:r>
      <w:r>
        <w:rPr>
          <w:rFonts w:ascii="Arial" w:eastAsia="Arial" w:hAnsi="Arial" w:cs="Arial"/>
          <w:color w:val="282828"/>
          <w:spacing w:val="-2"/>
          <w:w w:val="114"/>
          <w:position w:val="1"/>
          <w:sz w:val="14"/>
          <w:szCs w:val="14"/>
        </w:rPr>
        <w:t>e</w:t>
      </w:r>
      <w:r>
        <w:rPr>
          <w:rFonts w:ascii="Arial" w:eastAsia="Arial" w:hAnsi="Arial" w:cs="Arial"/>
          <w:color w:val="444442"/>
          <w:w w:val="114"/>
          <w:position w:val="1"/>
          <w:sz w:val="14"/>
          <w:szCs w:val="14"/>
        </w:rPr>
        <w:t>c</w:t>
      </w:r>
      <w:r>
        <w:rPr>
          <w:rFonts w:ascii="Arial" w:eastAsia="Arial" w:hAnsi="Arial" w:cs="Arial"/>
          <w:color w:val="444442"/>
          <w:spacing w:val="-7"/>
          <w:w w:val="114"/>
          <w:position w:val="1"/>
          <w:sz w:val="14"/>
          <w:szCs w:val="14"/>
        </w:rPr>
        <w:t>t</w:t>
      </w:r>
      <w:r>
        <w:rPr>
          <w:rFonts w:ascii="Arial" w:eastAsia="Arial" w:hAnsi="Arial" w:cs="Arial"/>
          <w:color w:val="282828"/>
          <w:w w:val="114"/>
          <w:position w:val="1"/>
          <w:sz w:val="14"/>
          <w:szCs w:val="14"/>
        </w:rPr>
        <w:t>o</w:t>
      </w:r>
      <w:r>
        <w:rPr>
          <w:rFonts w:ascii="Arial" w:eastAsia="Arial" w:hAnsi="Arial" w:cs="Arial"/>
          <w:color w:val="282828"/>
          <w:spacing w:val="-42"/>
          <w:w w:val="114"/>
          <w:position w:val="1"/>
          <w:sz w:val="14"/>
          <w:szCs w:val="14"/>
        </w:rPr>
        <w:t xml:space="preserve"> </w:t>
      </w:r>
      <w:r>
        <w:rPr>
          <w:rFonts w:ascii="Arial" w:eastAsia="Arial" w:hAnsi="Arial" w:cs="Arial"/>
          <w:color w:val="282828"/>
          <w:position w:val="1"/>
          <w:sz w:val="14"/>
          <w:szCs w:val="14"/>
        </w:rPr>
        <w:tab/>
      </w:r>
      <w:r>
        <w:rPr>
          <w:rFonts w:ascii="Times New Roman" w:eastAsia="Times New Roman" w:hAnsi="Times New Roman" w:cs="Times New Roman"/>
          <w:color w:val="282828"/>
          <w:sz w:val="14"/>
          <w:szCs w:val="14"/>
        </w:rPr>
        <w:t>3</w:t>
      </w:r>
      <w:r>
        <w:rPr>
          <w:rFonts w:ascii="Times New Roman" w:eastAsia="Times New Roman" w:hAnsi="Times New Roman" w:cs="Times New Roman"/>
          <w:color w:val="282828"/>
          <w:spacing w:val="-22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color w:val="282828"/>
          <w:sz w:val="14"/>
          <w:szCs w:val="14"/>
        </w:rPr>
        <w:tab/>
      </w:r>
      <w:r>
        <w:rPr>
          <w:rFonts w:ascii="Arial" w:eastAsia="Arial" w:hAnsi="Arial" w:cs="Arial"/>
          <w:color w:val="010101"/>
          <w:spacing w:val="-24"/>
          <w:w w:val="298"/>
          <w:sz w:val="14"/>
          <w:szCs w:val="14"/>
        </w:rPr>
        <w:t>·</w:t>
      </w:r>
      <w:r>
        <w:rPr>
          <w:rFonts w:ascii="Arial" w:eastAsia="Arial" w:hAnsi="Arial" w:cs="Arial"/>
          <w:color w:val="444442"/>
          <w:spacing w:val="-10"/>
          <w:w w:val="101"/>
          <w:sz w:val="14"/>
          <w:szCs w:val="14"/>
        </w:rPr>
        <w:t>D</w:t>
      </w:r>
      <w:r>
        <w:rPr>
          <w:rFonts w:ascii="Arial" w:eastAsia="Arial" w:hAnsi="Arial" w:cs="Arial"/>
          <w:color w:val="5B5E59"/>
          <w:w w:val="254"/>
          <w:sz w:val="14"/>
          <w:szCs w:val="14"/>
        </w:rPr>
        <w:t>i</w:t>
      </w:r>
      <w:r>
        <w:rPr>
          <w:rFonts w:ascii="Arial" w:eastAsia="Arial" w:hAnsi="Arial" w:cs="Arial"/>
          <w:color w:val="5B5E59"/>
          <w:spacing w:val="-25"/>
          <w:sz w:val="14"/>
          <w:szCs w:val="14"/>
        </w:rPr>
        <w:t xml:space="preserve"> </w:t>
      </w:r>
      <w:r>
        <w:rPr>
          <w:rFonts w:ascii="Arial" w:eastAsia="Arial" w:hAnsi="Arial" w:cs="Arial"/>
          <w:color w:val="282828"/>
          <w:sz w:val="14"/>
          <w:szCs w:val="14"/>
        </w:rPr>
        <w:t>s</w:t>
      </w:r>
      <w:r>
        <w:rPr>
          <w:rFonts w:ascii="Arial" w:eastAsia="Arial" w:hAnsi="Arial" w:cs="Arial"/>
          <w:color w:val="282828"/>
          <w:spacing w:val="-5"/>
          <w:sz w:val="14"/>
          <w:szCs w:val="14"/>
        </w:rPr>
        <w:t>e</w:t>
      </w:r>
      <w:r>
        <w:rPr>
          <w:rFonts w:ascii="Arial" w:eastAsia="Arial" w:hAnsi="Arial" w:cs="Arial"/>
          <w:color w:val="444442"/>
          <w:spacing w:val="-8"/>
          <w:sz w:val="14"/>
          <w:szCs w:val="14"/>
        </w:rPr>
        <w:t>ñ</w:t>
      </w:r>
      <w:r>
        <w:rPr>
          <w:rFonts w:ascii="Arial" w:eastAsia="Arial" w:hAnsi="Arial" w:cs="Arial"/>
          <w:color w:val="282828"/>
          <w:sz w:val="14"/>
          <w:szCs w:val="14"/>
        </w:rPr>
        <w:t>o</w:t>
      </w:r>
      <w:r>
        <w:rPr>
          <w:rFonts w:ascii="Arial" w:eastAsia="Arial" w:hAnsi="Arial" w:cs="Arial"/>
          <w:color w:val="282828"/>
          <w:spacing w:val="15"/>
          <w:sz w:val="14"/>
          <w:szCs w:val="14"/>
        </w:rPr>
        <w:t xml:space="preserve"> </w:t>
      </w:r>
      <w:r>
        <w:rPr>
          <w:rFonts w:ascii="Arial" w:eastAsia="Arial" w:hAnsi="Arial" w:cs="Arial"/>
          <w:color w:val="282828"/>
          <w:w w:val="108"/>
          <w:sz w:val="14"/>
          <w:szCs w:val="14"/>
        </w:rPr>
        <w:t>de</w:t>
      </w:r>
      <w:r>
        <w:rPr>
          <w:rFonts w:ascii="Arial" w:eastAsia="Arial" w:hAnsi="Arial" w:cs="Arial"/>
          <w:color w:val="282828"/>
          <w:spacing w:val="-29"/>
          <w:sz w:val="14"/>
          <w:szCs w:val="14"/>
        </w:rPr>
        <w:t xml:space="preserve"> </w:t>
      </w:r>
      <w:r>
        <w:rPr>
          <w:rFonts w:ascii="Arial" w:eastAsia="Arial" w:hAnsi="Arial" w:cs="Arial"/>
          <w:color w:val="5B5E59"/>
          <w:spacing w:val="5"/>
          <w:w w:val="254"/>
          <w:sz w:val="14"/>
          <w:szCs w:val="14"/>
        </w:rPr>
        <w:t>i</w:t>
      </w:r>
      <w:r>
        <w:rPr>
          <w:rFonts w:ascii="Arial" w:eastAsia="Arial" w:hAnsi="Arial" w:cs="Arial"/>
          <w:color w:val="444442"/>
          <w:w w:val="128"/>
          <w:sz w:val="14"/>
          <w:szCs w:val="14"/>
        </w:rPr>
        <w:t>n</w:t>
      </w:r>
      <w:r>
        <w:rPr>
          <w:rFonts w:ascii="Arial" w:eastAsia="Arial" w:hAnsi="Arial" w:cs="Arial"/>
          <w:color w:val="444442"/>
          <w:spacing w:val="-8"/>
          <w:w w:val="127"/>
          <w:sz w:val="14"/>
          <w:szCs w:val="14"/>
        </w:rPr>
        <w:t>t</w:t>
      </w:r>
      <w:r>
        <w:rPr>
          <w:rFonts w:ascii="Arial" w:eastAsia="Arial" w:hAnsi="Arial" w:cs="Arial"/>
          <w:color w:val="282828"/>
          <w:w w:val="106"/>
          <w:sz w:val="14"/>
          <w:szCs w:val="14"/>
        </w:rPr>
        <w:t>erfa</w:t>
      </w:r>
      <w:r>
        <w:rPr>
          <w:rFonts w:ascii="Arial" w:eastAsia="Arial" w:hAnsi="Arial" w:cs="Arial"/>
          <w:color w:val="282828"/>
          <w:w w:val="107"/>
          <w:sz w:val="14"/>
          <w:szCs w:val="14"/>
        </w:rPr>
        <w:t>z</w:t>
      </w:r>
      <w:r>
        <w:rPr>
          <w:rFonts w:ascii="Arial" w:eastAsia="Arial" w:hAnsi="Arial" w:cs="Arial"/>
          <w:color w:val="282828"/>
          <w:spacing w:val="-3"/>
          <w:sz w:val="14"/>
          <w:szCs w:val="14"/>
        </w:rPr>
        <w:t xml:space="preserve"> </w:t>
      </w:r>
      <w:r>
        <w:rPr>
          <w:rFonts w:ascii="Arial" w:eastAsia="Arial" w:hAnsi="Arial" w:cs="Arial"/>
          <w:color w:val="282828"/>
          <w:w w:val="104"/>
          <w:sz w:val="14"/>
          <w:szCs w:val="14"/>
        </w:rPr>
        <w:t>gra</w:t>
      </w:r>
      <w:r>
        <w:rPr>
          <w:rFonts w:ascii="Arial" w:eastAsia="Arial" w:hAnsi="Arial" w:cs="Arial"/>
          <w:color w:val="282828"/>
          <w:spacing w:val="-10"/>
          <w:w w:val="103"/>
          <w:sz w:val="14"/>
          <w:szCs w:val="14"/>
        </w:rPr>
        <w:t>f</w:t>
      </w:r>
      <w:r>
        <w:rPr>
          <w:rFonts w:ascii="Arial" w:eastAsia="Arial" w:hAnsi="Arial" w:cs="Arial"/>
          <w:color w:val="5B5E59"/>
          <w:w w:val="254"/>
          <w:sz w:val="14"/>
          <w:szCs w:val="14"/>
        </w:rPr>
        <w:t>i</w:t>
      </w:r>
      <w:r>
        <w:rPr>
          <w:rFonts w:ascii="Arial" w:eastAsia="Arial" w:hAnsi="Arial" w:cs="Arial"/>
          <w:color w:val="5B5E59"/>
          <w:spacing w:val="-27"/>
          <w:sz w:val="14"/>
          <w:szCs w:val="14"/>
        </w:rPr>
        <w:t xml:space="preserve"> </w:t>
      </w:r>
      <w:r>
        <w:rPr>
          <w:rFonts w:ascii="Arial" w:eastAsia="Arial" w:hAnsi="Arial" w:cs="Arial"/>
          <w:color w:val="282828"/>
          <w:sz w:val="14"/>
          <w:szCs w:val="14"/>
        </w:rPr>
        <w:t>ca</w:t>
      </w:r>
      <w:r>
        <w:rPr>
          <w:rFonts w:ascii="Arial" w:eastAsia="Arial" w:hAnsi="Arial" w:cs="Arial"/>
          <w:color w:val="282828"/>
          <w:sz w:val="14"/>
          <w:szCs w:val="14"/>
        </w:rPr>
        <w:tab/>
      </w:r>
      <w:r>
        <w:rPr>
          <w:rFonts w:ascii="Times New Roman" w:eastAsia="Times New Roman" w:hAnsi="Times New Roman" w:cs="Times New Roman"/>
          <w:color w:val="444442"/>
          <w:w w:val="199"/>
          <w:sz w:val="14"/>
          <w:szCs w:val="14"/>
        </w:rPr>
        <w:t>1</w:t>
      </w:r>
    </w:p>
    <w:p w14:paraId="3108399A" w14:textId="77777777" w:rsidR="00BE5A93" w:rsidRDefault="00645533">
      <w:pPr>
        <w:tabs>
          <w:tab w:val="left" w:pos="9160"/>
        </w:tabs>
        <w:spacing w:before="47" w:after="0" w:line="240" w:lineRule="auto"/>
        <w:ind w:left="5119" w:right="-20"/>
        <w:rPr>
          <w:rFonts w:ascii="Times New Roman" w:eastAsia="Times New Roman" w:hAnsi="Times New Roman" w:cs="Times New Roman"/>
          <w:sz w:val="14"/>
          <w:szCs w:val="1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503314176" behindDoc="1" locked="0" layoutInCell="1" allowOverlap="1" wp14:anchorId="4EDBBED8" wp14:editId="5F3552FD">
                <wp:simplePos x="0" y="0"/>
                <wp:positionH relativeFrom="page">
                  <wp:posOffset>3949065</wp:posOffset>
                </wp:positionH>
                <wp:positionV relativeFrom="paragraph">
                  <wp:posOffset>53975</wp:posOffset>
                </wp:positionV>
                <wp:extent cx="25400" cy="171450"/>
                <wp:effectExtent l="0" t="0" r="0" b="3175"/>
                <wp:wrapNone/>
                <wp:docPr id="54" name="Text 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400" cy="1714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40C6D50" w14:textId="77777777" w:rsidR="005513D0" w:rsidRDefault="005513D0">
                            <w:pPr>
                              <w:spacing w:after="0" w:line="270" w:lineRule="exact"/>
                              <w:ind w:right="-80"/>
                              <w:rPr>
                                <w:rFonts w:ascii="Arial" w:eastAsia="Arial" w:hAnsi="Arial" w:cs="Arial"/>
                                <w:sz w:val="27"/>
                                <w:szCs w:val="27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color w:val="010101"/>
                                <w:w w:val="76"/>
                                <w:sz w:val="27"/>
                                <w:szCs w:val="27"/>
                              </w:rPr>
                              <w:t>'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EDBBED8" id="Text_x0020_Box_x0020_13" o:spid="_x0000_s1029" type="#_x0000_t202" style="position:absolute;left:0;text-align:left;margin-left:310.95pt;margin-top:4.25pt;width:2pt;height:13.5pt;z-index:-23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" filled="f" stroked="f">
                <v:textbox inset="0,0,0,0">
                  <w:txbxContent>
                    <w:p w14:paraId="340C6D50" w14:textId="77777777" w:rsidR="005513D0" w:rsidRDefault="005513D0">
                      <w:pPr>
                        <w:spacing w:after="0" w:line="270" w:lineRule="exact"/>
                        <w:ind w:right="-80"/>
                        <w:rPr>
                          <w:rFonts w:ascii="Arial" w:eastAsia="Arial" w:hAnsi="Arial" w:cs="Arial"/>
                          <w:sz w:val="27"/>
                          <w:szCs w:val="27"/>
                        </w:rPr>
                      </w:pPr>
                      <w:r>
                        <w:rPr>
                          <w:rFonts w:ascii="Arial" w:eastAsia="Arial" w:hAnsi="Arial" w:cs="Arial"/>
                          <w:color w:val="010101"/>
                          <w:w w:val="76"/>
                          <w:sz w:val="27"/>
                          <w:szCs w:val="27"/>
                        </w:rPr>
                        <w:t>'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F700C7">
        <w:rPr>
          <w:rFonts w:ascii="Arial" w:eastAsia="Arial" w:hAnsi="Arial" w:cs="Arial"/>
          <w:color w:val="010101"/>
          <w:spacing w:val="-16"/>
          <w:w w:val="298"/>
          <w:sz w:val="14"/>
          <w:szCs w:val="14"/>
        </w:rPr>
        <w:t>·</w:t>
      </w:r>
      <w:r w:rsidR="00F700C7">
        <w:rPr>
          <w:rFonts w:ascii="Arial" w:eastAsia="Arial" w:hAnsi="Arial" w:cs="Arial"/>
          <w:color w:val="282828"/>
          <w:w w:val="97"/>
          <w:sz w:val="14"/>
          <w:szCs w:val="14"/>
        </w:rPr>
        <w:t>Crea</w:t>
      </w:r>
      <w:r w:rsidR="00F700C7">
        <w:rPr>
          <w:rFonts w:ascii="Arial" w:eastAsia="Arial" w:hAnsi="Arial" w:cs="Arial"/>
          <w:color w:val="282828"/>
          <w:spacing w:val="-14"/>
          <w:w w:val="97"/>
          <w:sz w:val="14"/>
          <w:szCs w:val="14"/>
        </w:rPr>
        <w:t>c</w:t>
      </w:r>
      <w:r w:rsidR="00F700C7">
        <w:rPr>
          <w:rFonts w:ascii="Arial" w:eastAsia="Arial" w:hAnsi="Arial" w:cs="Arial"/>
          <w:color w:val="5B5E59"/>
          <w:w w:val="254"/>
          <w:sz w:val="14"/>
          <w:szCs w:val="14"/>
        </w:rPr>
        <w:t>i</w:t>
      </w:r>
      <w:r w:rsidR="00F700C7">
        <w:rPr>
          <w:rFonts w:ascii="Arial" w:eastAsia="Arial" w:hAnsi="Arial" w:cs="Arial"/>
          <w:color w:val="5B5E59"/>
          <w:spacing w:val="-25"/>
          <w:sz w:val="14"/>
          <w:szCs w:val="14"/>
        </w:rPr>
        <w:t xml:space="preserve"> </w:t>
      </w:r>
      <w:r w:rsidR="00F700C7">
        <w:rPr>
          <w:rFonts w:ascii="Arial" w:eastAsia="Arial" w:hAnsi="Arial" w:cs="Arial"/>
          <w:color w:val="282828"/>
          <w:spacing w:val="-17"/>
          <w:sz w:val="14"/>
          <w:szCs w:val="14"/>
        </w:rPr>
        <w:t>o</w:t>
      </w:r>
      <w:r w:rsidR="00F700C7">
        <w:rPr>
          <w:rFonts w:ascii="Arial" w:eastAsia="Arial" w:hAnsi="Arial" w:cs="Arial"/>
          <w:color w:val="444442"/>
          <w:sz w:val="14"/>
          <w:szCs w:val="14"/>
        </w:rPr>
        <w:t>n</w:t>
      </w:r>
      <w:r w:rsidR="00F700C7">
        <w:rPr>
          <w:rFonts w:ascii="Arial" w:eastAsia="Arial" w:hAnsi="Arial" w:cs="Arial"/>
          <w:color w:val="444442"/>
          <w:spacing w:val="21"/>
          <w:sz w:val="14"/>
          <w:szCs w:val="14"/>
        </w:rPr>
        <w:t xml:space="preserve"> </w:t>
      </w:r>
      <w:r w:rsidR="00F700C7">
        <w:rPr>
          <w:rFonts w:ascii="Arial" w:eastAsia="Arial" w:hAnsi="Arial" w:cs="Arial"/>
          <w:color w:val="282828"/>
          <w:sz w:val="14"/>
          <w:szCs w:val="14"/>
        </w:rPr>
        <w:t>de</w:t>
      </w:r>
      <w:r w:rsidR="00F700C7">
        <w:rPr>
          <w:rFonts w:ascii="Arial" w:eastAsia="Arial" w:hAnsi="Arial" w:cs="Arial"/>
          <w:color w:val="282828"/>
          <w:spacing w:val="-1"/>
          <w:sz w:val="14"/>
          <w:szCs w:val="14"/>
        </w:rPr>
        <w:t xml:space="preserve"> </w:t>
      </w:r>
      <w:r w:rsidR="00F700C7">
        <w:rPr>
          <w:rFonts w:ascii="Arial" w:eastAsia="Arial" w:hAnsi="Arial" w:cs="Arial"/>
          <w:color w:val="282828"/>
          <w:w w:val="109"/>
          <w:sz w:val="14"/>
          <w:szCs w:val="14"/>
        </w:rPr>
        <w:t>p</w:t>
      </w:r>
      <w:r w:rsidR="00F700C7">
        <w:rPr>
          <w:rFonts w:ascii="Arial" w:eastAsia="Arial" w:hAnsi="Arial" w:cs="Arial"/>
          <w:color w:val="282828"/>
          <w:spacing w:val="1"/>
          <w:w w:val="109"/>
          <w:sz w:val="14"/>
          <w:szCs w:val="14"/>
        </w:rPr>
        <w:t>r</w:t>
      </w:r>
      <w:r w:rsidR="00F700C7">
        <w:rPr>
          <w:rFonts w:ascii="Arial" w:eastAsia="Arial" w:hAnsi="Arial" w:cs="Arial"/>
          <w:color w:val="444442"/>
          <w:spacing w:val="-10"/>
          <w:w w:val="109"/>
          <w:sz w:val="14"/>
          <w:szCs w:val="14"/>
        </w:rPr>
        <w:t>u</w:t>
      </w:r>
      <w:r w:rsidR="00F700C7">
        <w:rPr>
          <w:rFonts w:ascii="Arial" w:eastAsia="Arial" w:hAnsi="Arial" w:cs="Arial"/>
          <w:color w:val="282828"/>
          <w:w w:val="109"/>
          <w:sz w:val="14"/>
          <w:szCs w:val="14"/>
        </w:rPr>
        <w:t>ebas</w:t>
      </w:r>
      <w:r w:rsidR="00F700C7">
        <w:rPr>
          <w:rFonts w:ascii="Arial" w:eastAsia="Arial" w:hAnsi="Arial" w:cs="Arial"/>
          <w:color w:val="282828"/>
          <w:spacing w:val="-19"/>
          <w:w w:val="109"/>
          <w:sz w:val="14"/>
          <w:szCs w:val="14"/>
        </w:rPr>
        <w:t xml:space="preserve"> </w:t>
      </w:r>
      <w:r w:rsidR="00F700C7">
        <w:rPr>
          <w:rFonts w:ascii="Arial" w:eastAsia="Arial" w:hAnsi="Arial" w:cs="Arial"/>
          <w:color w:val="282828"/>
          <w:sz w:val="14"/>
          <w:szCs w:val="14"/>
        </w:rPr>
        <w:t>de</w:t>
      </w:r>
      <w:r w:rsidR="00F700C7">
        <w:rPr>
          <w:rFonts w:ascii="Arial" w:eastAsia="Arial" w:hAnsi="Arial" w:cs="Arial"/>
          <w:color w:val="282828"/>
          <w:spacing w:val="3"/>
          <w:sz w:val="14"/>
          <w:szCs w:val="14"/>
        </w:rPr>
        <w:t xml:space="preserve"> </w:t>
      </w:r>
      <w:r w:rsidR="00F700C7">
        <w:rPr>
          <w:rFonts w:ascii="Arial" w:eastAsia="Arial" w:hAnsi="Arial" w:cs="Arial"/>
          <w:color w:val="282828"/>
          <w:w w:val="97"/>
          <w:sz w:val="14"/>
          <w:szCs w:val="14"/>
        </w:rPr>
        <w:t>ac</w:t>
      </w:r>
      <w:r w:rsidR="00F700C7">
        <w:rPr>
          <w:rFonts w:ascii="Arial" w:eastAsia="Arial" w:hAnsi="Arial" w:cs="Arial"/>
          <w:color w:val="282828"/>
          <w:spacing w:val="-5"/>
          <w:w w:val="97"/>
          <w:sz w:val="14"/>
          <w:szCs w:val="14"/>
        </w:rPr>
        <w:t>e</w:t>
      </w:r>
      <w:r w:rsidR="00F700C7">
        <w:rPr>
          <w:rFonts w:ascii="Arial" w:eastAsia="Arial" w:hAnsi="Arial" w:cs="Arial"/>
          <w:color w:val="444442"/>
          <w:w w:val="128"/>
          <w:sz w:val="14"/>
          <w:szCs w:val="14"/>
        </w:rPr>
        <w:t>p</w:t>
      </w:r>
      <w:r w:rsidR="00F700C7">
        <w:rPr>
          <w:rFonts w:ascii="Arial" w:eastAsia="Arial" w:hAnsi="Arial" w:cs="Arial"/>
          <w:color w:val="444442"/>
          <w:spacing w:val="-8"/>
          <w:w w:val="127"/>
          <w:sz w:val="14"/>
          <w:szCs w:val="14"/>
        </w:rPr>
        <w:t>t</w:t>
      </w:r>
      <w:r w:rsidR="00F700C7">
        <w:rPr>
          <w:rFonts w:ascii="Arial" w:eastAsia="Arial" w:hAnsi="Arial" w:cs="Arial"/>
          <w:color w:val="282828"/>
          <w:w w:val="96"/>
          <w:sz w:val="14"/>
          <w:szCs w:val="14"/>
        </w:rPr>
        <w:t>a</w:t>
      </w:r>
      <w:r w:rsidR="00F700C7">
        <w:rPr>
          <w:rFonts w:ascii="Arial" w:eastAsia="Arial" w:hAnsi="Arial" w:cs="Arial"/>
          <w:color w:val="282828"/>
          <w:spacing w:val="-14"/>
          <w:w w:val="96"/>
          <w:sz w:val="14"/>
          <w:szCs w:val="14"/>
        </w:rPr>
        <w:t>c</w:t>
      </w:r>
      <w:r w:rsidR="00F700C7">
        <w:rPr>
          <w:rFonts w:ascii="Arial" w:eastAsia="Arial" w:hAnsi="Arial" w:cs="Arial"/>
          <w:color w:val="5B5E59"/>
          <w:w w:val="254"/>
          <w:sz w:val="14"/>
          <w:szCs w:val="14"/>
        </w:rPr>
        <w:t>i</w:t>
      </w:r>
      <w:r w:rsidR="00F700C7">
        <w:rPr>
          <w:rFonts w:ascii="Arial" w:eastAsia="Arial" w:hAnsi="Arial" w:cs="Arial"/>
          <w:color w:val="5B5E59"/>
          <w:spacing w:val="-25"/>
          <w:sz w:val="14"/>
          <w:szCs w:val="14"/>
        </w:rPr>
        <w:t xml:space="preserve"> </w:t>
      </w:r>
      <w:r w:rsidR="00F700C7">
        <w:rPr>
          <w:rFonts w:ascii="Arial" w:eastAsia="Arial" w:hAnsi="Arial" w:cs="Arial"/>
          <w:color w:val="282828"/>
          <w:sz w:val="14"/>
          <w:szCs w:val="14"/>
        </w:rPr>
        <w:t>on</w:t>
      </w:r>
      <w:r w:rsidR="00F700C7">
        <w:rPr>
          <w:rFonts w:ascii="Arial" w:eastAsia="Arial" w:hAnsi="Arial" w:cs="Arial"/>
          <w:color w:val="282828"/>
          <w:spacing w:val="-3"/>
          <w:sz w:val="14"/>
          <w:szCs w:val="14"/>
        </w:rPr>
        <w:t xml:space="preserve"> </w:t>
      </w:r>
      <w:r w:rsidR="00F700C7">
        <w:rPr>
          <w:rFonts w:ascii="Arial" w:eastAsia="Arial" w:hAnsi="Arial" w:cs="Arial"/>
          <w:color w:val="5B5E59"/>
          <w:spacing w:val="-1"/>
          <w:w w:val="126"/>
          <w:sz w:val="14"/>
          <w:szCs w:val="14"/>
        </w:rPr>
        <w:t>(</w:t>
      </w:r>
      <w:r w:rsidR="00F700C7">
        <w:rPr>
          <w:rFonts w:ascii="Arial" w:eastAsia="Arial" w:hAnsi="Arial" w:cs="Arial"/>
          <w:color w:val="181618"/>
          <w:spacing w:val="-9"/>
          <w:w w:val="91"/>
          <w:sz w:val="14"/>
          <w:szCs w:val="14"/>
        </w:rPr>
        <w:t>T</w:t>
      </w:r>
      <w:r w:rsidR="00F700C7">
        <w:rPr>
          <w:rFonts w:ascii="Arial" w:eastAsia="Arial" w:hAnsi="Arial" w:cs="Arial"/>
          <w:color w:val="444442"/>
          <w:w w:val="90"/>
          <w:sz w:val="14"/>
          <w:szCs w:val="14"/>
        </w:rPr>
        <w:t>OO</w:t>
      </w:r>
      <w:r w:rsidR="00F700C7">
        <w:rPr>
          <w:rFonts w:ascii="Arial" w:eastAsia="Arial" w:hAnsi="Arial" w:cs="Arial"/>
          <w:color w:val="444442"/>
          <w:w w:val="91"/>
          <w:sz w:val="14"/>
          <w:szCs w:val="14"/>
        </w:rPr>
        <w:t>)</w:t>
      </w:r>
      <w:r w:rsidR="00F700C7">
        <w:rPr>
          <w:rFonts w:ascii="Arial" w:eastAsia="Arial" w:hAnsi="Arial" w:cs="Arial"/>
          <w:color w:val="444442"/>
          <w:sz w:val="14"/>
          <w:szCs w:val="14"/>
        </w:rPr>
        <w:tab/>
      </w:r>
      <w:r w:rsidR="00F700C7">
        <w:rPr>
          <w:rFonts w:ascii="Times New Roman" w:eastAsia="Times New Roman" w:hAnsi="Times New Roman" w:cs="Times New Roman"/>
          <w:color w:val="444442"/>
          <w:w w:val="171"/>
          <w:sz w:val="14"/>
          <w:szCs w:val="14"/>
        </w:rPr>
        <w:t>1</w:t>
      </w:r>
    </w:p>
    <w:p w14:paraId="2396868A" w14:textId="77777777" w:rsidR="00BE5A93" w:rsidRDefault="00F700C7">
      <w:pPr>
        <w:tabs>
          <w:tab w:val="left" w:pos="4280"/>
          <w:tab w:val="left" w:pos="5080"/>
          <w:tab w:val="left" w:pos="9120"/>
        </w:tabs>
        <w:spacing w:before="37" w:after="0" w:line="240" w:lineRule="auto"/>
        <w:ind w:left="255" w:right="599"/>
        <w:jc w:val="center"/>
        <w:rPr>
          <w:rFonts w:ascii="Times New Roman" w:eastAsia="Times New Roman" w:hAnsi="Times New Roman" w:cs="Times New Roman"/>
          <w:sz w:val="14"/>
          <w:szCs w:val="14"/>
        </w:rPr>
      </w:pPr>
      <w:r>
        <w:rPr>
          <w:rFonts w:ascii="Arial" w:eastAsia="Arial" w:hAnsi="Arial" w:cs="Arial"/>
          <w:color w:val="010101"/>
          <w:spacing w:val="-10"/>
          <w:w w:val="147"/>
          <w:sz w:val="14"/>
          <w:szCs w:val="14"/>
        </w:rPr>
        <w:t>·</w:t>
      </w:r>
      <w:r>
        <w:rPr>
          <w:rFonts w:ascii="Arial" w:eastAsia="Arial" w:hAnsi="Arial" w:cs="Arial"/>
          <w:color w:val="010101"/>
          <w:spacing w:val="-34"/>
          <w:w w:val="146"/>
          <w:sz w:val="14"/>
          <w:szCs w:val="14"/>
        </w:rPr>
        <w:t>I</w:t>
      </w:r>
      <w:r>
        <w:rPr>
          <w:rFonts w:ascii="Arial" w:eastAsia="Arial" w:hAnsi="Arial" w:cs="Arial"/>
          <w:color w:val="282828"/>
          <w:w w:val="106"/>
          <w:sz w:val="14"/>
          <w:szCs w:val="14"/>
        </w:rPr>
        <w:t>nicialización</w:t>
      </w:r>
      <w:r>
        <w:rPr>
          <w:rFonts w:ascii="Arial" w:eastAsia="Arial" w:hAnsi="Arial" w:cs="Arial"/>
          <w:color w:val="282828"/>
          <w:sz w:val="14"/>
          <w:szCs w:val="14"/>
        </w:rPr>
        <w:tab/>
      </w:r>
      <w:r>
        <w:rPr>
          <w:rFonts w:ascii="Times New Roman" w:eastAsia="Times New Roman" w:hAnsi="Times New Roman" w:cs="Times New Roman"/>
          <w:color w:val="282828"/>
          <w:sz w:val="14"/>
          <w:szCs w:val="14"/>
        </w:rPr>
        <w:t>33</w:t>
      </w:r>
      <w:r>
        <w:rPr>
          <w:rFonts w:ascii="Times New Roman" w:eastAsia="Times New Roman" w:hAnsi="Times New Roman" w:cs="Times New Roman"/>
          <w:color w:val="282828"/>
          <w:spacing w:val="-21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color w:val="282828"/>
          <w:sz w:val="14"/>
          <w:szCs w:val="14"/>
        </w:rPr>
        <w:tab/>
      </w:r>
      <w:r>
        <w:rPr>
          <w:rFonts w:ascii="Arial" w:eastAsia="Arial" w:hAnsi="Arial" w:cs="Arial"/>
          <w:color w:val="181618"/>
          <w:spacing w:val="-36"/>
          <w:w w:val="298"/>
          <w:position w:val="1"/>
          <w:sz w:val="14"/>
          <w:szCs w:val="14"/>
        </w:rPr>
        <w:t>·</w:t>
      </w:r>
      <w:r>
        <w:rPr>
          <w:rFonts w:ascii="Arial" w:eastAsia="Arial" w:hAnsi="Arial" w:cs="Arial"/>
          <w:color w:val="5B5E59"/>
          <w:spacing w:val="4"/>
          <w:w w:val="254"/>
          <w:position w:val="1"/>
          <w:sz w:val="14"/>
          <w:szCs w:val="14"/>
        </w:rPr>
        <w:t>l</w:t>
      </w:r>
      <w:r>
        <w:rPr>
          <w:rFonts w:ascii="Arial" w:eastAsia="Arial" w:hAnsi="Arial" w:cs="Arial"/>
          <w:color w:val="444442"/>
          <w:spacing w:val="-10"/>
          <w:w w:val="116"/>
          <w:position w:val="1"/>
          <w:sz w:val="14"/>
          <w:szCs w:val="14"/>
        </w:rPr>
        <w:t>m</w:t>
      </w:r>
      <w:r>
        <w:rPr>
          <w:rFonts w:ascii="Arial" w:eastAsia="Arial" w:hAnsi="Arial" w:cs="Arial"/>
          <w:color w:val="282828"/>
          <w:spacing w:val="-12"/>
          <w:w w:val="116"/>
          <w:position w:val="1"/>
          <w:sz w:val="14"/>
          <w:szCs w:val="14"/>
        </w:rPr>
        <w:t>p</w:t>
      </w:r>
      <w:r>
        <w:rPr>
          <w:rFonts w:ascii="Arial" w:eastAsia="Arial" w:hAnsi="Arial" w:cs="Arial"/>
          <w:color w:val="5B5E59"/>
          <w:w w:val="254"/>
          <w:position w:val="1"/>
          <w:sz w:val="14"/>
          <w:szCs w:val="14"/>
        </w:rPr>
        <w:t>l</w:t>
      </w:r>
      <w:r>
        <w:rPr>
          <w:rFonts w:ascii="Arial" w:eastAsia="Arial" w:hAnsi="Arial" w:cs="Arial"/>
          <w:color w:val="5B5E59"/>
          <w:spacing w:val="-27"/>
          <w:position w:val="1"/>
          <w:sz w:val="14"/>
          <w:szCs w:val="14"/>
        </w:rPr>
        <w:t xml:space="preserve"> </w:t>
      </w:r>
      <w:r>
        <w:rPr>
          <w:rFonts w:ascii="Arial" w:eastAsia="Arial" w:hAnsi="Arial" w:cs="Arial"/>
          <w:color w:val="282828"/>
          <w:spacing w:val="-5"/>
          <w:w w:val="109"/>
          <w:position w:val="1"/>
          <w:sz w:val="14"/>
          <w:szCs w:val="14"/>
        </w:rPr>
        <w:t>e</w:t>
      </w:r>
      <w:r>
        <w:rPr>
          <w:rFonts w:ascii="Arial" w:eastAsia="Arial" w:hAnsi="Arial" w:cs="Arial"/>
          <w:color w:val="444442"/>
          <w:spacing w:val="-6"/>
          <w:w w:val="116"/>
          <w:position w:val="1"/>
          <w:sz w:val="14"/>
          <w:szCs w:val="14"/>
        </w:rPr>
        <w:t>m</w:t>
      </w:r>
      <w:r>
        <w:rPr>
          <w:rFonts w:ascii="Arial" w:eastAsia="Arial" w:hAnsi="Arial" w:cs="Arial"/>
          <w:color w:val="282828"/>
          <w:w w:val="111"/>
          <w:position w:val="1"/>
          <w:sz w:val="14"/>
          <w:szCs w:val="14"/>
        </w:rPr>
        <w:t>e</w:t>
      </w:r>
      <w:r>
        <w:rPr>
          <w:rFonts w:ascii="Arial" w:eastAsia="Arial" w:hAnsi="Arial" w:cs="Arial"/>
          <w:color w:val="282828"/>
          <w:spacing w:val="-6"/>
          <w:w w:val="111"/>
          <w:position w:val="1"/>
          <w:sz w:val="14"/>
          <w:szCs w:val="14"/>
        </w:rPr>
        <w:t>n</w:t>
      </w:r>
      <w:r>
        <w:rPr>
          <w:rFonts w:ascii="Arial" w:eastAsia="Arial" w:hAnsi="Arial" w:cs="Arial"/>
          <w:color w:val="444442"/>
          <w:spacing w:val="-8"/>
          <w:w w:val="146"/>
          <w:position w:val="1"/>
          <w:sz w:val="14"/>
          <w:szCs w:val="14"/>
        </w:rPr>
        <w:t>t</w:t>
      </w:r>
      <w:r>
        <w:rPr>
          <w:rFonts w:ascii="Arial" w:eastAsia="Arial" w:hAnsi="Arial" w:cs="Arial"/>
          <w:color w:val="282828"/>
          <w:w w:val="96"/>
          <w:position w:val="1"/>
          <w:sz w:val="14"/>
          <w:szCs w:val="14"/>
        </w:rPr>
        <w:t>a</w:t>
      </w:r>
      <w:r>
        <w:rPr>
          <w:rFonts w:ascii="Arial" w:eastAsia="Arial" w:hAnsi="Arial" w:cs="Arial"/>
          <w:color w:val="282828"/>
          <w:spacing w:val="-14"/>
          <w:w w:val="96"/>
          <w:position w:val="1"/>
          <w:sz w:val="14"/>
          <w:szCs w:val="14"/>
        </w:rPr>
        <w:t>c</w:t>
      </w:r>
      <w:r>
        <w:rPr>
          <w:rFonts w:ascii="Arial" w:eastAsia="Arial" w:hAnsi="Arial" w:cs="Arial"/>
          <w:color w:val="5B5E59"/>
          <w:w w:val="254"/>
          <w:position w:val="1"/>
          <w:sz w:val="14"/>
          <w:szCs w:val="14"/>
        </w:rPr>
        <w:t>i</w:t>
      </w:r>
      <w:r>
        <w:rPr>
          <w:rFonts w:ascii="Arial" w:eastAsia="Arial" w:hAnsi="Arial" w:cs="Arial"/>
          <w:color w:val="5B5E59"/>
          <w:spacing w:val="-25"/>
          <w:position w:val="1"/>
          <w:sz w:val="14"/>
          <w:szCs w:val="14"/>
        </w:rPr>
        <w:t xml:space="preserve"> </w:t>
      </w:r>
      <w:r>
        <w:rPr>
          <w:rFonts w:ascii="Arial" w:eastAsia="Arial" w:hAnsi="Arial" w:cs="Arial"/>
          <w:color w:val="282828"/>
          <w:spacing w:val="-18"/>
          <w:w w:val="138"/>
          <w:position w:val="1"/>
          <w:sz w:val="14"/>
          <w:szCs w:val="14"/>
        </w:rPr>
        <w:t>o</w:t>
      </w:r>
      <w:r>
        <w:rPr>
          <w:rFonts w:ascii="Arial" w:eastAsia="Arial" w:hAnsi="Arial" w:cs="Arial"/>
          <w:color w:val="444442"/>
          <w:w w:val="124"/>
          <w:position w:val="1"/>
          <w:sz w:val="14"/>
          <w:szCs w:val="14"/>
        </w:rPr>
        <w:t>n</w:t>
      </w:r>
      <w:r>
        <w:rPr>
          <w:rFonts w:ascii="Arial" w:eastAsia="Arial" w:hAnsi="Arial" w:cs="Arial"/>
          <w:color w:val="444442"/>
          <w:spacing w:val="-16"/>
          <w:position w:val="1"/>
          <w:sz w:val="14"/>
          <w:szCs w:val="14"/>
        </w:rPr>
        <w:t xml:space="preserve"> </w:t>
      </w:r>
      <w:r>
        <w:rPr>
          <w:rFonts w:ascii="Arial" w:eastAsia="Arial" w:hAnsi="Arial" w:cs="Arial"/>
          <w:color w:val="282828"/>
          <w:w w:val="108"/>
          <w:position w:val="1"/>
          <w:sz w:val="14"/>
          <w:szCs w:val="14"/>
        </w:rPr>
        <w:t>de</w:t>
      </w:r>
      <w:r>
        <w:rPr>
          <w:rFonts w:ascii="Arial" w:eastAsia="Arial" w:hAnsi="Arial" w:cs="Arial"/>
          <w:color w:val="282828"/>
          <w:spacing w:val="-29"/>
          <w:position w:val="1"/>
          <w:sz w:val="14"/>
          <w:szCs w:val="14"/>
        </w:rPr>
        <w:t xml:space="preserve"> </w:t>
      </w:r>
      <w:r>
        <w:rPr>
          <w:rFonts w:ascii="Arial" w:eastAsia="Arial" w:hAnsi="Arial" w:cs="Arial"/>
          <w:color w:val="5B5E59"/>
          <w:spacing w:val="5"/>
          <w:w w:val="254"/>
          <w:position w:val="1"/>
          <w:sz w:val="14"/>
          <w:szCs w:val="14"/>
        </w:rPr>
        <w:t>i</w:t>
      </w:r>
      <w:r>
        <w:rPr>
          <w:rFonts w:ascii="Arial" w:eastAsia="Arial" w:hAnsi="Arial" w:cs="Arial"/>
          <w:color w:val="444442"/>
          <w:w w:val="128"/>
          <w:position w:val="1"/>
          <w:sz w:val="14"/>
          <w:szCs w:val="14"/>
        </w:rPr>
        <w:t>n</w:t>
      </w:r>
      <w:r>
        <w:rPr>
          <w:rFonts w:ascii="Arial" w:eastAsia="Arial" w:hAnsi="Arial" w:cs="Arial"/>
          <w:color w:val="444442"/>
          <w:spacing w:val="-8"/>
          <w:w w:val="127"/>
          <w:position w:val="1"/>
          <w:sz w:val="14"/>
          <w:szCs w:val="14"/>
        </w:rPr>
        <w:t>t</w:t>
      </w:r>
      <w:r>
        <w:rPr>
          <w:rFonts w:ascii="Arial" w:eastAsia="Arial" w:hAnsi="Arial" w:cs="Arial"/>
          <w:color w:val="282828"/>
          <w:w w:val="102"/>
          <w:position w:val="1"/>
          <w:sz w:val="14"/>
          <w:szCs w:val="14"/>
        </w:rPr>
        <w:t>erfa</w:t>
      </w:r>
      <w:r>
        <w:rPr>
          <w:rFonts w:ascii="Arial" w:eastAsia="Arial" w:hAnsi="Arial" w:cs="Arial"/>
          <w:color w:val="282828"/>
          <w:w w:val="103"/>
          <w:position w:val="1"/>
          <w:sz w:val="14"/>
          <w:szCs w:val="14"/>
        </w:rPr>
        <w:t>z</w:t>
      </w:r>
      <w:r>
        <w:rPr>
          <w:rFonts w:ascii="Arial" w:eastAsia="Arial" w:hAnsi="Arial" w:cs="Arial"/>
          <w:color w:val="282828"/>
          <w:spacing w:val="-14"/>
          <w:position w:val="1"/>
          <w:sz w:val="14"/>
          <w:szCs w:val="14"/>
        </w:rPr>
        <w:t xml:space="preserve"> </w:t>
      </w:r>
      <w:r>
        <w:rPr>
          <w:rFonts w:ascii="Arial" w:eastAsia="Arial" w:hAnsi="Arial" w:cs="Arial"/>
          <w:color w:val="282828"/>
          <w:w w:val="103"/>
          <w:position w:val="1"/>
          <w:sz w:val="14"/>
          <w:szCs w:val="14"/>
        </w:rPr>
        <w:t>gr</w:t>
      </w:r>
      <w:r>
        <w:rPr>
          <w:rFonts w:ascii="Arial" w:eastAsia="Arial" w:hAnsi="Arial" w:cs="Arial"/>
          <w:color w:val="282828"/>
          <w:spacing w:val="4"/>
          <w:w w:val="103"/>
          <w:position w:val="1"/>
          <w:sz w:val="14"/>
          <w:szCs w:val="14"/>
        </w:rPr>
        <w:t>a</w:t>
      </w:r>
      <w:r>
        <w:rPr>
          <w:rFonts w:ascii="Arial" w:eastAsia="Arial" w:hAnsi="Arial" w:cs="Arial"/>
          <w:color w:val="444442"/>
          <w:w w:val="140"/>
          <w:position w:val="1"/>
          <w:sz w:val="14"/>
          <w:szCs w:val="14"/>
        </w:rPr>
        <w:t>f</w:t>
      </w:r>
      <w:r>
        <w:rPr>
          <w:rFonts w:ascii="Arial" w:eastAsia="Arial" w:hAnsi="Arial" w:cs="Arial"/>
          <w:color w:val="444442"/>
          <w:spacing w:val="-9"/>
          <w:w w:val="141"/>
          <w:position w:val="1"/>
          <w:sz w:val="14"/>
          <w:szCs w:val="14"/>
        </w:rPr>
        <w:t>i</w:t>
      </w:r>
      <w:r>
        <w:rPr>
          <w:rFonts w:ascii="Arial" w:eastAsia="Arial" w:hAnsi="Arial" w:cs="Arial"/>
          <w:color w:val="282828"/>
          <w:w w:val="92"/>
          <w:position w:val="1"/>
          <w:sz w:val="14"/>
          <w:szCs w:val="14"/>
        </w:rPr>
        <w:t>ca</w:t>
      </w:r>
      <w:r>
        <w:rPr>
          <w:rFonts w:ascii="Arial" w:eastAsia="Arial" w:hAnsi="Arial" w:cs="Arial"/>
          <w:color w:val="282828"/>
          <w:position w:val="1"/>
          <w:sz w:val="14"/>
          <w:szCs w:val="14"/>
        </w:rPr>
        <w:tab/>
      </w:r>
      <w:r>
        <w:rPr>
          <w:rFonts w:ascii="Times New Roman" w:eastAsia="Times New Roman" w:hAnsi="Times New Roman" w:cs="Times New Roman"/>
          <w:color w:val="282828"/>
          <w:w w:val="119"/>
          <w:sz w:val="14"/>
          <w:szCs w:val="14"/>
        </w:rPr>
        <w:t>2</w:t>
      </w:r>
    </w:p>
    <w:p w14:paraId="60B41B72" w14:textId="77777777" w:rsidR="00BE5A93" w:rsidRDefault="00645533">
      <w:pPr>
        <w:tabs>
          <w:tab w:val="left" w:pos="4320"/>
          <w:tab w:val="left" w:pos="5060"/>
          <w:tab w:val="left" w:pos="9120"/>
        </w:tabs>
        <w:spacing w:before="47" w:after="0" w:line="240" w:lineRule="auto"/>
        <w:ind w:left="381" w:right="596"/>
        <w:jc w:val="center"/>
        <w:rPr>
          <w:rFonts w:ascii="Times New Roman" w:eastAsia="Times New Roman" w:hAnsi="Times New Roman" w:cs="Times New Roman"/>
          <w:sz w:val="14"/>
          <w:szCs w:val="1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503314177" behindDoc="1" locked="0" layoutInCell="1" allowOverlap="1" wp14:anchorId="1BBD8AAE" wp14:editId="517DF5B9">
                <wp:simplePos x="0" y="0"/>
                <wp:positionH relativeFrom="page">
                  <wp:posOffset>3949065</wp:posOffset>
                </wp:positionH>
                <wp:positionV relativeFrom="paragraph">
                  <wp:posOffset>53975</wp:posOffset>
                </wp:positionV>
                <wp:extent cx="25400" cy="171450"/>
                <wp:effectExtent l="0" t="0" r="0" b="3175"/>
                <wp:wrapNone/>
                <wp:docPr id="53" name="Text Box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400" cy="1714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0AC7D2A" w14:textId="77777777" w:rsidR="005513D0" w:rsidRDefault="005513D0">
                            <w:pPr>
                              <w:spacing w:after="0" w:line="270" w:lineRule="exact"/>
                              <w:ind w:right="-80"/>
                              <w:rPr>
                                <w:rFonts w:ascii="Arial" w:eastAsia="Arial" w:hAnsi="Arial" w:cs="Arial"/>
                                <w:sz w:val="27"/>
                                <w:szCs w:val="27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color w:val="010101"/>
                                <w:w w:val="76"/>
                                <w:sz w:val="27"/>
                                <w:szCs w:val="27"/>
                              </w:rPr>
                              <w:t>'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BBD8AAE" id="Text_x0020_Box_x0020_12" o:spid="_x0000_s1030" type="#_x0000_t202" style="position:absolute;left:0;text-align:left;margin-left:310.95pt;margin-top:4.25pt;width:2pt;height:13.5pt;z-index:-2303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" filled="f" stroked="f">
                <v:textbox inset="0,0,0,0">
                  <w:txbxContent>
                    <w:p w14:paraId="00AC7D2A" w14:textId="77777777" w:rsidR="005513D0" w:rsidRDefault="005513D0">
                      <w:pPr>
                        <w:spacing w:after="0" w:line="270" w:lineRule="exact"/>
                        <w:ind w:right="-80"/>
                        <w:rPr>
                          <w:rFonts w:ascii="Arial" w:eastAsia="Arial" w:hAnsi="Arial" w:cs="Arial"/>
                          <w:sz w:val="27"/>
                          <w:szCs w:val="27"/>
                        </w:rPr>
                      </w:pPr>
                      <w:r>
                        <w:rPr>
                          <w:rFonts w:ascii="Arial" w:eastAsia="Arial" w:hAnsi="Arial" w:cs="Arial"/>
                          <w:color w:val="010101"/>
                          <w:w w:val="76"/>
                          <w:sz w:val="27"/>
                          <w:szCs w:val="27"/>
                        </w:rPr>
                        <w:t>'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F700C7">
        <w:rPr>
          <w:rFonts w:ascii="Arial" w:eastAsia="Arial" w:hAnsi="Arial" w:cs="Arial"/>
          <w:color w:val="181618"/>
          <w:w w:val="111"/>
          <w:sz w:val="14"/>
          <w:szCs w:val="14"/>
        </w:rPr>
        <w:t>·Definición</w:t>
      </w:r>
      <w:r w:rsidR="00F700C7">
        <w:rPr>
          <w:rFonts w:ascii="Arial" w:eastAsia="Arial" w:hAnsi="Arial" w:cs="Arial"/>
          <w:color w:val="181618"/>
          <w:spacing w:val="-19"/>
          <w:w w:val="111"/>
          <w:sz w:val="14"/>
          <w:szCs w:val="14"/>
        </w:rPr>
        <w:t xml:space="preserve"> </w:t>
      </w:r>
      <w:r w:rsidR="00F700C7">
        <w:rPr>
          <w:rFonts w:ascii="Arial" w:eastAsia="Arial" w:hAnsi="Arial" w:cs="Arial"/>
          <w:color w:val="181618"/>
          <w:sz w:val="14"/>
          <w:szCs w:val="14"/>
        </w:rPr>
        <w:t>de</w:t>
      </w:r>
      <w:r w:rsidR="00F700C7">
        <w:rPr>
          <w:rFonts w:ascii="Arial" w:eastAsia="Arial" w:hAnsi="Arial" w:cs="Arial"/>
          <w:color w:val="181618"/>
          <w:spacing w:val="-1"/>
          <w:sz w:val="14"/>
          <w:szCs w:val="14"/>
        </w:rPr>
        <w:t xml:space="preserve"> </w:t>
      </w:r>
      <w:r w:rsidR="00F700C7">
        <w:rPr>
          <w:rFonts w:ascii="Arial" w:eastAsia="Arial" w:hAnsi="Arial" w:cs="Arial"/>
          <w:color w:val="282828"/>
          <w:w w:val="109"/>
          <w:sz w:val="14"/>
          <w:szCs w:val="14"/>
        </w:rPr>
        <w:t>requisit</w:t>
      </w:r>
      <w:r w:rsidR="00F700C7">
        <w:rPr>
          <w:rFonts w:ascii="Arial" w:eastAsia="Arial" w:hAnsi="Arial" w:cs="Arial"/>
          <w:color w:val="282828"/>
          <w:spacing w:val="-13"/>
          <w:w w:val="109"/>
          <w:sz w:val="14"/>
          <w:szCs w:val="14"/>
        </w:rPr>
        <w:t>o</w:t>
      </w:r>
      <w:r w:rsidR="00F700C7">
        <w:rPr>
          <w:rFonts w:ascii="Arial" w:eastAsia="Arial" w:hAnsi="Arial" w:cs="Arial"/>
          <w:color w:val="444442"/>
          <w:w w:val="109"/>
          <w:sz w:val="14"/>
          <w:szCs w:val="14"/>
        </w:rPr>
        <w:t>s</w:t>
      </w:r>
      <w:r w:rsidR="00F700C7">
        <w:rPr>
          <w:rFonts w:ascii="Arial" w:eastAsia="Arial" w:hAnsi="Arial" w:cs="Arial"/>
          <w:color w:val="444442"/>
          <w:spacing w:val="1"/>
          <w:w w:val="109"/>
          <w:sz w:val="14"/>
          <w:szCs w:val="14"/>
        </w:rPr>
        <w:t xml:space="preserve"> </w:t>
      </w:r>
      <w:r w:rsidR="00F700C7">
        <w:rPr>
          <w:rFonts w:ascii="Arial" w:eastAsia="Arial" w:hAnsi="Arial" w:cs="Arial"/>
          <w:color w:val="181618"/>
          <w:w w:val="109"/>
          <w:sz w:val="14"/>
          <w:szCs w:val="14"/>
        </w:rPr>
        <w:t>funcional</w:t>
      </w:r>
      <w:r w:rsidR="00F700C7">
        <w:rPr>
          <w:rFonts w:ascii="Arial" w:eastAsia="Arial" w:hAnsi="Arial" w:cs="Arial"/>
          <w:color w:val="181618"/>
          <w:spacing w:val="-1"/>
          <w:w w:val="109"/>
          <w:sz w:val="14"/>
          <w:szCs w:val="14"/>
        </w:rPr>
        <w:t>e</w:t>
      </w:r>
      <w:r w:rsidR="00F700C7">
        <w:rPr>
          <w:rFonts w:ascii="Arial" w:eastAsia="Arial" w:hAnsi="Arial" w:cs="Arial"/>
          <w:color w:val="444442"/>
          <w:w w:val="109"/>
          <w:sz w:val="14"/>
          <w:szCs w:val="14"/>
        </w:rPr>
        <w:t>s</w:t>
      </w:r>
      <w:r w:rsidR="00F700C7">
        <w:rPr>
          <w:rFonts w:ascii="Arial" w:eastAsia="Arial" w:hAnsi="Arial" w:cs="Arial"/>
          <w:color w:val="444442"/>
          <w:sz w:val="14"/>
          <w:szCs w:val="14"/>
        </w:rPr>
        <w:tab/>
      </w:r>
      <w:r w:rsidR="00F700C7">
        <w:rPr>
          <w:rFonts w:ascii="Times New Roman" w:eastAsia="Times New Roman" w:hAnsi="Times New Roman" w:cs="Times New Roman"/>
          <w:color w:val="282828"/>
          <w:sz w:val="14"/>
          <w:szCs w:val="14"/>
        </w:rPr>
        <w:t>6</w:t>
      </w:r>
      <w:r w:rsidR="00F700C7">
        <w:rPr>
          <w:rFonts w:ascii="Times New Roman" w:eastAsia="Times New Roman" w:hAnsi="Times New Roman" w:cs="Times New Roman"/>
          <w:color w:val="282828"/>
          <w:spacing w:val="-18"/>
          <w:sz w:val="14"/>
          <w:szCs w:val="14"/>
        </w:rPr>
        <w:t xml:space="preserve"> </w:t>
      </w:r>
      <w:r w:rsidR="00F700C7">
        <w:rPr>
          <w:rFonts w:ascii="Times New Roman" w:eastAsia="Times New Roman" w:hAnsi="Times New Roman" w:cs="Times New Roman"/>
          <w:color w:val="282828"/>
          <w:sz w:val="14"/>
          <w:szCs w:val="14"/>
        </w:rPr>
        <w:tab/>
      </w:r>
      <w:r w:rsidR="00F700C7">
        <w:rPr>
          <w:rFonts w:ascii="Arial" w:eastAsia="Arial" w:hAnsi="Arial" w:cs="Arial"/>
          <w:color w:val="010101"/>
          <w:spacing w:val="-24"/>
          <w:w w:val="298"/>
          <w:sz w:val="14"/>
          <w:szCs w:val="14"/>
        </w:rPr>
        <w:t>·</w:t>
      </w:r>
      <w:r w:rsidR="00F700C7">
        <w:rPr>
          <w:rFonts w:ascii="Arial" w:eastAsia="Arial" w:hAnsi="Arial" w:cs="Arial"/>
          <w:color w:val="444442"/>
          <w:spacing w:val="-16"/>
          <w:w w:val="108"/>
          <w:sz w:val="14"/>
          <w:szCs w:val="14"/>
        </w:rPr>
        <w:t>P</w:t>
      </w:r>
      <w:r w:rsidR="00F700C7">
        <w:rPr>
          <w:rFonts w:ascii="Arial" w:eastAsia="Arial" w:hAnsi="Arial" w:cs="Arial"/>
          <w:color w:val="181618"/>
          <w:spacing w:val="-9"/>
          <w:w w:val="132"/>
          <w:sz w:val="14"/>
          <w:szCs w:val="14"/>
        </w:rPr>
        <w:t>r</w:t>
      </w:r>
      <w:r w:rsidR="00F700C7">
        <w:rPr>
          <w:rFonts w:ascii="Arial" w:eastAsia="Arial" w:hAnsi="Arial" w:cs="Arial"/>
          <w:color w:val="444442"/>
          <w:spacing w:val="-9"/>
          <w:w w:val="124"/>
          <w:sz w:val="14"/>
          <w:szCs w:val="14"/>
        </w:rPr>
        <w:t>u</w:t>
      </w:r>
      <w:r w:rsidR="00F700C7">
        <w:rPr>
          <w:rFonts w:ascii="Arial" w:eastAsia="Arial" w:hAnsi="Arial" w:cs="Arial"/>
          <w:color w:val="282828"/>
          <w:spacing w:val="-5"/>
          <w:w w:val="109"/>
          <w:sz w:val="14"/>
          <w:szCs w:val="14"/>
        </w:rPr>
        <w:t>e</w:t>
      </w:r>
      <w:r w:rsidR="00F700C7">
        <w:rPr>
          <w:rFonts w:ascii="Arial" w:eastAsia="Arial" w:hAnsi="Arial" w:cs="Arial"/>
          <w:color w:val="444442"/>
          <w:spacing w:val="-3"/>
          <w:w w:val="116"/>
          <w:sz w:val="14"/>
          <w:szCs w:val="14"/>
        </w:rPr>
        <w:t>b</w:t>
      </w:r>
      <w:r w:rsidR="00F700C7">
        <w:rPr>
          <w:rFonts w:ascii="Arial" w:eastAsia="Arial" w:hAnsi="Arial" w:cs="Arial"/>
          <w:color w:val="282828"/>
          <w:w w:val="91"/>
          <w:sz w:val="14"/>
          <w:szCs w:val="14"/>
        </w:rPr>
        <w:t>as</w:t>
      </w:r>
      <w:r w:rsidR="00F700C7">
        <w:rPr>
          <w:rFonts w:ascii="Arial" w:eastAsia="Arial" w:hAnsi="Arial" w:cs="Arial"/>
          <w:color w:val="282828"/>
          <w:spacing w:val="-5"/>
          <w:sz w:val="14"/>
          <w:szCs w:val="14"/>
        </w:rPr>
        <w:t xml:space="preserve"> </w:t>
      </w:r>
      <w:r w:rsidR="00F700C7">
        <w:rPr>
          <w:rFonts w:ascii="Arial" w:eastAsia="Arial" w:hAnsi="Arial" w:cs="Arial"/>
          <w:color w:val="282828"/>
          <w:sz w:val="14"/>
          <w:szCs w:val="14"/>
        </w:rPr>
        <w:t>de</w:t>
      </w:r>
      <w:r w:rsidR="00F700C7">
        <w:rPr>
          <w:rFonts w:ascii="Arial" w:eastAsia="Arial" w:hAnsi="Arial" w:cs="Arial"/>
          <w:color w:val="282828"/>
          <w:spacing w:val="3"/>
          <w:sz w:val="14"/>
          <w:szCs w:val="14"/>
        </w:rPr>
        <w:t xml:space="preserve"> </w:t>
      </w:r>
      <w:r w:rsidR="00F700C7">
        <w:rPr>
          <w:rFonts w:ascii="Arial" w:eastAsia="Arial" w:hAnsi="Arial" w:cs="Arial"/>
          <w:color w:val="282828"/>
          <w:w w:val="99"/>
          <w:sz w:val="14"/>
          <w:szCs w:val="14"/>
        </w:rPr>
        <w:t>c</w:t>
      </w:r>
      <w:r w:rsidR="00F700C7">
        <w:rPr>
          <w:rFonts w:ascii="Arial" w:eastAsia="Arial" w:hAnsi="Arial" w:cs="Arial"/>
          <w:color w:val="282828"/>
          <w:spacing w:val="-4"/>
          <w:w w:val="99"/>
          <w:sz w:val="14"/>
          <w:szCs w:val="14"/>
        </w:rPr>
        <w:t>o</w:t>
      </w:r>
      <w:r w:rsidR="00F700C7">
        <w:rPr>
          <w:rFonts w:ascii="Arial" w:eastAsia="Arial" w:hAnsi="Arial" w:cs="Arial"/>
          <w:color w:val="444442"/>
          <w:spacing w:val="-13"/>
          <w:w w:val="142"/>
          <w:sz w:val="14"/>
          <w:szCs w:val="14"/>
        </w:rPr>
        <w:t>n</w:t>
      </w:r>
      <w:r w:rsidR="00F700C7">
        <w:rPr>
          <w:rFonts w:ascii="Arial" w:eastAsia="Arial" w:hAnsi="Arial" w:cs="Arial"/>
          <w:color w:val="282828"/>
          <w:w w:val="103"/>
          <w:sz w:val="14"/>
          <w:szCs w:val="14"/>
        </w:rPr>
        <w:t>ex</w:t>
      </w:r>
      <w:r w:rsidR="00F700C7">
        <w:rPr>
          <w:rFonts w:ascii="Arial" w:eastAsia="Arial" w:hAnsi="Arial" w:cs="Arial"/>
          <w:color w:val="282828"/>
          <w:spacing w:val="-28"/>
          <w:sz w:val="14"/>
          <w:szCs w:val="14"/>
        </w:rPr>
        <w:t xml:space="preserve"> </w:t>
      </w:r>
      <w:r w:rsidR="00F700C7">
        <w:rPr>
          <w:rFonts w:ascii="Arial" w:eastAsia="Arial" w:hAnsi="Arial" w:cs="Arial"/>
          <w:color w:val="5B5E59"/>
          <w:spacing w:val="-17"/>
          <w:w w:val="169"/>
          <w:sz w:val="14"/>
          <w:szCs w:val="14"/>
        </w:rPr>
        <w:t>i</w:t>
      </w:r>
      <w:r w:rsidR="00F700C7">
        <w:rPr>
          <w:rFonts w:ascii="Arial" w:eastAsia="Arial" w:hAnsi="Arial" w:cs="Arial"/>
          <w:color w:val="282828"/>
          <w:spacing w:val="-4"/>
          <w:w w:val="107"/>
          <w:sz w:val="14"/>
          <w:szCs w:val="14"/>
        </w:rPr>
        <w:t>ó</w:t>
      </w:r>
      <w:r w:rsidR="00F700C7">
        <w:rPr>
          <w:rFonts w:ascii="Arial" w:eastAsia="Arial" w:hAnsi="Arial" w:cs="Arial"/>
          <w:color w:val="444442"/>
          <w:w w:val="124"/>
          <w:sz w:val="14"/>
          <w:szCs w:val="14"/>
        </w:rPr>
        <w:t>n</w:t>
      </w:r>
      <w:r w:rsidR="00F700C7">
        <w:rPr>
          <w:rFonts w:ascii="Arial" w:eastAsia="Arial" w:hAnsi="Arial" w:cs="Arial"/>
          <w:color w:val="444442"/>
          <w:spacing w:val="-16"/>
          <w:sz w:val="14"/>
          <w:szCs w:val="14"/>
        </w:rPr>
        <w:t xml:space="preserve"> </w:t>
      </w:r>
      <w:r w:rsidR="00F700C7">
        <w:rPr>
          <w:rFonts w:ascii="Arial" w:eastAsia="Arial" w:hAnsi="Arial" w:cs="Arial"/>
          <w:color w:val="282828"/>
          <w:spacing w:val="-4"/>
          <w:w w:val="94"/>
          <w:sz w:val="14"/>
          <w:szCs w:val="14"/>
        </w:rPr>
        <w:t>a</w:t>
      </w:r>
      <w:r w:rsidR="00F700C7">
        <w:rPr>
          <w:rFonts w:ascii="Arial" w:eastAsia="Arial" w:hAnsi="Arial" w:cs="Arial"/>
          <w:color w:val="5B5E59"/>
          <w:spacing w:val="-1"/>
          <w:w w:val="254"/>
          <w:sz w:val="14"/>
          <w:szCs w:val="14"/>
        </w:rPr>
        <w:t>l</w:t>
      </w:r>
      <w:r w:rsidR="00F700C7">
        <w:rPr>
          <w:rFonts w:ascii="Arial" w:eastAsia="Arial" w:hAnsi="Arial" w:cs="Arial"/>
          <w:color w:val="282828"/>
          <w:spacing w:val="-6"/>
          <w:w w:val="86"/>
          <w:sz w:val="14"/>
          <w:szCs w:val="14"/>
        </w:rPr>
        <w:t>s</w:t>
      </w:r>
      <w:r w:rsidR="00F700C7">
        <w:rPr>
          <w:rFonts w:ascii="Arial" w:eastAsia="Arial" w:hAnsi="Arial" w:cs="Arial"/>
          <w:color w:val="5B5E59"/>
          <w:w w:val="254"/>
          <w:sz w:val="14"/>
          <w:szCs w:val="14"/>
        </w:rPr>
        <w:t>i</w:t>
      </w:r>
      <w:r w:rsidR="00F700C7">
        <w:rPr>
          <w:rFonts w:ascii="Arial" w:eastAsia="Arial" w:hAnsi="Arial" w:cs="Arial"/>
          <w:color w:val="5B5E59"/>
          <w:spacing w:val="-25"/>
          <w:sz w:val="14"/>
          <w:szCs w:val="14"/>
        </w:rPr>
        <w:t xml:space="preserve"> </w:t>
      </w:r>
      <w:r w:rsidR="00F700C7">
        <w:rPr>
          <w:rFonts w:ascii="Arial" w:eastAsia="Arial" w:hAnsi="Arial" w:cs="Arial"/>
          <w:color w:val="282828"/>
          <w:spacing w:val="-6"/>
          <w:w w:val="86"/>
          <w:sz w:val="14"/>
          <w:szCs w:val="14"/>
        </w:rPr>
        <w:t>s</w:t>
      </w:r>
      <w:r w:rsidR="00F700C7">
        <w:rPr>
          <w:rFonts w:ascii="Arial" w:eastAsia="Arial" w:hAnsi="Arial" w:cs="Arial"/>
          <w:color w:val="444442"/>
          <w:spacing w:val="-9"/>
          <w:w w:val="176"/>
          <w:sz w:val="14"/>
          <w:szCs w:val="14"/>
        </w:rPr>
        <w:t>t</w:t>
      </w:r>
      <w:r w:rsidR="00F700C7">
        <w:rPr>
          <w:rFonts w:ascii="Arial" w:eastAsia="Arial" w:hAnsi="Arial" w:cs="Arial"/>
          <w:color w:val="282828"/>
          <w:spacing w:val="-5"/>
          <w:w w:val="109"/>
          <w:sz w:val="14"/>
          <w:szCs w:val="14"/>
        </w:rPr>
        <w:t>e</w:t>
      </w:r>
      <w:r w:rsidR="00F700C7">
        <w:rPr>
          <w:rFonts w:ascii="Arial" w:eastAsia="Arial" w:hAnsi="Arial" w:cs="Arial"/>
          <w:color w:val="444442"/>
          <w:spacing w:val="-6"/>
          <w:w w:val="116"/>
          <w:sz w:val="14"/>
          <w:szCs w:val="14"/>
        </w:rPr>
        <w:t>m</w:t>
      </w:r>
      <w:r w:rsidR="00F700C7">
        <w:rPr>
          <w:rFonts w:ascii="Arial" w:eastAsia="Arial" w:hAnsi="Arial" w:cs="Arial"/>
          <w:color w:val="282828"/>
          <w:w w:val="94"/>
          <w:sz w:val="14"/>
          <w:szCs w:val="14"/>
        </w:rPr>
        <w:t>a</w:t>
      </w:r>
      <w:r w:rsidR="00F700C7">
        <w:rPr>
          <w:rFonts w:ascii="Arial" w:eastAsia="Arial" w:hAnsi="Arial" w:cs="Arial"/>
          <w:color w:val="282828"/>
          <w:spacing w:val="-7"/>
          <w:sz w:val="14"/>
          <w:szCs w:val="14"/>
        </w:rPr>
        <w:t xml:space="preserve"> </w:t>
      </w:r>
      <w:r w:rsidR="00F700C7">
        <w:rPr>
          <w:rFonts w:ascii="Arial" w:eastAsia="Arial" w:hAnsi="Arial" w:cs="Arial"/>
          <w:color w:val="282828"/>
          <w:sz w:val="14"/>
          <w:szCs w:val="14"/>
        </w:rPr>
        <w:t>de</w:t>
      </w:r>
      <w:r w:rsidR="00F700C7">
        <w:rPr>
          <w:rFonts w:ascii="Arial" w:eastAsia="Arial" w:hAnsi="Arial" w:cs="Arial"/>
          <w:color w:val="282828"/>
          <w:spacing w:val="-2"/>
          <w:sz w:val="14"/>
          <w:szCs w:val="14"/>
        </w:rPr>
        <w:t xml:space="preserve"> </w:t>
      </w:r>
      <w:r w:rsidR="00F700C7">
        <w:rPr>
          <w:rFonts w:ascii="Arial" w:eastAsia="Arial" w:hAnsi="Arial" w:cs="Arial"/>
          <w:color w:val="444442"/>
          <w:sz w:val="14"/>
          <w:szCs w:val="14"/>
        </w:rPr>
        <w:t>A</w:t>
      </w:r>
      <w:r w:rsidR="00F700C7">
        <w:rPr>
          <w:rFonts w:ascii="Arial" w:eastAsia="Arial" w:hAnsi="Arial" w:cs="Arial"/>
          <w:color w:val="444442"/>
          <w:spacing w:val="-11"/>
          <w:sz w:val="14"/>
          <w:szCs w:val="14"/>
        </w:rPr>
        <w:t>y</w:t>
      </w:r>
      <w:r w:rsidR="00F700C7">
        <w:rPr>
          <w:rFonts w:ascii="Arial" w:eastAsia="Arial" w:hAnsi="Arial" w:cs="Arial"/>
          <w:color w:val="181618"/>
          <w:sz w:val="14"/>
          <w:szCs w:val="14"/>
        </w:rPr>
        <w:t>re</w:t>
      </w:r>
      <w:r w:rsidR="00F700C7">
        <w:rPr>
          <w:rFonts w:ascii="Arial" w:eastAsia="Arial" w:hAnsi="Arial" w:cs="Arial"/>
          <w:color w:val="181618"/>
          <w:spacing w:val="-8"/>
          <w:sz w:val="14"/>
          <w:szCs w:val="14"/>
        </w:rPr>
        <w:t xml:space="preserve"> </w:t>
      </w:r>
      <w:r w:rsidR="00F700C7">
        <w:rPr>
          <w:rFonts w:ascii="Arial" w:eastAsia="Arial" w:hAnsi="Arial" w:cs="Arial"/>
          <w:color w:val="181618"/>
          <w:sz w:val="14"/>
          <w:szCs w:val="14"/>
        </w:rPr>
        <w:tab/>
      </w:r>
      <w:r w:rsidR="00F700C7">
        <w:rPr>
          <w:rFonts w:ascii="Times New Roman" w:eastAsia="Times New Roman" w:hAnsi="Times New Roman" w:cs="Times New Roman"/>
          <w:color w:val="282828"/>
          <w:w w:val="125"/>
          <w:sz w:val="14"/>
          <w:szCs w:val="14"/>
        </w:rPr>
        <w:t>6</w:t>
      </w:r>
    </w:p>
    <w:p w14:paraId="788DD0E8" w14:textId="77777777" w:rsidR="00BE5A93" w:rsidRDefault="00F700C7">
      <w:pPr>
        <w:tabs>
          <w:tab w:val="left" w:pos="4320"/>
          <w:tab w:val="left" w:pos="5040"/>
          <w:tab w:val="left" w:pos="9120"/>
        </w:tabs>
        <w:spacing w:before="37" w:after="0" w:line="240" w:lineRule="auto"/>
        <w:ind w:left="401" w:right="595"/>
        <w:jc w:val="center"/>
        <w:rPr>
          <w:rFonts w:ascii="Times New Roman" w:eastAsia="Times New Roman" w:hAnsi="Times New Roman" w:cs="Times New Roman"/>
          <w:sz w:val="14"/>
          <w:szCs w:val="14"/>
        </w:rPr>
      </w:pPr>
      <w:r>
        <w:rPr>
          <w:rFonts w:ascii="Arial" w:eastAsia="Arial" w:hAnsi="Arial" w:cs="Arial"/>
          <w:color w:val="010101"/>
          <w:spacing w:val="-24"/>
          <w:w w:val="298"/>
          <w:sz w:val="14"/>
          <w:szCs w:val="14"/>
        </w:rPr>
        <w:t>·</w:t>
      </w:r>
      <w:r>
        <w:rPr>
          <w:rFonts w:ascii="Arial" w:eastAsia="Arial" w:hAnsi="Arial" w:cs="Arial"/>
          <w:color w:val="444442"/>
          <w:spacing w:val="5"/>
          <w:w w:val="83"/>
          <w:sz w:val="14"/>
          <w:szCs w:val="14"/>
        </w:rPr>
        <w:t>R</w:t>
      </w:r>
      <w:r>
        <w:rPr>
          <w:rFonts w:ascii="Arial" w:eastAsia="Arial" w:hAnsi="Arial" w:cs="Arial"/>
          <w:color w:val="282828"/>
          <w:w w:val="101"/>
          <w:sz w:val="14"/>
          <w:szCs w:val="14"/>
        </w:rPr>
        <w:t>e</w:t>
      </w:r>
      <w:r>
        <w:rPr>
          <w:rFonts w:ascii="Arial" w:eastAsia="Arial" w:hAnsi="Arial" w:cs="Arial"/>
          <w:color w:val="282828"/>
          <w:spacing w:val="-4"/>
          <w:w w:val="101"/>
          <w:sz w:val="14"/>
          <w:szCs w:val="14"/>
        </w:rPr>
        <w:t>a</w:t>
      </w:r>
      <w:r>
        <w:rPr>
          <w:rFonts w:ascii="Arial" w:eastAsia="Arial" w:hAnsi="Arial" w:cs="Arial"/>
          <w:color w:val="5B5E59"/>
          <w:w w:val="167"/>
          <w:sz w:val="14"/>
          <w:szCs w:val="14"/>
        </w:rPr>
        <w:t>l</w:t>
      </w:r>
      <w:r>
        <w:rPr>
          <w:rFonts w:ascii="Arial" w:eastAsia="Arial" w:hAnsi="Arial" w:cs="Arial"/>
          <w:color w:val="5B5E59"/>
          <w:spacing w:val="-10"/>
          <w:w w:val="167"/>
          <w:sz w:val="14"/>
          <w:szCs w:val="14"/>
        </w:rPr>
        <w:t>i</w:t>
      </w:r>
      <w:r>
        <w:rPr>
          <w:rFonts w:ascii="Arial" w:eastAsia="Arial" w:hAnsi="Arial" w:cs="Arial"/>
          <w:color w:val="181618"/>
          <w:w w:val="93"/>
          <w:sz w:val="14"/>
          <w:szCs w:val="14"/>
        </w:rPr>
        <w:t>za</w:t>
      </w:r>
      <w:r>
        <w:rPr>
          <w:rFonts w:ascii="Arial" w:eastAsia="Arial" w:hAnsi="Arial" w:cs="Arial"/>
          <w:color w:val="181618"/>
          <w:spacing w:val="-14"/>
          <w:w w:val="93"/>
          <w:sz w:val="14"/>
          <w:szCs w:val="14"/>
        </w:rPr>
        <w:t>c</w:t>
      </w:r>
      <w:r>
        <w:rPr>
          <w:rFonts w:ascii="Arial" w:eastAsia="Arial" w:hAnsi="Arial" w:cs="Arial"/>
          <w:color w:val="5B5E59"/>
          <w:w w:val="254"/>
          <w:sz w:val="14"/>
          <w:szCs w:val="14"/>
        </w:rPr>
        <w:t>i</w:t>
      </w:r>
      <w:r>
        <w:rPr>
          <w:rFonts w:ascii="Arial" w:eastAsia="Arial" w:hAnsi="Arial" w:cs="Arial"/>
          <w:color w:val="5B5E59"/>
          <w:spacing w:val="-25"/>
          <w:sz w:val="14"/>
          <w:szCs w:val="14"/>
        </w:rPr>
        <w:t xml:space="preserve"> </w:t>
      </w:r>
      <w:r>
        <w:rPr>
          <w:rFonts w:ascii="Arial" w:eastAsia="Arial" w:hAnsi="Arial" w:cs="Arial"/>
          <w:color w:val="282828"/>
          <w:sz w:val="14"/>
          <w:szCs w:val="14"/>
        </w:rPr>
        <w:t>on</w:t>
      </w:r>
      <w:r>
        <w:rPr>
          <w:rFonts w:ascii="Arial" w:eastAsia="Arial" w:hAnsi="Arial" w:cs="Arial"/>
          <w:color w:val="282828"/>
          <w:spacing w:val="1"/>
          <w:sz w:val="14"/>
          <w:szCs w:val="14"/>
        </w:rPr>
        <w:t xml:space="preserve"> </w:t>
      </w:r>
      <w:r>
        <w:rPr>
          <w:rFonts w:ascii="Arial" w:eastAsia="Arial" w:hAnsi="Arial" w:cs="Arial"/>
          <w:color w:val="282828"/>
          <w:sz w:val="14"/>
          <w:szCs w:val="14"/>
        </w:rPr>
        <w:t>de</w:t>
      </w:r>
      <w:r>
        <w:rPr>
          <w:rFonts w:ascii="Arial" w:eastAsia="Arial" w:hAnsi="Arial" w:cs="Arial"/>
          <w:color w:val="282828"/>
          <w:spacing w:val="3"/>
          <w:sz w:val="14"/>
          <w:szCs w:val="14"/>
        </w:rPr>
        <w:t xml:space="preserve"> </w:t>
      </w:r>
      <w:r>
        <w:rPr>
          <w:rFonts w:ascii="Arial" w:eastAsia="Arial" w:hAnsi="Arial" w:cs="Arial"/>
          <w:color w:val="282828"/>
          <w:w w:val="97"/>
          <w:sz w:val="14"/>
          <w:szCs w:val="14"/>
        </w:rPr>
        <w:t>casos</w:t>
      </w:r>
      <w:r>
        <w:rPr>
          <w:rFonts w:ascii="Arial" w:eastAsia="Arial" w:hAnsi="Arial" w:cs="Arial"/>
          <w:color w:val="282828"/>
          <w:spacing w:val="-18"/>
          <w:sz w:val="14"/>
          <w:szCs w:val="14"/>
        </w:rPr>
        <w:t xml:space="preserve"> </w:t>
      </w:r>
      <w:r>
        <w:rPr>
          <w:rFonts w:ascii="Arial" w:eastAsia="Arial" w:hAnsi="Arial" w:cs="Arial"/>
          <w:color w:val="282828"/>
          <w:sz w:val="14"/>
          <w:szCs w:val="14"/>
        </w:rPr>
        <w:t>de</w:t>
      </w:r>
      <w:r>
        <w:rPr>
          <w:rFonts w:ascii="Arial" w:eastAsia="Arial" w:hAnsi="Arial" w:cs="Arial"/>
          <w:color w:val="282828"/>
          <w:spacing w:val="-1"/>
          <w:sz w:val="14"/>
          <w:szCs w:val="14"/>
        </w:rPr>
        <w:t xml:space="preserve"> </w:t>
      </w:r>
      <w:r>
        <w:rPr>
          <w:rFonts w:ascii="Arial" w:eastAsia="Arial" w:hAnsi="Arial" w:cs="Arial"/>
          <w:color w:val="282828"/>
          <w:sz w:val="14"/>
          <w:szCs w:val="14"/>
        </w:rPr>
        <w:t xml:space="preserve">uso </w:t>
      </w:r>
      <w:r>
        <w:rPr>
          <w:rFonts w:ascii="Arial" w:eastAsia="Arial" w:hAnsi="Arial" w:cs="Arial"/>
          <w:color w:val="282828"/>
          <w:w w:val="115"/>
          <w:sz w:val="14"/>
          <w:szCs w:val="14"/>
        </w:rPr>
        <w:t>d</w:t>
      </w:r>
      <w:r>
        <w:rPr>
          <w:rFonts w:ascii="Arial" w:eastAsia="Arial" w:hAnsi="Arial" w:cs="Arial"/>
          <w:color w:val="282828"/>
          <w:spacing w:val="-5"/>
          <w:w w:val="115"/>
          <w:sz w:val="14"/>
          <w:szCs w:val="14"/>
        </w:rPr>
        <w:t>e</w:t>
      </w:r>
      <w:r>
        <w:rPr>
          <w:rFonts w:ascii="Arial" w:eastAsia="Arial" w:hAnsi="Arial" w:cs="Arial"/>
          <w:color w:val="5B5E59"/>
          <w:spacing w:val="-1"/>
          <w:w w:val="254"/>
          <w:sz w:val="14"/>
          <w:szCs w:val="14"/>
        </w:rPr>
        <w:t>l</w:t>
      </w:r>
      <w:r>
        <w:rPr>
          <w:rFonts w:ascii="Arial" w:eastAsia="Arial" w:hAnsi="Arial" w:cs="Arial"/>
          <w:color w:val="282828"/>
          <w:spacing w:val="-18"/>
          <w:w w:val="104"/>
          <w:sz w:val="14"/>
          <w:szCs w:val="14"/>
        </w:rPr>
        <w:t>s</w:t>
      </w:r>
      <w:r>
        <w:rPr>
          <w:rFonts w:ascii="Arial" w:eastAsia="Arial" w:hAnsi="Arial" w:cs="Arial"/>
          <w:color w:val="5B5E59"/>
          <w:w w:val="254"/>
          <w:sz w:val="14"/>
          <w:szCs w:val="14"/>
        </w:rPr>
        <w:t>i</w:t>
      </w:r>
      <w:r>
        <w:rPr>
          <w:rFonts w:ascii="Arial" w:eastAsia="Arial" w:hAnsi="Arial" w:cs="Arial"/>
          <w:color w:val="5B5E59"/>
          <w:spacing w:val="-25"/>
          <w:sz w:val="14"/>
          <w:szCs w:val="14"/>
        </w:rPr>
        <w:t xml:space="preserve"> </w:t>
      </w:r>
      <w:r>
        <w:rPr>
          <w:rFonts w:ascii="Arial" w:eastAsia="Arial" w:hAnsi="Arial" w:cs="Arial"/>
          <w:color w:val="282828"/>
          <w:spacing w:val="-19"/>
          <w:w w:val="104"/>
          <w:sz w:val="14"/>
          <w:szCs w:val="14"/>
        </w:rPr>
        <w:t>s</w:t>
      </w:r>
      <w:r>
        <w:rPr>
          <w:rFonts w:ascii="Arial" w:eastAsia="Arial" w:hAnsi="Arial" w:cs="Arial"/>
          <w:color w:val="444442"/>
          <w:spacing w:val="-9"/>
          <w:w w:val="176"/>
          <w:sz w:val="14"/>
          <w:szCs w:val="14"/>
        </w:rPr>
        <w:t>t</w:t>
      </w:r>
      <w:r>
        <w:rPr>
          <w:rFonts w:ascii="Arial" w:eastAsia="Arial" w:hAnsi="Arial" w:cs="Arial"/>
          <w:color w:val="282828"/>
          <w:spacing w:val="-5"/>
          <w:w w:val="109"/>
          <w:sz w:val="14"/>
          <w:szCs w:val="14"/>
        </w:rPr>
        <w:t>e</w:t>
      </w:r>
      <w:r>
        <w:rPr>
          <w:rFonts w:ascii="Arial" w:eastAsia="Arial" w:hAnsi="Arial" w:cs="Arial"/>
          <w:color w:val="444442"/>
          <w:spacing w:val="-6"/>
          <w:w w:val="116"/>
          <w:sz w:val="14"/>
          <w:szCs w:val="14"/>
        </w:rPr>
        <w:t>m</w:t>
      </w:r>
      <w:r>
        <w:rPr>
          <w:rFonts w:ascii="Arial" w:eastAsia="Arial" w:hAnsi="Arial" w:cs="Arial"/>
          <w:color w:val="282828"/>
          <w:w w:val="91"/>
          <w:sz w:val="14"/>
          <w:szCs w:val="14"/>
        </w:rPr>
        <w:t>as</w:t>
      </w:r>
      <w:r>
        <w:rPr>
          <w:rFonts w:ascii="Arial" w:eastAsia="Arial" w:hAnsi="Arial" w:cs="Arial"/>
          <w:color w:val="282828"/>
          <w:sz w:val="14"/>
          <w:szCs w:val="14"/>
        </w:rPr>
        <w:tab/>
      </w:r>
      <w:r>
        <w:rPr>
          <w:rFonts w:ascii="Times New Roman" w:eastAsia="Times New Roman" w:hAnsi="Times New Roman" w:cs="Times New Roman"/>
          <w:color w:val="282828"/>
          <w:sz w:val="14"/>
          <w:szCs w:val="14"/>
        </w:rPr>
        <w:t>6</w:t>
      </w:r>
      <w:r>
        <w:rPr>
          <w:rFonts w:ascii="Times New Roman" w:eastAsia="Times New Roman" w:hAnsi="Times New Roman" w:cs="Times New Roman"/>
          <w:color w:val="282828"/>
          <w:spacing w:val="-18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color w:val="282828"/>
          <w:sz w:val="14"/>
          <w:szCs w:val="14"/>
        </w:rPr>
        <w:tab/>
      </w:r>
      <w:r>
        <w:rPr>
          <w:rFonts w:ascii="Arial" w:eastAsia="Arial" w:hAnsi="Arial" w:cs="Arial"/>
          <w:color w:val="282828"/>
          <w:w w:val="114"/>
          <w:position w:val="1"/>
          <w:sz w:val="14"/>
          <w:szCs w:val="14"/>
        </w:rPr>
        <w:t>-Modulo</w:t>
      </w:r>
      <w:r>
        <w:rPr>
          <w:rFonts w:ascii="Arial" w:eastAsia="Arial" w:hAnsi="Arial" w:cs="Arial"/>
          <w:color w:val="282828"/>
          <w:spacing w:val="-20"/>
          <w:position w:val="1"/>
          <w:sz w:val="14"/>
          <w:szCs w:val="14"/>
        </w:rPr>
        <w:t xml:space="preserve"> </w:t>
      </w:r>
      <w:r>
        <w:rPr>
          <w:rFonts w:ascii="Arial" w:eastAsia="Arial" w:hAnsi="Arial" w:cs="Arial"/>
          <w:color w:val="282828"/>
          <w:position w:val="1"/>
          <w:sz w:val="14"/>
          <w:szCs w:val="14"/>
        </w:rPr>
        <w:t>de</w:t>
      </w:r>
      <w:r>
        <w:rPr>
          <w:rFonts w:ascii="Arial" w:eastAsia="Arial" w:hAnsi="Arial" w:cs="Arial"/>
          <w:color w:val="282828"/>
          <w:spacing w:val="-3"/>
          <w:position w:val="1"/>
          <w:sz w:val="14"/>
          <w:szCs w:val="14"/>
        </w:rPr>
        <w:t xml:space="preserve"> </w:t>
      </w:r>
      <w:r>
        <w:rPr>
          <w:rFonts w:ascii="Arial" w:eastAsia="Arial" w:hAnsi="Arial" w:cs="Arial"/>
          <w:color w:val="282828"/>
          <w:w w:val="125"/>
          <w:position w:val="1"/>
          <w:sz w:val="14"/>
          <w:szCs w:val="14"/>
        </w:rPr>
        <w:t>Horario</w:t>
      </w:r>
      <w:r>
        <w:rPr>
          <w:rFonts w:ascii="Arial" w:eastAsia="Arial" w:hAnsi="Arial" w:cs="Arial"/>
          <w:color w:val="282828"/>
          <w:position w:val="1"/>
          <w:sz w:val="14"/>
          <w:szCs w:val="14"/>
        </w:rPr>
        <w:tab/>
      </w:r>
      <w:r>
        <w:rPr>
          <w:rFonts w:ascii="Times New Roman" w:eastAsia="Times New Roman" w:hAnsi="Times New Roman" w:cs="Times New Roman"/>
          <w:color w:val="282828"/>
          <w:w w:val="125"/>
          <w:sz w:val="14"/>
          <w:szCs w:val="14"/>
        </w:rPr>
        <w:t>9</w:t>
      </w:r>
    </w:p>
    <w:p w14:paraId="73945515" w14:textId="77777777" w:rsidR="00BE5A93" w:rsidRDefault="00645533">
      <w:pPr>
        <w:tabs>
          <w:tab w:val="left" w:pos="4280"/>
          <w:tab w:val="left" w:pos="5060"/>
          <w:tab w:val="left" w:pos="9120"/>
        </w:tabs>
        <w:spacing w:before="47" w:after="0" w:line="240" w:lineRule="auto"/>
        <w:ind w:left="381" w:right="600"/>
        <w:jc w:val="center"/>
        <w:rPr>
          <w:rFonts w:ascii="Times New Roman" w:eastAsia="Times New Roman" w:hAnsi="Times New Roman" w:cs="Times New Roman"/>
          <w:sz w:val="14"/>
          <w:szCs w:val="1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503314178" behindDoc="1" locked="0" layoutInCell="1" allowOverlap="1" wp14:anchorId="6848A31B" wp14:editId="45A62809">
                <wp:simplePos x="0" y="0"/>
                <wp:positionH relativeFrom="page">
                  <wp:posOffset>3949065</wp:posOffset>
                </wp:positionH>
                <wp:positionV relativeFrom="paragraph">
                  <wp:posOffset>53975</wp:posOffset>
                </wp:positionV>
                <wp:extent cx="25400" cy="171450"/>
                <wp:effectExtent l="0" t="0" r="0" b="3175"/>
                <wp:wrapNone/>
                <wp:docPr id="52" name="Text Box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400" cy="1714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2780BA1" w14:textId="77777777" w:rsidR="005513D0" w:rsidRDefault="005513D0">
                            <w:pPr>
                              <w:spacing w:after="0" w:line="270" w:lineRule="exact"/>
                              <w:ind w:right="-80"/>
                              <w:rPr>
                                <w:rFonts w:ascii="Arial" w:eastAsia="Arial" w:hAnsi="Arial" w:cs="Arial"/>
                                <w:sz w:val="27"/>
                                <w:szCs w:val="27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color w:val="010101"/>
                                <w:w w:val="76"/>
                                <w:sz w:val="27"/>
                                <w:szCs w:val="27"/>
                              </w:rPr>
                              <w:t>'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848A31B" id="Text_x0020_Box_x0020_11" o:spid="_x0000_s1031" type="#_x0000_t202" style="position:absolute;left:0;text-align:left;margin-left:310.95pt;margin-top:4.25pt;width:2pt;height:13.5pt;z-index:-230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" filled="f" stroked="f">
                <v:textbox inset="0,0,0,0">
                  <w:txbxContent>
                    <w:p w14:paraId="62780BA1" w14:textId="77777777" w:rsidR="005513D0" w:rsidRDefault="005513D0">
                      <w:pPr>
                        <w:spacing w:after="0" w:line="270" w:lineRule="exact"/>
                        <w:ind w:right="-80"/>
                        <w:rPr>
                          <w:rFonts w:ascii="Arial" w:eastAsia="Arial" w:hAnsi="Arial" w:cs="Arial"/>
                          <w:sz w:val="27"/>
                          <w:szCs w:val="27"/>
                        </w:rPr>
                      </w:pPr>
                      <w:r>
                        <w:rPr>
                          <w:rFonts w:ascii="Arial" w:eastAsia="Arial" w:hAnsi="Arial" w:cs="Arial"/>
                          <w:color w:val="010101"/>
                          <w:w w:val="76"/>
                          <w:sz w:val="27"/>
                          <w:szCs w:val="27"/>
                        </w:rPr>
                        <w:t>'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F700C7">
        <w:rPr>
          <w:rFonts w:ascii="Arial" w:eastAsia="Arial" w:hAnsi="Arial" w:cs="Arial"/>
          <w:color w:val="181618"/>
          <w:w w:val="111"/>
          <w:sz w:val="14"/>
          <w:szCs w:val="14"/>
        </w:rPr>
        <w:t>·Definición</w:t>
      </w:r>
      <w:r w:rsidR="00F700C7">
        <w:rPr>
          <w:rFonts w:ascii="Arial" w:eastAsia="Arial" w:hAnsi="Arial" w:cs="Arial"/>
          <w:color w:val="181618"/>
          <w:spacing w:val="-19"/>
          <w:w w:val="111"/>
          <w:sz w:val="14"/>
          <w:szCs w:val="14"/>
        </w:rPr>
        <w:t xml:space="preserve"> </w:t>
      </w:r>
      <w:r w:rsidR="00F700C7">
        <w:rPr>
          <w:rFonts w:ascii="Arial" w:eastAsia="Arial" w:hAnsi="Arial" w:cs="Arial"/>
          <w:color w:val="282828"/>
          <w:sz w:val="14"/>
          <w:szCs w:val="14"/>
        </w:rPr>
        <w:t>de</w:t>
      </w:r>
      <w:r w:rsidR="00F700C7">
        <w:rPr>
          <w:rFonts w:ascii="Arial" w:eastAsia="Arial" w:hAnsi="Arial" w:cs="Arial"/>
          <w:color w:val="282828"/>
          <w:spacing w:val="-1"/>
          <w:sz w:val="14"/>
          <w:szCs w:val="14"/>
        </w:rPr>
        <w:t xml:space="preserve"> </w:t>
      </w:r>
      <w:r w:rsidR="00F700C7">
        <w:rPr>
          <w:rFonts w:ascii="Arial" w:eastAsia="Arial" w:hAnsi="Arial" w:cs="Arial"/>
          <w:color w:val="282828"/>
          <w:w w:val="113"/>
          <w:sz w:val="14"/>
          <w:szCs w:val="14"/>
        </w:rPr>
        <w:t>requisit</w:t>
      </w:r>
      <w:r w:rsidR="00F700C7">
        <w:rPr>
          <w:rFonts w:ascii="Arial" w:eastAsia="Arial" w:hAnsi="Arial" w:cs="Arial"/>
          <w:color w:val="282828"/>
          <w:spacing w:val="-19"/>
          <w:w w:val="114"/>
          <w:sz w:val="14"/>
          <w:szCs w:val="14"/>
        </w:rPr>
        <w:t>o</w:t>
      </w:r>
      <w:r w:rsidR="00F700C7">
        <w:rPr>
          <w:rFonts w:ascii="Arial" w:eastAsia="Arial" w:hAnsi="Arial" w:cs="Arial"/>
          <w:color w:val="444442"/>
          <w:w w:val="121"/>
          <w:sz w:val="14"/>
          <w:szCs w:val="14"/>
        </w:rPr>
        <w:t>s</w:t>
      </w:r>
      <w:r w:rsidR="00F700C7">
        <w:rPr>
          <w:rFonts w:ascii="Arial" w:eastAsia="Arial" w:hAnsi="Arial" w:cs="Arial"/>
          <w:color w:val="444442"/>
          <w:spacing w:val="-24"/>
          <w:sz w:val="14"/>
          <w:szCs w:val="14"/>
        </w:rPr>
        <w:t xml:space="preserve"> </w:t>
      </w:r>
      <w:r w:rsidR="00F700C7">
        <w:rPr>
          <w:rFonts w:ascii="Arial" w:eastAsia="Arial" w:hAnsi="Arial" w:cs="Arial"/>
          <w:color w:val="282828"/>
          <w:sz w:val="14"/>
          <w:szCs w:val="14"/>
        </w:rPr>
        <w:t>no</w:t>
      </w:r>
      <w:r w:rsidR="00F700C7">
        <w:rPr>
          <w:rFonts w:ascii="Arial" w:eastAsia="Arial" w:hAnsi="Arial" w:cs="Arial"/>
          <w:color w:val="282828"/>
          <w:spacing w:val="11"/>
          <w:sz w:val="14"/>
          <w:szCs w:val="14"/>
        </w:rPr>
        <w:t xml:space="preserve"> </w:t>
      </w:r>
      <w:r w:rsidR="00F700C7">
        <w:rPr>
          <w:rFonts w:ascii="Arial" w:eastAsia="Arial" w:hAnsi="Arial" w:cs="Arial"/>
          <w:color w:val="282828"/>
          <w:w w:val="111"/>
          <w:sz w:val="14"/>
          <w:szCs w:val="14"/>
        </w:rPr>
        <w:t>funcional</w:t>
      </w:r>
      <w:r w:rsidR="00F700C7">
        <w:rPr>
          <w:rFonts w:ascii="Arial" w:eastAsia="Arial" w:hAnsi="Arial" w:cs="Arial"/>
          <w:color w:val="282828"/>
          <w:spacing w:val="-23"/>
          <w:w w:val="111"/>
          <w:sz w:val="14"/>
          <w:szCs w:val="14"/>
        </w:rPr>
        <w:t>e</w:t>
      </w:r>
      <w:r w:rsidR="00F700C7">
        <w:rPr>
          <w:rFonts w:ascii="Arial" w:eastAsia="Arial" w:hAnsi="Arial" w:cs="Arial"/>
          <w:color w:val="444442"/>
          <w:w w:val="111"/>
          <w:sz w:val="14"/>
          <w:szCs w:val="14"/>
        </w:rPr>
        <w:t>s</w:t>
      </w:r>
      <w:r w:rsidR="00F700C7">
        <w:rPr>
          <w:rFonts w:ascii="Arial" w:eastAsia="Arial" w:hAnsi="Arial" w:cs="Arial"/>
          <w:color w:val="444442"/>
          <w:spacing w:val="-39"/>
          <w:w w:val="111"/>
          <w:sz w:val="14"/>
          <w:szCs w:val="14"/>
        </w:rPr>
        <w:t xml:space="preserve"> </w:t>
      </w:r>
      <w:r w:rsidR="00F700C7">
        <w:rPr>
          <w:rFonts w:ascii="Arial" w:eastAsia="Arial" w:hAnsi="Arial" w:cs="Arial"/>
          <w:color w:val="444442"/>
          <w:sz w:val="14"/>
          <w:szCs w:val="14"/>
        </w:rPr>
        <w:tab/>
      </w:r>
      <w:r w:rsidR="00F700C7">
        <w:rPr>
          <w:rFonts w:ascii="Times New Roman" w:eastAsia="Times New Roman" w:hAnsi="Times New Roman" w:cs="Times New Roman"/>
          <w:color w:val="444442"/>
          <w:sz w:val="14"/>
          <w:szCs w:val="14"/>
        </w:rPr>
        <w:t>10</w:t>
      </w:r>
      <w:r w:rsidR="00F700C7">
        <w:rPr>
          <w:rFonts w:ascii="Times New Roman" w:eastAsia="Times New Roman" w:hAnsi="Times New Roman" w:cs="Times New Roman"/>
          <w:color w:val="444442"/>
          <w:spacing w:val="-3"/>
          <w:sz w:val="14"/>
          <w:szCs w:val="14"/>
        </w:rPr>
        <w:t xml:space="preserve"> </w:t>
      </w:r>
      <w:r w:rsidR="00F700C7">
        <w:rPr>
          <w:rFonts w:ascii="Times New Roman" w:eastAsia="Times New Roman" w:hAnsi="Times New Roman" w:cs="Times New Roman"/>
          <w:color w:val="444442"/>
          <w:sz w:val="14"/>
          <w:szCs w:val="14"/>
        </w:rPr>
        <w:tab/>
      </w:r>
      <w:r w:rsidR="00F700C7">
        <w:rPr>
          <w:rFonts w:ascii="Arial" w:eastAsia="Arial" w:hAnsi="Arial" w:cs="Arial"/>
          <w:color w:val="010101"/>
          <w:spacing w:val="-24"/>
          <w:w w:val="298"/>
          <w:sz w:val="14"/>
          <w:szCs w:val="14"/>
        </w:rPr>
        <w:t>·</w:t>
      </w:r>
      <w:r w:rsidR="00F700C7">
        <w:rPr>
          <w:rFonts w:ascii="Arial" w:eastAsia="Arial" w:hAnsi="Arial" w:cs="Arial"/>
          <w:color w:val="444442"/>
          <w:spacing w:val="-19"/>
          <w:w w:val="113"/>
          <w:sz w:val="14"/>
          <w:szCs w:val="14"/>
        </w:rPr>
        <w:t>D</w:t>
      </w:r>
      <w:r w:rsidR="00F700C7">
        <w:rPr>
          <w:rFonts w:ascii="Arial" w:eastAsia="Arial" w:hAnsi="Arial" w:cs="Arial"/>
          <w:color w:val="5B5E59"/>
          <w:w w:val="254"/>
          <w:sz w:val="14"/>
          <w:szCs w:val="14"/>
        </w:rPr>
        <w:t>i</w:t>
      </w:r>
      <w:r w:rsidR="00F700C7">
        <w:rPr>
          <w:rFonts w:ascii="Arial" w:eastAsia="Arial" w:hAnsi="Arial" w:cs="Arial"/>
          <w:color w:val="5B5E59"/>
          <w:spacing w:val="-25"/>
          <w:sz w:val="14"/>
          <w:szCs w:val="14"/>
        </w:rPr>
        <w:t xml:space="preserve"> </w:t>
      </w:r>
      <w:r w:rsidR="00F700C7">
        <w:rPr>
          <w:rFonts w:ascii="Arial" w:eastAsia="Arial" w:hAnsi="Arial" w:cs="Arial"/>
          <w:color w:val="282828"/>
          <w:sz w:val="14"/>
          <w:szCs w:val="14"/>
        </w:rPr>
        <w:t>s</w:t>
      </w:r>
      <w:r w:rsidR="00F700C7">
        <w:rPr>
          <w:rFonts w:ascii="Arial" w:eastAsia="Arial" w:hAnsi="Arial" w:cs="Arial"/>
          <w:color w:val="282828"/>
          <w:spacing w:val="-5"/>
          <w:sz w:val="14"/>
          <w:szCs w:val="14"/>
        </w:rPr>
        <w:t>e</w:t>
      </w:r>
      <w:r w:rsidR="00F700C7">
        <w:rPr>
          <w:rFonts w:ascii="Arial" w:eastAsia="Arial" w:hAnsi="Arial" w:cs="Arial"/>
          <w:color w:val="444442"/>
          <w:spacing w:val="-8"/>
          <w:sz w:val="14"/>
          <w:szCs w:val="14"/>
        </w:rPr>
        <w:t>ñ</w:t>
      </w:r>
      <w:r w:rsidR="00F700C7">
        <w:rPr>
          <w:rFonts w:ascii="Arial" w:eastAsia="Arial" w:hAnsi="Arial" w:cs="Arial"/>
          <w:color w:val="282828"/>
          <w:sz w:val="14"/>
          <w:szCs w:val="14"/>
        </w:rPr>
        <w:t>o</w:t>
      </w:r>
      <w:r w:rsidR="00F700C7">
        <w:rPr>
          <w:rFonts w:ascii="Arial" w:eastAsia="Arial" w:hAnsi="Arial" w:cs="Arial"/>
          <w:color w:val="282828"/>
          <w:spacing w:val="16"/>
          <w:sz w:val="14"/>
          <w:szCs w:val="14"/>
        </w:rPr>
        <w:t xml:space="preserve"> </w:t>
      </w:r>
      <w:r w:rsidR="00F700C7">
        <w:rPr>
          <w:rFonts w:ascii="Arial" w:eastAsia="Arial" w:hAnsi="Arial" w:cs="Arial"/>
          <w:color w:val="282828"/>
          <w:w w:val="108"/>
          <w:sz w:val="14"/>
          <w:szCs w:val="14"/>
        </w:rPr>
        <w:t>de</w:t>
      </w:r>
      <w:r w:rsidR="00F700C7">
        <w:rPr>
          <w:rFonts w:ascii="Arial" w:eastAsia="Arial" w:hAnsi="Arial" w:cs="Arial"/>
          <w:color w:val="282828"/>
          <w:spacing w:val="-29"/>
          <w:sz w:val="14"/>
          <w:szCs w:val="14"/>
        </w:rPr>
        <w:t xml:space="preserve"> </w:t>
      </w:r>
      <w:r w:rsidR="00F700C7">
        <w:rPr>
          <w:rFonts w:ascii="Arial" w:eastAsia="Arial" w:hAnsi="Arial" w:cs="Arial"/>
          <w:color w:val="5B5E59"/>
          <w:spacing w:val="5"/>
          <w:w w:val="254"/>
          <w:sz w:val="14"/>
          <w:szCs w:val="14"/>
        </w:rPr>
        <w:t>i</w:t>
      </w:r>
      <w:r w:rsidR="00F700C7">
        <w:rPr>
          <w:rFonts w:ascii="Arial" w:eastAsia="Arial" w:hAnsi="Arial" w:cs="Arial"/>
          <w:color w:val="444442"/>
          <w:w w:val="128"/>
          <w:sz w:val="14"/>
          <w:szCs w:val="14"/>
        </w:rPr>
        <w:t>n</w:t>
      </w:r>
      <w:r w:rsidR="00F700C7">
        <w:rPr>
          <w:rFonts w:ascii="Arial" w:eastAsia="Arial" w:hAnsi="Arial" w:cs="Arial"/>
          <w:color w:val="444442"/>
          <w:spacing w:val="-8"/>
          <w:w w:val="127"/>
          <w:sz w:val="14"/>
          <w:szCs w:val="14"/>
        </w:rPr>
        <w:t>t</w:t>
      </w:r>
      <w:r w:rsidR="00F700C7">
        <w:rPr>
          <w:rFonts w:ascii="Arial" w:eastAsia="Arial" w:hAnsi="Arial" w:cs="Arial"/>
          <w:color w:val="282828"/>
          <w:w w:val="106"/>
          <w:sz w:val="14"/>
          <w:szCs w:val="14"/>
        </w:rPr>
        <w:t>erfa</w:t>
      </w:r>
      <w:r w:rsidR="00F700C7">
        <w:rPr>
          <w:rFonts w:ascii="Arial" w:eastAsia="Arial" w:hAnsi="Arial" w:cs="Arial"/>
          <w:color w:val="282828"/>
          <w:w w:val="107"/>
          <w:sz w:val="14"/>
          <w:szCs w:val="14"/>
        </w:rPr>
        <w:t>z</w:t>
      </w:r>
      <w:r w:rsidR="00F700C7">
        <w:rPr>
          <w:rFonts w:ascii="Arial" w:eastAsia="Arial" w:hAnsi="Arial" w:cs="Arial"/>
          <w:color w:val="282828"/>
          <w:spacing w:val="-3"/>
          <w:sz w:val="14"/>
          <w:szCs w:val="14"/>
        </w:rPr>
        <w:t xml:space="preserve"> </w:t>
      </w:r>
      <w:r w:rsidR="00F700C7">
        <w:rPr>
          <w:rFonts w:ascii="Arial" w:eastAsia="Arial" w:hAnsi="Arial" w:cs="Arial"/>
          <w:color w:val="282828"/>
          <w:w w:val="104"/>
          <w:sz w:val="14"/>
          <w:szCs w:val="14"/>
        </w:rPr>
        <w:t>gra</w:t>
      </w:r>
      <w:r w:rsidR="00F700C7">
        <w:rPr>
          <w:rFonts w:ascii="Arial" w:eastAsia="Arial" w:hAnsi="Arial" w:cs="Arial"/>
          <w:color w:val="282828"/>
          <w:spacing w:val="-10"/>
          <w:w w:val="103"/>
          <w:sz w:val="14"/>
          <w:szCs w:val="14"/>
        </w:rPr>
        <w:t>f</w:t>
      </w:r>
      <w:r w:rsidR="00F700C7">
        <w:rPr>
          <w:rFonts w:ascii="Arial" w:eastAsia="Arial" w:hAnsi="Arial" w:cs="Arial"/>
          <w:color w:val="5B5E59"/>
          <w:w w:val="254"/>
          <w:sz w:val="14"/>
          <w:szCs w:val="14"/>
        </w:rPr>
        <w:t>i</w:t>
      </w:r>
      <w:r w:rsidR="00F700C7">
        <w:rPr>
          <w:rFonts w:ascii="Arial" w:eastAsia="Arial" w:hAnsi="Arial" w:cs="Arial"/>
          <w:color w:val="5B5E59"/>
          <w:spacing w:val="-27"/>
          <w:sz w:val="14"/>
          <w:szCs w:val="14"/>
        </w:rPr>
        <w:t xml:space="preserve"> </w:t>
      </w:r>
      <w:r w:rsidR="00F700C7">
        <w:rPr>
          <w:rFonts w:ascii="Arial" w:eastAsia="Arial" w:hAnsi="Arial" w:cs="Arial"/>
          <w:color w:val="282828"/>
          <w:sz w:val="14"/>
          <w:szCs w:val="14"/>
        </w:rPr>
        <w:t>ca</w:t>
      </w:r>
      <w:r w:rsidR="00F700C7">
        <w:rPr>
          <w:rFonts w:ascii="Arial" w:eastAsia="Arial" w:hAnsi="Arial" w:cs="Arial"/>
          <w:color w:val="282828"/>
          <w:sz w:val="14"/>
          <w:szCs w:val="14"/>
        </w:rPr>
        <w:tab/>
      </w:r>
      <w:r w:rsidR="00F700C7">
        <w:rPr>
          <w:rFonts w:ascii="Times New Roman" w:eastAsia="Times New Roman" w:hAnsi="Times New Roman" w:cs="Times New Roman"/>
          <w:color w:val="282828"/>
          <w:w w:val="119"/>
          <w:sz w:val="14"/>
          <w:szCs w:val="14"/>
        </w:rPr>
        <w:t>2</w:t>
      </w:r>
    </w:p>
    <w:p w14:paraId="1C90E9C3" w14:textId="77777777" w:rsidR="00BE5A93" w:rsidRDefault="00F700C7">
      <w:pPr>
        <w:tabs>
          <w:tab w:val="left" w:pos="4320"/>
          <w:tab w:val="left" w:pos="5080"/>
          <w:tab w:val="left" w:pos="9120"/>
        </w:tabs>
        <w:spacing w:before="37" w:after="0" w:line="240" w:lineRule="auto"/>
        <w:ind w:left="505" w:right="543"/>
        <w:jc w:val="center"/>
        <w:rPr>
          <w:rFonts w:ascii="Times New Roman" w:eastAsia="Times New Roman" w:hAnsi="Times New Roman" w:cs="Times New Roman"/>
          <w:sz w:val="14"/>
          <w:szCs w:val="14"/>
        </w:rPr>
      </w:pPr>
      <w:r>
        <w:rPr>
          <w:rFonts w:ascii="Arial" w:eastAsia="Arial" w:hAnsi="Arial" w:cs="Arial"/>
          <w:color w:val="282828"/>
          <w:spacing w:val="-6"/>
          <w:w w:val="110"/>
          <w:position w:val="1"/>
          <w:sz w:val="14"/>
          <w:szCs w:val="14"/>
        </w:rPr>
        <w:t>-</w:t>
      </w:r>
      <w:r>
        <w:rPr>
          <w:rFonts w:ascii="Arial" w:eastAsia="Arial" w:hAnsi="Arial" w:cs="Arial"/>
          <w:color w:val="444442"/>
          <w:spacing w:val="-15"/>
          <w:w w:val="113"/>
          <w:position w:val="1"/>
          <w:sz w:val="14"/>
          <w:szCs w:val="14"/>
        </w:rPr>
        <w:t>D</w:t>
      </w:r>
      <w:r>
        <w:rPr>
          <w:rFonts w:ascii="Arial" w:eastAsia="Arial" w:hAnsi="Arial" w:cs="Arial"/>
          <w:color w:val="282828"/>
          <w:w w:val="117"/>
          <w:position w:val="1"/>
          <w:sz w:val="14"/>
          <w:szCs w:val="14"/>
        </w:rPr>
        <w:t>e</w:t>
      </w:r>
      <w:r>
        <w:rPr>
          <w:rFonts w:ascii="Arial" w:eastAsia="Arial" w:hAnsi="Arial" w:cs="Arial"/>
          <w:color w:val="282828"/>
          <w:spacing w:val="-19"/>
          <w:w w:val="116"/>
          <w:position w:val="1"/>
          <w:sz w:val="14"/>
          <w:szCs w:val="14"/>
        </w:rPr>
        <w:t>f</w:t>
      </w:r>
      <w:r>
        <w:rPr>
          <w:rFonts w:ascii="Arial" w:eastAsia="Arial" w:hAnsi="Arial" w:cs="Arial"/>
          <w:color w:val="5B5E59"/>
          <w:spacing w:val="5"/>
          <w:w w:val="254"/>
          <w:position w:val="1"/>
          <w:sz w:val="14"/>
          <w:szCs w:val="14"/>
        </w:rPr>
        <w:t>i</w:t>
      </w:r>
      <w:r>
        <w:rPr>
          <w:rFonts w:ascii="Arial" w:eastAsia="Arial" w:hAnsi="Arial" w:cs="Arial"/>
          <w:color w:val="444442"/>
          <w:spacing w:val="-19"/>
          <w:w w:val="124"/>
          <w:position w:val="1"/>
          <w:sz w:val="14"/>
          <w:szCs w:val="14"/>
        </w:rPr>
        <w:t>n</w:t>
      </w:r>
      <w:r>
        <w:rPr>
          <w:rFonts w:ascii="Arial" w:eastAsia="Arial" w:hAnsi="Arial" w:cs="Arial"/>
          <w:color w:val="5B5E59"/>
          <w:w w:val="254"/>
          <w:position w:val="1"/>
          <w:sz w:val="14"/>
          <w:szCs w:val="14"/>
        </w:rPr>
        <w:t>i</w:t>
      </w:r>
      <w:r>
        <w:rPr>
          <w:rFonts w:ascii="Arial" w:eastAsia="Arial" w:hAnsi="Arial" w:cs="Arial"/>
          <w:color w:val="5B5E59"/>
          <w:spacing w:val="-27"/>
          <w:position w:val="1"/>
          <w:sz w:val="14"/>
          <w:szCs w:val="14"/>
        </w:rPr>
        <w:t xml:space="preserve"> </w:t>
      </w:r>
      <w:r>
        <w:rPr>
          <w:rFonts w:ascii="Arial" w:eastAsia="Arial" w:hAnsi="Arial" w:cs="Arial"/>
          <w:color w:val="282828"/>
          <w:spacing w:val="-14"/>
          <w:w w:val="99"/>
          <w:position w:val="1"/>
          <w:sz w:val="14"/>
          <w:szCs w:val="14"/>
        </w:rPr>
        <w:t>c</w:t>
      </w:r>
      <w:r>
        <w:rPr>
          <w:rFonts w:ascii="Arial" w:eastAsia="Arial" w:hAnsi="Arial" w:cs="Arial"/>
          <w:color w:val="5B5E59"/>
          <w:w w:val="254"/>
          <w:position w:val="1"/>
          <w:sz w:val="14"/>
          <w:szCs w:val="14"/>
        </w:rPr>
        <w:t>i</w:t>
      </w:r>
      <w:r>
        <w:rPr>
          <w:rFonts w:ascii="Arial" w:eastAsia="Arial" w:hAnsi="Arial" w:cs="Arial"/>
          <w:color w:val="5B5E59"/>
          <w:spacing w:val="-25"/>
          <w:position w:val="1"/>
          <w:sz w:val="14"/>
          <w:szCs w:val="14"/>
        </w:rPr>
        <w:t xml:space="preserve"> </w:t>
      </w:r>
      <w:r>
        <w:rPr>
          <w:rFonts w:ascii="Arial" w:eastAsia="Arial" w:hAnsi="Arial" w:cs="Arial"/>
          <w:color w:val="282828"/>
          <w:spacing w:val="-17"/>
          <w:position w:val="1"/>
          <w:sz w:val="14"/>
          <w:szCs w:val="14"/>
        </w:rPr>
        <w:t>o</w:t>
      </w:r>
      <w:r>
        <w:rPr>
          <w:rFonts w:ascii="Arial" w:eastAsia="Arial" w:hAnsi="Arial" w:cs="Arial"/>
          <w:color w:val="444442"/>
          <w:position w:val="1"/>
          <w:sz w:val="14"/>
          <w:szCs w:val="14"/>
        </w:rPr>
        <w:t>n</w:t>
      </w:r>
      <w:r>
        <w:rPr>
          <w:rFonts w:ascii="Arial" w:eastAsia="Arial" w:hAnsi="Arial" w:cs="Arial"/>
          <w:color w:val="444442"/>
          <w:spacing w:val="21"/>
          <w:position w:val="1"/>
          <w:sz w:val="14"/>
          <w:szCs w:val="14"/>
        </w:rPr>
        <w:t xml:space="preserve"> </w:t>
      </w:r>
      <w:r>
        <w:rPr>
          <w:rFonts w:ascii="Arial" w:eastAsia="Arial" w:hAnsi="Arial" w:cs="Arial"/>
          <w:color w:val="282828"/>
          <w:position w:val="1"/>
          <w:sz w:val="14"/>
          <w:szCs w:val="14"/>
        </w:rPr>
        <w:t>de</w:t>
      </w:r>
      <w:r>
        <w:rPr>
          <w:rFonts w:ascii="Arial" w:eastAsia="Arial" w:hAnsi="Arial" w:cs="Arial"/>
          <w:color w:val="282828"/>
          <w:spacing w:val="-5"/>
          <w:position w:val="1"/>
          <w:sz w:val="14"/>
          <w:szCs w:val="14"/>
        </w:rPr>
        <w:t xml:space="preserve"> </w:t>
      </w:r>
      <w:r>
        <w:rPr>
          <w:rFonts w:ascii="Arial" w:eastAsia="Arial" w:hAnsi="Arial" w:cs="Arial"/>
          <w:color w:val="5B5E59"/>
          <w:w w:val="254"/>
          <w:position w:val="1"/>
          <w:sz w:val="14"/>
          <w:szCs w:val="14"/>
        </w:rPr>
        <w:t>l</w:t>
      </w:r>
      <w:r>
        <w:rPr>
          <w:rFonts w:ascii="Arial" w:eastAsia="Arial" w:hAnsi="Arial" w:cs="Arial"/>
          <w:color w:val="5B5E59"/>
          <w:spacing w:val="-26"/>
          <w:position w:val="1"/>
          <w:sz w:val="14"/>
          <w:szCs w:val="14"/>
        </w:rPr>
        <w:t xml:space="preserve"> </w:t>
      </w:r>
      <w:r>
        <w:rPr>
          <w:rFonts w:ascii="Arial" w:eastAsia="Arial" w:hAnsi="Arial" w:cs="Arial"/>
          <w:color w:val="282828"/>
          <w:position w:val="1"/>
          <w:sz w:val="14"/>
          <w:szCs w:val="14"/>
        </w:rPr>
        <w:t>os</w:t>
      </w:r>
      <w:r>
        <w:rPr>
          <w:rFonts w:ascii="Arial" w:eastAsia="Arial" w:hAnsi="Arial" w:cs="Arial"/>
          <w:color w:val="282828"/>
          <w:spacing w:val="-13"/>
          <w:position w:val="1"/>
          <w:sz w:val="14"/>
          <w:szCs w:val="14"/>
        </w:rPr>
        <w:t xml:space="preserve"> </w:t>
      </w:r>
      <w:r>
        <w:rPr>
          <w:rFonts w:ascii="Arial" w:eastAsia="Arial" w:hAnsi="Arial" w:cs="Arial"/>
          <w:color w:val="444442"/>
          <w:spacing w:val="-5"/>
          <w:w w:val="116"/>
          <w:position w:val="1"/>
          <w:sz w:val="14"/>
          <w:szCs w:val="14"/>
        </w:rPr>
        <w:t>m</w:t>
      </w:r>
      <w:r>
        <w:rPr>
          <w:rFonts w:ascii="Arial" w:eastAsia="Arial" w:hAnsi="Arial" w:cs="Arial"/>
          <w:color w:val="282828"/>
          <w:w w:val="111"/>
          <w:position w:val="1"/>
          <w:sz w:val="14"/>
          <w:szCs w:val="14"/>
        </w:rPr>
        <w:t>o</w:t>
      </w:r>
      <w:r>
        <w:rPr>
          <w:rFonts w:ascii="Arial" w:eastAsia="Arial" w:hAnsi="Arial" w:cs="Arial"/>
          <w:color w:val="282828"/>
          <w:spacing w:val="-11"/>
          <w:w w:val="111"/>
          <w:position w:val="1"/>
          <w:sz w:val="14"/>
          <w:szCs w:val="14"/>
        </w:rPr>
        <w:t>d</w:t>
      </w:r>
      <w:r>
        <w:rPr>
          <w:rFonts w:ascii="Arial" w:eastAsia="Arial" w:hAnsi="Arial" w:cs="Arial"/>
          <w:color w:val="444442"/>
          <w:spacing w:val="-19"/>
          <w:w w:val="124"/>
          <w:position w:val="1"/>
          <w:sz w:val="14"/>
          <w:szCs w:val="14"/>
        </w:rPr>
        <w:t>u</w:t>
      </w:r>
      <w:r>
        <w:rPr>
          <w:rFonts w:ascii="Arial" w:eastAsia="Arial" w:hAnsi="Arial" w:cs="Arial"/>
          <w:color w:val="5B5E59"/>
          <w:w w:val="254"/>
          <w:position w:val="1"/>
          <w:sz w:val="14"/>
          <w:szCs w:val="14"/>
        </w:rPr>
        <w:t>l</w:t>
      </w:r>
      <w:r>
        <w:rPr>
          <w:rFonts w:ascii="Arial" w:eastAsia="Arial" w:hAnsi="Arial" w:cs="Arial"/>
          <w:color w:val="5B5E59"/>
          <w:spacing w:val="-27"/>
          <w:position w:val="1"/>
          <w:sz w:val="14"/>
          <w:szCs w:val="14"/>
        </w:rPr>
        <w:t xml:space="preserve"> </w:t>
      </w:r>
      <w:r>
        <w:rPr>
          <w:rFonts w:ascii="Arial" w:eastAsia="Arial" w:hAnsi="Arial" w:cs="Arial"/>
          <w:color w:val="282828"/>
          <w:position w:val="1"/>
          <w:sz w:val="14"/>
          <w:szCs w:val="14"/>
        </w:rPr>
        <w:t>es</w:t>
      </w:r>
      <w:r>
        <w:rPr>
          <w:rFonts w:ascii="Arial" w:eastAsia="Arial" w:hAnsi="Arial" w:cs="Arial"/>
          <w:color w:val="282828"/>
          <w:spacing w:val="-9"/>
          <w:position w:val="1"/>
          <w:sz w:val="14"/>
          <w:szCs w:val="14"/>
        </w:rPr>
        <w:t xml:space="preserve"> </w:t>
      </w:r>
      <w:r>
        <w:rPr>
          <w:rFonts w:ascii="Arial" w:eastAsia="Arial" w:hAnsi="Arial" w:cs="Arial"/>
          <w:color w:val="282828"/>
          <w:w w:val="115"/>
          <w:position w:val="1"/>
          <w:sz w:val="14"/>
          <w:szCs w:val="14"/>
        </w:rPr>
        <w:t>d</w:t>
      </w:r>
      <w:r>
        <w:rPr>
          <w:rFonts w:ascii="Arial" w:eastAsia="Arial" w:hAnsi="Arial" w:cs="Arial"/>
          <w:color w:val="282828"/>
          <w:spacing w:val="-7"/>
          <w:w w:val="115"/>
          <w:position w:val="1"/>
          <w:sz w:val="14"/>
          <w:szCs w:val="14"/>
        </w:rPr>
        <w:t>e</w:t>
      </w:r>
      <w:r>
        <w:rPr>
          <w:rFonts w:ascii="Arial" w:eastAsia="Arial" w:hAnsi="Arial" w:cs="Arial"/>
          <w:color w:val="5B5E59"/>
          <w:spacing w:val="-1"/>
          <w:w w:val="254"/>
          <w:position w:val="1"/>
          <w:sz w:val="14"/>
          <w:szCs w:val="14"/>
        </w:rPr>
        <w:t>l</w:t>
      </w:r>
      <w:r>
        <w:rPr>
          <w:rFonts w:ascii="Arial" w:eastAsia="Arial" w:hAnsi="Arial" w:cs="Arial"/>
          <w:color w:val="282828"/>
          <w:spacing w:val="-5"/>
          <w:w w:val="104"/>
          <w:position w:val="1"/>
          <w:sz w:val="14"/>
          <w:szCs w:val="14"/>
        </w:rPr>
        <w:t>s</w:t>
      </w:r>
      <w:r>
        <w:rPr>
          <w:rFonts w:ascii="Arial" w:eastAsia="Arial" w:hAnsi="Arial" w:cs="Arial"/>
          <w:color w:val="5B5E59"/>
          <w:spacing w:val="-16"/>
          <w:w w:val="169"/>
          <w:position w:val="1"/>
          <w:sz w:val="14"/>
          <w:szCs w:val="14"/>
        </w:rPr>
        <w:t>i</w:t>
      </w:r>
      <w:r>
        <w:rPr>
          <w:rFonts w:ascii="Arial" w:eastAsia="Arial" w:hAnsi="Arial" w:cs="Arial"/>
          <w:color w:val="282828"/>
          <w:spacing w:val="-8"/>
          <w:w w:val="104"/>
          <w:position w:val="1"/>
          <w:sz w:val="14"/>
          <w:szCs w:val="14"/>
        </w:rPr>
        <w:t>s</w:t>
      </w:r>
      <w:r>
        <w:rPr>
          <w:rFonts w:ascii="Arial" w:eastAsia="Arial" w:hAnsi="Arial" w:cs="Arial"/>
          <w:color w:val="444442"/>
          <w:spacing w:val="3"/>
          <w:w w:val="117"/>
          <w:position w:val="1"/>
          <w:sz w:val="14"/>
          <w:szCs w:val="14"/>
        </w:rPr>
        <w:t>t</w:t>
      </w:r>
      <w:r>
        <w:rPr>
          <w:rFonts w:ascii="Arial" w:eastAsia="Arial" w:hAnsi="Arial" w:cs="Arial"/>
          <w:color w:val="282828"/>
          <w:spacing w:val="-5"/>
          <w:w w:val="109"/>
          <w:position w:val="1"/>
          <w:sz w:val="14"/>
          <w:szCs w:val="14"/>
        </w:rPr>
        <w:t>e</w:t>
      </w:r>
      <w:r>
        <w:rPr>
          <w:rFonts w:ascii="Arial" w:eastAsia="Arial" w:hAnsi="Arial" w:cs="Arial"/>
          <w:color w:val="444442"/>
          <w:spacing w:val="-6"/>
          <w:w w:val="116"/>
          <w:position w:val="1"/>
          <w:sz w:val="14"/>
          <w:szCs w:val="14"/>
        </w:rPr>
        <w:t>m</w:t>
      </w:r>
      <w:r>
        <w:rPr>
          <w:rFonts w:ascii="Arial" w:eastAsia="Arial" w:hAnsi="Arial" w:cs="Arial"/>
          <w:color w:val="282828"/>
          <w:w w:val="94"/>
          <w:position w:val="1"/>
          <w:sz w:val="14"/>
          <w:szCs w:val="14"/>
        </w:rPr>
        <w:t>a</w:t>
      </w:r>
      <w:r>
        <w:rPr>
          <w:rFonts w:ascii="Arial" w:eastAsia="Arial" w:hAnsi="Arial" w:cs="Arial"/>
          <w:color w:val="282828"/>
          <w:position w:val="1"/>
          <w:sz w:val="14"/>
          <w:szCs w:val="14"/>
        </w:rPr>
        <w:tab/>
      </w:r>
      <w:r>
        <w:rPr>
          <w:rFonts w:ascii="Times New Roman" w:eastAsia="Times New Roman" w:hAnsi="Times New Roman" w:cs="Times New Roman"/>
          <w:color w:val="444442"/>
          <w:w w:val="199"/>
          <w:sz w:val="14"/>
          <w:szCs w:val="14"/>
        </w:rPr>
        <w:t>1</w:t>
      </w:r>
      <w:r>
        <w:rPr>
          <w:rFonts w:ascii="Times New Roman" w:eastAsia="Times New Roman" w:hAnsi="Times New Roman" w:cs="Times New Roman"/>
          <w:color w:val="444442"/>
          <w:sz w:val="14"/>
          <w:szCs w:val="14"/>
        </w:rPr>
        <w:tab/>
      </w:r>
      <w:r>
        <w:rPr>
          <w:rFonts w:ascii="Arial" w:eastAsia="Arial" w:hAnsi="Arial" w:cs="Arial"/>
          <w:color w:val="010101"/>
          <w:spacing w:val="-16"/>
          <w:w w:val="298"/>
          <w:sz w:val="14"/>
          <w:szCs w:val="14"/>
        </w:rPr>
        <w:t>·</w:t>
      </w:r>
      <w:r>
        <w:rPr>
          <w:rFonts w:ascii="Arial" w:eastAsia="Arial" w:hAnsi="Arial" w:cs="Arial"/>
          <w:color w:val="282828"/>
          <w:w w:val="97"/>
          <w:sz w:val="14"/>
          <w:szCs w:val="14"/>
        </w:rPr>
        <w:t>Crea</w:t>
      </w:r>
      <w:r>
        <w:rPr>
          <w:rFonts w:ascii="Arial" w:eastAsia="Arial" w:hAnsi="Arial" w:cs="Arial"/>
          <w:color w:val="282828"/>
          <w:spacing w:val="-14"/>
          <w:w w:val="97"/>
          <w:sz w:val="14"/>
          <w:szCs w:val="14"/>
        </w:rPr>
        <w:t>c</w:t>
      </w:r>
      <w:r>
        <w:rPr>
          <w:rFonts w:ascii="Arial" w:eastAsia="Arial" w:hAnsi="Arial" w:cs="Arial"/>
          <w:color w:val="5B5E59"/>
          <w:w w:val="254"/>
          <w:sz w:val="14"/>
          <w:szCs w:val="14"/>
        </w:rPr>
        <w:t>i</w:t>
      </w:r>
      <w:r>
        <w:rPr>
          <w:rFonts w:ascii="Arial" w:eastAsia="Arial" w:hAnsi="Arial" w:cs="Arial"/>
          <w:color w:val="5B5E59"/>
          <w:spacing w:val="-25"/>
          <w:sz w:val="14"/>
          <w:szCs w:val="14"/>
        </w:rPr>
        <w:t xml:space="preserve"> </w:t>
      </w:r>
      <w:r>
        <w:rPr>
          <w:rFonts w:ascii="Arial" w:eastAsia="Arial" w:hAnsi="Arial" w:cs="Arial"/>
          <w:color w:val="282828"/>
          <w:spacing w:val="-17"/>
          <w:sz w:val="14"/>
          <w:szCs w:val="14"/>
        </w:rPr>
        <w:t>o</w:t>
      </w:r>
      <w:r>
        <w:rPr>
          <w:rFonts w:ascii="Arial" w:eastAsia="Arial" w:hAnsi="Arial" w:cs="Arial"/>
          <w:color w:val="444442"/>
          <w:sz w:val="14"/>
          <w:szCs w:val="14"/>
        </w:rPr>
        <w:t>n</w:t>
      </w:r>
      <w:r>
        <w:rPr>
          <w:rFonts w:ascii="Arial" w:eastAsia="Arial" w:hAnsi="Arial" w:cs="Arial"/>
          <w:color w:val="444442"/>
          <w:spacing w:val="21"/>
          <w:sz w:val="14"/>
          <w:szCs w:val="14"/>
        </w:rPr>
        <w:t xml:space="preserve"> </w:t>
      </w:r>
      <w:r>
        <w:rPr>
          <w:rFonts w:ascii="Arial" w:eastAsia="Arial" w:hAnsi="Arial" w:cs="Arial"/>
          <w:color w:val="282828"/>
          <w:sz w:val="14"/>
          <w:szCs w:val="14"/>
        </w:rPr>
        <w:t>de</w:t>
      </w:r>
      <w:r>
        <w:rPr>
          <w:rFonts w:ascii="Arial" w:eastAsia="Arial" w:hAnsi="Arial" w:cs="Arial"/>
          <w:color w:val="282828"/>
          <w:spacing w:val="-1"/>
          <w:sz w:val="14"/>
          <w:szCs w:val="14"/>
        </w:rPr>
        <w:t xml:space="preserve"> </w:t>
      </w:r>
      <w:r>
        <w:rPr>
          <w:rFonts w:ascii="Arial" w:eastAsia="Arial" w:hAnsi="Arial" w:cs="Arial"/>
          <w:color w:val="444442"/>
          <w:spacing w:val="-7"/>
          <w:sz w:val="14"/>
          <w:szCs w:val="14"/>
        </w:rPr>
        <w:t>p</w:t>
      </w:r>
      <w:r>
        <w:rPr>
          <w:rFonts w:ascii="Arial" w:eastAsia="Arial" w:hAnsi="Arial" w:cs="Arial"/>
          <w:color w:val="181618"/>
          <w:sz w:val="14"/>
          <w:szCs w:val="14"/>
        </w:rPr>
        <w:t>ruebas</w:t>
      </w:r>
      <w:r>
        <w:rPr>
          <w:rFonts w:ascii="Arial" w:eastAsia="Arial" w:hAnsi="Arial" w:cs="Arial"/>
          <w:color w:val="181618"/>
          <w:spacing w:val="29"/>
          <w:sz w:val="14"/>
          <w:szCs w:val="14"/>
        </w:rPr>
        <w:t xml:space="preserve"> </w:t>
      </w:r>
      <w:r>
        <w:rPr>
          <w:rFonts w:ascii="Arial" w:eastAsia="Arial" w:hAnsi="Arial" w:cs="Arial"/>
          <w:color w:val="282828"/>
          <w:sz w:val="14"/>
          <w:szCs w:val="14"/>
        </w:rPr>
        <w:t>de</w:t>
      </w:r>
      <w:r>
        <w:rPr>
          <w:rFonts w:ascii="Arial" w:eastAsia="Arial" w:hAnsi="Arial" w:cs="Arial"/>
          <w:color w:val="282828"/>
          <w:spacing w:val="3"/>
          <w:sz w:val="14"/>
          <w:szCs w:val="14"/>
        </w:rPr>
        <w:t xml:space="preserve"> </w:t>
      </w:r>
      <w:r>
        <w:rPr>
          <w:rFonts w:ascii="Arial" w:eastAsia="Arial" w:hAnsi="Arial" w:cs="Arial"/>
          <w:color w:val="282828"/>
          <w:w w:val="97"/>
          <w:sz w:val="14"/>
          <w:szCs w:val="14"/>
        </w:rPr>
        <w:t>ac</w:t>
      </w:r>
      <w:r>
        <w:rPr>
          <w:rFonts w:ascii="Arial" w:eastAsia="Arial" w:hAnsi="Arial" w:cs="Arial"/>
          <w:color w:val="282828"/>
          <w:spacing w:val="-5"/>
          <w:w w:val="97"/>
          <w:sz w:val="14"/>
          <w:szCs w:val="14"/>
        </w:rPr>
        <w:t>e</w:t>
      </w:r>
      <w:r>
        <w:rPr>
          <w:rFonts w:ascii="Arial" w:eastAsia="Arial" w:hAnsi="Arial" w:cs="Arial"/>
          <w:color w:val="444442"/>
          <w:w w:val="128"/>
          <w:sz w:val="14"/>
          <w:szCs w:val="14"/>
        </w:rPr>
        <w:t>p</w:t>
      </w:r>
      <w:r>
        <w:rPr>
          <w:rFonts w:ascii="Arial" w:eastAsia="Arial" w:hAnsi="Arial" w:cs="Arial"/>
          <w:color w:val="444442"/>
          <w:spacing w:val="-8"/>
          <w:w w:val="127"/>
          <w:sz w:val="14"/>
          <w:szCs w:val="14"/>
        </w:rPr>
        <w:t>t</w:t>
      </w:r>
      <w:r>
        <w:rPr>
          <w:rFonts w:ascii="Arial" w:eastAsia="Arial" w:hAnsi="Arial" w:cs="Arial"/>
          <w:color w:val="282828"/>
          <w:w w:val="96"/>
          <w:sz w:val="14"/>
          <w:szCs w:val="14"/>
        </w:rPr>
        <w:t>a</w:t>
      </w:r>
      <w:r>
        <w:rPr>
          <w:rFonts w:ascii="Arial" w:eastAsia="Arial" w:hAnsi="Arial" w:cs="Arial"/>
          <w:color w:val="282828"/>
          <w:spacing w:val="-14"/>
          <w:w w:val="96"/>
          <w:sz w:val="14"/>
          <w:szCs w:val="14"/>
        </w:rPr>
        <w:t>c</w:t>
      </w:r>
      <w:r>
        <w:rPr>
          <w:rFonts w:ascii="Arial" w:eastAsia="Arial" w:hAnsi="Arial" w:cs="Arial"/>
          <w:color w:val="5B5E59"/>
          <w:w w:val="254"/>
          <w:sz w:val="14"/>
          <w:szCs w:val="14"/>
        </w:rPr>
        <w:t>i</w:t>
      </w:r>
      <w:r>
        <w:rPr>
          <w:rFonts w:ascii="Arial" w:eastAsia="Arial" w:hAnsi="Arial" w:cs="Arial"/>
          <w:color w:val="5B5E59"/>
          <w:spacing w:val="-25"/>
          <w:sz w:val="14"/>
          <w:szCs w:val="14"/>
        </w:rPr>
        <w:t xml:space="preserve"> </w:t>
      </w:r>
      <w:r>
        <w:rPr>
          <w:rFonts w:ascii="Arial" w:eastAsia="Arial" w:hAnsi="Arial" w:cs="Arial"/>
          <w:color w:val="282828"/>
          <w:sz w:val="14"/>
          <w:szCs w:val="14"/>
        </w:rPr>
        <w:t>on</w:t>
      </w:r>
      <w:r>
        <w:rPr>
          <w:rFonts w:ascii="Arial" w:eastAsia="Arial" w:hAnsi="Arial" w:cs="Arial"/>
          <w:color w:val="282828"/>
          <w:spacing w:val="-3"/>
          <w:sz w:val="14"/>
          <w:szCs w:val="14"/>
        </w:rPr>
        <w:t xml:space="preserve"> </w:t>
      </w:r>
      <w:r>
        <w:rPr>
          <w:rFonts w:ascii="Arial" w:eastAsia="Arial" w:hAnsi="Arial" w:cs="Arial"/>
          <w:color w:val="5B5E59"/>
          <w:spacing w:val="-1"/>
          <w:w w:val="126"/>
          <w:sz w:val="14"/>
          <w:szCs w:val="14"/>
        </w:rPr>
        <w:t>(</w:t>
      </w:r>
      <w:r>
        <w:rPr>
          <w:rFonts w:ascii="Arial" w:eastAsia="Arial" w:hAnsi="Arial" w:cs="Arial"/>
          <w:color w:val="181618"/>
          <w:spacing w:val="-9"/>
          <w:w w:val="91"/>
          <w:sz w:val="14"/>
          <w:szCs w:val="14"/>
        </w:rPr>
        <w:t>T</w:t>
      </w:r>
      <w:r>
        <w:rPr>
          <w:rFonts w:ascii="Arial" w:eastAsia="Arial" w:hAnsi="Arial" w:cs="Arial"/>
          <w:color w:val="444442"/>
          <w:w w:val="91"/>
          <w:sz w:val="14"/>
          <w:szCs w:val="14"/>
        </w:rPr>
        <w:t>O</w:t>
      </w:r>
      <w:r>
        <w:rPr>
          <w:rFonts w:ascii="Arial" w:eastAsia="Arial" w:hAnsi="Arial" w:cs="Arial"/>
          <w:color w:val="444442"/>
          <w:spacing w:val="-15"/>
          <w:w w:val="91"/>
          <w:sz w:val="14"/>
          <w:szCs w:val="14"/>
        </w:rPr>
        <w:t>O</w:t>
      </w:r>
      <w:r>
        <w:rPr>
          <w:rFonts w:ascii="Arial" w:eastAsia="Arial" w:hAnsi="Arial" w:cs="Arial"/>
          <w:color w:val="5B5E59"/>
          <w:w w:val="126"/>
          <w:sz w:val="14"/>
          <w:szCs w:val="14"/>
        </w:rPr>
        <w:t>)</w:t>
      </w:r>
      <w:r>
        <w:rPr>
          <w:rFonts w:ascii="Arial" w:eastAsia="Arial" w:hAnsi="Arial" w:cs="Arial"/>
          <w:color w:val="5B5E59"/>
          <w:sz w:val="14"/>
          <w:szCs w:val="14"/>
        </w:rPr>
        <w:tab/>
      </w:r>
      <w:r>
        <w:rPr>
          <w:rFonts w:ascii="Times New Roman" w:eastAsia="Times New Roman" w:hAnsi="Times New Roman" w:cs="Times New Roman"/>
          <w:color w:val="444442"/>
          <w:w w:val="199"/>
          <w:sz w:val="14"/>
          <w:szCs w:val="14"/>
        </w:rPr>
        <w:t>1</w:t>
      </w:r>
    </w:p>
    <w:p w14:paraId="7E649D4D" w14:textId="77777777" w:rsidR="00BE5A93" w:rsidRDefault="00645533">
      <w:pPr>
        <w:tabs>
          <w:tab w:val="left" w:pos="4320"/>
          <w:tab w:val="left" w:pos="5080"/>
          <w:tab w:val="left" w:pos="9120"/>
        </w:tabs>
        <w:spacing w:before="47" w:after="0" w:line="240" w:lineRule="auto"/>
        <w:ind w:left="506" w:right="600"/>
        <w:jc w:val="center"/>
        <w:rPr>
          <w:rFonts w:ascii="Times New Roman" w:eastAsia="Times New Roman" w:hAnsi="Times New Roman" w:cs="Times New Roman"/>
          <w:sz w:val="14"/>
          <w:szCs w:val="1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503314179" behindDoc="1" locked="0" layoutInCell="1" allowOverlap="1" wp14:anchorId="125ACA52" wp14:editId="40107897">
                <wp:simplePos x="0" y="0"/>
                <wp:positionH relativeFrom="page">
                  <wp:posOffset>3949065</wp:posOffset>
                </wp:positionH>
                <wp:positionV relativeFrom="paragraph">
                  <wp:posOffset>53975</wp:posOffset>
                </wp:positionV>
                <wp:extent cx="25400" cy="171450"/>
                <wp:effectExtent l="0" t="0" r="0" b="3175"/>
                <wp:wrapNone/>
                <wp:docPr id="51" name="Text Box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400" cy="1714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A76D804" w14:textId="77777777" w:rsidR="005513D0" w:rsidRDefault="005513D0">
                            <w:pPr>
                              <w:spacing w:after="0" w:line="270" w:lineRule="exact"/>
                              <w:ind w:right="-80"/>
                              <w:rPr>
                                <w:rFonts w:ascii="Arial" w:eastAsia="Arial" w:hAnsi="Arial" w:cs="Arial"/>
                                <w:sz w:val="27"/>
                                <w:szCs w:val="27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color w:val="010101"/>
                                <w:w w:val="76"/>
                                <w:sz w:val="27"/>
                                <w:szCs w:val="27"/>
                              </w:rPr>
                              <w:t>'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25ACA52" id="Text_x0020_Box_x0020_10" o:spid="_x0000_s1032" type="#_x0000_t202" style="position:absolute;left:0;text-align:left;margin-left:310.95pt;margin-top:4.25pt;width:2pt;height:13.5pt;z-index:-2301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" filled="f" stroked="f">
                <v:textbox inset="0,0,0,0">
                  <w:txbxContent>
                    <w:p w14:paraId="1A76D804" w14:textId="77777777" w:rsidR="005513D0" w:rsidRDefault="005513D0">
                      <w:pPr>
                        <w:spacing w:after="0" w:line="270" w:lineRule="exact"/>
                        <w:ind w:right="-80"/>
                        <w:rPr>
                          <w:rFonts w:ascii="Arial" w:eastAsia="Arial" w:hAnsi="Arial" w:cs="Arial"/>
                          <w:sz w:val="27"/>
                          <w:szCs w:val="27"/>
                        </w:rPr>
                      </w:pPr>
                      <w:r>
                        <w:rPr>
                          <w:rFonts w:ascii="Arial" w:eastAsia="Arial" w:hAnsi="Arial" w:cs="Arial"/>
                          <w:color w:val="010101"/>
                          <w:w w:val="76"/>
                          <w:sz w:val="27"/>
                          <w:szCs w:val="27"/>
                        </w:rPr>
                        <w:t>'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F700C7">
        <w:rPr>
          <w:rFonts w:ascii="Arial" w:eastAsia="Arial" w:hAnsi="Arial" w:cs="Arial"/>
          <w:color w:val="010101"/>
          <w:w w:val="104"/>
          <w:sz w:val="14"/>
          <w:szCs w:val="14"/>
        </w:rPr>
        <w:t>·</w:t>
      </w:r>
      <w:r w:rsidR="00F700C7">
        <w:rPr>
          <w:rFonts w:ascii="Arial" w:eastAsia="Arial" w:hAnsi="Arial" w:cs="Arial"/>
          <w:color w:val="010101"/>
          <w:spacing w:val="-2"/>
          <w:w w:val="103"/>
          <w:sz w:val="14"/>
          <w:szCs w:val="14"/>
        </w:rPr>
        <w:t>G</w:t>
      </w:r>
      <w:r w:rsidR="00F700C7">
        <w:rPr>
          <w:rFonts w:ascii="Arial" w:eastAsia="Arial" w:hAnsi="Arial" w:cs="Arial"/>
          <w:color w:val="282828"/>
          <w:w w:val="104"/>
          <w:sz w:val="14"/>
          <w:szCs w:val="14"/>
        </w:rPr>
        <w:t>enera</w:t>
      </w:r>
      <w:r w:rsidR="00F700C7">
        <w:rPr>
          <w:rFonts w:ascii="Arial" w:eastAsia="Arial" w:hAnsi="Arial" w:cs="Arial"/>
          <w:color w:val="282828"/>
          <w:spacing w:val="-14"/>
          <w:w w:val="104"/>
          <w:sz w:val="14"/>
          <w:szCs w:val="14"/>
        </w:rPr>
        <w:t>c</w:t>
      </w:r>
      <w:r w:rsidR="00F700C7">
        <w:rPr>
          <w:rFonts w:ascii="Arial" w:eastAsia="Arial" w:hAnsi="Arial" w:cs="Arial"/>
          <w:color w:val="5B5E59"/>
          <w:w w:val="254"/>
          <w:sz w:val="14"/>
          <w:szCs w:val="14"/>
        </w:rPr>
        <w:t>i</w:t>
      </w:r>
      <w:r w:rsidR="00F700C7">
        <w:rPr>
          <w:rFonts w:ascii="Arial" w:eastAsia="Arial" w:hAnsi="Arial" w:cs="Arial"/>
          <w:color w:val="5B5E59"/>
          <w:spacing w:val="-25"/>
          <w:sz w:val="14"/>
          <w:szCs w:val="14"/>
        </w:rPr>
        <w:t xml:space="preserve"> </w:t>
      </w:r>
      <w:r w:rsidR="00F700C7">
        <w:rPr>
          <w:rFonts w:ascii="Arial" w:eastAsia="Arial" w:hAnsi="Arial" w:cs="Arial"/>
          <w:color w:val="282828"/>
          <w:spacing w:val="-17"/>
          <w:sz w:val="14"/>
          <w:szCs w:val="14"/>
        </w:rPr>
        <w:t>o</w:t>
      </w:r>
      <w:r w:rsidR="00F700C7">
        <w:rPr>
          <w:rFonts w:ascii="Arial" w:eastAsia="Arial" w:hAnsi="Arial" w:cs="Arial"/>
          <w:color w:val="444442"/>
          <w:sz w:val="14"/>
          <w:szCs w:val="14"/>
        </w:rPr>
        <w:t>n</w:t>
      </w:r>
      <w:r w:rsidR="00F700C7">
        <w:rPr>
          <w:rFonts w:ascii="Arial" w:eastAsia="Arial" w:hAnsi="Arial" w:cs="Arial"/>
          <w:color w:val="444442"/>
          <w:spacing w:val="21"/>
          <w:sz w:val="14"/>
          <w:szCs w:val="14"/>
        </w:rPr>
        <w:t xml:space="preserve"> </w:t>
      </w:r>
      <w:r w:rsidR="00F700C7">
        <w:rPr>
          <w:rFonts w:ascii="Arial" w:eastAsia="Arial" w:hAnsi="Arial" w:cs="Arial"/>
          <w:color w:val="282828"/>
          <w:sz w:val="14"/>
          <w:szCs w:val="14"/>
        </w:rPr>
        <w:t>de</w:t>
      </w:r>
      <w:r w:rsidR="00F700C7">
        <w:rPr>
          <w:rFonts w:ascii="Arial" w:eastAsia="Arial" w:hAnsi="Arial" w:cs="Arial"/>
          <w:color w:val="282828"/>
          <w:spacing w:val="-1"/>
          <w:sz w:val="14"/>
          <w:szCs w:val="14"/>
        </w:rPr>
        <w:t xml:space="preserve"> </w:t>
      </w:r>
      <w:r w:rsidR="00F700C7">
        <w:rPr>
          <w:rFonts w:ascii="Arial" w:eastAsia="Arial" w:hAnsi="Arial" w:cs="Arial"/>
          <w:color w:val="444442"/>
          <w:spacing w:val="-12"/>
          <w:w w:val="116"/>
          <w:sz w:val="14"/>
          <w:szCs w:val="14"/>
        </w:rPr>
        <w:t>p</w:t>
      </w:r>
      <w:r w:rsidR="00F700C7">
        <w:rPr>
          <w:rFonts w:ascii="Arial" w:eastAsia="Arial" w:hAnsi="Arial" w:cs="Arial"/>
          <w:color w:val="5B5E59"/>
          <w:w w:val="254"/>
          <w:sz w:val="14"/>
          <w:szCs w:val="14"/>
        </w:rPr>
        <w:t>l</w:t>
      </w:r>
      <w:r w:rsidR="00F700C7">
        <w:rPr>
          <w:rFonts w:ascii="Arial" w:eastAsia="Arial" w:hAnsi="Arial" w:cs="Arial"/>
          <w:color w:val="5B5E59"/>
          <w:spacing w:val="-27"/>
          <w:sz w:val="14"/>
          <w:szCs w:val="14"/>
        </w:rPr>
        <w:t xml:space="preserve"> </w:t>
      </w:r>
      <w:proofErr w:type="gramStart"/>
      <w:r w:rsidR="00F700C7">
        <w:rPr>
          <w:rFonts w:ascii="Arial" w:eastAsia="Arial" w:hAnsi="Arial" w:cs="Arial"/>
          <w:color w:val="282828"/>
          <w:spacing w:val="-4"/>
          <w:sz w:val="14"/>
          <w:szCs w:val="14"/>
        </w:rPr>
        <w:t>a</w:t>
      </w:r>
      <w:r w:rsidR="00F700C7">
        <w:rPr>
          <w:rFonts w:ascii="Arial" w:eastAsia="Arial" w:hAnsi="Arial" w:cs="Arial"/>
          <w:color w:val="444442"/>
          <w:sz w:val="14"/>
          <w:szCs w:val="14"/>
        </w:rPr>
        <w:t>n</w:t>
      </w:r>
      <w:proofErr w:type="gramEnd"/>
      <w:r w:rsidR="00F700C7">
        <w:rPr>
          <w:rFonts w:ascii="Arial" w:eastAsia="Arial" w:hAnsi="Arial" w:cs="Arial"/>
          <w:color w:val="444442"/>
          <w:spacing w:val="-2"/>
          <w:sz w:val="14"/>
          <w:szCs w:val="14"/>
        </w:rPr>
        <w:t xml:space="preserve"> </w:t>
      </w:r>
      <w:r w:rsidR="00F700C7">
        <w:rPr>
          <w:rFonts w:ascii="Arial" w:eastAsia="Arial" w:hAnsi="Arial" w:cs="Arial"/>
          <w:color w:val="282828"/>
          <w:sz w:val="14"/>
          <w:szCs w:val="14"/>
        </w:rPr>
        <w:t>de</w:t>
      </w:r>
      <w:r w:rsidR="00F700C7">
        <w:rPr>
          <w:rFonts w:ascii="Arial" w:eastAsia="Arial" w:hAnsi="Arial" w:cs="Arial"/>
          <w:color w:val="282828"/>
          <w:spacing w:val="4"/>
          <w:sz w:val="14"/>
          <w:szCs w:val="14"/>
        </w:rPr>
        <w:t xml:space="preserve"> </w:t>
      </w:r>
      <w:r w:rsidR="00F700C7">
        <w:rPr>
          <w:rFonts w:ascii="Arial" w:eastAsia="Arial" w:hAnsi="Arial" w:cs="Arial"/>
          <w:color w:val="282828"/>
          <w:spacing w:val="-1"/>
          <w:w w:val="116"/>
          <w:sz w:val="14"/>
          <w:szCs w:val="14"/>
        </w:rPr>
        <w:t>d</w:t>
      </w:r>
      <w:r w:rsidR="00F700C7">
        <w:rPr>
          <w:rFonts w:ascii="Arial" w:eastAsia="Arial" w:hAnsi="Arial" w:cs="Arial"/>
          <w:color w:val="5B5E59"/>
          <w:spacing w:val="-16"/>
          <w:w w:val="169"/>
          <w:sz w:val="14"/>
          <w:szCs w:val="14"/>
        </w:rPr>
        <w:t>i</w:t>
      </w:r>
      <w:r w:rsidR="00F700C7">
        <w:rPr>
          <w:rFonts w:ascii="Arial" w:eastAsia="Arial" w:hAnsi="Arial" w:cs="Arial"/>
          <w:color w:val="282828"/>
          <w:spacing w:val="-15"/>
          <w:w w:val="104"/>
          <w:sz w:val="14"/>
          <w:szCs w:val="14"/>
        </w:rPr>
        <w:t>s</w:t>
      </w:r>
      <w:r w:rsidR="00F700C7">
        <w:rPr>
          <w:rFonts w:ascii="Arial" w:eastAsia="Arial" w:hAnsi="Arial" w:cs="Arial"/>
          <w:color w:val="444442"/>
          <w:spacing w:val="-2"/>
          <w:w w:val="116"/>
          <w:sz w:val="14"/>
          <w:szCs w:val="14"/>
        </w:rPr>
        <w:t>p</w:t>
      </w:r>
      <w:r w:rsidR="00F700C7">
        <w:rPr>
          <w:rFonts w:ascii="Arial" w:eastAsia="Arial" w:hAnsi="Arial" w:cs="Arial"/>
          <w:color w:val="282828"/>
          <w:w w:val="114"/>
          <w:sz w:val="14"/>
          <w:szCs w:val="14"/>
        </w:rPr>
        <w:t>o</w:t>
      </w:r>
      <w:r w:rsidR="00F700C7">
        <w:rPr>
          <w:rFonts w:ascii="Arial" w:eastAsia="Arial" w:hAnsi="Arial" w:cs="Arial"/>
          <w:color w:val="282828"/>
          <w:spacing w:val="-5"/>
          <w:w w:val="114"/>
          <w:sz w:val="14"/>
          <w:szCs w:val="14"/>
        </w:rPr>
        <w:t>s</w:t>
      </w:r>
      <w:r w:rsidR="00F700C7">
        <w:rPr>
          <w:rFonts w:ascii="Arial" w:eastAsia="Arial" w:hAnsi="Arial" w:cs="Arial"/>
          <w:color w:val="5B5E59"/>
          <w:spacing w:val="-14"/>
          <w:w w:val="169"/>
          <w:sz w:val="14"/>
          <w:szCs w:val="14"/>
        </w:rPr>
        <w:t>i</w:t>
      </w:r>
      <w:r w:rsidR="00F700C7">
        <w:rPr>
          <w:rFonts w:ascii="Arial" w:eastAsia="Arial" w:hAnsi="Arial" w:cs="Arial"/>
          <w:color w:val="444442"/>
          <w:spacing w:val="-12"/>
          <w:w w:val="146"/>
          <w:sz w:val="14"/>
          <w:szCs w:val="14"/>
        </w:rPr>
        <w:t>t</w:t>
      </w:r>
      <w:r w:rsidR="00F700C7">
        <w:rPr>
          <w:rFonts w:ascii="Arial" w:eastAsia="Arial" w:hAnsi="Arial" w:cs="Arial"/>
          <w:color w:val="5B5E59"/>
          <w:w w:val="254"/>
          <w:sz w:val="14"/>
          <w:szCs w:val="14"/>
        </w:rPr>
        <w:t>i</w:t>
      </w:r>
      <w:r w:rsidR="00F700C7">
        <w:rPr>
          <w:rFonts w:ascii="Arial" w:eastAsia="Arial" w:hAnsi="Arial" w:cs="Arial"/>
          <w:color w:val="5B5E59"/>
          <w:spacing w:val="-23"/>
          <w:sz w:val="14"/>
          <w:szCs w:val="14"/>
        </w:rPr>
        <w:t xml:space="preserve"> </w:t>
      </w:r>
      <w:r w:rsidR="00F700C7">
        <w:rPr>
          <w:rFonts w:ascii="Arial" w:eastAsia="Arial" w:hAnsi="Arial" w:cs="Arial"/>
          <w:color w:val="444442"/>
          <w:spacing w:val="-6"/>
          <w:sz w:val="14"/>
          <w:szCs w:val="14"/>
        </w:rPr>
        <w:t>v</w:t>
      </w:r>
      <w:r w:rsidR="00F700C7">
        <w:rPr>
          <w:rFonts w:ascii="Arial" w:eastAsia="Arial" w:hAnsi="Arial" w:cs="Arial"/>
          <w:color w:val="282828"/>
          <w:sz w:val="14"/>
          <w:szCs w:val="14"/>
        </w:rPr>
        <w:t>os</w:t>
      </w:r>
      <w:r w:rsidR="00F700C7">
        <w:rPr>
          <w:rFonts w:ascii="Arial" w:eastAsia="Arial" w:hAnsi="Arial" w:cs="Arial"/>
          <w:color w:val="282828"/>
          <w:spacing w:val="-36"/>
          <w:sz w:val="14"/>
          <w:szCs w:val="14"/>
        </w:rPr>
        <w:t xml:space="preserve"> </w:t>
      </w:r>
      <w:r w:rsidR="00F700C7">
        <w:rPr>
          <w:rFonts w:ascii="Arial" w:eastAsia="Arial" w:hAnsi="Arial" w:cs="Arial"/>
          <w:color w:val="282828"/>
          <w:sz w:val="14"/>
          <w:szCs w:val="14"/>
        </w:rPr>
        <w:tab/>
      </w:r>
      <w:r w:rsidR="00F700C7">
        <w:rPr>
          <w:rFonts w:ascii="Times New Roman" w:eastAsia="Times New Roman" w:hAnsi="Times New Roman" w:cs="Times New Roman"/>
          <w:color w:val="282828"/>
          <w:sz w:val="14"/>
          <w:szCs w:val="14"/>
        </w:rPr>
        <w:t>3</w:t>
      </w:r>
      <w:r w:rsidR="00F700C7">
        <w:rPr>
          <w:rFonts w:ascii="Times New Roman" w:eastAsia="Times New Roman" w:hAnsi="Times New Roman" w:cs="Times New Roman"/>
          <w:color w:val="282828"/>
          <w:spacing w:val="-22"/>
          <w:sz w:val="14"/>
          <w:szCs w:val="14"/>
        </w:rPr>
        <w:t xml:space="preserve"> </w:t>
      </w:r>
      <w:r w:rsidR="00F700C7">
        <w:rPr>
          <w:rFonts w:ascii="Times New Roman" w:eastAsia="Times New Roman" w:hAnsi="Times New Roman" w:cs="Times New Roman"/>
          <w:color w:val="282828"/>
          <w:sz w:val="14"/>
          <w:szCs w:val="14"/>
        </w:rPr>
        <w:tab/>
      </w:r>
      <w:r w:rsidR="00F700C7">
        <w:rPr>
          <w:rFonts w:ascii="Arial" w:eastAsia="Arial" w:hAnsi="Arial" w:cs="Arial"/>
          <w:color w:val="010101"/>
          <w:spacing w:val="-36"/>
          <w:w w:val="298"/>
          <w:sz w:val="14"/>
          <w:szCs w:val="14"/>
        </w:rPr>
        <w:t>·</w:t>
      </w:r>
      <w:r w:rsidR="00F700C7">
        <w:rPr>
          <w:rFonts w:ascii="Arial" w:eastAsia="Arial" w:hAnsi="Arial" w:cs="Arial"/>
          <w:color w:val="5B5E59"/>
          <w:spacing w:val="4"/>
          <w:w w:val="254"/>
          <w:sz w:val="14"/>
          <w:szCs w:val="14"/>
        </w:rPr>
        <w:t>l</w:t>
      </w:r>
      <w:r w:rsidR="00F700C7">
        <w:rPr>
          <w:rFonts w:ascii="Arial" w:eastAsia="Arial" w:hAnsi="Arial" w:cs="Arial"/>
          <w:color w:val="444442"/>
          <w:spacing w:val="-10"/>
          <w:w w:val="116"/>
          <w:sz w:val="14"/>
          <w:szCs w:val="14"/>
        </w:rPr>
        <w:t>m</w:t>
      </w:r>
      <w:r w:rsidR="00F700C7">
        <w:rPr>
          <w:rFonts w:ascii="Arial" w:eastAsia="Arial" w:hAnsi="Arial" w:cs="Arial"/>
          <w:color w:val="282828"/>
          <w:spacing w:val="-17"/>
          <w:w w:val="133"/>
          <w:sz w:val="14"/>
          <w:szCs w:val="14"/>
        </w:rPr>
        <w:t>p</w:t>
      </w:r>
      <w:r w:rsidR="00F700C7">
        <w:rPr>
          <w:rFonts w:ascii="Arial" w:eastAsia="Arial" w:hAnsi="Arial" w:cs="Arial"/>
          <w:color w:val="5B5E59"/>
          <w:w w:val="254"/>
          <w:sz w:val="14"/>
          <w:szCs w:val="14"/>
        </w:rPr>
        <w:t>l</w:t>
      </w:r>
      <w:r w:rsidR="00F700C7">
        <w:rPr>
          <w:rFonts w:ascii="Arial" w:eastAsia="Arial" w:hAnsi="Arial" w:cs="Arial"/>
          <w:color w:val="5B5E59"/>
          <w:spacing w:val="-27"/>
          <w:sz w:val="14"/>
          <w:szCs w:val="14"/>
        </w:rPr>
        <w:t xml:space="preserve"> </w:t>
      </w:r>
      <w:r w:rsidR="00F700C7">
        <w:rPr>
          <w:rFonts w:ascii="Arial" w:eastAsia="Arial" w:hAnsi="Arial" w:cs="Arial"/>
          <w:color w:val="282828"/>
          <w:spacing w:val="-5"/>
          <w:w w:val="109"/>
          <w:sz w:val="14"/>
          <w:szCs w:val="14"/>
        </w:rPr>
        <w:t>e</w:t>
      </w:r>
      <w:r w:rsidR="00F700C7">
        <w:rPr>
          <w:rFonts w:ascii="Arial" w:eastAsia="Arial" w:hAnsi="Arial" w:cs="Arial"/>
          <w:color w:val="444442"/>
          <w:spacing w:val="-6"/>
          <w:w w:val="116"/>
          <w:sz w:val="14"/>
          <w:szCs w:val="14"/>
        </w:rPr>
        <w:t>m</w:t>
      </w:r>
      <w:r w:rsidR="00F700C7">
        <w:rPr>
          <w:rFonts w:ascii="Arial" w:eastAsia="Arial" w:hAnsi="Arial" w:cs="Arial"/>
          <w:color w:val="282828"/>
          <w:spacing w:val="-5"/>
          <w:w w:val="109"/>
          <w:sz w:val="14"/>
          <w:szCs w:val="14"/>
        </w:rPr>
        <w:t>e</w:t>
      </w:r>
      <w:r w:rsidR="00F700C7">
        <w:rPr>
          <w:rFonts w:ascii="Arial" w:eastAsia="Arial" w:hAnsi="Arial" w:cs="Arial"/>
          <w:color w:val="444442"/>
          <w:w w:val="137"/>
          <w:sz w:val="14"/>
          <w:szCs w:val="14"/>
        </w:rPr>
        <w:t>n</w:t>
      </w:r>
      <w:r w:rsidR="00F700C7">
        <w:rPr>
          <w:rFonts w:ascii="Arial" w:eastAsia="Arial" w:hAnsi="Arial" w:cs="Arial"/>
          <w:color w:val="444442"/>
          <w:spacing w:val="-19"/>
          <w:w w:val="136"/>
          <w:sz w:val="14"/>
          <w:szCs w:val="14"/>
        </w:rPr>
        <w:t>t</w:t>
      </w:r>
      <w:r w:rsidR="00F700C7">
        <w:rPr>
          <w:rFonts w:ascii="Arial" w:eastAsia="Arial" w:hAnsi="Arial" w:cs="Arial"/>
          <w:color w:val="282828"/>
          <w:w w:val="96"/>
          <w:sz w:val="14"/>
          <w:szCs w:val="14"/>
        </w:rPr>
        <w:t>ac</w:t>
      </w:r>
      <w:r w:rsidR="00F700C7">
        <w:rPr>
          <w:rFonts w:ascii="Arial" w:eastAsia="Arial" w:hAnsi="Arial" w:cs="Arial"/>
          <w:color w:val="5B5E59"/>
          <w:spacing w:val="-17"/>
          <w:w w:val="169"/>
          <w:sz w:val="14"/>
          <w:szCs w:val="14"/>
        </w:rPr>
        <w:t>i</w:t>
      </w:r>
      <w:r w:rsidR="00F700C7">
        <w:rPr>
          <w:rFonts w:ascii="Arial" w:eastAsia="Arial" w:hAnsi="Arial" w:cs="Arial"/>
          <w:color w:val="282828"/>
          <w:spacing w:val="-18"/>
          <w:w w:val="138"/>
          <w:sz w:val="14"/>
          <w:szCs w:val="14"/>
        </w:rPr>
        <w:t>o</w:t>
      </w:r>
      <w:r w:rsidR="00F700C7">
        <w:rPr>
          <w:rFonts w:ascii="Arial" w:eastAsia="Arial" w:hAnsi="Arial" w:cs="Arial"/>
          <w:color w:val="444442"/>
          <w:w w:val="124"/>
          <w:sz w:val="14"/>
          <w:szCs w:val="14"/>
        </w:rPr>
        <w:t>n</w:t>
      </w:r>
      <w:r w:rsidR="00F700C7">
        <w:rPr>
          <w:rFonts w:ascii="Arial" w:eastAsia="Arial" w:hAnsi="Arial" w:cs="Arial"/>
          <w:color w:val="444442"/>
          <w:spacing w:val="-16"/>
          <w:sz w:val="14"/>
          <w:szCs w:val="14"/>
        </w:rPr>
        <w:t xml:space="preserve"> </w:t>
      </w:r>
      <w:r w:rsidR="00F700C7">
        <w:rPr>
          <w:rFonts w:ascii="Arial" w:eastAsia="Arial" w:hAnsi="Arial" w:cs="Arial"/>
          <w:color w:val="282828"/>
          <w:w w:val="108"/>
          <w:sz w:val="14"/>
          <w:szCs w:val="14"/>
        </w:rPr>
        <w:t>de</w:t>
      </w:r>
      <w:r w:rsidR="00F700C7">
        <w:rPr>
          <w:rFonts w:ascii="Arial" w:eastAsia="Arial" w:hAnsi="Arial" w:cs="Arial"/>
          <w:color w:val="282828"/>
          <w:spacing w:val="-29"/>
          <w:sz w:val="14"/>
          <w:szCs w:val="14"/>
        </w:rPr>
        <w:t xml:space="preserve"> </w:t>
      </w:r>
      <w:r w:rsidR="00F700C7">
        <w:rPr>
          <w:rFonts w:ascii="Arial" w:eastAsia="Arial" w:hAnsi="Arial" w:cs="Arial"/>
          <w:color w:val="5B5E59"/>
          <w:spacing w:val="5"/>
          <w:w w:val="254"/>
          <w:sz w:val="14"/>
          <w:szCs w:val="14"/>
        </w:rPr>
        <w:t>i</w:t>
      </w:r>
      <w:r w:rsidR="00F700C7">
        <w:rPr>
          <w:rFonts w:ascii="Arial" w:eastAsia="Arial" w:hAnsi="Arial" w:cs="Arial"/>
          <w:color w:val="444442"/>
          <w:w w:val="128"/>
          <w:sz w:val="14"/>
          <w:szCs w:val="14"/>
        </w:rPr>
        <w:t>n</w:t>
      </w:r>
      <w:r w:rsidR="00F700C7">
        <w:rPr>
          <w:rFonts w:ascii="Arial" w:eastAsia="Arial" w:hAnsi="Arial" w:cs="Arial"/>
          <w:color w:val="444442"/>
          <w:spacing w:val="-8"/>
          <w:w w:val="127"/>
          <w:sz w:val="14"/>
          <w:szCs w:val="14"/>
        </w:rPr>
        <w:t>t</w:t>
      </w:r>
      <w:r w:rsidR="00F700C7">
        <w:rPr>
          <w:rFonts w:ascii="Arial" w:eastAsia="Arial" w:hAnsi="Arial" w:cs="Arial"/>
          <w:color w:val="282828"/>
          <w:w w:val="102"/>
          <w:sz w:val="14"/>
          <w:szCs w:val="14"/>
        </w:rPr>
        <w:t>erfa</w:t>
      </w:r>
      <w:r w:rsidR="00F700C7">
        <w:rPr>
          <w:rFonts w:ascii="Arial" w:eastAsia="Arial" w:hAnsi="Arial" w:cs="Arial"/>
          <w:color w:val="282828"/>
          <w:w w:val="103"/>
          <w:sz w:val="14"/>
          <w:szCs w:val="14"/>
        </w:rPr>
        <w:t>z</w:t>
      </w:r>
      <w:r w:rsidR="00F700C7">
        <w:rPr>
          <w:rFonts w:ascii="Arial" w:eastAsia="Arial" w:hAnsi="Arial" w:cs="Arial"/>
          <w:color w:val="282828"/>
          <w:spacing w:val="-14"/>
          <w:sz w:val="14"/>
          <w:szCs w:val="14"/>
        </w:rPr>
        <w:t xml:space="preserve"> </w:t>
      </w:r>
      <w:r w:rsidR="00F700C7">
        <w:rPr>
          <w:rFonts w:ascii="Arial" w:eastAsia="Arial" w:hAnsi="Arial" w:cs="Arial"/>
          <w:color w:val="282828"/>
          <w:w w:val="103"/>
          <w:sz w:val="14"/>
          <w:szCs w:val="14"/>
        </w:rPr>
        <w:t>gr</w:t>
      </w:r>
      <w:r w:rsidR="00F700C7">
        <w:rPr>
          <w:rFonts w:ascii="Arial" w:eastAsia="Arial" w:hAnsi="Arial" w:cs="Arial"/>
          <w:color w:val="282828"/>
          <w:spacing w:val="4"/>
          <w:w w:val="103"/>
          <w:sz w:val="14"/>
          <w:szCs w:val="14"/>
        </w:rPr>
        <w:t>a</w:t>
      </w:r>
      <w:r w:rsidR="00F700C7">
        <w:rPr>
          <w:rFonts w:ascii="Arial" w:eastAsia="Arial" w:hAnsi="Arial" w:cs="Arial"/>
          <w:color w:val="444442"/>
          <w:w w:val="140"/>
          <w:sz w:val="14"/>
          <w:szCs w:val="14"/>
        </w:rPr>
        <w:t>f</w:t>
      </w:r>
      <w:r w:rsidR="00F700C7">
        <w:rPr>
          <w:rFonts w:ascii="Arial" w:eastAsia="Arial" w:hAnsi="Arial" w:cs="Arial"/>
          <w:color w:val="444442"/>
          <w:spacing w:val="-9"/>
          <w:w w:val="141"/>
          <w:sz w:val="14"/>
          <w:szCs w:val="14"/>
        </w:rPr>
        <w:t>i</w:t>
      </w:r>
      <w:r w:rsidR="00F700C7">
        <w:rPr>
          <w:rFonts w:ascii="Arial" w:eastAsia="Arial" w:hAnsi="Arial" w:cs="Arial"/>
          <w:color w:val="282828"/>
          <w:w w:val="92"/>
          <w:sz w:val="14"/>
          <w:szCs w:val="14"/>
        </w:rPr>
        <w:t>ca</w:t>
      </w:r>
      <w:r w:rsidR="00F700C7">
        <w:rPr>
          <w:rFonts w:ascii="Arial" w:eastAsia="Arial" w:hAnsi="Arial" w:cs="Arial"/>
          <w:color w:val="282828"/>
          <w:sz w:val="14"/>
          <w:szCs w:val="14"/>
        </w:rPr>
        <w:tab/>
      </w:r>
      <w:r w:rsidR="00F700C7">
        <w:rPr>
          <w:rFonts w:ascii="Times New Roman" w:eastAsia="Times New Roman" w:hAnsi="Times New Roman" w:cs="Times New Roman"/>
          <w:color w:val="282828"/>
          <w:w w:val="119"/>
          <w:sz w:val="14"/>
          <w:szCs w:val="14"/>
        </w:rPr>
        <w:t>2</w:t>
      </w:r>
    </w:p>
    <w:p w14:paraId="74F38D67" w14:textId="77777777" w:rsidR="00BE5A93" w:rsidRDefault="00F700C7">
      <w:pPr>
        <w:tabs>
          <w:tab w:val="left" w:pos="4320"/>
          <w:tab w:val="left" w:pos="5080"/>
          <w:tab w:val="left" w:pos="9120"/>
        </w:tabs>
        <w:spacing w:before="47" w:after="0" w:line="240" w:lineRule="auto"/>
        <w:ind w:left="402" w:right="600"/>
        <w:jc w:val="center"/>
        <w:rPr>
          <w:rFonts w:ascii="Times New Roman" w:eastAsia="Times New Roman" w:hAnsi="Times New Roman" w:cs="Times New Roman"/>
          <w:sz w:val="14"/>
          <w:szCs w:val="14"/>
        </w:rPr>
      </w:pPr>
      <w:r>
        <w:rPr>
          <w:rFonts w:ascii="Arial" w:eastAsia="Arial" w:hAnsi="Arial" w:cs="Arial"/>
          <w:color w:val="010101"/>
          <w:spacing w:val="-24"/>
          <w:w w:val="298"/>
          <w:sz w:val="14"/>
          <w:szCs w:val="14"/>
        </w:rPr>
        <w:t>·</w:t>
      </w:r>
      <w:r>
        <w:rPr>
          <w:rFonts w:ascii="Arial" w:eastAsia="Arial" w:hAnsi="Arial" w:cs="Arial"/>
          <w:color w:val="444442"/>
          <w:spacing w:val="-7"/>
          <w:w w:val="95"/>
          <w:sz w:val="14"/>
          <w:szCs w:val="14"/>
        </w:rPr>
        <w:t>R</w:t>
      </w:r>
      <w:r>
        <w:rPr>
          <w:rFonts w:ascii="Arial" w:eastAsia="Arial" w:hAnsi="Arial" w:cs="Arial"/>
          <w:color w:val="282828"/>
          <w:w w:val="107"/>
          <w:sz w:val="14"/>
          <w:szCs w:val="14"/>
        </w:rPr>
        <w:t>es</w:t>
      </w:r>
      <w:r>
        <w:rPr>
          <w:rFonts w:ascii="Arial" w:eastAsia="Arial" w:hAnsi="Arial" w:cs="Arial"/>
          <w:color w:val="282828"/>
          <w:spacing w:val="-17"/>
          <w:w w:val="107"/>
          <w:sz w:val="14"/>
          <w:szCs w:val="14"/>
        </w:rPr>
        <w:t>o</w:t>
      </w:r>
      <w:r>
        <w:rPr>
          <w:rFonts w:ascii="Arial" w:eastAsia="Arial" w:hAnsi="Arial" w:cs="Arial"/>
          <w:color w:val="5B5E59"/>
          <w:w w:val="254"/>
          <w:sz w:val="14"/>
          <w:szCs w:val="14"/>
        </w:rPr>
        <w:t>l</w:t>
      </w:r>
      <w:r>
        <w:rPr>
          <w:rFonts w:ascii="Arial" w:eastAsia="Arial" w:hAnsi="Arial" w:cs="Arial"/>
          <w:color w:val="5B5E59"/>
          <w:spacing w:val="-23"/>
          <w:sz w:val="14"/>
          <w:szCs w:val="14"/>
        </w:rPr>
        <w:t xml:space="preserve"> </w:t>
      </w:r>
      <w:r>
        <w:rPr>
          <w:rFonts w:ascii="Arial" w:eastAsia="Arial" w:hAnsi="Arial" w:cs="Arial"/>
          <w:color w:val="444442"/>
          <w:spacing w:val="-7"/>
          <w:sz w:val="14"/>
          <w:szCs w:val="14"/>
        </w:rPr>
        <w:t>v</w:t>
      </w:r>
      <w:r>
        <w:rPr>
          <w:rFonts w:ascii="Arial" w:eastAsia="Arial" w:hAnsi="Arial" w:cs="Arial"/>
          <w:color w:val="282828"/>
          <w:sz w:val="14"/>
          <w:szCs w:val="14"/>
        </w:rPr>
        <w:t>er</w:t>
      </w:r>
      <w:r>
        <w:rPr>
          <w:rFonts w:ascii="Arial" w:eastAsia="Arial" w:hAnsi="Arial" w:cs="Arial"/>
          <w:color w:val="282828"/>
          <w:spacing w:val="8"/>
          <w:sz w:val="14"/>
          <w:szCs w:val="14"/>
        </w:rPr>
        <w:t xml:space="preserve"> </w:t>
      </w:r>
      <w:r>
        <w:rPr>
          <w:rFonts w:ascii="Arial" w:eastAsia="Arial" w:hAnsi="Arial" w:cs="Arial"/>
          <w:color w:val="282828"/>
          <w:spacing w:val="-5"/>
          <w:w w:val="109"/>
          <w:sz w:val="14"/>
          <w:szCs w:val="14"/>
        </w:rPr>
        <w:t>e</w:t>
      </w:r>
      <w:r>
        <w:rPr>
          <w:rFonts w:ascii="Arial" w:eastAsia="Arial" w:hAnsi="Arial" w:cs="Arial"/>
          <w:color w:val="5B5E59"/>
          <w:spacing w:val="-2"/>
          <w:w w:val="254"/>
          <w:sz w:val="14"/>
          <w:szCs w:val="14"/>
        </w:rPr>
        <w:t>l</w:t>
      </w:r>
      <w:r>
        <w:rPr>
          <w:rFonts w:ascii="Arial" w:eastAsia="Arial" w:hAnsi="Arial" w:cs="Arial"/>
          <w:color w:val="282828"/>
          <w:w w:val="99"/>
          <w:sz w:val="14"/>
          <w:szCs w:val="14"/>
        </w:rPr>
        <w:t>acceso</w:t>
      </w:r>
      <w:r>
        <w:rPr>
          <w:rFonts w:ascii="Arial" w:eastAsia="Arial" w:hAnsi="Arial" w:cs="Arial"/>
          <w:color w:val="282828"/>
          <w:spacing w:val="-20"/>
          <w:sz w:val="14"/>
          <w:szCs w:val="14"/>
        </w:rPr>
        <w:t xml:space="preserve"> </w:t>
      </w:r>
      <w:r>
        <w:rPr>
          <w:rFonts w:ascii="Arial" w:eastAsia="Arial" w:hAnsi="Arial" w:cs="Arial"/>
          <w:color w:val="282828"/>
          <w:spacing w:val="-4"/>
          <w:w w:val="94"/>
          <w:sz w:val="14"/>
          <w:szCs w:val="14"/>
        </w:rPr>
        <w:t>a</w:t>
      </w:r>
      <w:r>
        <w:rPr>
          <w:rFonts w:ascii="Arial" w:eastAsia="Arial" w:hAnsi="Arial" w:cs="Arial"/>
          <w:color w:val="5B5E59"/>
          <w:spacing w:val="-6"/>
          <w:w w:val="254"/>
          <w:sz w:val="14"/>
          <w:szCs w:val="14"/>
        </w:rPr>
        <w:t>l</w:t>
      </w:r>
      <w:r>
        <w:rPr>
          <w:rFonts w:ascii="Arial" w:eastAsia="Arial" w:hAnsi="Arial" w:cs="Arial"/>
          <w:color w:val="444442"/>
          <w:spacing w:val="-5"/>
          <w:w w:val="116"/>
          <w:sz w:val="14"/>
          <w:szCs w:val="14"/>
        </w:rPr>
        <w:t>m</w:t>
      </w:r>
      <w:r>
        <w:rPr>
          <w:rFonts w:ascii="Arial" w:eastAsia="Arial" w:hAnsi="Arial" w:cs="Arial"/>
          <w:color w:val="282828"/>
          <w:w w:val="108"/>
          <w:sz w:val="14"/>
          <w:szCs w:val="14"/>
        </w:rPr>
        <w:t>od</w:t>
      </w:r>
      <w:r>
        <w:rPr>
          <w:rFonts w:ascii="Arial" w:eastAsia="Arial" w:hAnsi="Arial" w:cs="Arial"/>
          <w:color w:val="282828"/>
          <w:spacing w:val="-10"/>
          <w:w w:val="108"/>
          <w:sz w:val="14"/>
          <w:szCs w:val="14"/>
        </w:rPr>
        <w:t>e</w:t>
      </w:r>
      <w:r>
        <w:rPr>
          <w:rFonts w:ascii="Arial" w:eastAsia="Arial" w:hAnsi="Arial" w:cs="Arial"/>
          <w:color w:val="5B5E59"/>
          <w:w w:val="254"/>
          <w:sz w:val="14"/>
          <w:szCs w:val="14"/>
        </w:rPr>
        <w:t>l</w:t>
      </w:r>
      <w:r>
        <w:rPr>
          <w:rFonts w:ascii="Arial" w:eastAsia="Arial" w:hAnsi="Arial" w:cs="Arial"/>
          <w:color w:val="5B5E59"/>
          <w:spacing w:val="-26"/>
          <w:sz w:val="14"/>
          <w:szCs w:val="14"/>
        </w:rPr>
        <w:t xml:space="preserve"> </w:t>
      </w:r>
      <w:r>
        <w:rPr>
          <w:rFonts w:ascii="Arial" w:eastAsia="Arial" w:hAnsi="Arial" w:cs="Arial"/>
          <w:color w:val="282828"/>
          <w:w w:val="138"/>
          <w:sz w:val="14"/>
          <w:szCs w:val="14"/>
        </w:rPr>
        <w:t>o</w:t>
      </w:r>
      <w:r>
        <w:rPr>
          <w:rFonts w:ascii="Arial" w:eastAsia="Arial" w:hAnsi="Arial" w:cs="Arial"/>
          <w:color w:val="282828"/>
          <w:spacing w:val="-21"/>
          <w:sz w:val="14"/>
          <w:szCs w:val="14"/>
        </w:rPr>
        <w:t xml:space="preserve"> </w:t>
      </w:r>
      <w:r>
        <w:rPr>
          <w:rFonts w:ascii="Arial" w:eastAsia="Arial" w:hAnsi="Arial" w:cs="Arial"/>
          <w:color w:val="282828"/>
          <w:sz w:val="14"/>
          <w:szCs w:val="14"/>
        </w:rPr>
        <w:t>de</w:t>
      </w:r>
      <w:r>
        <w:rPr>
          <w:rFonts w:ascii="Arial" w:eastAsia="Arial" w:hAnsi="Arial" w:cs="Arial"/>
          <w:color w:val="282828"/>
          <w:spacing w:val="4"/>
          <w:sz w:val="14"/>
          <w:szCs w:val="14"/>
        </w:rPr>
        <w:t xml:space="preserve"> </w:t>
      </w:r>
      <w:r>
        <w:rPr>
          <w:rFonts w:ascii="Arial" w:eastAsia="Arial" w:hAnsi="Arial" w:cs="Arial"/>
          <w:color w:val="282828"/>
          <w:sz w:val="14"/>
          <w:szCs w:val="14"/>
        </w:rPr>
        <w:t>d</w:t>
      </w:r>
      <w:r>
        <w:rPr>
          <w:rFonts w:ascii="Arial" w:eastAsia="Arial" w:hAnsi="Arial" w:cs="Arial"/>
          <w:color w:val="282828"/>
          <w:spacing w:val="3"/>
          <w:sz w:val="14"/>
          <w:szCs w:val="14"/>
        </w:rPr>
        <w:t>a</w:t>
      </w:r>
      <w:r>
        <w:rPr>
          <w:rFonts w:ascii="Arial" w:eastAsia="Arial" w:hAnsi="Arial" w:cs="Arial"/>
          <w:color w:val="444442"/>
          <w:spacing w:val="4"/>
          <w:sz w:val="14"/>
          <w:szCs w:val="14"/>
        </w:rPr>
        <w:t>t</w:t>
      </w:r>
      <w:r>
        <w:rPr>
          <w:rFonts w:ascii="Arial" w:eastAsia="Arial" w:hAnsi="Arial" w:cs="Arial"/>
          <w:color w:val="282828"/>
          <w:sz w:val="14"/>
          <w:szCs w:val="14"/>
        </w:rPr>
        <w:t>os</w:t>
      </w:r>
      <w:r>
        <w:rPr>
          <w:rFonts w:ascii="Arial" w:eastAsia="Arial" w:hAnsi="Arial" w:cs="Arial"/>
          <w:color w:val="282828"/>
          <w:spacing w:val="-4"/>
          <w:sz w:val="14"/>
          <w:szCs w:val="14"/>
        </w:rPr>
        <w:t xml:space="preserve"> </w:t>
      </w:r>
      <w:r>
        <w:rPr>
          <w:rFonts w:ascii="Arial" w:eastAsia="Arial" w:hAnsi="Arial" w:cs="Arial"/>
          <w:color w:val="444442"/>
          <w:spacing w:val="2"/>
          <w:w w:val="126"/>
          <w:sz w:val="14"/>
          <w:szCs w:val="14"/>
        </w:rPr>
        <w:t>(</w:t>
      </w:r>
      <w:r>
        <w:rPr>
          <w:rFonts w:ascii="Arial" w:eastAsia="Arial" w:hAnsi="Arial" w:cs="Arial"/>
          <w:color w:val="282828"/>
          <w:spacing w:val="-2"/>
          <w:w w:val="88"/>
          <w:sz w:val="14"/>
          <w:szCs w:val="14"/>
        </w:rPr>
        <w:t>A</w:t>
      </w:r>
      <w:r>
        <w:rPr>
          <w:rFonts w:ascii="Arial" w:eastAsia="Arial" w:hAnsi="Arial" w:cs="Arial"/>
          <w:color w:val="444442"/>
          <w:spacing w:val="-12"/>
          <w:w w:val="126"/>
          <w:sz w:val="14"/>
          <w:szCs w:val="14"/>
        </w:rPr>
        <w:t>y</w:t>
      </w:r>
      <w:r>
        <w:rPr>
          <w:rFonts w:ascii="Arial" w:eastAsia="Arial" w:hAnsi="Arial" w:cs="Arial"/>
          <w:color w:val="282828"/>
          <w:w w:val="114"/>
          <w:sz w:val="14"/>
          <w:szCs w:val="14"/>
        </w:rPr>
        <w:t>r</w:t>
      </w:r>
      <w:r>
        <w:rPr>
          <w:rFonts w:ascii="Arial" w:eastAsia="Arial" w:hAnsi="Arial" w:cs="Arial"/>
          <w:color w:val="282828"/>
          <w:spacing w:val="-5"/>
          <w:w w:val="114"/>
          <w:sz w:val="14"/>
          <w:szCs w:val="14"/>
        </w:rPr>
        <w:t>e</w:t>
      </w:r>
      <w:r>
        <w:rPr>
          <w:rFonts w:ascii="Arial" w:eastAsia="Arial" w:hAnsi="Arial" w:cs="Arial"/>
          <w:color w:val="5B5E59"/>
          <w:w w:val="126"/>
          <w:sz w:val="14"/>
          <w:szCs w:val="14"/>
        </w:rPr>
        <w:t>)</w:t>
      </w:r>
      <w:r>
        <w:rPr>
          <w:rFonts w:ascii="Arial" w:eastAsia="Arial" w:hAnsi="Arial" w:cs="Arial"/>
          <w:color w:val="5B5E59"/>
          <w:sz w:val="14"/>
          <w:szCs w:val="14"/>
        </w:rPr>
        <w:tab/>
      </w:r>
      <w:r>
        <w:rPr>
          <w:rFonts w:ascii="Times New Roman" w:eastAsia="Times New Roman" w:hAnsi="Times New Roman" w:cs="Times New Roman"/>
          <w:color w:val="282828"/>
          <w:sz w:val="14"/>
          <w:szCs w:val="14"/>
        </w:rPr>
        <w:t>S</w:t>
      </w:r>
      <w:r>
        <w:rPr>
          <w:rFonts w:ascii="Times New Roman" w:eastAsia="Times New Roman" w:hAnsi="Times New Roman" w:cs="Times New Roman"/>
          <w:color w:val="282828"/>
          <w:spacing w:val="-21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color w:val="282828"/>
          <w:sz w:val="14"/>
          <w:szCs w:val="14"/>
        </w:rPr>
        <w:tab/>
      </w:r>
      <w:r>
        <w:rPr>
          <w:rFonts w:ascii="Arial" w:eastAsia="Arial" w:hAnsi="Arial" w:cs="Arial"/>
          <w:color w:val="181618"/>
          <w:spacing w:val="-36"/>
          <w:w w:val="298"/>
          <w:sz w:val="14"/>
          <w:szCs w:val="14"/>
        </w:rPr>
        <w:t>·</w:t>
      </w:r>
      <w:r>
        <w:rPr>
          <w:rFonts w:ascii="Arial" w:eastAsia="Arial" w:hAnsi="Arial" w:cs="Arial"/>
          <w:color w:val="5B5E59"/>
          <w:spacing w:val="4"/>
          <w:w w:val="254"/>
          <w:sz w:val="14"/>
          <w:szCs w:val="14"/>
        </w:rPr>
        <w:t>l</w:t>
      </w:r>
      <w:r>
        <w:rPr>
          <w:rFonts w:ascii="Arial" w:eastAsia="Arial" w:hAnsi="Arial" w:cs="Arial"/>
          <w:color w:val="444442"/>
          <w:w w:val="110"/>
          <w:sz w:val="14"/>
          <w:szCs w:val="14"/>
        </w:rPr>
        <w:t>m</w:t>
      </w:r>
      <w:r>
        <w:rPr>
          <w:rFonts w:ascii="Arial" w:eastAsia="Arial" w:hAnsi="Arial" w:cs="Arial"/>
          <w:color w:val="444442"/>
          <w:spacing w:val="-12"/>
          <w:w w:val="110"/>
          <w:sz w:val="14"/>
          <w:szCs w:val="14"/>
        </w:rPr>
        <w:t>p</w:t>
      </w:r>
      <w:r>
        <w:rPr>
          <w:rFonts w:ascii="Arial" w:eastAsia="Arial" w:hAnsi="Arial" w:cs="Arial"/>
          <w:color w:val="5B5E59"/>
          <w:w w:val="254"/>
          <w:sz w:val="14"/>
          <w:szCs w:val="14"/>
        </w:rPr>
        <w:t>l</w:t>
      </w:r>
      <w:r>
        <w:rPr>
          <w:rFonts w:ascii="Arial" w:eastAsia="Arial" w:hAnsi="Arial" w:cs="Arial"/>
          <w:color w:val="5B5E59"/>
          <w:spacing w:val="-27"/>
          <w:sz w:val="14"/>
          <w:szCs w:val="14"/>
        </w:rPr>
        <w:t xml:space="preserve"> </w:t>
      </w:r>
      <w:r>
        <w:rPr>
          <w:rFonts w:ascii="Arial" w:eastAsia="Arial" w:hAnsi="Arial" w:cs="Arial"/>
          <w:color w:val="282828"/>
          <w:spacing w:val="-5"/>
          <w:w w:val="109"/>
          <w:sz w:val="14"/>
          <w:szCs w:val="14"/>
        </w:rPr>
        <w:t>e</w:t>
      </w:r>
      <w:r>
        <w:rPr>
          <w:rFonts w:ascii="Arial" w:eastAsia="Arial" w:hAnsi="Arial" w:cs="Arial"/>
          <w:color w:val="444442"/>
          <w:spacing w:val="-6"/>
          <w:w w:val="116"/>
          <w:sz w:val="14"/>
          <w:szCs w:val="14"/>
        </w:rPr>
        <w:t>m</w:t>
      </w:r>
      <w:r>
        <w:rPr>
          <w:rFonts w:ascii="Arial" w:eastAsia="Arial" w:hAnsi="Arial" w:cs="Arial"/>
          <w:color w:val="282828"/>
          <w:spacing w:val="-5"/>
          <w:w w:val="109"/>
          <w:sz w:val="14"/>
          <w:szCs w:val="14"/>
        </w:rPr>
        <w:t>e</w:t>
      </w:r>
      <w:r>
        <w:rPr>
          <w:rFonts w:ascii="Arial" w:eastAsia="Arial" w:hAnsi="Arial" w:cs="Arial"/>
          <w:color w:val="444442"/>
          <w:w w:val="128"/>
          <w:sz w:val="14"/>
          <w:szCs w:val="14"/>
        </w:rPr>
        <w:t>n</w:t>
      </w:r>
      <w:r>
        <w:rPr>
          <w:rFonts w:ascii="Arial" w:eastAsia="Arial" w:hAnsi="Arial" w:cs="Arial"/>
          <w:color w:val="444442"/>
          <w:spacing w:val="-8"/>
          <w:w w:val="127"/>
          <w:sz w:val="14"/>
          <w:szCs w:val="14"/>
        </w:rPr>
        <w:t>t</w:t>
      </w:r>
      <w:r>
        <w:rPr>
          <w:rFonts w:ascii="Arial" w:eastAsia="Arial" w:hAnsi="Arial" w:cs="Arial"/>
          <w:color w:val="282828"/>
          <w:w w:val="96"/>
          <w:sz w:val="14"/>
          <w:szCs w:val="14"/>
        </w:rPr>
        <w:t>a</w:t>
      </w:r>
      <w:r>
        <w:rPr>
          <w:rFonts w:ascii="Arial" w:eastAsia="Arial" w:hAnsi="Arial" w:cs="Arial"/>
          <w:color w:val="282828"/>
          <w:spacing w:val="-14"/>
          <w:w w:val="96"/>
          <w:sz w:val="14"/>
          <w:szCs w:val="14"/>
        </w:rPr>
        <w:t>c</w:t>
      </w:r>
      <w:r>
        <w:rPr>
          <w:rFonts w:ascii="Arial" w:eastAsia="Arial" w:hAnsi="Arial" w:cs="Arial"/>
          <w:color w:val="5B5E59"/>
          <w:w w:val="254"/>
          <w:sz w:val="14"/>
          <w:szCs w:val="14"/>
        </w:rPr>
        <w:t>i</w:t>
      </w:r>
      <w:r>
        <w:rPr>
          <w:rFonts w:ascii="Arial" w:eastAsia="Arial" w:hAnsi="Arial" w:cs="Arial"/>
          <w:color w:val="5B5E59"/>
          <w:spacing w:val="-25"/>
          <w:sz w:val="14"/>
          <w:szCs w:val="14"/>
        </w:rPr>
        <w:t xml:space="preserve"> </w:t>
      </w:r>
      <w:r>
        <w:rPr>
          <w:rFonts w:ascii="Arial" w:eastAsia="Arial" w:hAnsi="Arial" w:cs="Arial"/>
          <w:color w:val="282828"/>
          <w:spacing w:val="-18"/>
          <w:w w:val="138"/>
          <w:sz w:val="14"/>
          <w:szCs w:val="14"/>
        </w:rPr>
        <w:t>o</w:t>
      </w:r>
      <w:r>
        <w:rPr>
          <w:rFonts w:ascii="Arial" w:eastAsia="Arial" w:hAnsi="Arial" w:cs="Arial"/>
          <w:color w:val="444442"/>
          <w:w w:val="124"/>
          <w:sz w:val="14"/>
          <w:szCs w:val="14"/>
        </w:rPr>
        <w:t>n</w:t>
      </w:r>
      <w:r>
        <w:rPr>
          <w:rFonts w:ascii="Arial" w:eastAsia="Arial" w:hAnsi="Arial" w:cs="Arial"/>
          <w:color w:val="444442"/>
          <w:spacing w:val="-16"/>
          <w:sz w:val="14"/>
          <w:szCs w:val="14"/>
        </w:rPr>
        <w:t xml:space="preserve"> </w:t>
      </w:r>
      <w:r>
        <w:rPr>
          <w:rFonts w:ascii="Arial" w:eastAsia="Arial" w:hAnsi="Arial" w:cs="Arial"/>
          <w:color w:val="282828"/>
          <w:sz w:val="14"/>
          <w:szCs w:val="14"/>
        </w:rPr>
        <w:t>de</w:t>
      </w:r>
      <w:r>
        <w:rPr>
          <w:rFonts w:ascii="Arial" w:eastAsia="Arial" w:hAnsi="Arial" w:cs="Arial"/>
          <w:color w:val="282828"/>
          <w:spacing w:val="-1"/>
          <w:sz w:val="14"/>
          <w:szCs w:val="14"/>
        </w:rPr>
        <w:t xml:space="preserve"> </w:t>
      </w:r>
      <w:r>
        <w:rPr>
          <w:rFonts w:ascii="Arial" w:eastAsia="Arial" w:hAnsi="Arial" w:cs="Arial"/>
          <w:color w:val="5B5E59"/>
          <w:spacing w:val="-2"/>
          <w:w w:val="167"/>
          <w:sz w:val="14"/>
          <w:szCs w:val="14"/>
        </w:rPr>
        <w:t>l</w:t>
      </w:r>
      <w:r>
        <w:rPr>
          <w:rFonts w:ascii="Arial" w:eastAsia="Arial" w:hAnsi="Arial" w:cs="Arial"/>
          <w:color w:val="5B5E59"/>
          <w:spacing w:val="-13"/>
          <w:w w:val="167"/>
          <w:sz w:val="14"/>
          <w:szCs w:val="14"/>
        </w:rPr>
        <w:t>i</w:t>
      </w:r>
      <w:r>
        <w:rPr>
          <w:rFonts w:ascii="Arial" w:eastAsia="Arial" w:hAnsi="Arial" w:cs="Arial"/>
          <w:color w:val="282828"/>
          <w:spacing w:val="-8"/>
          <w:w w:val="104"/>
          <w:sz w:val="14"/>
          <w:szCs w:val="14"/>
        </w:rPr>
        <w:t>s</w:t>
      </w:r>
      <w:r>
        <w:rPr>
          <w:rFonts w:ascii="Arial" w:eastAsia="Arial" w:hAnsi="Arial" w:cs="Arial"/>
          <w:color w:val="444442"/>
          <w:spacing w:val="-8"/>
          <w:w w:val="146"/>
          <w:sz w:val="14"/>
          <w:szCs w:val="14"/>
        </w:rPr>
        <w:t>t</w:t>
      </w:r>
      <w:r>
        <w:rPr>
          <w:rFonts w:ascii="Arial" w:eastAsia="Arial" w:hAnsi="Arial" w:cs="Arial"/>
          <w:color w:val="282828"/>
          <w:w w:val="94"/>
          <w:sz w:val="14"/>
          <w:szCs w:val="14"/>
        </w:rPr>
        <w:t>a</w:t>
      </w:r>
      <w:r>
        <w:rPr>
          <w:rFonts w:ascii="Arial" w:eastAsia="Arial" w:hAnsi="Arial" w:cs="Arial"/>
          <w:color w:val="282828"/>
          <w:spacing w:val="-7"/>
          <w:sz w:val="14"/>
          <w:szCs w:val="14"/>
        </w:rPr>
        <w:t xml:space="preserve"> </w:t>
      </w:r>
      <w:r>
        <w:rPr>
          <w:rFonts w:ascii="Arial" w:eastAsia="Arial" w:hAnsi="Arial" w:cs="Arial"/>
          <w:color w:val="282828"/>
          <w:sz w:val="14"/>
          <w:szCs w:val="14"/>
        </w:rPr>
        <w:t>de</w:t>
      </w:r>
      <w:r>
        <w:rPr>
          <w:rFonts w:ascii="Arial" w:eastAsia="Arial" w:hAnsi="Arial" w:cs="Arial"/>
          <w:color w:val="282828"/>
          <w:spacing w:val="-1"/>
          <w:sz w:val="14"/>
          <w:szCs w:val="14"/>
        </w:rPr>
        <w:t xml:space="preserve"> </w:t>
      </w:r>
      <w:r>
        <w:rPr>
          <w:rFonts w:ascii="Arial" w:eastAsia="Arial" w:hAnsi="Arial" w:cs="Arial"/>
          <w:color w:val="444442"/>
          <w:spacing w:val="-8"/>
          <w:w w:val="124"/>
          <w:sz w:val="14"/>
          <w:szCs w:val="14"/>
        </w:rPr>
        <w:t>h</w:t>
      </w:r>
      <w:r>
        <w:rPr>
          <w:rFonts w:ascii="Arial" w:eastAsia="Arial" w:hAnsi="Arial" w:cs="Arial"/>
          <w:color w:val="282828"/>
          <w:w w:val="106"/>
          <w:sz w:val="14"/>
          <w:szCs w:val="14"/>
        </w:rPr>
        <w:t>ora</w:t>
      </w:r>
      <w:r>
        <w:rPr>
          <w:rFonts w:ascii="Arial" w:eastAsia="Arial" w:hAnsi="Arial" w:cs="Arial"/>
          <w:color w:val="282828"/>
          <w:spacing w:val="-13"/>
          <w:w w:val="106"/>
          <w:sz w:val="14"/>
          <w:szCs w:val="14"/>
        </w:rPr>
        <w:t>r</w:t>
      </w:r>
      <w:r>
        <w:rPr>
          <w:rFonts w:ascii="Arial" w:eastAsia="Arial" w:hAnsi="Arial" w:cs="Arial"/>
          <w:color w:val="5B5E59"/>
          <w:w w:val="254"/>
          <w:sz w:val="14"/>
          <w:szCs w:val="14"/>
        </w:rPr>
        <w:t>i</w:t>
      </w:r>
      <w:r>
        <w:rPr>
          <w:rFonts w:ascii="Arial" w:eastAsia="Arial" w:hAnsi="Arial" w:cs="Arial"/>
          <w:color w:val="5B5E59"/>
          <w:spacing w:val="-25"/>
          <w:sz w:val="14"/>
          <w:szCs w:val="14"/>
        </w:rPr>
        <w:t xml:space="preserve"> </w:t>
      </w:r>
      <w:r>
        <w:rPr>
          <w:rFonts w:ascii="Arial" w:eastAsia="Arial" w:hAnsi="Arial" w:cs="Arial"/>
          <w:color w:val="282828"/>
          <w:sz w:val="14"/>
          <w:szCs w:val="14"/>
        </w:rPr>
        <w:t>o</w:t>
      </w:r>
      <w:r>
        <w:rPr>
          <w:rFonts w:ascii="Arial" w:eastAsia="Arial" w:hAnsi="Arial" w:cs="Arial"/>
          <w:color w:val="282828"/>
          <w:spacing w:val="-33"/>
          <w:sz w:val="14"/>
          <w:szCs w:val="14"/>
        </w:rPr>
        <w:t xml:space="preserve"> </w:t>
      </w:r>
      <w:r>
        <w:rPr>
          <w:rFonts w:ascii="Arial" w:eastAsia="Arial" w:hAnsi="Arial" w:cs="Arial"/>
          <w:color w:val="282828"/>
          <w:sz w:val="14"/>
          <w:szCs w:val="14"/>
        </w:rPr>
        <w:tab/>
      </w:r>
      <w:r>
        <w:rPr>
          <w:rFonts w:ascii="Times New Roman" w:eastAsia="Times New Roman" w:hAnsi="Times New Roman" w:cs="Times New Roman"/>
          <w:color w:val="282828"/>
          <w:w w:val="119"/>
          <w:sz w:val="14"/>
          <w:szCs w:val="14"/>
        </w:rPr>
        <w:t>3</w:t>
      </w:r>
    </w:p>
    <w:p w14:paraId="3E84A121" w14:textId="77777777" w:rsidR="00BE5A93" w:rsidRDefault="00645533">
      <w:pPr>
        <w:tabs>
          <w:tab w:val="left" w:pos="4320"/>
          <w:tab w:val="left" w:pos="5060"/>
          <w:tab w:val="left" w:pos="9120"/>
        </w:tabs>
        <w:spacing w:before="47" w:after="0" w:line="240" w:lineRule="auto"/>
        <w:ind w:left="403" w:right="564"/>
        <w:jc w:val="center"/>
        <w:rPr>
          <w:rFonts w:ascii="Times New Roman" w:eastAsia="Times New Roman" w:hAnsi="Times New Roman" w:cs="Times New Roman"/>
          <w:sz w:val="14"/>
          <w:szCs w:val="1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503314180" behindDoc="1" locked="0" layoutInCell="1" allowOverlap="1" wp14:anchorId="52EF19A9" wp14:editId="39B85C4F">
                <wp:simplePos x="0" y="0"/>
                <wp:positionH relativeFrom="page">
                  <wp:posOffset>3949065</wp:posOffset>
                </wp:positionH>
                <wp:positionV relativeFrom="paragraph">
                  <wp:posOffset>53975</wp:posOffset>
                </wp:positionV>
                <wp:extent cx="25400" cy="171450"/>
                <wp:effectExtent l="0" t="0" r="0" b="3175"/>
                <wp:wrapNone/>
                <wp:docPr id="50" name="Text Box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400" cy="1714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90E425B" w14:textId="77777777" w:rsidR="005513D0" w:rsidRDefault="005513D0">
                            <w:pPr>
                              <w:spacing w:after="0" w:line="270" w:lineRule="exact"/>
                              <w:ind w:right="-80"/>
                              <w:rPr>
                                <w:rFonts w:ascii="Arial" w:eastAsia="Arial" w:hAnsi="Arial" w:cs="Arial"/>
                                <w:sz w:val="27"/>
                                <w:szCs w:val="27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color w:val="010101"/>
                                <w:w w:val="76"/>
                                <w:sz w:val="27"/>
                                <w:szCs w:val="27"/>
                              </w:rPr>
                              <w:t>'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2EF19A9" id="Text_x0020_Box_x0020_9" o:spid="_x0000_s1033" type="#_x0000_t202" style="position:absolute;left:0;text-align:left;margin-left:310.95pt;margin-top:4.25pt;width:2pt;height:13.5pt;z-index:-23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" filled="f" stroked="f">
                <v:textbox inset="0,0,0,0">
                  <w:txbxContent>
                    <w:p w14:paraId="190E425B" w14:textId="77777777" w:rsidR="005513D0" w:rsidRDefault="005513D0">
                      <w:pPr>
                        <w:spacing w:after="0" w:line="270" w:lineRule="exact"/>
                        <w:ind w:right="-80"/>
                        <w:rPr>
                          <w:rFonts w:ascii="Arial" w:eastAsia="Arial" w:hAnsi="Arial" w:cs="Arial"/>
                          <w:sz w:val="27"/>
                          <w:szCs w:val="27"/>
                        </w:rPr>
                      </w:pPr>
                      <w:r>
                        <w:rPr>
                          <w:rFonts w:ascii="Arial" w:eastAsia="Arial" w:hAnsi="Arial" w:cs="Arial"/>
                          <w:color w:val="010101"/>
                          <w:w w:val="76"/>
                          <w:sz w:val="27"/>
                          <w:szCs w:val="27"/>
                        </w:rPr>
                        <w:t>'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F700C7">
        <w:rPr>
          <w:rFonts w:ascii="Arial" w:eastAsia="Arial" w:hAnsi="Arial" w:cs="Arial"/>
          <w:color w:val="010101"/>
          <w:spacing w:val="-24"/>
          <w:w w:val="298"/>
          <w:sz w:val="14"/>
          <w:szCs w:val="14"/>
        </w:rPr>
        <w:t>·</w:t>
      </w:r>
      <w:r w:rsidR="00F700C7">
        <w:rPr>
          <w:rFonts w:ascii="Arial" w:eastAsia="Arial" w:hAnsi="Arial" w:cs="Arial"/>
          <w:color w:val="444442"/>
          <w:spacing w:val="-15"/>
          <w:w w:val="113"/>
          <w:sz w:val="14"/>
          <w:szCs w:val="14"/>
        </w:rPr>
        <w:t>D</w:t>
      </w:r>
      <w:r w:rsidR="00F700C7">
        <w:rPr>
          <w:rFonts w:ascii="Arial" w:eastAsia="Arial" w:hAnsi="Arial" w:cs="Arial"/>
          <w:color w:val="282828"/>
          <w:w w:val="117"/>
          <w:sz w:val="14"/>
          <w:szCs w:val="14"/>
        </w:rPr>
        <w:t>e</w:t>
      </w:r>
      <w:r w:rsidR="00F700C7">
        <w:rPr>
          <w:rFonts w:ascii="Arial" w:eastAsia="Arial" w:hAnsi="Arial" w:cs="Arial"/>
          <w:color w:val="282828"/>
          <w:spacing w:val="-19"/>
          <w:w w:val="116"/>
          <w:sz w:val="14"/>
          <w:szCs w:val="14"/>
        </w:rPr>
        <w:t>f</w:t>
      </w:r>
      <w:r w:rsidR="00F700C7">
        <w:rPr>
          <w:rFonts w:ascii="Arial" w:eastAsia="Arial" w:hAnsi="Arial" w:cs="Arial"/>
          <w:color w:val="5B5E59"/>
          <w:spacing w:val="5"/>
          <w:w w:val="254"/>
          <w:sz w:val="14"/>
          <w:szCs w:val="14"/>
        </w:rPr>
        <w:t>i</w:t>
      </w:r>
      <w:r w:rsidR="00F700C7">
        <w:rPr>
          <w:rFonts w:ascii="Arial" w:eastAsia="Arial" w:hAnsi="Arial" w:cs="Arial"/>
          <w:color w:val="444442"/>
          <w:spacing w:val="-21"/>
          <w:w w:val="124"/>
          <w:sz w:val="14"/>
          <w:szCs w:val="14"/>
        </w:rPr>
        <w:t>n</w:t>
      </w:r>
      <w:r w:rsidR="00F700C7">
        <w:rPr>
          <w:rFonts w:ascii="Arial" w:eastAsia="Arial" w:hAnsi="Arial" w:cs="Arial"/>
          <w:color w:val="5B5E59"/>
          <w:spacing w:val="5"/>
          <w:w w:val="254"/>
          <w:sz w:val="14"/>
          <w:szCs w:val="14"/>
        </w:rPr>
        <w:t>i</w:t>
      </w:r>
      <w:r w:rsidR="00F700C7">
        <w:rPr>
          <w:rFonts w:ascii="Arial" w:eastAsia="Arial" w:hAnsi="Arial" w:cs="Arial"/>
          <w:color w:val="181618"/>
          <w:w w:val="132"/>
          <w:sz w:val="14"/>
          <w:szCs w:val="14"/>
        </w:rPr>
        <w:t>r</w:t>
      </w:r>
      <w:r w:rsidR="00F700C7">
        <w:rPr>
          <w:rFonts w:ascii="Arial" w:eastAsia="Arial" w:hAnsi="Arial" w:cs="Arial"/>
          <w:color w:val="181618"/>
          <w:spacing w:val="-13"/>
          <w:sz w:val="14"/>
          <w:szCs w:val="14"/>
        </w:rPr>
        <w:t xml:space="preserve"> </w:t>
      </w:r>
      <w:r w:rsidR="00F700C7">
        <w:rPr>
          <w:rFonts w:ascii="Arial" w:eastAsia="Arial" w:hAnsi="Arial" w:cs="Arial"/>
          <w:color w:val="282828"/>
          <w:w w:val="107"/>
          <w:sz w:val="14"/>
          <w:szCs w:val="14"/>
        </w:rPr>
        <w:t>c</w:t>
      </w:r>
      <w:r w:rsidR="00F700C7">
        <w:rPr>
          <w:rFonts w:ascii="Arial" w:eastAsia="Arial" w:hAnsi="Arial" w:cs="Arial"/>
          <w:color w:val="282828"/>
          <w:spacing w:val="-17"/>
          <w:w w:val="107"/>
          <w:sz w:val="14"/>
          <w:szCs w:val="14"/>
        </w:rPr>
        <w:t>o</w:t>
      </w:r>
      <w:r w:rsidR="00F700C7">
        <w:rPr>
          <w:rFonts w:ascii="Arial" w:eastAsia="Arial" w:hAnsi="Arial" w:cs="Arial"/>
          <w:color w:val="444442"/>
          <w:w w:val="128"/>
          <w:sz w:val="14"/>
          <w:szCs w:val="14"/>
        </w:rPr>
        <w:t>n</w:t>
      </w:r>
      <w:r w:rsidR="00F700C7">
        <w:rPr>
          <w:rFonts w:ascii="Arial" w:eastAsia="Arial" w:hAnsi="Arial" w:cs="Arial"/>
          <w:color w:val="444442"/>
          <w:spacing w:val="-12"/>
          <w:w w:val="127"/>
          <w:sz w:val="14"/>
          <w:szCs w:val="14"/>
        </w:rPr>
        <w:t>t</w:t>
      </w:r>
      <w:r w:rsidR="00F700C7">
        <w:rPr>
          <w:rFonts w:ascii="Arial" w:eastAsia="Arial" w:hAnsi="Arial" w:cs="Arial"/>
          <w:color w:val="181618"/>
          <w:w w:val="123"/>
          <w:sz w:val="14"/>
          <w:szCs w:val="14"/>
        </w:rPr>
        <w:t>r</w:t>
      </w:r>
      <w:r w:rsidR="00F700C7">
        <w:rPr>
          <w:rFonts w:ascii="Arial" w:eastAsia="Arial" w:hAnsi="Arial" w:cs="Arial"/>
          <w:color w:val="181618"/>
          <w:spacing w:val="-17"/>
          <w:w w:val="123"/>
          <w:sz w:val="14"/>
          <w:szCs w:val="14"/>
        </w:rPr>
        <w:t>o</w:t>
      </w:r>
      <w:r w:rsidR="00F700C7">
        <w:rPr>
          <w:rFonts w:ascii="Arial" w:eastAsia="Arial" w:hAnsi="Arial" w:cs="Arial"/>
          <w:color w:val="5B5E59"/>
          <w:spacing w:val="-2"/>
          <w:w w:val="254"/>
          <w:sz w:val="14"/>
          <w:szCs w:val="14"/>
        </w:rPr>
        <w:t>l</w:t>
      </w:r>
      <w:r w:rsidR="00F700C7">
        <w:rPr>
          <w:rFonts w:ascii="Arial" w:eastAsia="Arial" w:hAnsi="Arial" w:cs="Arial"/>
          <w:color w:val="282828"/>
          <w:w w:val="108"/>
          <w:sz w:val="14"/>
          <w:szCs w:val="14"/>
        </w:rPr>
        <w:t>de</w:t>
      </w:r>
      <w:r w:rsidR="00F700C7">
        <w:rPr>
          <w:rFonts w:ascii="Arial" w:eastAsia="Arial" w:hAnsi="Arial" w:cs="Arial"/>
          <w:color w:val="282828"/>
          <w:spacing w:val="-16"/>
          <w:sz w:val="14"/>
          <w:szCs w:val="14"/>
        </w:rPr>
        <w:t xml:space="preserve"> </w:t>
      </w:r>
      <w:r w:rsidR="00F700C7">
        <w:rPr>
          <w:rFonts w:ascii="Arial" w:eastAsia="Arial" w:hAnsi="Arial" w:cs="Arial"/>
          <w:color w:val="444442"/>
          <w:spacing w:val="-8"/>
          <w:w w:val="125"/>
          <w:sz w:val="14"/>
          <w:szCs w:val="14"/>
        </w:rPr>
        <w:t>v</w:t>
      </w:r>
      <w:r w:rsidR="00F700C7">
        <w:rPr>
          <w:rFonts w:ascii="Arial" w:eastAsia="Arial" w:hAnsi="Arial" w:cs="Arial"/>
          <w:color w:val="282828"/>
          <w:w w:val="108"/>
          <w:sz w:val="14"/>
          <w:szCs w:val="14"/>
        </w:rPr>
        <w:t>er</w:t>
      </w:r>
      <w:r w:rsidR="00F700C7">
        <w:rPr>
          <w:rFonts w:ascii="Arial" w:eastAsia="Arial" w:hAnsi="Arial" w:cs="Arial"/>
          <w:color w:val="282828"/>
          <w:spacing w:val="-19"/>
          <w:w w:val="108"/>
          <w:sz w:val="14"/>
          <w:szCs w:val="14"/>
        </w:rPr>
        <w:t>s</w:t>
      </w:r>
      <w:r w:rsidR="00F700C7">
        <w:rPr>
          <w:rFonts w:ascii="Arial" w:eastAsia="Arial" w:hAnsi="Arial" w:cs="Arial"/>
          <w:color w:val="5B5E59"/>
          <w:w w:val="254"/>
          <w:sz w:val="14"/>
          <w:szCs w:val="14"/>
        </w:rPr>
        <w:t>i</w:t>
      </w:r>
      <w:r w:rsidR="00F700C7">
        <w:rPr>
          <w:rFonts w:ascii="Arial" w:eastAsia="Arial" w:hAnsi="Arial" w:cs="Arial"/>
          <w:color w:val="5B5E59"/>
          <w:spacing w:val="-25"/>
          <w:sz w:val="14"/>
          <w:szCs w:val="14"/>
        </w:rPr>
        <w:t xml:space="preserve"> </w:t>
      </w:r>
      <w:r w:rsidR="00F700C7">
        <w:rPr>
          <w:rFonts w:ascii="Arial" w:eastAsia="Arial" w:hAnsi="Arial" w:cs="Arial"/>
          <w:color w:val="282828"/>
          <w:spacing w:val="-4"/>
          <w:sz w:val="14"/>
          <w:szCs w:val="14"/>
        </w:rPr>
        <w:t>o</w:t>
      </w:r>
      <w:r w:rsidR="00F700C7">
        <w:rPr>
          <w:rFonts w:ascii="Arial" w:eastAsia="Arial" w:hAnsi="Arial" w:cs="Arial"/>
          <w:color w:val="444442"/>
          <w:spacing w:val="-9"/>
          <w:sz w:val="14"/>
          <w:szCs w:val="14"/>
        </w:rPr>
        <w:t>n</w:t>
      </w:r>
      <w:r w:rsidR="00F700C7">
        <w:rPr>
          <w:rFonts w:ascii="Arial" w:eastAsia="Arial" w:hAnsi="Arial" w:cs="Arial"/>
          <w:color w:val="282828"/>
          <w:sz w:val="14"/>
          <w:szCs w:val="14"/>
        </w:rPr>
        <w:t>es</w:t>
      </w:r>
      <w:r w:rsidR="00F700C7">
        <w:rPr>
          <w:rFonts w:ascii="Arial" w:eastAsia="Arial" w:hAnsi="Arial" w:cs="Arial"/>
          <w:color w:val="282828"/>
          <w:spacing w:val="-6"/>
          <w:sz w:val="14"/>
          <w:szCs w:val="14"/>
        </w:rPr>
        <w:t xml:space="preserve"> </w:t>
      </w:r>
      <w:r w:rsidR="00F700C7">
        <w:rPr>
          <w:rFonts w:ascii="Arial" w:eastAsia="Arial" w:hAnsi="Arial" w:cs="Arial"/>
          <w:color w:val="282828"/>
          <w:sz w:val="14"/>
          <w:szCs w:val="14"/>
        </w:rPr>
        <w:tab/>
      </w:r>
      <w:r w:rsidR="00F700C7">
        <w:rPr>
          <w:rFonts w:ascii="Times New Roman" w:eastAsia="Times New Roman" w:hAnsi="Times New Roman" w:cs="Times New Roman"/>
          <w:color w:val="444442"/>
          <w:w w:val="199"/>
          <w:sz w:val="14"/>
          <w:szCs w:val="14"/>
        </w:rPr>
        <w:t>1</w:t>
      </w:r>
      <w:r w:rsidR="00F700C7">
        <w:rPr>
          <w:rFonts w:ascii="Times New Roman" w:eastAsia="Times New Roman" w:hAnsi="Times New Roman" w:cs="Times New Roman"/>
          <w:color w:val="444442"/>
          <w:sz w:val="14"/>
          <w:szCs w:val="14"/>
        </w:rPr>
        <w:tab/>
      </w:r>
      <w:r w:rsidR="00F700C7">
        <w:rPr>
          <w:rFonts w:ascii="Arial" w:eastAsia="Arial" w:hAnsi="Arial" w:cs="Arial"/>
          <w:color w:val="010101"/>
          <w:spacing w:val="-24"/>
          <w:w w:val="298"/>
          <w:sz w:val="14"/>
          <w:szCs w:val="14"/>
        </w:rPr>
        <w:t>·</w:t>
      </w:r>
      <w:r w:rsidR="00F700C7">
        <w:rPr>
          <w:rFonts w:ascii="Arial" w:eastAsia="Arial" w:hAnsi="Arial" w:cs="Arial"/>
          <w:color w:val="444442"/>
          <w:spacing w:val="-16"/>
          <w:w w:val="108"/>
          <w:sz w:val="14"/>
          <w:szCs w:val="14"/>
        </w:rPr>
        <w:t>P</w:t>
      </w:r>
      <w:r w:rsidR="00F700C7">
        <w:rPr>
          <w:rFonts w:ascii="Arial" w:eastAsia="Arial" w:hAnsi="Arial" w:cs="Arial"/>
          <w:color w:val="181618"/>
          <w:spacing w:val="-9"/>
          <w:w w:val="132"/>
          <w:sz w:val="14"/>
          <w:szCs w:val="14"/>
        </w:rPr>
        <w:t>r</w:t>
      </w:r>
      <w:r w:rsidR="00F700C7">
        <w:rPr>
          <w:rFonts w:ascii="Arial" w:eastAsia="Arial" w:hAnsi="Arial" w:cs="Arial"/>
          <w:color w:val="444442"/>
          <w:spacing w:val="-9"/>
          <w:w w:val="124"/>
          <w:sz w:val="14"/>
          <w:szCs w:val="14"/>
        </w:rPr>
        <w:t>u</w:t>
      </w:r>
      <w:r w:rsidR="00F700C7">
        <w:rPr>
          <w:rFonts w:ascii="Arial" w:eastAsia="Arial" w:hAnsi="Arial" w:cs="Arial"/>
          <w:color w:val="282828"/>
          <w:w w:val="103"/>
          <w:sz w:val="14"/>
          <w:szCs w:val="14"/>
        </w:rPr>
        <w:t>eba</w:t>
      </w:r>
      <w:r w:rsidR="00F700C7">
        <w:rPr>
          <w:rFonts w:ascii="Arial" w:eastAsia="Arial" w:hAnsi="Arial" w:cs="Arial"/>
          <w:color w:val="282828"/>
          <w:spacing w:val="-7"/>
          <w:sz w:val="14"/>
          <w:szCs w:val="14"/>
        </w:rPr>
        <w:t xml:space="preserve"> </w:t>
      </w:r>
      <w:r w:rsidR="00F700C7">
        <w:rPr>
          <w:rFonts w:ascii="Arial" w:eastAsia="Arial" w:hAnsi="Arial" w:cs="Arial"/>
          <w:color w:val="282828"/>
          <w:sz w:val="14"/>
          <w:szCs w:val="14"/>
        </w:rPr>
        <w:t>de</w:t>
      </w:r>
      <w:r w:rsidR="00F700C7">
        <w:rPr>
          <w:rFonts w:ascii="Arial" w:eastAsia="Arial" w:hAnsi="Arial" w:cs="Arial"/>
          <w:color w:val="282828"/>
          <w:spacing w:val="4"/>
          <w:sz w:val="14"/>
          <w:szCs w:val="14"/>
        </w:rPr>
        <w:t xml:space="preserve"> </w:t>
      </w:r>
      <w:r w:rsidR="00F700C7">
        <w:rPr>
          <w:rFonts w:ascii="Arial" w:eastAsia="Arial" w:hAnsi="Arial" w:cs="Arial"/>
          <w:color w:val="282828"/>
          <w:sz w:val="14"/>
          <w:szCs w:val="14"/>
        </w:rPr>
        <w:t>d</w:t>
      </w:r>
      <w:r w:rsidR="00F700C7">
        <w:rPr>
          <w:rFonts w:ascii="Arial" w:eastAsia="Arial" w:hAnsi="Arial" w:cs="Arial"/>
          <w:color w:val="282828"/>
          <w:spacing w:val="3"/>
          <w:sz w:val="14"/>
          <w:szCs w:val="14"/>
        </w:rPr>
        <w:t>a</w:t>
      </w:r>
      <w:r w:rsidR="00F700C7">
        <w:rPr>
          <w:rFonts w:ascii="Arial" w:eastAsia="Arial" w:hAnsi="Arial" w:cs="Arial"/>
          <w:color w:val="444442"/>
          <w:spacing w:val="4"/>
          <w:sz w:val="14"/>
          <w:szCs w:val="14"/>
        </w:rPr>
        <w:t>t</w:t>
      </w:r>
      <w:r w:rsidR="00F700C7">
        <w:rPr>
          <w:rFonts w:ascii="Arial" w:eastAsia="Arial" w:hAnsi="Arial" w:cs="Arial"/>
          <w:color w:val="282828"/>
          <w:sz w:val="14"/>
          <w:szCs w:val="14"/>
        </w:rPr>
        <w:t>os</w:t>
      </w:r>
      <w:r w:rsidR="00F700C7">
        <w:rPr>
          <w:rFonts w:ascii="Arial" w:eastAsia="Arial" w:hAnsi="Arial" w:cs="Arial"/>
          <w:color w:val="282828"/>
          <w:spacing w:val="7"/>
          <w:sz w:val="14"/>
          <w:szCs w:val="14"/>
        </w:rPr>
        <w:t xml:space="preserve"> </w:t>
      </w:r>
      <w:r w:rsidR="00F700C7">
        <w:rPr>
          <w:rFonts w:ascii="Arial" w:eastAsia="Arial" w:hAnsi="Arial" w:cs="Arial"/>
          <w:color w:val="444442"/>
          <w:spacing w:val="-7"/>
          <w:w w:val="116"/>
          <w:sz w:val="14"/>
          <w:szCs w:val="14"/>
        </w:rPr>
        <w:t>p</w:t>
      </w:r>
      <w:r w:rsidR="00F700C7">
        <w:rPr>
          <w:rFonts w:ascii="Arial" w:eastAsia="Arial" w:hAnsi="Arial" w:cs="Arial"/>
          <w:color w:val="282828"/>
          <w:w w:val="105"/>
          <w:sz w:val="14"/>
          <w:szCs w:val="14"/>
        </w:rPr>
        <w:t>res</w:t>
      </w:r>
      <w:r w:rsidR="00F700C7">
        <w:rPr>
          <w:rFonts w:ascii="Arial" w:eastAsia="Arial" w:hAnsi="Arial" w:cs="Arial"/>
          <w:color w:val="282828"/>
          <w:spacing w:val="-5"/>
          <w:w w:val="105"/>
          <w:sz w:val="14"/>
          <w:szCs w:val="14"/>
        </w:rPr>
        <w:t>e</w:t>
      </w:r>
      <w:r w:rsidR="00F700C7">
        <w:rPr>
          <w:rFonts w:ascii="Arial" w:eastAsia="Arial" w:hAnsi="Arial" w:cs="Arial"/>
          <w:color w:val="444442"/>
          <w:spacing w:val="-6"/>
          <w:w w:val="124"/>
          <w:sz w:val="14"/>
          <w:szCs w:val="14"/>
        </w:rPr>
        <w:t>n</w:t>
      </w:r>
      <w:r w:rsidR="00F700C7">
        <w:rPr>
          <w:rFonts w:ascii="Arial" w:eastAsia="Arial" w:hAnsi="Arial" w:cs="Arial"/>
          <w:color w:val="5B5E59"/>
          <w:spacing w:val="-8"/>
          <w:w w:val="146"/>
          <w:sz w:val="14"/>
          <w:szCs w:val="14"/>
        </w:rPr>
        <w:t>t</w:t>
      </w:r>
      <w:r w:rsidR="00F700C7">
        <w:rPr>
          <w:rFonts w:ascii="Arial" w:eastAsia="Arial" w:hAnsi="Arial" w:cs="Arial"/>
          <w:color w:val="282828"/>
          <w:sz w:val="14"/>
          <w:szCs w:val="14"/>
        </w:rPr>
        <w:t>ados</w:t>
      </w:r>
      <w:r w:rsidR="00F700C7">
        <w:rPr>
          <w:rFonts w:ascii="Arial" w:eastAsia="Arial" w:hAnsi="Arial" w:cs="Arial"/>
          <w:color w:val="282828"/>
          <w:sz w:val="14"/>
          <w:szCs w:val="14"/>
        </w:rPr>
        <w:tab/>
      </w:r>
      <w:r w:rsidR="00F700C7">
        <w:rPr>
          <w:rFonts w:ascii="Times New Roman" w:eastAsia="Times New Roman" w:hAnsi="Times New Roman" w:cs="Times New Roman"/>
          <w:color w:val="444442"/>
          <w:w w:val="171"/>
          <w:sz w:val="14"/>
          <w:szCs w:val="14"/>
        </w:rPr>
        <w:t>1</w:t>
      </w:r>
    </w:p>
    <w:p w14:paraId="01263A72" w14:textId="77777777" w:rsidR="00BE5A93" w:rsidRDefault="00F700C7">
      <w:pPr>
        <w:tabs>
          <w:tab w:val="left" w:pos="4320"/>
          <w:tab w:val="left" w:pos="5040"/>
          <w:tab w:val="left" w:pos="9120"/>
        </w:tabs>
        <w:spacing w:before="37" w:after="0" w:line="240" w:lineRule="auto"/>
        <w:ind w:left="380" w:right="587"/>
        <w:jc w:val="center"/>
        <w:rPr>
          <w:rFonts w:ascii="Times New Roman" w:eastAsia="Times New Roman" w:hAnsi="Times New Roman" w:cs="Times New Roman"/>
          <w:sz w:val="14"/>
          <w:szCs w:val="14"/>
        </w:rPr>
      </w:pPr>
      <w:r>
        <w:rPr>
          <w:rFonts w:ascii="Arial" w:eastAsia="Arial" w:hAnsi="Arial" w:cs="Arial"/>
          <w:color w:val="181618"/>
          <w:w w:val="108"/>
          <w:sz w:val="14"/>
          <w:szCs w:val="14"/>
        </w:rPr>
        <w:t>·Definir</w:t>
      </w:r>
      <w:r>
        <w:rPr>
          <w:rFonts w:ascii="Arial" w:eastAsia="Arial" w:hAnsi="Arial" w:cs="Arial"/>
          <w:color w:val="181618"/>
          <w:spacing w:val="11"/>
          <w:w w:val="108"/>
          <w:sz w:val="14"/>
          <w:szCs w:val="14"/>
        </w:rPr>
        <w:t xml:space="preserve"> </w:t>
      </w:r>
      <w:r>
        <w:rPr>
          <w:rFonts w:ascii="Arial" w:eastAsia="Arial" w:hAnsi="Arial" w:cs="Arial"/>
          <w:color w:val="282828"/>
          <w:w w:val="108"/>
          <w:sz w:val="14"/>
          <w:szCs w:val="14"/>
        </w:rPr>
        <w:t>arquitectura</w:t>
      </w:r>
      <w:r>
        <w:rPr>
          <w:rFonts w:ascii="Arial" w:eastAsia="Arial" w:hAnsi="Arial" w:cs="Arial"/>
          <w:color w:val="282828"/>
          <w:spacing w:val="-17"/>
          <w:w w:val="108"/>
          <w:sz w:val="14"/>
          <w:szCs w:val="14"/>
        </w:rPr>
        <w:t xml:space="preserve"> </w:t>
      </w:r>
      <w:r>
        <w:rPr>
          <w:rFonts w:ascii="Arial" w:eastAsia="Arial" w:hAnsi="Arial" w:cs="Arial"/>
          <w:color w:val="282828"/>
          <w:w w:val="108"/>
          <w:sz w:val="14"/>
          <w:szCs w:val="14"/>
        </w:rPr>
        <w:t>de</w:t>
      </w:r>
      <w:r>
        <w:rPr>
          <w:rFonts w:ascii="Arial" w:eastAsia="Arial" w:hAnsi="Arial" w:cs="Arial"/>
          <w:color w:val="282828"/>
          <w:spacing w:val="-13"/>
          <w:w w:val="108"/>
          <w:sz w:val="14"/>
          <w:szCs w:val="14"/>
        </w:rPr>
        <w:t>l</w:t>
      </w:r>
      <w:r>
        <w:rPr>
          <w:rFonts w:ascii="Arial" w:eastAsia="Arial" w:hAnsi="Arial" w:cs="Arial"/>
          <w:color w:val="282828"/>
          <w:w w:val="108"/>
          <w:sz w:val="14"/>
          <w:szCs w:val="14"/>
        </w:rPr>
        <w:t>s</w:t>
      </w:r>
      <w:r>
        <w:rPr>
          <w:rFonts w:ascii="Arial" w:eastAsia="Arial" w:hAnsi="Arial" w:cs="Arial"/>
          <w:color w:val="282828"/>
          <w:spacing w:val="-17"/>
          <w:w w:val="108"/>
          <w:sz w:val="14"/>
          <w:szCs w:val="14"/>
        </w:rPr>
        <w:t>i</w:t>
      </w:r>
      <w:r>
        <w:rPr>
          <w:rFonts w:ascii="Arial" w:eastAsia="Arial" w:hAnsi="Arial" w:cs="Arial"/>
          <w:color w:val="444442"/>
          <w:spacing w:val="-9"/>
          <w:w w:val="108"/>
          <w:sz w:val="14"/>
          <w:szCs w:val="14"/>
        </w:rPr>
        <w:t>s</w:t>
      </w:r>
      <w:r>
        <w:rPr>
          <w:rFonts w:ascii="Arial" w:eastAsia="Arial" w:hAnsi="Arial" w:cs="Arial"/>
          <w:color w:val="282828"/>
          <w:w w:val="108"/>
          <w:sz w:val="14"/>
          <w:szCs w:val="14"/>
        </w:rPr>
        <w:t>tema</w:t>
      </w:r>
      <w:r>
        <w:rPr>
          <w:rFonts w:ascii="Arial" w:eastAsia="Arial" w:hAnsi="Arial" w:cs="Arial"/>
          <w:color w:val="282828"/>
          <w:spacing w:val="-14"/>
          <w:w w:val="108"/>
          <w:sz w:val="14"/>
          <w:szCs w:val="14"/>
        </w:rPr>
        <w:t xml:space="preserve"> </w:t>
      </w:r>
      <w:r>
        <w:rPr>
          <w:rFonts w:ascii="Arial" w:eastAsia="Arial" w:hAnsi="Arial" w:cs="Arial"/>
          <w:color w:val="282828"/>
          <w:sz w:val="14"/>
          <w:szCs w:val="14"/>
        </w:rPr>
        <w:tab/>
      </w:r>
      <w:r>
        <w:rPr>
          <w:rFonts w:ascii="Times New Roman" w:eastAsia="Times New Roman" w:hAnsi="Times New Roman" w:cs="Times New Roman"/>
          <w:color w:val="282828"/>
          <w:sz w:val="14"/>
          <w:szCs w:val="14"/>
        </w:rPr>
        <w:t>9</w:t>
      </w:r>
      <w:r>
        <w:rPr>
          <w:rFonts w:ascii="Times New Roman" w:eastAsia="Times New Roman" w:hAnsi="Times New Roman" w:cs="Times New Roman"/>
          <w:color w:val="282828"/>
          <w:spacing w:val="-18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color w:val="282828"/>
          <w:sz w:val="14"/>
          <w:szCs w:val="14"/>
        </w:rPr>
        <w:tab/>
      </w:r>
      <w:r>
        <w:rPr>
          <w:rFonts w:ascii="Arial" w:eastAsia="Arial" w:hAnsi="Arial" w:cs="Arial"/>
          <w:color w:val="282828"/>
          <w:w w:val="114"/>
          <w:position w:val="1"/>
          <w:sz w:val="14"/>
          <w:szCs w:val="14"/>
        </w:rPr>
        <w:t>-Modulo</w:t>
      </w:r>
      <w:r>
        <w:rPr>
          <w:rFonts w:ascii="Arial" w:eastAsia="Arial" w:hAnsi="Arial" w:cs="Arial"/>
          <w:color w:val="282828"/>
          <w:spacing w:val="-20"/>
          <w:position w:val="1"/>
          <w:sz w:val="14"/>
          <w:szCs w:val="14"/>
        </w:rPr>
        <w:t xml:space="preserve"> </w:t>
      </w:r>
      <w:r>
        <w:rPr>
          <w:rFonts w:ascii="Arial" w:eastAsia="Arial" w:hAnsi="Arial" w:cs="Arial"/>
          <w:color w:val="282828"/>
          <w:position w:val="1"/>
          <w:sz w:val="14"/>
          <w:szCs w:val="14"/>
        </w:rPr>
        <w:t>de</w:t>
      </w:r>
      <w:r>
        <w:rPr>
          <w:rFonts w:ascii="Arial" w:eastAsia="Arial" w:hAnsi="Arial" w:cs="Arial"/>
          <w:color w:val="282828"/>
          <w:spacing w:val="-1"/>
          <w:position w:val="1"/>
          <w:sz w:val="14"/>
          <w:szCs w:val="14"/>
        </w:rPr>
        <w:t xml:space="preserve"> </w:t>
      </w:r>
      <w:r>
        <w:rPr>
          <w:rFonts w:ascii="Arial" w:eastAsia="Arial" w:hAnsi="Arial" w:cs="Arial"/>
          <w:color w:val="282828"/>
          <w:position w:val="1"/>
          <w:sz w:val="14"/>
          <w:szCs w:val="14"/>
        </w:rPr>
        <w:t>not</w:t>
      </w:r>
      <w:r>
        <w:rPr>
          <w:rFonts w:ascii="Arial" w:eastAsia="Arial" w:hAnsi="Arial" w:cs="Arial"/>
          <w:color w:val="282828"/>
          <w:spacing w:val="1"/>
          <w:position w:val="1"/>
          <w:sz w:val="14"/>
          <w:szCs w:val="14"/>
        </w:rPr>
        <w:t>a</w:t>
      </w:r>
      <w:r>
        <w:rPr>
          <w:rFonts w:ascii="Arial" w:eastAsia="Arial" w:hAnsi="Arial" w:cs="Arial"/>
          <w:color w:val="444442"/>
          <w:position w:val="1"/>
          <w:sz w:val="14"/>
          <w:szCs w:val="14"/>
        </w:rPr>
        <w:t>s</w:t>
      </w:r>
      <w:r>
        <w:rPr>
          <w:rFonts w:ascii="Arial" w:eastAsia="Arial" w:hAnsi="Arial" w:cs="Arial"/>
          <w:color w:val="444442"/>
          <w:spacing w:val="1"/>
          <w:position w:val="1"/>
          <w:sz w:val="14"/>
          <w:szCs w:val="14"/>
        </w:rPr>
        <w:t xml:space="preserve"> </w:t>
      </w:r>
      <w:r>
        <w:rPr>
          <w:rFonts w:ascii="Arial" w:eastAsia="Arial" w:hAnsi="Arial" w:cs="Arial"/>
          <w:color w:val="444442"/>
          <w:position w:val="1"/>
          <w:sz w:val="14"/>
          <w:szCs w:val="14"/>
        </w:rPr>
        <w:tab/>
      </w:r>
      <w:r>
        <w:rPr>
          <w:rFonts w:ascii="Times New Roman" w:eastAsia="Times New Roman" w:hAnsi="Times New Roman" w:cs="Times New Roman"/>
          <w:color w:val="282828"/>
          <w:w w:val="136"/>
          <w:sz w:val="14"/>
          <w:szCs w:val="14"/>
        </w:rPr>
        <w:t>8</w:t>
      </w:r>
    </w:p>
    <w:p w14:paraId="329CD785" w14:textId="77777777" w:rsidR="00BE5A93" w:rsidRDefault="00645533">
      <w:pPr>
        <w:tabs>
          <w:tab w:val="left" w:pos="4320"/>
          <w:tab w:val="left" w:pos="5060"/>
          <w:tab w:val="left" w:pos="9120"/>
        </w:tabs>
        <w:spacing w:before="37" w:after="0" w:line="240" w:lineRule="auto"/>
        <w:ind w:left="402" w:right="563"/>
        <w:jc w:val="center"/>
        <w:rPr>
          <w:rFonts w:ascii="Times New Roman" w:eastAsia="Times New Roman" w:hAnsi="Times New Roman" w:cs="Times New Roman"/>
          <w:sz w:val="14"/>
          <w:szCs w:val="1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503314181" behindDoc="1" locked="0" layoutInCell="1" allowOverlap="1" wp14:anchorId="70BA1C76" wp14:editId="2EE2CBEF">
                <wp:simplePos x="0" y="0"/>
                <wp:positionH relativeFrom="page">
                  <wp:posOffset>3949065</wp:posOffset>
                </wp:positionH>
                <wp:positionV relativeFrom="paragraph">
                  <wp:posOffset>53975</wp:posOffset>
                </wp:positionV>
                <wp:extent cx="25400" cy="171450"/>
                <wp:effectExtent l="0" t="0" r="0" b="3175"/>
                <wp:wrapNone/>
                <wp:docPr id="49" name="Text Box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400" cy="1714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D28EC07" w14:textId="77777777" w:rsidR="005513D0" w:rsidRDefault="005513D0">
                            <w:pPr>
                              <w:spacing w:after="0" w:line="270" w:lineRule="exact"/>
                              <w:ind w:right="-80"/>
                              <w:rPr>
                                <w:rFonts w:ascii="Arial" w:eastAsia="Arial" w:hAnsi="Arial" w:cs="Arial"/>
                                <w:sz w:val="27"/>
                                <w:szCs w:val="27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color w:val="010101"/>
                                <w:w w:val="76"/>
                                <w:sz w:val="27"/>
                                <w:szCs w:val="27"/>
                              </w:rPr>
                              <w:t>'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0BA1C76" id="Text_x0020_Box_x0020_8" o:spid="_x0000_s1034" type="#_x0000_t202" style="position:absolute;left:0;text-align:left;margin-left:310.95pt;margin-top:4.25pt;width:2pt;height:13.5pt;z-index:-2299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" filled="f" stroked="f">
                <v:textbox inset="0,0,0,0">
                  <w:txbxContent>
                    <w:p w14:paraId="4D28EC07" w14:textId="77777777" w:rsidR="005513D0" w:rsidRDefault="005513D0">
                      <w:pPr>
                        <w:spacing w:after="0" w:line="270" w:lineRule="exact"/>
                        <w:ind w:right="-80"/>
                        <w:rPr>
                          <w:rFonts w:ascii="Arial" w:eastAsia="Arial" w:hAnsi="Arial" w:cs="Arial"/>
                          <w:sz w:val="27"/>
                          <w:szCs w:val="27"/>
                        </w:rPr>
                      </w:pPr>
                      <w:r>
                        <w:rPr>
                          <w:rFonts w:ascii="Arial" w:eastAsia="Arial" w:hAnsi="Arial" w:cs="Arial"/>
                          <w:color w:val="010101"/>
                          <w:w w:val="76"/>
                          <w:sz w:val="27"/>
                          <w:szCs w:val="27"/>
                        </w:rPr>
                        <w:t>'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F700C7">
        <w:rPr>
          <w:rFonts w:ascii="Arial" w:eastAsia="Arial" w:hAnsi="Arial" w:cs="Arial"/>
          <w:color w:val="010101"/>
          <w:spacing w:val="-24"/>
          <w:w w:val="298"/>
          <w:position w:val="1"/>
          <w:sz w:val="14"/>
          <w:szCs w:val="14"/>
        </w:rPr>
        <w:t>·</w:t>
      </w:r>
      <w:r w:rsidR="00F700C7">
        <w:rPr>
          <w:rFonts w:ascii="Arial" w:eastAsia="Arial" w:hAnsi="Arial" w:cs="Arial"/>
          <w:color w:val="444442"/>
          <w:spacing w:val="-10"/>
          <w:w w:val="101"/>
          <w:position w:val="1"/>
          <w:sz w:val="14"/>
          <w:szCs w:val="14"/>
        </w:rPr>
        <w:t>D</w:t>
      </w:r>
      <w:r w:rsidR="00F700C7">
        <w:rPr>
          <w:rFonts w:ascii="Arial" w:eastAsia="Arial" w:hAnsi="Arial" w:cs="Arial"/>
          <w:color w:val="5B5E59"/>
          <w:w w:val="254"/>
          <w:position w:val="1"/>
          <w:sz w:val="14"/>
          <w:szCs w:val="14"/>
        </w:rPr>
        <w:t>i</w:t>
      </w:r>
      <w:r w:rsidR="00F700C7">
        <w:rPr>
          <w:rFonts w:ascii="Arial" w:eastAsia="Arial" w:hAnsi="Arial" w:cs="Arial"/>
          <w:color w:val="5B5E59"/>
          <w:spacing w:val="-25"/>
          <w:position w:val="1"/>
          <w:sz w:val="14"/>
          <w:szCs w:val="14"/>
        </w:rPr>
        <w:t xml:space="preserve"> </w:t>
      </w:r>
      <w:r w:rsidR="00F700C7">
        <w:rPr>
          <w:rFonts w:ascii="Arial" w:eastAsia="Arial" w:hAnsi="Arial" w:cs="Arial"/>
          <w:color w:val="181618"/>
          <w:position w:val="1"/>
          <w:sz w:val="14"/>
          <w:szCs w:val="14"/>
        </w:rPr>
        <w:t>s</w:t>
      </w:r>
      <w:r w:rsidR="00F700C7">
        <w:rPr>
          <w:rFonts w:ascii="Arial" w:eastAsia="Arial" w:hAnsi="Arial" w:cs="Arial"/>
          <w:color w:val="181618"/>
          <w:spacing w:val="-5"/>
          <w:position w:val="1"/>
          <w:sz w:val="14"/>
          <w:szCs w:val="14"/>
        </w:rPr>
        <w:t>e</w:t>
      </w:r>
      <w:r w:rsidR="00F700C7">
        <w:rPr>
          <w:rFonts w:ascii="Arial" w:eastAsia="Arial" w:hAnsi="Arial" w:cs="Arial"/>
          <w:color w:val="444442"/>
          <w:spacing w:val="-8"/>
          <w:position w:val="1"/>
          <w:sz w:val="14"/>
          <w:szCs w:val="14"/>
        </w:rPr>
        <w:t>ñ</w:t>
      </w:r>
      <w:r w:rsidR="00F700C7">
        <w:rPr>
          <w:rFonts w:ascii="Arial" w:eastAsia="Arial" w:hAnsi="Arial" w:cs="Arial"/>
          <w:color w:val="282828"/>
          <w:position w:val="1"/>
          <w:sz w:val="14"/>
          <w:szCs w:val="14"/>
        </w:rPr>
        <w:t>o</w:t>
      </w:r>
      <w:r w:rsidR="00F700C7">
        <w:rPr>
          <w:rFonts w:ascii="Arial" w:eastAsia="Arial" w:hAnsi="Arial" w:cs="Arial"/>
          <w:color w:val="282828"/>
          <w:spacing w:val="15"/>
          <w:position w:val="1"/>
          <w:sz w:val="14"/>
          <w:szCs w:val="14"/>
        </w:rPr>
        <w:t xml:space="preserve"> </w:t>
      </w:r>
      <w:r w:rsidR="00F700C7">
        <w:rPr>
          <w:rFonts w:ascii="Arial" w:eastAsia="Arial" w:hAnsi="Arial" w:cs="Arial"/>
          <w:color w:val="282828"/>
          <w:position w:val="1"/>
          <w:sz w:val="14"/>
          <w:szCs w:val="14"/>
        </w:rPr>
        <w:t>de</w:t>
      </w:r>
      <w:r w:rsidR="00F700C7">
        <w:rPr>
          <w:rFonts w:ascii="Arial" w:eastAsia="Arial" w:hAnsi="Arial" w:cs="Arial"/>
          <w:color w:val="282828"/>
          <w:spacing w:val="-1"/>
          <w:position w:val="1"/>
          <w:sz w:val="14"/>
          <w:szCs w:val="14"/>
        </w:rPr>
        <w:t xml:space="preserve"> </w:t>
      </w:r>
      <w:r w:rsidR="00F700C7">
        <w:rPr>
          <w:rFonts w:ascii="Arial" w:eastAsia="Arial" w:hAnsi="Arial" w:cs="Arial"/>
          <w:color w:val="444442"/>
          <w:spacing w:val="-5"/>
          <w:w w:val="116"/>
          <w:position w:val="1"/>
          <w:sz w:val="14"/>
          <w:szCs w:val="14"/>
        </w:rPr>
        <w:t>m</w:t>
      </w:r>
      <w:r w:rsidR="00F700C7">
        <w:rPr>
          <w:rFonts w:ascii="Arial" w:eastAsia="Arial" w:hAnsi="Arial" w:cs="Arial"/>
          <w:color w:val="282828"/>
          <w:w w:val="108"/>
          <w:position w:val="1"/>
          <w:sz w:val="14"/>
          <w:szCs w:val="14"/>
        </w:rPr>
        <w:t>od</w:t>
      </w:r>
      <w:r w:rsidR="00F700C7">
        <w:rPr>
          <w:rFonts w:ascii="Arial" w:eastAsia="Arial" w:hAnsi="Arial" w:cs="Arial"/>
          <w:color w:val="282828"/>
          <w:spacing w:val="-10"/>
          <w:w w:val="108"/>
          <w:position w:val="1"/>
          <w:sz w:val="14"/>
          <w:szCs w:val="14"/>
        </w:rPr>
        <w:t>e</w:t>
      </w:r>
      <w:r w:rsidR="00F700C7">
        <w:rPr>
          <w:rFonts w:ascii="Arial" w:eastAsia="Arial" w:hAnsi="Arial" w:cs="Arial"/>
          <w:color w:val="5B5E59"/>
          <w:w w:val="254"/>
          <w:position w:val="1"/>
          <w:sz w:val="14"/>
          <w:szCs w:val="14"/>
        </w:rPr>
        <w:t>l</w:t>
      </w:r>
      <w:r w:rsidR="00F700C7">
        <w:rPr>
          <w:rFonts w:ascii="Arial" w:eastAsia="Arial" w:hAnsi="Arial" w:cs="Arial"/>
          <w:color w:val="5B5E59"/>
          <w:spacing w:val="-26"/>
          <w:position w:val="1"/>
          <w:sz w:val="14"/>
          <w:szCs w:val="14"/>
        </w:rPr>
        <w:t xml:space="preserve"> </w:t>
      </w:r>
      <w:r w:rsidR="00F700C7">
        <w:rPr>
          <w:rFonts w:ascii="Arial" w:eastAsia="Arial" w:hAnsi="Arial" w:cs="Arial"/>
          <w:color w:val="282828"/>
          <w:position w:val="1"/>
          <w:sz w:val="14"/>
          <w:szCs w:val="14"/>
        </w:rPr>
        <w:t>o</w:t>
      </w:r>
      <w:r w:rsidR="00F700C7">
        <w:rPr>
          <w:rFonts w:ascii="Arial" w:eastAsia="Arial" w:hAnsi="Arial" w:cs="Arial"/>
          <w:color w:val="282828"/>
          <w:spacing w:val="-2"/>
          <w:position w:val="1"/>
          <w:sz w:val="14"/>
          <w:szCs w:val="14"/>
        </w:rPr>
        <w:t xml:space="preserve"> </w:t>
      </w:r>
      <w:r w:rsidR="00F700C7">
        <w:rPr>
          <w:rFonts w:ascii="Arial" w:eastAsia="Arial" w:hAnsi="Arial" w:cs="Arial"/>
          <w:color w:val="282828"/>
          <w:position w:val="1"/>
          <w:sz w:val="14"/>
          <w:szCs w:val="14"/>
        </w:rPr>
        <w:t>de</w:t>
      </w:r>
      <w:r w:rsidR="00F700C7">
        <w:rPr>
          <w:rFonts w:ascii="Arial" w:eastAsia="Arial" w:hAnsi="Arial" w:cs="Arial"/>
          <w:color w:val="282828"/>
          <w:spacing w:val="4"/>
          <w:position w:val="1"/>
          <w:sz w:val="14"/>
          <w:szCs w:val="14"/>
        </w:rPr>
        <w:t xml:space="preserve"> </w:t>
      </w:r>
      <w:r w:rsidR="00F700C7">
        <w:rPr>
          <w:rFonts w:ascii="Arial" w:eastAsia="Arial" w:hAnsi="Arial" w:cs="Arial"/>
          <w:color w:val="282828"/>
          <w:position w:val="1"/>
          <w:sz w:val="14"/>
          <w:szCs w:val="14"/>
        </w:rPr>
        <w:t>d</w:t>
      </w:r>
      <w:r w:rsidR="00F700C7">
        <w:rPr>
          <w:rFonts w:ascii="Arial" w:eastAsia="Arial" w:hAnsi="Arial" w:cs="Arial"/>
          <w:color w:val="282828"/>
          <w:spacing w:val="3"/>
          <w:position w:val="1"/>
          <w:sz w:val="14"/>
          <w:szCs w:val="14"/>
        </w:rPr>
        <w:t>a</w:t>
      </w:r>
      <w:r w:rsidR="00F700C7">
        <w:rPr>
          <w:rFonts w:ascii="Arial" w:eastAsia="Arial" w:hAnsi="Arial" w:cs="Arial"/>
          <w:color w:val="444442"/>
          <w:spacing w:val="4"/>
          <w:position w:val="1"/>
          <w:sz w:val="14"/>
          <w:szCs w:val="14"/>
        </w:rPr>
        <w:t>t</w:t>
      </w:r>
      <w:r w:rsidR="00F700C7">
        <w:rPr>
          <w:rFonts w:ascii="Arial" w:eastAsia="Arial" w:hAnsi="Arial" w:cs="Arial"/>
          <w:color w:val="282828"/>
          <w:position w:val="1"/>
          <w:sz w:val="14"/>
          <w:szCs w:val="14"/>
        </w:rPr>
        <w:t>os</w:t>
      </w:r>
      <w:r w:rsidR="00F700C7">
        <w:rPr>
          <w:rFonts w:ascii="Arial" w:eastAsia="Arial" w:hAnsi="Arial" w:cs="Arial"/>
          <w:color w:val="282828"/>
          <w:spacing w:val="-2"/>
          <w:position w:val="1"/>
          <w:sz w:val="14"/>
          <w:szCs w:val="14"/>
        </w:rPr>
        <w:t xml:space="preserve"> </w:t>
      </w:r>
      <w:r w:rsidR="00F700C7">
        <w:rPr>
          <w:rFonts w:ascii="Arial" w:eastAsia="Arial" w:hAnsi="Arial" w:cs="Arial"/>
          <w:color w:val="444442"/>
          <w:position w:val="1"/>
          <w:sz w:val="14"/>
          <w:szCs w:val="14"/>
        </w:rPr>
        <w:t>'</w:t>
      </w:r>
      <w:r w:rsidR="00F700C7">
        <w:rPr>
          <w:rFonts w:ascii="Arial" w:eastAsia="Arial" w:hAnsi="Arial" w:cs="Arial"/>
          <w:color w:val="444442"/>
          <w:spacing w:val="3"/>
          <w:position w:val="1"/>
          <w:sz w:val="14"/>
          <w:szCs w:val="14"/>
        </w:rPr>
        <w:t>"</w:t>
      </w:r>
      <w:r w:rsidR="00F700C7">
        <w:rPr>
          <w:rFonts w:ascii="Arial" w:eastAsia="Arial" w:hAnsi="Arial" w:cs="Arial"/>
          <w:color w:val="282828"/>
          <w:spacing w:val="-3"/>
          <w:position w:val="1"/>
          <w:sz w:val="14"/>
          <w:szCs w:val="14"/>
        </w:rPr>
        <w:t>f</w:t>
      </w:r>
      <w:r w:rsidR="00F700C7">
        <w:rPr>
          <w:rFonts w:ascii="Arial" w:eastAsia="Arial" w:hAnsi="Arial" w:cs="Arial"/>
          <w:color w:val="444442"/>
          <w:spacing w:val="-9"/>
          <w:position w:val="1"/>
          <w:sz w:val="14"/>
          <w:szCs w:val="14"/>
        </w:rPr>
        <w:t>u</w:t>
      </w:r>
      <w:r w:rsidR="00F700C7">
        <w:rPr>
          <w:rFonts w:ascii="Arial" w:eastAsia="Arial" w:hAnsi="Arial" w:cs="Arial"/>
          <w:color w:val="282828"/>
          <w:position w:val="1"/>
          <w:sz w:val="14"/>
          <w:szCs w:val="14"/>
        </w:rPr>
        <w:t>era</w:t>
      </w:r>
      <w:r w:rsidR="00F700C7">
        <w:rPr>
          <w:rFonts w:ascii="Arial" w:eastAsia="Arial" w:hAnsi="Arial" w:cs="Arial"/>
          <w:color w:val="282828"/>
          <w:spacing w:val="27"/>
          <w:position w:val="1"/>
          <w:sz w:val="14"/>
          <w:szCs w:val="14"/>
        </w:rPr>
        <w:t xml:space="preserve"> </w:t>
      </w:r>
      <w:r w:rsidR="00F700C7">
        <w:rPr>
          <w:rFonts w:ascii="Arial" w:eastAsia="Arial" w:hAnsi="Arial" w:cs="Arial"/>
          <w:color w:val="282828"/>
          <w:position w:val="1"/>
          <w:sz w:val="14"/>
          <w:szCs w:val="14"/>
        </w:rPr>
        <w:t>de</w:t>
      </w:r>
      <w:r w:rsidR="00F700C7">
        <w:rPr>
          <w:rFonts w:ascii="Arial" w:eastAsia="Arial" w:hAnsi="Arial" w:cs="Arial"/>
          <w:color w:val="282828"/>
          <w:spacing w:val="-1"/>
          <w:position w:val="1"/>
          <w:sz w:val="14"/>
          <w:szCs w:val="14"/>
        </w:rPr>
        <w:t xml:space="preserve"> </w:t>
      </w:r>
      <w:r w:rsidR="00F700C7">
        <w:rPr>
          <w:rFonts w:ascii="Arial" w:eastAsia="Arial" w:hAnsi="Arial" w:cs="Arial"/>
          <w:color w:val="5B5E59"/>
          <w:spacing w:val="-10"/>
          <w:w w:val="167"/>
          <w:position w:val="1"/>
          <w:sz w:val="14"/>
          <w:szCs w:val="14"/>
        </w:rPr>
        <w:t>l</w:t>
      </w:r>
      <w:r w:rsidR="00F700C7">
        <w:rPr>
          <w:rFonts w:ascii="Arial" w:eastAsia="Arial" w:hAnsi="Arial" w:cs="Arial"/>
          <w:color w:val="5B5E59"/>
          <w:spacing w:val="-23"/>
          <w:w w:val="167"/>
          <w:position w:val="1"/>
          <w:sz w:val="14"/>
          <w:szCs w:val="14"/>
        </w:rPr>
        <w:t>i</w:t>
      </w:r>
      <w:r w:rsidR="00F700C7">
        <w:rPr>
          <w:rFonts w:ascii="Arial" w:eastAsia="Arial" w:hAnsi="Arial" w:cs="Arial"/>
          <w:color w:val="444442"/>
          <w:spacing w:val="-9"/>
          <w:w w:val="124"/>
          <w:position w:val="1"/>
          <w:sz w:val="14"/>
          <w:szCs w:val="14"/>
        </w:rPr>
        <w:t>n</w:t>
      </w:r>
      <w:r w:rsidR="00F700C7">
        <w:rPr>
          <w:rFonts w:ascii="Arial" w:eastAsia="Arial" w:hAnsi="Arial" w:cs="Arial"/>
          <w:color w:val="282828"/>
          <w:w w:val="107"/>
          <w:position w:val="1"/>
          <w:sz w:val="14"/>
          <w:szCs w:val="14"/>
        </w:rPr>
        <w:t>ea"</w:t>
      </w:r>
      <w:r w:rsidR="00F700C7">
        <w:rPr>
          <w:rFonts w:ascii="Arial" w:eastAsia="Arial" w:hAnsi="Arial" w:cs="Arial"/>
          <w:color w:val="282828"/>
          <w:position w:val="1"/>
          <w:sz w:val="14"/>
          <w:szCs w:val="14"/>
        </w:rPr>
        <w:tab/>
      </w:r>
      <w:r w:rsidR="00F700C7">
        <w:rPr>
          <w:rFonts w:ascii="Times New Roman" w:eastAsia="Times New Roman" w:hAnsi="Times New Roman" w:cs="Times New Roman"/>
          <w:color w:val="282828"/>
          <w:sz w:val="14"/>
          <w:szCs w:val="14"/>
        </w:rPr>
        <w:t>3</w:t>
      </w:r>
      <w:r w:rsidR="00F700C7">
        <w:rPr>
          <w:rFonts w:ascii="Times New Roman" w:eastAsia="Times New Roman" w:hAnsi="Times New Roman" w:cs="Times New Roman"/>
          <w:color w:val="282828"/>
          <w:spacing w:val="-22"/>
          <w:sz w:val="14"/>
          <w:szCs w:val="14"/>
        </w:rPr>
        <w:t xml:space="preserve"> </w:t>
      </w:r>
      <w:r w:rsidR="00F700C7">
        <w:rPr>
          <w:rFonts w:ascii="Times New Roman" w:eastAsia="Times New Roman" w:hAnsi="Times New Roman" w:cs="Times New Roman"/>
          <w:color w:val="282828"/>
          <w:sz w:val="14"/>
          <w:szCs w:val="14"/>
        </w:rPr>
        <w:tab/>
      </w:r>
      <w:r w:rsidR="00F700C7">
        <w:rPr>
          <w:rFonts w:ascii="Arial" w:eastAsia="Arial" w:hAnsi="Arial" w:cs="Arial"/>
          <w:color w:val="010101"/>
          <w:spacing w:val="-24"/>
          <w:w w:val="298"/>
          <w:sz w:val="14"/>
          <w:szCs w:val="14"/>
        </w:rPr>
        <w:t>·</w:t>
      </w:r>
      <w:r w:rsidR="00F700C7">
        <w:rPr>
          <w:rFonts w:ascii="Arial" w:eastAsia="Arial" w:hAnsi="Arial" w:cs="Arial"/>
          <w:color w:val="444442"/>
          <w:spacing w:val="-19"/>
          <w:w w:val="113"/>
          <w:sz w:val="14"/>
          <w:szCs w:val="14"/>
        </w:rPr>
        <w:t>D</w:t>
      </w:r>
      <w:r w:rsidR="00F700C7">
        <w:rPr>
          <w:rFonts w:ascii="Arial" w:eastAsia="Arial" w:hAnsi="Arial" w:cs="Arial"/>
          <w:color w:val="5B5E59"/>
          <w:w w:val="254"/>
          <w:sz w:val="14"/>
          <w:szCs w:val="14"/>
        </w:rPr>
        <w:t>i</w:t>
      </w:r>
      <w:r w:rsidR="00F700C7">
        <w:rPr>
          <w:rFonts w:ascii="Arial" w:eastAsia="Arial" w:hAnsi="Arial" w:cs="Arial"/>
          <w:color w:val="5B5E59"/>
          <w:spacing w:val="-25"/>
          <w:sz w:val="14"/>
          <w:szCs w:val="14"/>
        </w:rPr>
        <w:t xml:space="preserve"> </w:t>
      </w:r>
      <w:r w:rsidR="00F700C7">
        <w:rPr>
          <w:rFonts w:ascii="Arial" w:eastAsia="Arial" w:hAnsi="Arial" w:cs="Arial"/>
          <w:color w:val="282828"/>
          <w:sz w:val="14"/>
          <w:szCs w:val="14"/>
        </w:rPr>
        <w:t>s</w:t>
      </w:r>
      <w:r w:rsidR="00F700C7">
        <w:rPr>
          <w:rFonts w:ascii="Arial" w:eastAsia="Arial" w:hAnsi="Arial" w:cs="Arial"/>
          <w:color w:val="282828"/>
          <w:spacing w:val="-5"/>
          <w:sz w:val="14"/>
          <w:szCs w:val="14"/>
        </w:rPr>
        <w:t>e</w:t>
      </w:r>
      <w:r w:rsidR="00F700C7">
        <w:rPr>
          <w:rFonts w:ascii="Arial" w:eastAsia="Arial" w:hAnsi="Arial" w:cs="Arial"/>
          <w:color w:val="444442"/>
          <w:spacing w:val="-8"/>
          <w:sz w:val="14"/>
          <w:szCs w:val="14"/>
        </w:rPr>
        <w:t>ñ</w:t>
      </w:r>
      <w:r w:rsidR="00F700C7">
        <w:rPr>
          <w:rFonts w:ascii="Arial" w:eastAsia="Arial" w:hAnsi="Arial" w:cs="Arial"/>
          <w:color w:val="282828"/>
          <w:sz w:val="14"/>
          <w:szCs w:val="14"/>
        </w:rPr>
        <w:t>o</w:t>
      </w:r>
      <w:r w:rsidR="00F700C7">
        <w:rPr>
          <w:rFonts w:ascii="Arial" w:eastAsia="Arial" w:hAnsi="Arial" w:cs="Arial"/>
          <w:color w:val="282828"/>
          <w:spacing w:val="16"/>
          <w:sz w:val="14"/>
          <w:szCs w:val="14"/>
        </w:rPr>
        <w:t xml:space="preserve"> </w:t>
      </w:r>
      <w:r w:rsidR="00F700C7">
        <w:rPr>
          <w:rFonts w:ascii="Arial" w:eastAsia="Arial" w:hAnsi="Arial" w:cs="Arial"/>
          <w:color w:val="282828"/>
          <w:w w:val="108"/>
          <w:sz w:val="14"/>
          <w:szCs w:val="14"/>
        </w:rPr>
        <w:t>de</w:t>
      </w:r>
      <w:r w:rsidR="00F700C7">
        <w:rPr>
          <w:rFonts w:ascii="Arial" w:eastAsia="Arial" w:hAnsi="Arial" w:cs="Arial"/>
          <w:color w:val="282828"/>
          <w:spacing w:val="-29"/>
          <w:sz w:val="14"/>
          <w:szCs w:val="14"/>
        </w:rPr>
        <w:t xml:space="preserve"> </w:t>
      </w:r>
      <w:r w:rsidR="00F700C7">
        <w:rPr>
          <w:rFonts w:ascii="Arial" w:eastAsia="Arial" w:hAnsi="Arial" w:cs="Arial"/>
          <w:color w:val="5B5E59"/>
          <w:spacing w:val="5"/>
          <w:w w:val="254"/>
          <w:sz w:val="14"/>
          <w:szCs w:val="14"/>
        </w:rPr>
        <w:t>i</w:t>
      </w:r>
      <w:r w:rsidR="00F700C7">
        <w:rPr>
          <w:rFonts w:ascii="Arial" w:eastAsia="Arial" w:hAnsi="Arial" w:cs="Arial"/>
          <w:color w:val="444442"/>
          <w:w w:val="128"/>
          <w:sz w:val="14"/>
          <w:szCs w:val="14"/>
        </w:rPr>
        <w:t>n</w:t>
      </w:r>
      <w:r w:rsidR="00F700C7">
        <w:rPr>
          <w:rFonts w:ascii="Arial" w:eastAsia="Arial" w:hAnsi="Arial" w:cs="Arial"/>
          <w:color w:val="444442"/>
          <w:spacing w:val="-8"/>
          <w:w w:val="127"/>
          <w:sz w:val="14"/>
          <w:szCs w:val="14"/>
        </w:rPr>
        <w:t>t</w:t>
      </w:r>
      <w:r w:rsidR="00F700C7">
        <w:rPr>
          <w:rFonts w:ascii="Arial" w:eastAsia="Arial" w:hAnsi="Arial" w:cs="Arial"/>
          <w:color w:val="282828"/>
          <w:w w:val="106"/>
          <w:sz w:val="14"/>
          <w:szCs w:val="14"/>
        </w:rPr>
        <w:t>erfa</w:t>
      </w:r>
      <w:r w:rsidR="00F700C7">
        <w:rPr>
          <w:rFonts w:ascii="Arial" w:eastAsia="Arial" w:hAnsi="Arial" w:cs="Arial"/>
          <w:color w:val="282828"/>
          <w:w w:val="107"/>
          <w:sz w:val="14"/>
          <w:szCs w:val="14"/>
        </w:rPr>
        <w:t>z</w:t>
      </w:r>
      <w:r w:rsidR="00F700C7">
        <w:rPr>
          <w:rFonts w:ascii="Arial" w:eastAsia="Arial" w:hAnsi="Arial" w:cs="Arial"/>
          <w:color w:val="282828"/>
          <w:spacing w:val="-3"/>
          <w:sz w:val="14"/>
          <w:szCs w:val="14"/>
        </w:rPr>
        <w:t xml:space="preserve"> </w:t>
      </w:r>
      <w:r w:rsidR="00F700C7">
        <w:rPr>
          <w:rFonts w:ascii="Arial" w:eastAsia="Arial" w:hAnsi="Arial" w:cs="Arial"/>
          <w:color w:val="282828"/>
          <w:w w:val="104"/>
          <w:sz w:val="14"/>
          <w:szCs w:val="14"/>
        </w:rPr>
        <w:t>gra</w:t>
      </w:r>
      <w:r w:rsidR="00F700C7">
        <w:rPr>
          <w:rFonts w:ascii="Arial" w:eastAsia="Arial" w:hAnsi="Arial" w:cs="Arial"/>
          <w:color w:val="282828"/>
          <w:spacing w:val="-10"/>
          <w:w w:val="103"/>
          <w:sz w:val="14"/>
          <w:szCs w:val="14"/>
        </w:rPr>
        <w:t>f</w:t>
      </w:r>
      <w:r w:rsidR="00F700C7">
        <w:rPr>
          <w:rFonts w:ascii="Arial" w:eastAsia="Arial" w:hAnsi="Arial" w:cs="Arial"/>
          <w:color w:val="5B5E59"/>
          <w:w w:val="254"/>
          <w:sz w:val="14"/>
          <w:szCs w:val="14"/>
        </w:rPr>
        <w:t>i</w:t>
      </w:r>
      <w:r w:rsidR="00F700C7">
        <w:rPr>
          <w:rFonts w:ascii="Arial" w:eastAsia="Arial" w:hAnsi="Arial" w:cs="Arial"/>
          <w:color w:val="5B5E59"/>
          <w:spacing w:val="-27"/>
          <w:sz w:val="14"/>
          <w:szCs w:val="14"/>
        </w:rPr>
        <w:t xml:space="preserve"> </w:t>
      </w:r>
      <w:r w:rsidR="00F700C7">
        <w:rPr>
          <w:rFonts w:ascii="Arial" w:eastAsia="Arial" w:hAnsi="Arial" w:cs="Arial"/>
          <w:color w:val="282828"/>
          <w:sz w:val="14"/>
          <w:szCs w:val="14"/>
        </w:rPr>
        <w:t>ca</w:t>
      </w:r>
      <w:r w:rsidR="00F700C7">
        <w:rPr>
          <w:rFonts w:ascii="Arial" w:eastAsia="Arial" w:hAnsi="Arial" w:cs="Arial"/>
          <w:color w:val="282828"/>
          <w:sz w:val="14"/>
          <w:szCs w:val="14"/>
        </w:rPr>
        <w:tab/>
      </w:r>
      <w:r w:rsidR="00F700C7">
        <w:rPr>
          <w:rFonts w:ascii="Times New Roman" w:eastAsia="Times New Roman" w:hAnsi="Times New Roman" w:cs="Times New Roman"/>
          <w:color w:val="444442"/>
          <w:w w:val="171"/>
          <w:sz w:val="14"/>
          <w:szCs w:val="14"/>
        </w:rPr>
        <w:t>1</w:t>
      </w:r>
    </w:p>
    <w:p w14:paraId="4604D452" w14:textId="77777777" w:rsidR="00BE5A93" w:rsidRDefault="00F700C7">
      <w:pPr>
        <w:tabs>
          <w:tab w:val="left" w:pos="4320"/>
          <w:tab w:val="left" w:pos="5080"/>
          <w:tab w:val="left" w:pos="9120"/>
        </w:tabs>
        <w:spacing w:before="47" w:after="0" w:line="240" w:lineRule="auto"/>
        <w:ind w:left="402" w:right="544"/>
        <w:jc w:val="center"/>
        <w:rPr>
          <w:rFonts w:ascii="Times New Roman" w:eastAsia="Times New Roman" w:hAnsi="Times New Roman" w:cs="Times New Roman"/>
          <w:sz w:val="14"/>
          <w:szCs w:val="14"/>
        </w:rPr>
      </w:pPr>
      <w:r>
        <w:rPr>
          <w:rFonts w:ascii="Arial" w:eastAsia="Arial" w:hAnsi="Arial" w:cs="Arial"/>
          <w:color w:val="010101"/>
          <w:spacing w:val="-24"/>
          <w:w w:val="298"/>
          <w:sz w:val="14"/>
          <w:szCs w:val="14"/>
        </w:rPr>
        <w:t>·</w:t>
      </w:r>
      <w:r>
        <w:rPr>
          <w:rFonts w:ascii="Arial" w:eastAsia="Arial" w:hAnsi="Arial" w:cs="Arial"/>
          <w:color w:val="444442"/>
          <w:spacing w:val="5"/>
          <w:w w:val="83"/>
          <w:sz w:val="14"/>
          <w:szCs w:val="14"/>
        </w:rPr>
        <w:t>R</w:t>
      </w:r>
      <w:r>
        <w:rPr>
          <w:rFonts w:ascii="Arial" w:eastAsia="Arial" w:hAnsi="Arial" w:cs="Arial"/>
          <w:color w:val="282828"/>
          <w:w w:val="101"/>
          <w:sz w:val="14"/>
          <w:szCs w:val="14"/>
        </w:rPr>
        <w:t>e</w:t>
      </w:r>
      <w:r>
        <w:rPr>
          <w:rFonts w:ascii="Arial" w:eastAsia="Arial" w:hAnsi="Arial" w:cs="Arial"/>
          <w:color w:val="282828"/>
          <w:spacing w:val="-4"/>
          <w:w w:val="101"/>
          <w:sz w:val="14"/>
          <w:szCs w:val="14"/>
        </w:rPr>
        <w:t>a</w:t>
      </w:r>
      <w:r>
        <w:rPr>
          <w:rFonts w:ascii="Arial" w:eastAsia="Arial" w:hAnsi="Arial" w:cs="Arial"/>
          <w:color w:val="5B5E59"/>
          <w:w w:val="167"/>
          <w:sz w:val="14"/>
          <w:szCs w:val="14"/>
        </w:rPr>
        <w:t>l</w:t>
      </w:r>
      <w:r>
        <w:rPr>
          <w:rFonts w:ascii="Arial" w:eastAsia="Arial" w:hAnsi="Arial" w:cs="Arial"/>
          <w:color w:val="5B5E59"/>
          <w:spacing w:val="-10"/>
          <w:w w:val="167"/>
          <w:sz w:val="14"/>
          <w:szCs w:val="14"/>
        </w:rPr>
        <w:t>i</w:t>
      </w:r>
      <w:r>
        <w:rPr>
          <w:rFonts w:ascii="Arial" w:eastAsia="Arial" w:hAnsi="Arial" w:cs="Arial"/>
          <w:color w:val="282828"/>
          <w:w w:val="93"/>
          <w:sz w:val="14"/>
          <w:szCs w:val="14"/>
        </w:rPr>
        <w:t>za</w:t>
      </w:r>
      <w:r>
        <w:rPr>
          <w:rFonts w:ascii="Arial" w:eastAsia="Arial" w:hAnsi="Arial" w:cs="Arial"/>
          <w:color w:val="282828"/>
          <w:spacing w:val="-14"/>
          <w:w w:val="93"/>
          <w:sz w:val="14"/>
          <w:szCs w:val="14"/>
        </w:rPr>
        <w:t>c</w:t>
      </w:r>
      <w:r>
        <w:rPr>
          <w:rFonts w:ascii="Arial" w:eastAsia="Arial" w:hAnsi="Arial" w:cs="Arial"/>
          <w:color w:val="5B5E59"/>
          <w:w w:val="254"/>
          <w:sz w:val="14"/>
          <w:szCs w:val="14"/>
        </w:rPr>
        <w:t>i</w:t>
      </w:r>
      <w:r>
        <w:rPr>
          <w:rFonts w:ascii="Arial" w:eastAsia="Arial" w:hAnsi="Arial" w:cs="Arial"/>
          <w:color w:val="5B5E59"/>
          <w:spacing w:val="-25"/>
          <w:sz w:val="14"/>
          <w:szCs w:val="14"/>
        </w:rPr>
        <w:t xml:space="preserve"> </w:t>
      </w:r>
      <w:r>
        <w:rPr>
          <w:rFonts w:ascii="Arial" w:eastAsia="Arial" w:hAnsi="Arial" w:cs="Arial"/>
          <w:color w:val="282828"/>
          <w:sz w:val="14"/>
          <w:szCs w:val="14"/>
        </w:rPr>
        <w:t>on</w:t>
      </w:r>
      <w:r>
        <w:rPr>
          <w:rFonts w:ascii="Arial" w:eastAsia="Arial" w:hAnsi="Arial" w:cs="Arial"/>
          <w:color w:val="282828"/>
          <w:spacing w:val="1"/>
          <w:sz w:val="14"/>
          <w:szCs w:val="14"/>
        </w:rPr>
        <w:t xml:space="preserve"> </w:t>
      </w:r>
      <w:r>
        <w:rPr>
          <w:rFonts w:ascii="Arial" w:eastAsia="Arial" w:hAnsi="Arial" w:cs="Arial"/>
          <w:color w:val="282828"/>
          <w:sz w:val="14"/>
          <w:szCs w:val="14"/>
        </w:rPr>
        <w:t>de</w:t>
      </w:r>
      <w:r>
        <w:rPr>
          <w:rFonts w:ascii="Arial" w:eastAsia="Arial" w:hAnsi="Arial" w:cs="Arial"/>
          <w:color w:val="282828"/>
          <w:spacing w:val="4"/>
          <w:sz w:val="14"/>
          <w:szCs w:val="14"/>
        </w:rPr>
        <w:t xml:space="preserve"> </w:t>
      </w:r>
      <w:r>
        <w:rPr>
          <w:rFonts w:ascii="Arial" w:eastAsia="Arial" w:hAnsi="Arial" w:cs="Arial"/>
          <w:color w:val="282828"/>
          <w:spacing w:val="-16"/>
          <w:w w:val="116"/>
          <w:sz w:val="14"/>
          <w:szCs w:val="14"/>
        </w:rPr>
        <w:t>d</w:t>
      </w:r>
      <w:r>
        <w:rPr>
          <w:rFonts w:ascii="Arial" w:eastAsia="Arial" w:hAnsi="Arial" w:cs="Arial"/>
          <w:color w:val="5B5E59"/>
          <w:w w:val="254"/>
          <w:sz w:val="14"/>
          <w:szCs w:val="14"/>
        </w:rPr>
        <w:t>i</w:t>
      </w:r>
      <w:r>
        <w:rPr>
          <w:rFonts w:ascii="Arial" w:eastAsia="Arial" w:hAnsi="Arial" w:cs="Arial"/>
          <w:color w:val="5B5E59"/>
          <w:spacing w:val="-26"/>
          <w:sz w:val="14"/>
          <w:szCs w:val="14"/>
        </w:rPr>
        <w:t xml:space="preserve"> </w:t>
      </w:r>
      <w:r>
        <w:rPr>
          <w:rFonts w:ascii="Arial" w:eastAsia="Arial" w:hAnsi="Arial" w:cs="Arial"/>
          <w:color w:val="181618"/>
          <w:sz w:val="14"/>
          <w:szCs w:val="14"/>
        </w:rPr>
        <w:t>agr</w:t>
      </w:r>
      <w:r>
        <w:rPr>
          <w:rFonts w:ascii="Arial" w:eastAsia="Arial" w:hAnsi="Arial" w:cs="Arial"/>
          <w:color w:val="181618"/>
          <w:spacing w:val="-4"/>
          <w:sz w:val="14"/>
          <w:szCs w:val="14"/>
        </w:rPr>
        <w:t>a</w:t>
      </w:r>
      <w:r>
        <w:rPr>
          <w:rFonts w:ascii="Arial" w:eastAsia="Arial" w:hAnsi="Arial" w:cs="Arial"/>
          <w:color w:val="444442"/>
          <w:spacing w:val="-6"/>
          <w:sz w:val="14"/>
          <w:szCs w:val="14"/>
        </w:rPr>
        <w:t>m</w:t>
      </w:r>
      <w:r>
        <w:rPr>
          <w:rFonts w:ascii="Arial" w:eastAsia="Arial" w:hAnsi="Arial" w:cs="Arial"/>
          <w:color w:val="282828"/>
          <w:sz w:val="14"/>
          <w:szCs w:val="14"/>
        </w:rPr>
        <w:t>as</w:t>
      </w:r>
      <w:r>
        <w:rPr>
          <w:rFonts w:ascii="Arial" w:eastAsia="Arial" w:hAnsi="Arial" w:cs="Arial"/>
          <w:color w:val="282828"/>
          <w:spacing w:val="-8"/>
          <w:sz w:val="14"/>
          <w:szCs w:val="14"/>
        </w:rPr>
        <w:t xml:space="preserve"> </w:t>
      </w:r>
      <w:r>
        <w:rPr>
          <w:rFonts w:ascii="Arial" w:eastAsia="Arial" w:hAnsi="Arial" w:cs="Arial"/>
          <w:color w:val="282828"/>
          <w:sz w:val="14"/>
          <w:szCs w:val="14"/>
        </w:rPr>
        <w:t>de</w:t>
      </w:r>
      <w:r>
        <w:rPr>
          <w:rFonts w:ascii="Arial" w:eastAsia="Arial" w:hAnsi="Arial" w:cs="Arial"/>
          <w:color w:val="282828"/>
          <w:spacing w:val="13"/>
          <w:sz w:val="14"/>
          <w:szCs w:val="14"/>
        </w:rPr>
        <w:t xml:space="preserve"> </w:t>
      </w:r>
      <w:r>
        <w:rPr>
          <w:rFonts w:ascii="Arial" w:eastAsia="Arial" w:hAnsi="Arial" w:cs="Arial"/>
          <w:color w:val="282828"/>
          <w:w w:val="106"/>
          <w:sz w:val="14"/>
          <w:szCs w:val="14"/>
        </w:rPr>
        <w:t>e</w:t>
      </w:r>
      <w:r>
        <w:rPr>
          <w:rFonts w:ascii="Arial" w:eastAsia="Arial" w:hAnsi="Arial" w:cs="Arial"/>
          <w:color w:val="282828"/>
          <w:spacing w:val="-8"/>
          <w:w w:val="106"/>
          <w:sz w:val="14"/>
          <w:szCs w:val="14"/>
        </w:rPr>
        <w:t>s</w:t>
      </w:r>
      <w:r>
        <w:rPr>
          <w:rFonts w:ascii="Arial" w:eastAsia="Arial" w:hAnsi="Arial" w:cs="Arial"/>
          <w:color w:val="444442"/>
          <w:spacing w:val="-8"/>
          <w:w w:val="146"/>
          <w:sz w:val="14"/>
          <w:szCs w:val="14"/>
        </w:rPr>
        <w:t>t</w:t>
      </w:r>
      <w:r>
        <w:rPr>
          <w:rFonts w:ascii="Arial" w:eastAsia="Arial" w:hAnsi="Arial" w:cs="Arial"/>
          <w:color w:val="282828"/>
          <w:w w:val="103"/>
          <w:sz w:val="14"/>
          <w:szCs w:val="14"/>
        </w:rPr>
        <w:t>ados</w:t>
      </w:r>
      <w:r>
        <w:rPr>
          <w:rFonts w:ascii="Arial" w:eastAsia="Arial" w:hAnsi="Arial" w:cs="Arial"/>
          <w:color w:val="282828"/>
          <w:spacing w:val="-18"/>
          <w:sz w:val="14"/>
          <w:szCs w:val="14"/>
        </w:rPr>
        <w:t xml:space="preserve"> </w:t>
      </w:r>
      <w:r>
        <w:rPr>
          <w:rFonts w:ascii="Arial" w:eastAsia="Arial" w:hAnsi="Arial" w:cs="Arial"/>
          <w:color w:val="282828"/>
          <w:w w:val="108"/>
          <w:sz w:val="14"/>
          <w:szCs w:val="14"/>
        </w:rPr>
        <w:t>d</w:t>
      </w:r>
      <w:r>
        <w:rPr>
          <w:rFonts w:ascii="Arial" w:eastAsia="Arial" w:hAnsi="Arial" w:cs="Arial"/>
          <w:color w:val="282828"/>
          <w:spacing w:val="-5"/>
          <w:w w:val="108"/>
          <w:sz w:val="14"/>
          <w:szCs w:val="14"/>
        </w:rPr>
        <w:t>e</w:t>
      </w:r>
      <w:r>
        <w:rPr>
          <w:rFonts w:ascii="Arial" w:eastAsia="Arial" w:hAnsi="Arial" w:cs="Arial"/>
          <w:color w:val="5B5E59"/>
          <w:spacing w:val="-1"/>
          <w:w w:val="254"/>
          <w:sz w:val="14"/>
          <w:szCs w:val="14"/>
        </w:rPr>
        <w:t>l</w:t>
      </w:r>
      <w:r>
        <w:rPr>
          <w:rFonts w:ascii="Arial" w:eastAsia="Arial" w:hAnsi="Arial" w:cs="Arial"/>
          <w:color w:val="282828"/>
          <w:spacing w:val="-5"/>
          <w:w w:val="104"/>
          <w:sz w:val="14"/>
          <w:szCs w:val="14"/>
        </w:rPr>
        <w:t>s</w:t>
      </w:r>
      <w:r>
        <w:rPr>
          <w:rFonts w:ascii="Arial" w:eastAsia="Arial" w:hAnsi="Arial" w:cs="Arial"/>
          <w:color w:val="5B5E59"/>
          <w:spacing w:val="-16"/>
          <w:w w:val="169"/>
          <w:sz w:val="14"/>
          <w:szCs w:val="14"/>
        </w:rPr>
        <w:t>i</w:t>
      </w:r>
      <w:r>
        <w:rPr>
          <w:rFonts w:ascii="Arial" w:eastAsia="Arial" w:hAnsi="Arial" w:cs="Arial"/>
          <w:color w:val="181618"/>
          <w:spacing w:val="-6"/>
          <w:w w:val="86"/>
          <w:sz w:val="14"/>
          <w:szCs w:val="14"/>
        </w:rPr>
        <w:t>s</w:t>
      </w:r>
      <w:r>
        <w:rPr>
          <w:rFonts w:ascii="Arial" w:eastAsia="Arial" w:hAnsi="Arial" w:cs="Arial"/>
          <w:color w:val="444442"/>
          <w:spacing w:val="3"/>
          <w:w w:val="146"/>
          <w:sz w:val="14"/>
          <w:szCs w:val="14"/>
        </w:rPr>
        <w:t>t</w:t>
      </w:r>
      <w:r>
        <w:rPr>
          <w:rFonts w:ascii="Arial" w:eastAsia="Arial" w:hAnsi="Arial" w:cs="Arial"/>
          <w:color w:val="282828"/>
          <w:spacing w:val="-5"/>
          <w:w w:val="109"/>
          <w:sz w:val="14"/>
          <w:szCs w:val="14"/>
        </w:rPr>
        <w:t>e</w:t>
      </w:r>
      <w:r>
        <w:rPr>
          <w:rFonts w:ascii="Arial" w:eastAsia="Arial" w:hAnsi="Arial" w:cs="Arial"/>
          <w:color w:val="444442"/>
          <w:spacing w:val="-6"/>
          <w:w w:val="116"/>
          <w:sz w:val="14"/>
          <w:szCs w:val="14"/>
        </w:rPr>
        <w:t>m</w:t>
      </w:r>
      <w:r>
        <w:rPr>
          <w:rFonts w:ascii="Arial" w:eastAsia="Arial" w:hAnsi="Arial" w:cs="Arial"/>
          <w:color w:val="282828"/>
          <w:w w:val="94"/>
          <w:sz w:val="14"/>
          <w:szCs w:val="14"/>
        </w:rPr>
        <w:t>a</w:t>
      </w:r>
      <w:r>
        <w:rPr>
          <w:rFonts w:ascii="Arial" w:eastAsia="Arial" w:hAnsi="Arial" w:cs="Arial"/>
          <w:color w:val="282828"/>
          <w:sz w:val="14"/>
          <w:szCs w:val="14"/>
        </w:rPr>
        <w:tab/>
      </w:r>
      <w:r>
        <w:rPr>
          <w:rFonts w:ascii="Times New Roman" w:eastAsia="Times New Roman" w:hAnsi="Times New Roman" w:cs="Times New Roman"/>
          <w:color w:val="282828"/>
          <w:sz w:val="14"/>
          <w:szCs w:val="14"/>
        </w:rPr>
        <w:t>6</w:t>
      </w:r>
      <w:r>
        <w:rPr>
          <w:rFonts w:ascii="Times New Roman" w:eastAsia="Times New Roman" w:hAnsi="Times New Roman" w:cs="Times New Roman"/>
          <w:color w:val="282828"/>
          <w:spacing w:val="-18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color w:val="282828"/>
          <w:sz w:val="14"/>
          <w:szCs w:val="14"/>
        </w:rPr>
        <w:tab/>
      </w:r>
      <w:r>
        <w:rPr>
          <w:rFonts w:ascii="Arial" w:eastAsia="Arial" w:hAnsi="Arial" w:cs="Arial"/>
          <w:color w:val="010101"/>
          <w:spacing w:val="-16"/>
          <w:w w:val="298"/>
          <w:sz w:val="14"/>
          <w:szCs w:val="14"/>
        </w:rPr>
        <w:t>·</w:t>
      </w:r>
      <w:r>
        <w:rPr>
          <w:rFonts w:ascii="Arial" w:eastAsia="Arial" w:hAnsi="Arial" w:cs="Arial"/>
          <w:color w:val="282828"/>
          <w:w w:val="97"/>
          <w:sz w:val="14"/>
          <w:szCs w:val="14"/>
        </w:rPr>
        <w:t>Crea</w:t>
      </w:r>
      <w:r>
        <w:rPr>
          <w:rFonts w:ascii="Arial" w:eastAsia="Arial" w:hAnsi="Arial" w:cs="Arial"/>
          <w:color w:val="282828"/>
          <w:spacing w:val="-14"/>
          <w:w w:val="97"/>
          <w:sz w:val="14"/>
          <w:szCs w:val="14"/>
        </w:rPr>
        <w:t>c</w:t>
      </w:r>
      <w:r>
        <w:rPr>
          <w:rFonts w:ascii="Arial" w:eastAsia="Arial" w:hAnsi="Arial" w:cs="Arial"/>
          <w:color w:val="5B5E59"/>
          <w:w w:val="254"/>
          <w:sz w:val="14"/>
          <w:szCs w:val="14"/>
        </w:rPr>
        <w:t>i</w:t>
      </w:r>
      <w:r>
        <w:rPr>
          <w:rFonts w:ascii="Arial" w:eastAsia="Arial" w:hAnsi="Arial" w:cs="Arial"/>
          <w:color w:val="5B5E59"/>
          <w:spacing w:val="-25"/>
          <w:sz w:val="14"/>
          <w:szCs w:val="14"/>
        </w:rPr>
        <w:t xml:space="preserve"> </w:t>
      </w:r>
      <w:r>
        <w:rPr>
          <w:rFonts w:ascii="Arial" w:eastAsia="Arial" w:hAnsi="Arial" w:cs="Arial"/>
          <w:color w:val="282828"/>
          <w:spacing w:val="-17"/>
          <w:sz w:val="14"/>
          <w:szCs w:val="14"/>
        </w:rPr>
        <w:t>o</w:t>
      </w:r>
      <w:r>
        <w:rPr>
          <w:rFonts w:ascii="Arial" w:eastAsia="Arial" w:hAnsi="Arial" w:cs="Arial"/>
          <w:color w:val="444442"/>
          <w:sz w:val="14"/>
          <w:szCs w:val="14"/>
        </w:rPr>
        <w:t>n</w:t>
      </w:r>
      <w:r>
        <w:rPr>
          <w:rFonts w:ascii="Arial" w:eastAsia="Arial" w:hAnsi="Arial" w:cs="Arial"/>
          <w:color w:val="444442"/>
          <w:spacing w:val="21"/>
          <w:sz w:val="14"/>
          <w:szCs w:val="14"/>
        </w:rPr>
        <w:t xml:space="preserve"> </w:t>
      </w:r>
      <w:r>
        <w:rPr>
          <w:rFonts w:ascii="Arial" w:eastAsia="Arial" w:hAnsi="Arial" w:cs="Arial"/>
          <w:color w:val="282828"/>
          <w:sz w:val="14"/>
          <w:szCs w:val="14"/>
        </w:rPr>
        <w:t>de</w:t>
      </w:r>
      <w:r>
        <w:rPr>
          <w:rFonts w:ascii="Arial" w:eastAsia="Arial" w:hAnsi="Arial" w:cs="Arial"/>
          <w:color w:val="282828"/>
          <w:spacing w:val="-1"/>
          <w:sz w:val="14"/>
          <w:szCs w:val="14"/>
        </w:rPr>
        <w:t xml:space="preserve"> </w:t>
      </w:r>
      <w:r>
        <w:rPr>
          <w:rFonts w:ascii="Arial" w:eastAsia="Arial" w:hAnsi="Arial" w:cs="Arial"/>
          <w:color w:val="444442"/>
          <w:spacing w:val="-7"/>
          <w:sz w:val="14"/>
          <w:szCs w:val="14"/>
        </w:rPr>
        <w:t>p</w:t>
      </w:r>
      <w:r>
        <w:rPr>
          <w:rFonts w:ascii="Arial" w:eastAsia="Arial" w:hAnsi="Arial" w:cs="Arial"/>
          <w:color w:val="181618"/>
          <w:sz w:val="14"/>
          <w:szCs w:val="14"/>
        </w:rPr>
        <w:t>ruebas</w:t>
      </w:r>
      <w:r>
        <w:rPr>
          <w:rFonts w:ascii="Arial" w:eastAsia="Arial" w:hAnsi="Arial" w:cs="Arial"/>
          <w:color w:val="181618"/>
          <w:spacing w:val="29"/>
          <w:sz w:val="14"/>
          <w:szCs w:val="14"/>
        </w:rPr>
        <w:t xml:space="preserve"> </w:t>
      </w:r>
      <w:r>
        <w:rPr>
          <w:rFonts w:ascii="Arial" w:eastAsia="Arial" w:hAnsi="Arial" w:cs="Arial"/>
          <w:color w:val="282828"/>
          <w:sz w:val="14"/>
          <w:szCs w:val="14"/>
        </w:rPr>
        <w:t>de</w:t>
      </w:r>
      <w:r>
        <w:rPr>
          <w:rFonts w:ascii="Arial" w:eastAsia="Arial" w:hAnsi="Arial" w:cs="Arial"/>
          <w:color w:val="282828"/>
          <w:spacing w:val="3"/>
          <w:sz w:val="14"/>
          <w:szCs w:val="14"/>
        </w:rPr>
        <w:t xml:space="preserve"> </w:t>
      </w:r>
      <w:r>
        <w:rPr>
          <w:rFonts w:ascii="Arial" w:eastAsia="Arial" w:hAnsi="Arial" w:cs="Arial"/>
          <w:color w:val="282828"/>
          <w:w w:val="97"/>
          <w:sz w:val="14"/>
          <w:szCs w:val="14"/>
        </w:rPr>
        <w:t>ac</w:t>
      </w:r>
      <w:r>
        <w:rPr>
          <w:rFonts w:ascii="Arial" w:eastAsia="Arial" w:hAnsi="Arial" w:cs="Arial"/>
          <w:color w:val="282828"/>
          <w:spacing w:val="-5"/>
          <w:w w:val="97"/>
          <w:sz w:val="14"/>
          <w:szCs w:val="14"/>
        </w:rPr>
        <w:t>e</w:t>
      </w:r>
      <w:r>
        <w:rPr>
          <w:rFonts w:ascii="Arial" w:eastAsia="Arial" w:hAnsi="Arial" w:cs="Arial"/>
          <w:color w:val="444442"/>
          <w:w w:val="128"/>
          <w:sz w:val="14"/>
          <w:szCs w:val="14"/>
        </w:rPr>
        <w:t>p</w:t>
      </w:r>
      <w:r>
        <w:rPr>
          <w:rFonts w:ascii="Arial" w:eastAsia="Arial" w:hAnsi="Arial" w:cs="Arial"/>
          <w:color w:val="444442"/>
          <w:spacing w:val="-8"/>
          <w:w w:val="127"/>
          <w:sz w:val="14"/>
          <w:szCs w:val="14"/>
        </w:rPr>
        <w:t>t</w:t>
      </w:r>
      <w:r>
        <w:rPr>
          <w:rFonts w:ascii="Arial" w:eastAsia="Arial" w:hAnsi="Arial" w:cs="Arial"/>
          <w:color w:val="282828"/>
          <w:w w:val="96"/>
          <w:sz w:val="14"/>
          <w:szCs w:val="14"/>
        </w:rPr>
        <w:t>a</w:t>
      </w:r>
      <w:r>
        <w:rPr>
          <w:rFonts w:ascii="Arial" w:eastAsia="Arial" w:hAnsi="Arial" w:cs="Arial"/>
          <w:color w:val="282828"/>
          <w:spacing w:val="-14"/>
          <w:w w:val="96"/>
          <w:sz w:val="14"/>
          <w:szCs w:val="14"/>
        </w:rPr>
        <w:t>c</w:t>
      </w:r>
      <w:r>
        <w:rPr>
          <w:rFonts w:ascii="Arial" w:eastAsia="Arial" w:hAnsi="Arial" w:cs="Arial"/>
          <w:color w:val="5B5E59"/>
          <w:w w:val="254"/>
          <w:sz w:val="14"/>
          <w:szCs w:val="14"/>
        </w:rPr>
        <w:t>i</w:t>
      </w:r>
      <w:r>
        <w:rPr>
          <w:rFonts w:ascii="Arial" w:eastAsia="Arial" w:hAnsi="Arial" w:cs="Arial"/>
          <w:color w:val="5B5E59"/>
          <w:spacing w:val="-25"/>
          <w:sz w:val="14"/>
          <w:szCs w:val="14"/>
        </w:rPr>
        <w:t xml:space="preserve"> </w:t>
      </w:r>
      <w:r>
        <w:rPr>
          <w:rFonts w:ascii="Arial" w:eastAsia="Arial" w:hAnsi="Arial" w:cs="Arial"/>
          <w:color w:val="282828"/>
          <w:sz w:val="14"/>
          <w:szCs w:val="14"/>
        </w:rPr>
        <w:t>on</w:t>
      </w:r>
      <w:r>
        <w:rPr>
          <w:rFonts w:ascii="Arial" w:eastAsia="Arial" w:hAnsi="Arial" w:cs="Arial"/>
          <w:color w:val="282828"/>
          <w:spacing w:val="-3"/>
          <w:sz w:val="14"/>
          <w:szCs w:val="14"/>
        </w:rPr>
        <w:t xml:space="preserve"> </w:t>
      </w:r>
      <w:r>
        <w:rPr>
          <w:rFonts w:ascii="Arial" w:eastAsia="Arial" w:hAnsi="Arial" w:cs="Arial"/>
          <w:color w:val="444442"/>
          <w:spacing w:val="-1"/>
          <w:w w:val="126"/>
          <w:sz w:val="14"/>
          <w:szCs w:val="14"/>
        </w:rPr>
        <w:t>(</w:t>
      </w:r>
      <w:r>
        <w:rPr>
          <w:rFonts w:ascii="Arial" w:eastAsia="Arial" w:hAnsi="Arial" w:cs="Arial"/>
          <w:color w:val="181618"/>
          <w:spacing w:val="-9"/>
          <w:w w:val="91"/>
          <w:sz w:val="14"/>
          <w:szCs w:val="14"/>
        </w:rPr>
        <w:t>T</w:t>
      </w:r>
      <w:r>
        <w:rPr>
          <w:rFonts w:ascii="Arial" w:eastAsia="Arial" w:hAnsi="Arial" w:cs="Arial"/>
          <w:color w:val="444442"/>
          <w:w w:val="91"/>
          <w:sz w:val="14"/>
          <w:szCs w:val="14"/>
        </w:rPr>
        <w:t>O</w:t>
      </w:r>
      <w:r>
        <w:rPr>
          <w:rFonts w:ascii="Arial" w:eastAsia="Arial" w:hAnsi="Arial" w:cs="Arial"/>
          <w:color w:val="444442"/>
          <w:spacing w:val="-15"/>
          <w:w w:val="91"/>
          <w:sz w:val="14"/>
          <w:szCs w:val="14"/>
        </w:rPr>
        <w:t>O</w:t>
      </w:r>
      <w:r>
        <w:rPr>
          <w:rFonts w:ascii="Arial" w:eastAsia="Arial" w:hAnsi="Arial" w:cs="Arial"/>
          <w:color w:val="5B5E59"/>
          <w:w w:val="126"/>
          <w:sz w:val="14"/>
          <w:szCs w:val="14"/>
        </w:rPr>
        <w:t>)</w:t>
      </w:r>
      <w:r>
        <w:rPr>
          <w:rFonts w:ascii="Arial" w:eastAsia="Arial" w:hAnsi="Arial" w:cs="Arial"/>
          <w:color w:val="5B5E59"/>
          <w:sz w:val="14"/>
          <w:szCs w:val="14"/>
        </w:rPr>
        <w:tab/>
      </w:r>
      <w:r>
        <w:rPr>
          <w:rFonts w:ascii="Times New Roman" w:eastAsia="Times New Roman" w:hAnsi="Times New Roman" w:cs="Times New Roman"/>
          <w:color w:val="444442"/>
          <w:w w:val="199"/>
          <w:sz w:val="14"/>
          <w:szCs w:val="14"/>
        </w:rPr>
        <w:t>1</w:t>
      </w:r>
    </w:p>
    <w:p w14:paraId="42522C50" w14:textId="77777777" w:rsidR="00BE5A93" w:rsidRDefault="00645533">
      <w:pPr>
        <w:tabs>
          <w:tab w:val="left" w:pos="4320"/>
          <w:tab w:val="left" w:pos="5080"/>
          <w:tab w:val="left" w:pos="9120"/>
        </w:tabs>
        <w:spacing w:before="47" w:after="0" w:line="240" w:lineRule="auto"/>
        <w:ind w:left="381" w:right="600"/>
        <w:jc w:val="center"/>
        <w:rPr>
          <w:rFonts w:ascii="Times New Roman" w:eastAsia="Times New Roman" w:hAnsi="Times New Roman" w:cs="Times New Roman"/>
          <w:sz w:val="14"/>
          <w:szCs w:val="1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503314182" behindDoc="1" locked="0" layoutInCell="1" allowOverlap="1" wp14:anchorId="4DB66D69" wp14:editId="6A9029F6">
                <wp:simplePos x="0" y="0"/>
                <wp:positionH relativeFrom="page">
                  <wp:posOffset>3949065</wp:posOffset>
                </wp:positionH>
                <wp:positionV relativeFrom="paragraph">
                  <wp:posOffset>53975</wp:posOffset>
                </wp:positionV>
                <wp:extent cx="25400" cy="171450"/>
                <wp:effectExtent l="0" t="0" r="0" b="3175"/>
                <wp:wrapNone/>
                <wp:docPr id="48" name="Text Box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400" cy="1714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F729238" w14:textId="77777777" w:rsidR="005513D0" w:rsidRDefault="005513D0">
                            <w:pPr>
                              <w:spacing w:after="0" w:line="270" w:lineRule="exact"/>
                              <w:ind w:right="-80"/>
                              <w:rPr>
                                <w:rFonts w:ascii="Arial" w:eastAsia="Arial" w:hAnsi="Arial" w:cs="Arial"/>
                                <w:sz w:val="27"/>
                                <w:szCs w:val="27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color w:val="010101"/>
                                <w:w w:val="76"/>
                                <w:sz w:val="27"/>
                                <w:szCs w:val="27"/>
                              </w:rPr>
                              <w:t>'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DB66D69" id="Text_x0020_Box_x0020_7" o:spid="_x0000_s1035" type="#_x0000_t202" style="position:absolute;left:0;text-align:left;margin-left:310.95pt;margin-top:4.25pt;width:2pt;height:13.5pt;z-index:-229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" filled="f" stroked="f">
                <v:textbox inset="0,0,0,0">
                  <w:txbxContent>
                    <w:p w14:paraId="5F729238" w14:textId="77777777" w:rsidR="005513D0" w:rsidRDefault="005513D0">
                      <w:pPr>
                        <w:spacing w:after="0" w:line="270" w:lineRule="exact"/>
                        <w:ind w:right="-80"/>
                        <w:rPr>
                          <w:rFonts w:ascii="Arial" w:eastAsia="Arial" w:hAnsi="Arial" w:cs="Arial"/>
                          <w:sz w:val="27"/>
                          <w:szCs w:val="27"/>
                        </w:rPr>
                      </w:pPr>
                      <w:r>
                        <w:rPr>
                          <w:rFonts w:ascii="Arial" w:eastAsia="Arial" w:hAnsi="Arial" w:cs="Arial"/>
                          <w:color w:val="010101"/>
                          <w:w w:val="76"/>
                          <w:sz w:val="27"/>
                          <w:szCs w:val="27"/>
                        </w:rPr>
                        <w:t>'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F700C7">
        <w:rPr>
          <w:rFonts w:ascii="Arial" w:eastAsia="Arial" w:hAnsi="Arial" w:cs="Arial"/>
          <w:color w:val="181618"/>
          <w:w w:val="110"/>
          <w:sz w:val="14"/>
          <w:szCs w:val="14"/>
        </w:rPr>
        <w:t>·Definicion</w:t>
      </w:r>
      <w:r w:rsidR="00F700C7">
        <w:rPr>
          <w:rFonts w:ascii="Arial" w:eastAsia="Arial" w:hAnsi="Arial" w:cs="Arial"/>
          <w:color w:val="181618"/>
          <w:spacing w:val="-12"/>
          <w:w w:val="110"/>
          <w:sz w:val="14"/>
          <w:szCs w:val="14"/>
        </w:rPr>
        <w:t xml:space="preserve"> </w:t>
      </w:r>
      <w:r w:rsidR="00F700C7">
        <w:rPr>
          <w:rFonts w:ascii="Arial" w:eastAsia="Arial" w:hAnsi="Arial" w:cs="Arial"/>
          <w:color w:val="181618"/>
          <w:w w:val="110"/>
          <w:sz w:val="14"/>
          <w:szCs w:val="14"/>
        </w:rPr>
        <w:t>de</w:t>
      </w:r>
      <w:r w:rsidR="00F700C7">
        <w:rPr>
          <w:rFonts w:ascii="Arial" w:eastAsia="Arial" w:hAnsi="Arial" w:cs="Arial"/>
          <w:color w:val="181618"/>
          <w:spacing w:val="-2"/>
          <w:w w:val="110"/>
          <w:sz w:val="14"/>
          <w:szCs w:val="14"/>
        </w:rPr>
        <w:t>l</w:t>
      </w:r>
      <w:r w:rsidR="00F700C7">
        <w:rPr>
          <w:rFonts w:ascii="Arial" w:eastAsia="Arial" w:hAnsi="Arial" w:cs="Arial"/>
          <w:color w:val="282828"/>
          <w:w w:val="110"/>
          <w:sz w:val="14"/>
          <w:szCs w:val="14"/>
        </w:rPr>
        <w:t>diseño</w:t>
      </w:r>
      <w:r w:rsidR="00F700C7">
        <w:rPr>
          <w:rFonts w:ascii="Arial" w:eastAsia="Arial" w:hAnsi="Arial" w:cs="Arial"/>
          <w:color w:val="282828"/>
          <w:spacing w:val="-18"/>
          <w:w w:val="110"/>
          <w:sz w:val="14"/>
          <w:szCs w:val="14"/>
        </w:rPr>
        <w:t xml:space="preserve"> </w:t>
      </w:r>
      <w:r w:rsidR="00F700C7">
        <w:rPr>
          <w:rFonts w:ascii="Arial" w:eastAsia="Arial" w:hAnsi="Arial" w:cs="Arial"/>
          <w:color w:val="282828"/>
          <w:sz w:val="14"/>
          <w:szCs w:val="14"/>
        </w:rPr>
        <w:t>del</w:t>
      </w:r>
      <w:r w:rsidR="00F700C7">
        <w:rPr>
          <w:rFonts w:ascii="Arial" w:eastAsia="Arial" w:hAnsi="Arial" w:cs="Arial"/>
          <w:color w:val="282828"/>
          <w:spacing w:val="4"/>
          <w:sz w:val="14"/>
          <w:szCs w:val="14"/>
        </w:rPr>
        <w:t xml:space="preserve"> </w:t>
      </w:r>
      <w:r w:rsidR="00F700C7">
        <w:rPr>
          <w:rFonts w:ascii="Arial" w:eastAsia="Arial" w:hAnsi="Arial" w:cs="Arial"/>
          <w:color w:val="282828"/>
          <w:spacing w:val="-1"/>
          <w:w w:val="108"/>
          <w:sz w:val="14"/>
          <w:szCs w:val="14"/>
        </w:rPr>
        <w:t>s</w:t>
      </w:r>
      <w:r w:rsidR="00F700C7">
        <w:rPr>
          <w:rFonts w:ascii="Arial" w:eastAsia="Arial" w:hAnsi="Arial" w:cs="Arial"/>
          <w:color w:val="282828"/>
          <w:spacing w:val="-31"/>
          <w:w w:val="108"/>
          <w:sz w:val="14"/>
          <w:szCs w:val="14"/>
        </w:rPr>
        <w:t>i</w:t>
      </w:r>
      <w:r w:rsidR="00F700C7">
        <w:rPr>
          <w:rFonts w:ascii="Arial" w:eastAsia="Arial" w:hAnsi="Arial" w:cs="Arial"/>
          <w:color w:val="444442"/>
          <w:spacing w:val="-8"/>
          <w:w w:val="104"/>
          <w:sz w:val="14"/>
          <w:szCs w:val="14"/>
        </w:rPr>
        <w:t>s</w:t>
      </w:r>
      <w:r w:rsidR="00F700C7">
        <w:rPr>
          <w:rFonts w:ascii="Arial" w:eastAsia="Arial" w:hAnsi="Arial" w:cs="Arial"/>
          <w:color w:val="282828"/>
          <w:w w:val="114"/>
          <w:sz w:val="14"/>
          <w:szCs w:val="14"/>
        </w:rPr>
        <w:t>t</w:t>
      </w:r>
      <w:r w:rsidR="00F700C7">
        <w:rPr>
          <w:rFonts w:ascii="Arial" w:eastAsia="Arial" w:hAnsi="Arial" w:cs="Arial"/>
          <w:color w:val="282828"/>
          <w:spacing w:val="-11"/>
          <w:w w:val="115"/>
          <w:sz w:val="14"/>
          <w:szCs w:val="14"/>
        </w:rPr>
        <w:t>e</w:t>
      </w:r>
      <w:r w:rsidR="00F700C7">
        <w:rPr>
          <w:rFonts w:ascii="Arial" w:eastAsia="Arial" w:hAnsi="Arial" w:cs="Arial"/>
          <w:color w:val="A0A1A1"/>
          <w:spacing w:val="-10"/>
          <w:w w:val="55"/>
          <w:sz w:val="14"/>
          <w:szCs w:val="14"/>
        </w:rPr>
        <w:t>-</w:t>
      </w:r>
      <w:r w:rsidR="00F700C7">
        <w:rPr>
          <w:rFonts w:ascii="Arial" w:eastAsia="Arial" w:hAnsi="Arial" w:cs="Arial"/>
          <w:color w:val="282828"/>
          <w:w w:val="105"/>
          <w:sz w:val="14"/>
          <w:szCs w:val="14"/>
        </w:rPr>
        <w:t>ma</w:t>
      </w:r>
      <w:r w:rsidR="00F700C7">
        <w:rPr>
          <w:rFonts w:ascii="Arial" w:eastAsia="Arial" w:hAnsi="Arial" w:cs="Arial"/>
          <w:color w:val="282828"/>
          <w:sz w:val="14"/>
          <w:szCs w:val="14"/>
        </w:rPr>
        <w:tab/>
      </w:r>
      <w:r w:rsidR="00F700C7">
        <w:rPr>
          <w:rFonts w:ascii="Times New Roman" w:eastAsia="Times New Roman" w:hAnsi="Times New Roman" w:cs="Times New Roman"/>
          <w:color w:val="282828"/>
          <w:w w:val="136"/>
          <w:sz w:val="14"/>
          <w:szCs w:val="14"/>
        </w:rPr>
        <w:t>8</w:t>
      </w:r>
      <w:r w:rsidR="00F700C7">
        <w:rPr>
          <w:rFonts w:ascii="Times New Roman" w:eastAsia="Times New Roman" w:hAnsi="Times New Roman" w:cs="Times New Roman"/>
          <w:color w:val="282828"/>
          <w:sz w:val="14"/>
          <w:szCs w:val="14"/>
        </w:rPr>
        <w:tab/>
      </w:r>
      <w:r w:rsidR="00F700C7">
        <w:rPr>
          <w:rFonts w:ascii="Arial" w:eastAsia="Arial" w:hAnsi="Arial" w:cs="Arial"/>
          <w:color w:val="010101"/>
          <w:spacing w:val="-36"/>
          <w:w w:val="298"/>
          <w:sz w:val="14"/>
          <w:szCs w:val="14"/>
        </w:rPr>
        <w:t>·</w:t>
      </w:r>
      <w:r w:rsidR="00F700C7">
        <w:rPr>
          <w:rFonts w:ascii="Arial" w:eastAsia="Arial" w:hAnsi="Arial" w:cs="Arial"/>
          <w:color w:val="5B5E59"/>
          <w:spacing w:val="4"/>
          <w:w w:val="254"/>
          <w:sz w:val="14"/>
          <w:szCs w:val="14"/>
        </w:rPr>
        <w:t>l</w:t>
      </w:r>
      <w:r w:rsidR="00F700C7">
        <w:rPr>
          <w:rFonts w:ascii="Arial" w:eastAsia="Arial" w:hAnsi="Arial" w:cs="Arial"/>
          <w:color w:val="444442"/>
          <w:spacing w:val="-10"/>
          <w:w w:val="116"/>
          <w:sz w:val="14"/>
          <w:szCs w:val="14"/>
        </w:rPr>
        <w:t>m</w:t>
      </w:r>
      <w:r w:rsidR="00F700C7">
        <w:rPr>
          <w:rFonts w:ascii="Arial" w:eastAsia="Arial" w:hAnsi="Arial" w:cs="Arial"/>
          <w:color w:val="282828"/>
          <w:spacing w:val="-17"/>
          <w:w w:val="133"/>
          <w:sz w:val="14"/>
          <w:szCs w:val="14"/>
        </w:rPr>
        <w:t>p</w:t>
      </w:r>
      <w:r w:rsidR="00F700C7">
        <w:rPr>
          <w:rFonts w:ascii="Arial" w:eastAsia="Arial" w:hAnsi="Arial" w:cs="Arial"/>
          <w:color w:val="5B5E59"/>
          <w:w w:val="254"/>
          <w:sz w:val="14"/>
          <w:szCs w:val="14"/>
        </w:rPr>
        <w:t>l</w:t>
      </w:r>
      <w:r w:rsidR="00F700C7">
        <w:rPr>
          <w:rFonts w:ascii="Arial" w:eastAsia="Arial" w:hAnsi="Arial" w:cs="Arial"/>
          <w:color w:val="5B5E59"/>
          <w:spacing w:val="-27"/>
          <w:sz w:val="14"/>
          <w:szCs w:val="14"/>
        </w:rPr>
        <w:t xml:space="preserve"> </w:t>
      </w:r>
      <w:r w:rsidR="00F700C7">
        <w:rPr>
          <w:rFonts w:ascii="Arial" w:eastAsia="Arial" w:hAnsi="Arial" w:cs="Arial"/>
          <w:color w:val="282828"/>
          <w:spacing w:val="-5"/>
          <w:w w:val="109"/>
          <w:sz w:val="14"/>
          <w:szCs w:val="14"/>
        </w:rPr>
        <w:t>e</w:t>
      </w:r>
      <w:r w:rsidR="00F700C7">
        <w:rPr>
          <w:rFonts w:ascii="Arial" w:eastAsia="Arial" w:hAnsi="Arial" w:cs="Arial"/>
          <w:color w:val="444442"/>
          <w:spacing w:val="-6"/>
          <w:w w:val="116"/>
          <w:sz w:val="14"/>
          <w:szCs w:val="14"/>
        </w:rPr>
        <w:t>m</w:t>
      </w:r>
      <w:r w:rsidR="00F700C7">
        <w:rPr>
          <w:rFonts w:ascii="Arial" w:eastAsia="Arial" w:hAnsi="Arial" w:cs="Arial"/>
          <w:color w:val="282828"/>
          <w:spacing w:val="-5"/>
          <w:w w:val="109"/>
          <w:sz w:val="14"/>
          <w:szCs w:val="14"/>
        </w:rPr>
        <w:t>e</w:t>
      </w:r>
      <w:r w:rsidR="00F700C7">
        <w:rPr>
          <w:rFonts w:ascii="Arial" w:eastAsia="Arial" w:hAnsi="Arial" w:cs="Arial"/>
          <w:color w:val="444442"/>
          <w:w w:val="137"/>
          <w:sz w:val="14"/>
          <w:szCs w:val="14"/>
        </w:rPr>
        <w:t>n</w:t>
      </w:r>
      <w:r w:rsidR="00F700C7">
        <w:rPr>
          <w:rFonts w:ascii="Arial" w:eastAsia="Arial" w:hAnsi="Arial" w:cs="Arial"/>
          <w:color w:val="444442"/>
          <w:spacing w:val="-19"/>
          <w:w w:val="136"/>
          <w:sz w:val="14"/>
          <w:szCs w:val="14"/>
        </w:rPr>
        <w:t>t</w:t>
      </w:r>
      <w:r w:rsidR="00F700C7">
        <w:rPr>
          <w:rFonts w:ascii="Arial" w:eastAsia="Arial" w:hAnsi="Arial" w:cs="Arial"/>
          <w:color w:val="282828"/>
          <w:w w:val="96"/>
          <w:sz w:val="14"/>
          <w:szCs w:val="14"/>
        </w:rPr>
        <w:t>a</w:t>
      </w:r>
      <w:r w:rsidR="00F700C7">
        <w:rPr>
          <w:rFonts w:ascii="Arial" w:eastAsia="Arial" w:hAnsi="Arial" w:cs="Arial"/>
          <w:color w:val="282828"/>
          <w:spacing w:val="-14"/>
          <w:w w:val="96"/>
          <w:sz w:val="14"/>
          <w:szCs w:val="14"/>
        </w:rPr>
        <w:t>c</w:t>
      </w:r>
      <w:r w:rsidR="00F700C7">
        <w:rPr>
          <w:rFonts w:ascii="Arial" w:eastAsia="Arial" w:hAnsi="Arial" w:cs="Arial"/>
          <w:color w:val="5B5E59"/>
          <w:w w:val="254"/>
          <w:sz w:val="14"/>
          <w:szCs w:val="14"/>
        </w:rPr>
        <w:t>i</w:t>
      </w:r>
      <w:r w:rsidR="00F700C7">
        <w:rPr>
          <w:rFonts w:ascii="Arial" w:eastAsia="Arial" w:hAnsi="Arial" w:cs="Arial"/>
          <w:color w:val="5B5E59"/>
          <w:spacing w:val="-25"/>
          <w:sz w:val="14"/>
          <w:szCs w:val="14"/>
        </w:rPr>
        <w:t xml:space="preserve"> </w:t>
      </w:r>
      <w:r w:rsidR="00F700C7">
        <w:rPr>
          <w:rFonts w:ascii="Arial" w:eastAsia="Arial" w:hAnsi="Arial" w:cs="Arial"/>
          <w:color w:val="282828"/>
          <w:spacing w:val="-18"/>
          <w:w w:val="138"/>
          <w:sz w:val="14"/>
          <w:szCs w:val="14"/>
        </w:rPr>
        <w:t>o</w:t>
      </w:r>
      <w:r w:rsidR="00F700C7">
        <w:rPr>
          <w:rFonts w:ascii="Arial" w:eastAsia="Arial" w:hAnsi="Arial" w:cs="Arial"/>
          <w:color w:val="444442"/>
          <w:w w:val="124"/>
          <w:sz w:val="14"/>
          <w:szCs w:val="14"/>
        </w:rPr>
        <w:t>n</w:t>
      </w:r>
      <w:r w:rsidR="00F700C7">
        <w:rPr>
          <w:rFonts w:ascii="Arial" w:eastAsia="Arial" w:hAnsi="Arial" w:cs="Arial"/>
          <w:color w:val="444442"/>
          <w:spacing w:val="-16"/>
          <w:sz w:val="14"/>
          <w:szCs w:val="14"/>
        </w:rPr>
        <w:t xml:space="preserve"> </w:t>
      </w:r>
      <w:r w:rsidR="00F700C7">
        <w:rPr>
          <w:rFonts w:ascii="Arial" w:eastAsia="Arial" w:hAnsi="Arial" w:cs="Arial"/>
          <w:color w:val="282828"/>
          <w:sz w:val="14"/>
          <w:szCs w:val="14"/>
        </w:rPr>
        <w:t>de</w:t>
      </w:r>
      <w:r w:rsidR="00F700C7">
        <w:rPr>
          <w:rFonts w:ascii="Arial" w:eastAsia="Arial" w:hAnsi="Arial" w:cs="Arial"/>
          <w:color w:val="282828"/>
          <w:spacing w:val="-6"/>
          <w:sz w:val="14"/>
          <w:szCs w:val="14"/>
        </w:rPr>
        <w:t xml:space="preserve"> </w:t>
      </w:r>
      <w:r w:rsidR="00F700C7">
        <w:rPr>
          <w:rFonts w:ascii="Arial" w:eastAsia="Arial" w:hAnsi="Arial" w:cs="Arial"/>
          <w:color w:val="5B5E59"/>
          <w:w w:val="254"/>
          <w:sz w:val="14"/>
          <w:szCs w:val="14"/>
        </w:rPr>
        <w:t>l</w:t>
      </w:r>
      <w:r w:rsidR="00F700C7">
        <w:rPr>
          <w:rFonts w:ascii="Arial" w:eastAsia="Arial" w:hAnsi="Arial" w:cs="Arial"/>
          <w:color w:val="5B5E59"/>
          <w:spacing w:val="-27"/>
          <w:sz w:val="14"/>
          <w:szCs w:val="14"/>
        </w:rPr>
        <w:t xml:space="preserve"> </w:t>
      </w:r>
      <w:r w:rsidR="00F700C7">
        <w:rPr>
          <w:rFonts w:ascii="Arial" w:eastAsia="Arial" w:hAnsi="Arial" w:cs="Arial"/>
          <w:color w:val="282828"/>
          <w:spacing w:val="-20"/>
          <w:w w:val="94"/>
          <w:sz w:val="14"/>
          <w:szCs w:val="14"/>
        </w:rPr>
        <w:t>a</w:t>
      </w:r>
      <w:r w:rsidR="00F700C7">
        <w:rPr>
          <w:rFonts w:ascii="Arial" w:eastAsia="Arial" w:hAnsi="Arial" w:cs="Arial"/>
          <w:color w:val="5B5E59"/>
          <w:spacing w:val="5"/>
          <w:w w:val="254"/>
          <w:sz w:val="14"/>
          <w:szCs w:val="14"/>
        </w:rPr>
        <w:t>i</w:t>
      </w:r>
      <w:r w:rsidR="00F700C7">
        <w:rPr>
          <w:rFonts w:ascii="Arial" w:eastAsia="Arial" w:hAnsi="Arial" w:cs="Arial"/>
          <w:color w:val="282828"/>
          <w:spacing w:val="-6"/>
          <w:w w:val="124"/>
          <w:sz w:val="14"/>
          <w:szCs w:val="14"/>
        </w:rPr>
        <w:t>n</w:t>
      </w:r>
      <w:r w:rsidR="00F700C7">
        <w:rPr>
          <w:rFonts w:ascii="Arial" w:eastAsia="Arial" w:hAnsi="Arial" w:cs="Arial"/>
          <w:color w:val="444442"/>
          <w:spacing w:val="-8"/>
          <w:w w:val="146"/>
          <w:sz w:val="14"/>
          <w:szCs w:val="14"/>
        </w:rPr>
        <w:t>t</w:t>
      </w:r>
      <w:r w:rsidR="00F700C7">
        <w:rPr>
          <w:rFonts w:ascii="Arial" w:eastAsia="Arial" w:hAnsi="Arial" w:cs="Arial"/>
          <w:color w:val="282828"/>
          <w:w w:val="102"/>
          <w:sz w:val="14"/>
          <w:szCs w:val="14"/>
        </w:rPr>
        <w:t>erfa</w:t>
      </w:r>
      <w:r w:rsidR="00F700C7">
        <w:rPr>
          <w:rFonts w:ascii="Arial" w:eastAsia="Arial" w:hAnsi="Arial" w:cs="Arial"/>
          <w:color w:val="282828"/>
          <w:w w:val="103"/>
          <w:sz w:val="14"/>
          <w:szCs w:val="14"/>
        </w:rPr>
        <w:t>z</w:t>
      </w:r>
      <w:r w:rsidR="00F700C7">
        <w:rPr>
          <w:rFonts w:ascii="Arial" w:eastAsia="Arial" w:hAnsi="Arial" w:cs="Arial"/>
          <w:color w:val="282828"/>
          <w:spacing w:val="-3"/>
          <w:sz w:val="14"/>
          <w:szCs w:val="14"/>
        </w:rPr>
        <w:t xml:space="preserve"> </w:t>
      </w:r>
      <w:r w:rsidR="00F700C7">
        <w:rPr>
          <w:rFonts w:ascii="Arial" w:eastAsia="Arial" w:hAnsi="Arial" w:cs="Arial"/>
          <w:color w:val="282828"/>
          <w:w w:val="104"/>
          <w:sz w:val="14"/>
          <w:szCs w:val="14"/>
        </w:rPr>
        <w:t>gra</w:t>
      </w:r>
      <w:r w:rsidR="00F700C7">
        <w:rPr>
          <w:rFonts w:ascii="Arial" w:eastAsia="Arial" w:hAnsi="Arial" w:cs="Arial"/>
          <w:color w:val="282828"/>
          <w:spacing w:val="-10"/>
          <w:w w:val="103"/>
          <w:sz w:val="14"/>
          <w:szCs w:val="14"/>
        </w:rPr>
        <w:t>f</w:t>
      </w:r>
      <w:r w:rsidR="00F700C7">
        <w:rPr>
          <w:rFonts w:ascii="Arial" w:eastAsia="Arial" w:hAnsi="Arial" w:cs="Arial"/>
          <w:color w:val="5B5E59"/>
          <w:w w:val="254"/>
          <w:sz w:val="14"/>
          <w:szCs w:val="14"/>
        </w:rPr>
        <w:t>i</w:t>
      </w:r>
      <w:r w:rsidR="00F700C7">
        <w:rPr>
          <w:rFonts w:ascii="Arial" w:eastAsia="Arial" w:hAnsi="Arial" w:cs="Arial"/>
          <w:color w:val="5B5E59"/>
          <w:spacing w:val="-27"/>
          <w:sz w:val="14"/>
          <w:szCs w:val="14"/>
        </w:rPr>
        <w:t xml:space="preserve"> </w:t>
      </w:r>
      <w:r w:rsidR="00F700C7">
        <w:rPr>
          <w:rFonts w:ascii="Arial" w:eastAsia="Arial" w:hAnsi="Arial" w:cs="Arial"/>
          <w:color w:val="282828"/>
          <w:sz w:val="14"/>
          <w:szCs w:val="14"/>
        </w:rPr>
        <w:t>ca</w:t>
      </w:r>
      <w:r w:rsidR="00F700C7">
        <w:rPr>
          <w:rFonts w:ascii="Arial" w:eastAsia="Arial" w:hAnsi="Arial" w:cs="Arial"/>
          <w:color w:val="282828"/>
          <w:sz w:val="14"/>
          <w:szCs w:val="14"/>
        </w:rPr>
        <w:tab/>
      </w:r>
      <w:r w:rsidR="00F700C7">
        <w:rPr>
          <w:rFonts w:ascii="Times New Roman" w:eastAsia="Times New Roman" w:hAnsi="Times New Roman" w:cs="Times New Roman"/>
          <w:color w:val="282828"/>
          <w:w w:val="119"/>
          <w:sz w:val="14"/>
          <w:szCs w:val="14"/>
        </w:rPr>
        <w:t>2</w:t>
      </w:r>
    </w:p>
    <w:p w14:paraId="657AC50A" w14:textId="77777777" w:rsidR="00BE5A93" w:rsidRDefault="00645533">
      <w:pPr>
        <w:tabs>
          <w:tab w:val="left" w:pos="4320"/>
          <w:tab w:val="left" w:pos="5080"/>
          <w:tab w:val="left" w:pos="9120"/>
        </w:tabs>
        <w:spacing w:before="37" w:after="0" w:line="240" w:lineRule="auto"/>
        <w:ind w:left="401" w:right="599"/>
        <w:jc w:val="center"/>
        <w:rPr>
          <w:rFonts w:ascii="Times New Roman" w:eastAsia="Times New Roman" w:hAnsi="Times New Roman" w:cs="Times New Roman"/>
          <w:sz w:val="14"/>
          <w:szCs w:val="1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503314183" behindDoc="1" locked="0" layoutInCell="1" allowOverlap="1" wp14:anchorId="37A6B3E2" wp14:editId="114FC610">
                <wp:simplePos x="0" y="0"/>
                <wp:positionH relativeFrom="page">
                  <wp:posOffset>6479540</wp:posOffset>
                </wp:positionH>
                <wp:positionV relativeFrom="paragraph">
                  <wp:posOffset>34925</wp:posOffset>
                </wp:positionV>
                <wp:extent cx="109855" cy="374650"/>
                <wp:effectExtent l="2540" t="0" r="1905" b="0"/>
                <wp:wrapNone/>
                <wp:docPr id="47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9855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06FE5B6" w14:textId="77777777" w:rsidR="005513D0" w:rsidRDefault="005513D0">
                            <w:pPr>
                              <w:spacing w:after="0" w:line="590" w:lineRule="exact"/>
                              <w:ind w:right="-128"/>
                              <w:rPr>
                                <w:rFonts w:ascii="Arial" w:eastAsia="Arial" w:hAnsi="Arial" w:cs="Arial"/>
                                <w:sz w:val="59"/>
                                <w:szCs w:val="59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color w:val="BFBFBF"/>
                                <w:w w:val="44"/>
                                <w:position w:val="-1"/>
                                <w:sz w:val="59"/>
                                <w:szCs w:val="59"/>
                              </w:rPr>
                              <w:t>··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7A6B3E2" id="Text_x0020_Box_x0020_6" o:spid="_x0000_s1036" type="#_x0000_t202" style="position:absolute;left:0;text-align:left;margin-left:510.2pt;margin-top:2.75pt;width:8.65pt;height:29.5pt;z-index:-2297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" filled="f" stroked="f">
                <v:textbox inset="0,0,0,0">
                  <w:txbxContent>
                    <w:p w14:paraId="106FE5B6" w14:textId="77777777" w:rsidR="005513D0" w:rsidRDefault="005513D0">
                      <w:pPr>
                        <w:spacing w:after="0" w:line="590" w:lineRule="exact"/>
                        <w:ind w:right="-128"/>
                        <w:rPr>
                          <w:rFonts w:ascii="Arial" w:eastAsia="Arial" w:hAnsi="Arial" w:cs="Arial"/>
                          <w:sz w:val="59"/>
                          <w:szCs w:val="59"/>
                        </w:rPr>
                      </w:pPr>
                      <w:r>
                        <w:rPr>
                          <w:rFonts w:ascii="Arial" w:eastAsia="Arial" w:hAnsi="Arial" w:cs="Arial"/>
                          <w:color w:val="BFBFBF"/>
                          <w:w w:val="44"/>
                          <w:position w:val="-1"/>
                          <w:sz w:val="59"/>
                          <w:szCs w:val="59"/>
                        </w:rPr>
                        <w:t>··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F700C7">
        <w:rPr>
          <w:rFonts w:ascii="Arial" w:eastAsia="Arial" w:hAnsi="Arial" w:cs="Arial"/>
          <w:color w:val="010101"/>
          <w:spacing w:val="-24"/>
          <w:w w:val="298"/>
          <w:sz w:val="14"/>
          <w:szCs w:val="14"/>
        </w:rPr>
        <w:t>·</w:t>
      </w:r>
      <w:r w:rsidR="00F700C7">
        <w:rPr>
          <w:rFonts w:ascii="Arial" w:eastAsia="Arial" w:hAnsi="Arial" w:cs="Arial"/>
          <w:color w:val="444442"/>
          <w:spacing w:val="5"/>
          <w:w w:val="83"/>
          <w:sz w:val="14"/>
          <w:szCs w:val="14"/>
        </w:rPr>
        <w:t>R</w:t>
      </w:r>
      <w:r w:rsidR="00F700C7">
        <w:rPr>
          <w:rFonts w:ascii="Arial" w:eastAsia="Arial" w:hAnsi="Arial" w:cs="Arial"/>
          <w:color w:val="282828"/>
          <w:w w:val="101"/>
          <w:sz w:val="14"/>
          <w:szCs w:val="14"/>
        </w:rPr>
        <w:t>e</w:t>
      </w:r>
      <w:r w:rsidR="00F700C7">
        <w:rPr>
          <w:rFonts w:ascii="Arial" w:eastAsia="Arial" w:hAnsi="Arial" w:cs="Arial"/>
          <w:color w:val="282828"/>
          <w:spacing w:val="-4"/>
          <w:w w:val="101"/>
          <w:sz w:val="14"/>
          <w:szCs w:val="14"/>
        </w:rPr>
        <w:t>a</w:t>
      </w:r>
      <w:r w:rsidR="00F700C7">
        <w:rPr>
          <w:rFonts w:ascii="Arial" w:eastAsia="Arial" w:hAnsi="Arial" w:cs="Arial"/>
          <w:color w:val="5B5E59"/>
          <w:w w:val="167"/>
          <w:sz w:val="14"/>
          <w:szCs w:val="14"/>
        </w:rPr>
        <w:t>l</w:t>
      </w:r>
      <w:r w:rsidR="00F700C7">
        <w:rPr>
          <w:rFonts w:ascii="Arial" w:eastAsia="Arial" w:hAnsi="Arial" w:cs="Arial"/>
          <w:color w:val="5B5E59"/>
          <w:spacing w:val="-10"/>
          <w:w w:val="167"/>
          <w:sz w:val="14"/>
          <w:szCs w:val="14"/>
        </w:rPr>
        <w:t>i</w:t>
      </w:r>
      <w:r w:rsidR="00F700C7">
        <w:rPr>
          <w:rFonts w:ascii="Arial" w:eastAsia="Arial" w:hAnsi="Arial" w:cs="Arial"/>
          <w:color w:val="282828"/>
          <w:w w:val="93"/>
          <w:sz w:val="14"/>
          <w:szCs w:val="14"/>
        </w:rPr>
        <w:t>za</w:t>
      </w:r>
      <w:r w:rsidR="00F700C7">
        <w:rPr>
          <w:rFonts w:ascii="Arial" w:eastAsia="Arial" w:hAnsi="Arial" w:cs="Arial"/>
          <w:color w:val="282828"/>
          <w:spacing w:val="-14"/>
          <w:w w:val="93"/>
          <w:sz w:val="14"/>
          <w:szCs w:val="14"/>
        </w:rPr>
        <w:t>c</w:t>
      </w:r>
      <w:r w:rsidR="00F700C7">
        <w:rPr>
          <w:rFonts w:ascii="Arial" w:eastAsia="Arial" w:hAnsi="Arial" w:cs="Arial"/>
          <w:color w:val="5B5E59"/>
          <w:w w:val="254"/>
          <w:sz w:val="14"/>
          <w:szCs w:val="14"/>
        </w:rPr>
        <w:t>i</w:t>
      </w:r>
      <w:r w:rsidR="00F700C7">
        <w:rPr>
          <w:rFonts w:ascii="Arial" w:eastAsia="Arial" w:hAnsi="Arial" w:cs="Arial"/>
          <w:color w:val="5B5E59"/>
          <w:spacing w:val="-25"/>
          <w:sz w:val="14"/>
          <w:szCs w:val="14"/>
        </w:rPr>
        <w:t xml:space="preserve"> </w:t>
      </w:r>
      <w:r w:rsidR="00F700C7">
        <w:rPr>
          <w:rFonts w:ascii="Arial" w:eastAsia="Arial" w:hAnsi="Arial" w:cs="Arial"/>
          <w:color w:val="282828"/>
          <w:sz w:val="14"/>
          <w:szCs w:val="14"/>
        </w:rPr>
        <w:t>on</w:t>
      </w:r>
      <w:r w:rsidR="00F700C7">
        <w:rPr>
          <w:rFonts w:ascii="Arial" w:eastAsia="Arial" w:hAnsi="Arial" w:cs="Arial"/>
          <w:color w:val="282828"/>
          <w:spacing w:val="1"/>
          <w:sz w:val="14"/>
          <w:szCs w:val="14"/>
        </w:rPr>
        <w:t xml:space="preserve"> </w:t>
      </w:r>
      <w:r w:rsidR="00F700C7">
        <w:rPr>
          <w:rFonts w:ascii="Arial" w:eastAsia="Arial" w:hAnsi="Arial" w:cs="Arial"/>
          <w:color w:val="282828"/>
          <w:sz w:val="14"/>
          <w:szCs w:val="14"/>
        </w:rPr>
        <w:t>de</w:t>
      </w:r>
      <w:r w:rsidR="00F700C7">
        <w:rPr>
          <w:rFonts w:ascii="Arial" w:eastAsia="Arial" w:hAnsi="Arial" w:cs="Arial"/>
          <w:color w:val="282828"/>
          <w:spacing w:val="4"/>
          <w:sz w:val="14"/>
          <w:szCs w:val="14"/>
        </w:rPr>
        <w:t xml:space="preserve"> </w:t>
      </w:r>
      <w:r w:rsidR="00F700C7">
        <w:rPr>
          <w:rFonts w:ascii="Arial" w:eastAsia="Arial" w:hAnsi="Arial" w:cs="Arial"/>
          <w:color w:val="282828"/>
          <w:spacing w:val="-16"/>
          <w:w w:val="116"/>
          <w:sz w:val="14"/>
          <w:szCs w:val="14"/>
        </w:rPr>
        <w:t>d</w:t>
      </w:r>
      <w:r w:rsidR="00F700C7">
        <w:rPr>
          <w:rFonts w:ascii="Arial" w:eastAsia="Arial" w:hAnsi="Arial" w:cs="Arial"/>
          <w:color w:val="5B5E59"/>
          <w:w w:val="254"/>
          <w:sz w:val="14"/>
          <w:szCs w:val="14"/>
        </w:rPr>
        <w:t>i</w:t>
      </w:r>
      <w:r w:rsidR="00F700C7">
        <w:rPr>
          <w:rFonts w:ascii="Arial" w:eastAsia="Arial" w:hAnsi="Arial" w:cs="Arial"/>
          <w:color w:val="5B5E59"/>
          <w:spacing w:val="-26"/>
          <w:sz w:val="14"/>
          <w:szCs w:val="14"/>
        </w:rPr>
        <w:t xml:space="preserve"> </w:t>
      </w:r>
      <w:r w:rsidR="00F700C7">
        <w:rPr>
          <w:rFonts w:ascii="Arial" w:eastAsia="Arial" w:hAnsi="Arial" w:cs="Arial"/>
          <w:color w:val="181618"/>
          <w:sz w:val="14"/>
          <w:szCs w:val="14"/>
        </w:rPr>
        <w:t>agr</w:t>
      </w:r>
      <w:r w:rsidR="00F700C7">
        <w:rPr>
          <w:rFonts w:ascii="Arial" w:eastAsia="Arial" w:hAnsi="Arial" w:cs="Arial"/>
          <w:color w:val="181618"/>
          <w:spacing w:val="-4"/>
          <w:sz w:val="14"/>
          <w:szCs w:val="14"/>
        </w:rPr>
        <w:t>a</w:t>
      </w:r>
      <w:r w:rsidR="00F700C7">
        <w:rPr>
          <w:rFonts w:ascii="Arial" w:eastAsia="Arial" w:hAnsi="Arial" w:cs="Arial"/>
          <w:color w:val="444442"/>
          <w:spacing w:val="-6"/>
          <w:sz w:val="14"/>
          <w:szCs w:val="14"/>
        </w:rPr>
        <w:t>m</w:t>
      </w:r>
      <w:r w:rsidR="00F700C7">
        <w:rPr>
          <w:rFonts w:ascii="Arial" w:eastAsia="Arial" w:hAnsi="Arial" w:cs="Arial"/>
          <w:color w:val="282828"/>
          <w:sz w:val="14"/>
          <w:szCs w:val="14"/>
        </w:rPr>
        <w:t>as</w:t>
      </w:r>
      <w:r w:rsidR="00F700C7">
        <w:rPr>
          <w:rFonts w:ascii="Arial" w:eastAsia="Arial" w:hAnsi="Arial" w:cs="Arial"/>
          <w:color w:val="282828"/>
          <w:spacing w:val="-8"/>
          <w:sz w:val="14"/>
          <w:szCs w:val="14"/>
        </w:rPr>
        <w:t xml:space="preserve"> </w:t>
      </w:r>
      <w:r w:rsidR="00F700C7">
        <w:rPr>
          <w:rFonts w:ascii="Arial" w:eastAsia="Arial" w:hAnsi="Arial" w:cs="Arial"/>
          <w:color w:val="282828"/>
          <w:sz w:val="14"/>
          <w:szCs w:val="14"/>
        </w:rPr>
        <w:t>de</w:t>
      </w:r>
      <w:r w:rsidR="00F700C7">
        <w:rPr>
          <w:rFonts w:ascii="Arial" w:eastAsia="Arial" w:hAnsi="Arial" w:cs="Arial"/>
          <w:color w:val="282828"/>
          <w:spacing w:val="14"/>
          <w:sz w:val="14"/>
          <w:szCs w:val="14"/>
        </w:rPr>
        <w:t xml:space="preserve"> </w:t>
      </w:r>
      <w:r w:rsidR="00F700C7">
        <w:rPr>
          <w:rFonts w:ascii="Arial" w:eastAsia="Arial" w:hAnsi="Arial" w:cs="Arial"/>
          <w:color w:val="282828"/>
          <w:w w:val="98"/>
          <w:sz w:val="14"/>
          <w:szCs w:val="14"/>
        </w:rPr>
        <w:t>se</w:t>
      </w:r>
      <w:r w:rsidR="00F700C7">
        <w:rPr>
          <w:rFonts w:ascii="Arial" w:eastAsia="Arial" w:hAnsi="Arial" w:cs="Arial"/>
          <w:color w:val="282828"/>
          <w:spacing w:val="-10"/>
          <w:w w:val="98"/>
          <w:sz w:val="14"/>
          <w:szCs w:val="14"/>
        </w:rPr>
        <w:t>c</w:t>
      </w:r>
      <w:r w:rsidR="00F700C7">
        <w:rPr>
          <w:rFonts w:ascii="Arial" w:eastAsia="Arial" w:hAnsi="Arial" w:cs="Arial"/>
          <w:color w:val="444442"/>
          <w:spacing w:val="-9"/>
          <w:w w:val="124"/>
          <w:sz w:val="14"/>
          <w:szCs w:val="14"/>
        </w:rPr>
        <w:t>u</w:t>
      </w:r>
      <w:r w:rsidR="00F700C7">
        <w:rPr>
          <w:rFonts w:ascii="Arial" w:eastAsia="Arial" w:hAnsi="Arial" w:cs="Arial"/>
          <w:color w:val="282828"/>
          <w:spacing w:val="-5"/>
          <w:w w:val="109"/>
          <w:sz w:val="14"/>
          <w:szCs w:val="14"/>
        </w:rPr>
        <w:t>e</w:t>
      </w:r>
      <w:r w:rsidR="00F700C7">
        <w:rPr>
          <w:rFonts w:ascii="Arial" w:eastAsia="Arial" w:hAnsi="Arial" w:cs="Arial"/>
          <w:color w:val="444442"/>
          <w:spacing w:val="-9"/>
          <w:w w:val="124"/>
          <w:sz w:val="14"/>
          <w:szCs w:val="14"/>
        </w:rPr>
        <w:t>n</w:t>
      </w:r>
      <w:r w:rsidR="00F700C7">
        <w:rPr>
          <w:rFonts w:ascii="Arial" w:eastAsia="Arial" w:hAnsi="Arial" w:cs="Arial"/>
          <w:color w:val="282828"/>
          <w:spacing w:val="-15"/>
          <w:w w:val="99"/>
          <w:sz w:val="14"/>
          <w:szCs w:val="14"/>
        </w:rPr>
        <w:t>c</w:t>
      </w:r>
      <w:r w:rsidR="00F700C7">
        <w:rPr>
          <w:rFonts w:ascii="Arial" w:eastAsia="Arial" w:hAnsi="Arial" w:cs="Arial"/>
          <w:color w:val="5B5E59"/>
          <w:w w:val="254"/>
          <w:sz w:val="14"/>
          <w:szCs w:val="14"/>
        </w:rPr>
        <w:t>i</w:t>
      </w:r>
      <w:r w:rsidR="00F700C7">
        <w:rPr>
          <w:rFonts w:ascii="Arial" w:eastAsia="Arial" w:hAnsi="Arial" w:cs="Arial"/>
          <w:color w:val="5B5E59"/>
          <w:spacing w:val="-26"/>
          <w:sz w:val="14"/>
          <w:szCs w:val="14"/>
        </w:rPr>
        <w:t xml:space="preserve"> </w:t>
      </w:r>
      <w:r w:rsidR="00F700C7">
        <w:rPr>
          <w:rFonts w:ascii="Arial" w:eastAsia="Arial" w:hAnsi="Arial" w:cs="Arial"/>
          <w:color w:val="282828"/>
          <w:sz w:val="14"/>
          <w:szCs w:val="14"/>
        </w:rPr>
        <w:t>a</w:t>
      </w:r>
      <w:r w:rsidR="00F700C7">
        <w:rPr>
          <w:rFonts w:ascii="Arial" w:eastAsia="Arial" w:hAnsi="Arial" w:cs="Arial"/>
          <w:color w:val="282828"/>
          <w:sz w:val="14"/>
          <w:szCs w:val="14"/>
        </w:rPr>
        <w:tab/>
      </w:r>
      <w:r w:rsidR="00F700C7">
        <w:rPr>
          <w:rFonts w:ascii="Times New Roman" w:eastAsia="Times New Roman" w:hAnsi="Times New Roman" w:cs="Times New Roman"/>
          <w:color w:val="282828"/>
          <w:sz w:val="14"/>
          <w:szCs w:val="14"/>
        </w:rPr>
        <w:t>S</w:t>
      </w:r>
      <w:r w:rsidR="00F700C7">
        <w:rPr>
          <w:rFonts w:ascii="Times New Roman" w:eastAsia="Times New Roman" w:hAnsi="Times New Roman" w:cs="Times New Roman"/>
          <w:color w:val="282828"/>
          <w:spacing w:val="-21"/>
          <w:sz w:val="14"/>
          <w:szCs w:val="14"/>
        </w:rPr>
        <w:t xml:space="preserve"> </w:t>
      </w:r>
      <w:r w:rsidR="00F700C7">
        <w:rPr>
          <w:rFonts w:ascii="Times New Roman" w:eastAsia="Times New Roman" w:hAnsi="Times New Roman" w:cs="Times New Roman"/>
          <w:color w:val="282828"/>
          <w:sz w:val="14"/>
          <w:szCs w:val="14"/>
        </w:rPr>
        <w:tab/>
      </w:r>
      <w:r w:rsidR="00F700C7">
        <w:rPr>
          <w:rFonts w:ascii="Arial" w:eastAsia="Arial" w:hAnsi="Arial" w:cs="Arial"/>
          <w:color w:val="181618"/>
          <w:spacing w:val="-36"/>
          <w:w w:val="298"/>
          <w:position w:val="1"/>
          <w:sz w:val="14"/>
          <w:szCs w:val="14"/>
        </w:rPr>
        <w:t>·</w:t>
      </w:r>
      <w:r w:rsidR="00F700C7">
        <w:rPr>
          <w:rFonts w:ascii="Arial" w:eastAsia="Arial" w:hAnsi="Arial" w:cs="Arial"/>
          <w:color w:val="5B5E59"/>
          <w:spacing w:val="4"/>
          <w:w w:val="254"/>
          <w:position w:val="1"/>
          <w:sz w:val="14"/>
          <w:szCs w:val="14"/>
        </w:rPr>
        <w:t>l</w:t>
      </w:r>
      <w:r w:rsidR="00F700C7">
        <w:rPr>
          <w:rFonts w:ascii="Arial" w:eastAsia="Arial" w:hAnsi="Arial" w:cs="Arial"/>
          <w:color w:val="444442"/>
          <w:spacing w:val="-10"/>
          <w:w w:val="116"/>
          <w:position w:val="1"/>
          <w:sz w:val="14"/>
          <w:szCs w:val="14"/>
        </w:rPr>
        <w:t>m</w:t>
      </w:r>
      <w:r w:rsidR="00F700C7">
        <w:rPr>
          <w:rFonts w:ascii="Arial" w:eastAsia="Arial" w:hAnsi="Arial" w:cs="Arial"/>
          <w:color w:val="282828"/>
          <w:spacing w:val="-12"/>
          <w:w w:val="116"/>
          <w:position w:val="1"/>
          <w:sz w:val="14"/>
          <w:szCs w:val="14"/>
        </w:rPr>
        <w:t>p</w:t>
      </w:r>
      <w:r w:rsidR="00F700C7">
        <w:rPr>
          <w:rFonts w:ascii="Arial" w:eastAsia="Arial" w:hAnsi="Arial" w:cs="Arial"/>
          <w:color w:val="5B5E59"/>
          <w:w w:val="254"/>
          <w:position w:val="1"/>
          <w:sz w:val="14"/>
          <w:szCs w:val="14"/>
        </w:rPr>
        <w:t>l</w:t>
      </w:r>
      <w:r w:rsidR="00F700C7">
        <w:rPr>
          <w:rFonts w:ascii="Arial" w:eastAsia="Arial" w:hAnsi="Arial" w:cs="Arial"/>
          <w:color w:val="5B5E59"/>
          <w:spacing w:val="-27"/>
          <w:position w:val="1"/>
          <w:sz w:val="14"/>
          <w:szCs w:val="14"/>
        </w:rPr>
        <w:t xml:space="preserve"> </w:t>
      </w:r>
      <w:r w:rsidR="00F700C7">
        <w:rPr>
          <w:rFonts w:ascii="Arial" w:eastAsia="Arial" w:hAnsi="Arial" w:cs="Arial"/>
          <w:color w:val="282828"/>
          <w:spacing w:val="-5"/>
          <w:w w:val="109"/>
          <w:position w:val="1"/>
          <w:sz w:val="14"/>
          <w:szCs w:val="14"/>
        </w:rPr>
        <w:t>e</w:t>
      </w:r>
      <w:r w:rsidR="00F700C7">
        <w:rPr>
          <w:rFonts w:ascii="Arial" w:eastAsia="Arial" w:hAnsi="Arial" w:cs="Arial"/>
          <w:color w:val="444442"/>
          <w:spacing w:val="-6"/>
          <w:w w:val="116"/>
          <w:position w:val="1"/>
          <w:sz w:val="14"/>
          <w:szCs w:val="14"/>
        </w:rPr>
        <w:t>m</w:t>
      </w:r>
      <w:r w:rsidR="00F700C7">
        <w:rPr>
          <w:rFonts w:ascii="Arial" w:eastAsia="Arial" w:hAnsi="Arial" w:cs="Arial"/>
          <w:color w:val="282828"/>
          <w:w w:val="111"/>
          <w:position w:val="1"/>
          <w:sz w:val="14"/>
          <w:szCs w:val="14"/>
        </w:rPr>
        <w:t>e</w:t>
      </w:r>
      <w:r w:rsidR="00F700C7">
        <w:rPr>
          <w:rFonts w:ascii="Arial" w:eastAsia="Arial" w:hAnsi="Arial" w:cs="Arial"/>
          <w:color w:val="282828"/>
          <w:spacing w:val="-6"/>
          <w:w w:val="111"/>
          <w:position w:val="1"/>
          <w:sz w:val="14"/>
          <w:szCs w:val="14"/>
        </w:rPr>
        <w:t>n</w:t>
      </w:r>
      <w:r w:rsidR="00F700C7">
        <w:rPr>
          <w:rFonts w:ascii="Arial" w:eastAsia="Arial" w:hAnsi="Arial" w:cs="Arial"/>
          <w:color w:val="444442"/>
          <w:spacing w:val="-8"/>
          <w:w w:val="146"/>
          <w:position w:val="1"/>
          <w:sz w:val="14"/>
          <w:szCs w:val="14"/>
        </w:rPr>
        <w:t>t</w:t>
      </w:r>
      <w:r w:rsidR="00F700C7">
        <w:rPr>
          <w:rFonts w:ascii="Arial" w:eastAsia="Arial" w:hAnsi="Arial" w:cs="Arial"/>
          <w:color w:val="282828"/>
          <w:w w:val="96"/>
          <w:position w:val="1"/>
          <w:sz w:val="14"/>
          <w:szCs w:val="14"/>
        </w:rPr>
        <w:t>a</w:t>
      </w:r>
      <w:r w:rsidR="00F700C7">
        <w:rPr>
          <w:rFonts w:ascii="Arial" w:eastAsia="Arial" w:hAnsi="Arial" w:cs="Arial"/>
          <w:color w:val="282828"/>
          <w:spacing w:val="-14"/>
          <w:w w:val="96"/>
          <w:position w:val="1"/>
          <w:sz w:val="14"/>
          <w:szCs w:val="14"/>
        </w:rPr>
        <w:t>c</w:t>
      </w:r>
      <w:r w:rsidR="00F700C7">
        <w:rPr>
          <w:rFonts w:ascii="Arial" w:eastAsia="Arial" w:hAnsi="Arial" w:cs="Arial"/>
          <w:color w:val="5B5E59"/>
          <w:w w:val="254"/>
          <w:position w:val="1"/>
          <w:sz w:val="14"/>
          <w:szCs w:val="14"/>
        </w:rPr>
        <w:t>i</w:t>
      </w:r>
      <w:r w:rsidR="00F700C7">
        <w:rPr>
          <w:rFonts w:ascii="Arial" w:eastAsia="Arial" w:hAnsi="Arial" w:cs="Arial"/>
          <w:color w:val="5B5E59"/>
          <w:spacing w:val="-25"/>
          <w:position w:val="1"/>
          <w:sz w:val="14"/>
          <w:szCs w:val="14"/>
        </w:rPr>
        <w:t xml:space="preserve"> </w:t>
      </w:r>
      <w:r w:rsidR="00F700C7">
        <w:rPr>
          <w:rFonts w:ascii="Arial" w:eastAsia="Arial" w:hAnsi="Arial" w:cs="Arial"/>
          <w:color w:val="282828"/>
          <w:spacing w:val="-18"/>
          <w:w w:val="138"/>
          <w:position w:val="1"/>
          <w:sz w:val="14"/>
          <w:szCs w:val="14"/>
        </w:rPr>
        <w:t>o</w:t>
      </w:r>
      <w:r w:rsidR="00F700C7">
        <w:rPr>
          <w:rFonts w:ascii="Arial" w:eastAsia="Arial" w:hAnsi="Arial" w:cs="Arial"/>
          <w:color w:val="444442"/>
          <w:w w:val="124"/>
          <w:position w:val="1"/>
          <w:sz w:val="14"/>
          <w:szCs w:val="14"/>
        </w:rPr>
        <w:t>n</w:t>
      </w:r>
      <w:r w:rsidR="00F700C7">
        <w:rPr>
          <w:rFonts w:ascii="Arial" w:eastAsia="Arial" w:hAnsi="Arial" w:cs="Arial"/>
          <w:color w:val="444442"/>
          <w:spacing w:val="-16"/>
          <w:position w:val="1"/>
          <w:sz w:val="14"/>
          <w:szCs w:val="14"/>
        </w:rPr>
        <w:t xml:space="preserve"> </w:t>
      </w:r>
      <w:r w:rsidR="00F700C7">
        <w:rPr>
          <w:rFonts w:ascii="Arial" w:eastAsia="Arial" w:hAnsi="Arial" w:cs="Arial"/>
          <w:color w:val="282828"/>
          <w:position w:val="1"/>
          <w:sz w:val="14"/>
          <w:szCs w:val="14"/>
        </w:rPr>
        <w:t>de</w:t>
      </w:r>
      <w:r w:rsidR="00F700C7">
        <w:rPr>
          <w:rFonts w:ascii="Arial" w:eastAsia="Arial" w:hAnsi="Arial" w:cs="Arial"/>
          <w:color w:val="282828"/>
          <w:spacing w:val="-1"/>
          <w:position w:val="1"/>
          <w:sz w:val="14"/>
          <w:szCs w:val="14"/>
        </w:rPr>
        <w:t xml:space="preserve"> </w:t>
      </w:r>
      <w:r w:rsidR="00F700C7">
        <w:rPr>
          <w:rFonts w:ascii="Arial" w:eastAsia="Arial" w:hAnsi="Arial" w:cs="Arial"/>
          <w:color w:val="5B5E59"/>
          <w:spacing w:val="-2"/>
          <w:w w:val="167"/>
          <w:position w:val="1"/>
          <w:sz w:val="14"/>
          <w:szCs w:val="14"/>
        </w:rPr>
        <w:t>l</w:t>
      </w:r>
      <w:r w:rsidR="00F700C7">
        <w:rPr>
          <w:rFonts w:ascii="Arial" w:eastAsia="Arial" w:hAnsi="Arial" w:cs="Arial"/>
          <w:color w:val="5B5E59"/>
          <w:spacing w:val="-13"/>
          <w:w w:val="167"/>
          <w:position w:val="1"/>
          <w:sz w:val="14"/>
          <w:szCs w:val="14"/>
        </w:rPr>
        <w:t>i</w:t>
      </w:r>
      <w:r w:rsidR="00F700C7">
        <w:rPr>
          <w:rFonts w:ascii="Arial" w:eastAsia="Arial" w:hAnsi="Arial" w:cs="Arial"/>
          <w:color w:val="282828"/>
          <w:spacing w:val="-8"/>
          <w:w w:val="104"/>
          <w:position w:val="1"/>
          <w:sz w:val="14"/>
          <w:szCs w:val="14"/>
        </w:rPr>
        <w:t>s</w:t>
      </w:r>
      <w:r w:rsidR="00F700C7">
        <w:rPr>
          <w:rFonts w:ascii="Arial" w:eastAsia="Arial" w:hAnsi="Arial" w:cs="Arial"/>
          <w:color w:val="444442"/>
          <w:spacing w:val="4"/>
          <w:w w:val="117"/>
          <w:position w:val="1"/>
          <w:sz w:val="14"/>
          <w:szCs w:val="14"/>
        </w:rPr>
        <w:t>t</w:t>
      </w:r>
      <w:r w:rsidR="00F700C7">
        <w:rPr>
          <w:rFonts w:ascii="Arial" w:eastAsia="Arial" w:hAnsi="Arial" w:cs="Arial"/>
          <w:color w:val="282828"/>
          <w:w w:val="107"/>
          <w:position w:val="1"/>
          <w:sz w:val="14"/>
          <w:szCs w:val="14"/>
        </w:rPr>
        <w:t>ado</w:t>
      </w:r>
      <w:r w:rsidR="00F700C7">
        <w:rPr>
          <w:rFonts w:ascii="Arial" w:eastAsia="Arial" w:hAnsi="Arial" w:cs="Arial"/>
          <w:color w:val="282828"/>
          <w:spacing w:val="-20"/>
          <w:position w:val="1"/>
          <w:sz w:val="14"/>
          <w:szCs w:val="14"/>
        </w:rPr>
        <w:t xml:space="preserve"> </w:t>
      </w:r>
      <w:r w:rsidR="00F700C7">
        <w:rPr>
          <w:rFonts w:ascii="Arial" w:eastAsia="Arial" w:hAnsi="Arial" w:cs="Arial"/>
          <w:color w:val="282828"/>
          <w:position w:val="1"/>
          <w:sz w:val="14"/>
          <w:szCs w:val="14"/>
        </w:rPr>
        <w:t>de</w:t>
      </w:r>
      <w:r w:rsidR="00F700C7">
        <w:rPr>
          <w:rFonts w:ascii="Arial" w:eastAsia="Arial" w:hAnsi="Arial" w:cs="Arial"/>
          <w:color w:val="282828"/>
          <w:spacing w:val="-1"/>
          <w:position w:val="1"/>
          <w:sz w:val="14"/>
          <w:szCs w:val="14"/>
        </w:rPr>
        <w:t xml:space="preserve"> </w:t>
      </w:r>
      <w:r w:rsidR="00F700C7">
        <w:rPr>
          <w:rFonts w:ascii="Arial" w:eastAsia="Arial" w:hAnsi="Arial" w:cs="Arial"/>
          <w:color w:val="444442"/>
          <w:spacing w:val="-8"/>
          <w:w w:val="124"/>
          <w:position w:val="1"/>
          <w:sz w:val="14"/>
          <w:szCs w:val="14"/>
        </w:rPr>
        <w:t>n</w:t>
      </w:r>
      <w:r w:rsidR="00F700C7">
        <w:rPr>
          <w:rFonts w:ascii="Arial" w:eastAsia="Arial" w:hAnsi="Arial" w:cs="Arial"/>
          <w:color w:val="282828"/>
          <w:spacing w:val="3"/>
          <w:w w:val="107"/>
          <w:position w:val="1"/>
          <w:sz w:val="14"/>
          <w:szCs w:val="14"/>
        </w:rPr>
        <w:t>o</w:t>
      </w:r>
      <w:r w:rsidR="00F700C7">
        <w:rPr>
          <w:rFonts w:ascii="Arial" w:eastAsia="Arial" w:hAnsi="Arial" w:cs="Arial"/>
          <w:color w:val="444442"/>
          <w:spacing w:val="-8"/>
          <w:w w:val="146"/>
          <w:position w:val="1"/>
          <w:sz w:val="14"/>
          <w:szCs w:val="14"/>
        </w:rPr>
        <w:t>t</w:t>
      </w:r>
      <w:r w:rsidR="00F700C7">
        <w:rPr>
          <w:rFonts w:ascii="Arial" w:eastAsia="Arial" w:hAnsi="Arial" w:cs="Arial"/>
          <w:color w:val="181618"/>
          <w:w w:val="91"/>
          <w:position w:val="1"/>
          <w:sz w:val="14"/>
          <w:szCs w:val="14"/>
        </w:rPr>
        <w:t>as</w:t>
      </w:r>
      <w:r w:rsidR="00F700C7">
        <w:rPr>
          <w:rFonts w:ascii="Arial" w:eastAsia="Arial" w:hAnsi="Arial" w:cs="Arial"/>
          <w:color w:val="181618"/>
          <w:position w:val="1"/>
          <w:sz w:val="14"/>
          <w:szCs w:val="14"/>
        </w:rPr>
        <w:tab/>
      </w:r>
      <w:r w:rsidR="00F700C7">
        <w:rPr>
          <w:rFonts w:ascii="Times New Roman" w:eastAsia="Times New Roman" w:hAnsi="Times New Roman" w:cs="Times New Roman"/>
          <w:color w:val="282828"/>
          <w:w w:val="119"/>
          <w:sz w:val="14"/>
          <w:szCs w:val="14"/>
        </w:rPr>
        <w:t>3</w:t>
      </w:r>
    </w:p>
    <w:p w14:paraId="31E5F184" w14:textId="77777777" w:rsidR="00BE5A93" w:rsidRDefault="00F700C7">
      <w:pPr>
        <w:tabs>
          <w:tab w:val="left" w:pos="4360"/>
          <w:tab w:val="left" w:pos="4900"/>
          <w:tab w:val="left" w:pos="9160"/>
        </w:tabs>
        <w:spacing w:before="47" w:after="0" w:line="240" w:lineRule="auto"/>
        <w:ind w:left="433" w:right="-20"/>
        <w:rPr>
          <w:rFonts w:ascii="Times New Roman" w:eastAsia="Times New Roman" w:hAnsi="Times New Roman" w:cs="Times New Roman"/>
          <w:sz w:val="11"/>
          <w:szCs w:val="11"/>
        </w:rPr>
      </w:pPr>
      <w:r>
        <w:rPr>
          <w:rFonts w:ascii="Arial" w:eastAsia="Arial" w:hAnsi="Arial" w:cs="Arial"/>
          <w:color w:val="010101"/>
          <w:spacing w:val="-24"/>
          <w:w w:val="298"/>
          <w:sz w:val="14"/>
          <w:szCs w:val="14"/>
        </w:rPr>
        <w:t>·</w:t>
      </w:r>
      <w:r>
        <w:rPr>
          <w:rFonts w:ascii="Arial" w:eastAsia="Arial" w:hAnsi="Arial" w:cs="Arial"/>
          <w:color w:val="444442"/>
          <w:spacing w:val="-10"/>
          <w:w w:val="101"/>
          <w:sz w:val="14"/>
          <w:szCs w:val="14"/>
        </w:rPr>
        <w:t>D</w:t>
      </w:r>
      <w:r>
        <w:rPr>
          <w:rFonts w:ascii="Arial" w:eastAsia="Arial" w:hAnsi="Arial" w:cs="Arial"/>
          <w:color w:val="5B5E59"/>
          <w:w w:val="254"/>
          <w:sz w:val="14"/>
          <w:szCs w:val="14"/>
        </w:rPr>
        <w:t>i</w:t>
      </w:r>
      <w:r>
        <w:rPr>
          <w:rFonts w:ascii="Arial" w:eastAsia="Arial" w:hAnsi="Arial" w:cs="Arial"/>
          <w:color w:val="5B5E59"/>
          <w:spacing w:val="-25"/>
          <w:sz w:val="14"/>
          <w:szCs w:val="14"/>
        </w:rPr>
        <w:t xml:space="preserve"> </w:t>
      </w:r>
      <w:r>
        <w:rPr>
          <w:rFonts w:ascii="Arial" w:eastAsia="Arial" w:hAnsi="Arial" w:cs="Arial"/>
          <w:color w:val="181618"/>
          <w:sz w:val="14"/>
          <w:szCs w:val="14"/>
        </w:rPr>
        <w:t>s</w:t>
      </w:r>
      <w:r>
        <w:rPr>
          <w:rFonts w:ascii="Arial" w:eastAsia="Arial" w:hAnsi="Arial" w:cs="Arial"/>
          <w:color w:val="181618"/>
          <w:spacing w:val="-5"/>
          <w:sz w:val="14"/>
          <w:szCs w:val="14"/>
        </w:rPr>
        <w:t>e</w:t>
      </w:r>
      <w:r>
        <w:rPr>
          <w:rFonts w:ascii="Arial" w:eastAsia="Arial" w:hAnsi="Arial" w:cs="Arial"/>
          <w:color w:val="444442"/>
          <w:spacing w:val="-8"/>
          <w:sz w:val="14"/>
          <w:szCs w:val="14"/>
        </w:rPr>
        <w:t>ñ</w:t>
      </w:r>
      <w:r>
        <w:rPr>
          <w:rFonts w:ascii="Arial" w:eastAsia="Arial" w:hAnsi="Arial" w:cs="Arial"/>
          <w:color w:val="282828"/>
          <w:sz w:val="14"/>
          <w:szCs w:val="14"/>
        </w:rPr>
        <w:t>o</w:t>
      </w:r>
      <w:r>
        <w:rPr>
          <w:rFonts w:ascii="Arial" w:eastAsia="Arial" w:hAnsi="Arial" w:cs="Arial"/>
          <w:color w:val="282828"/>
          <w:spacing w:val="11"/>
          <w:sz w:val="14"/>
          <w:szCs w:val="14"/>
        </w:rPr>
        <w:t xml:space="preserve"> </w:t>
      </w:r>
      <w:r>
        <w:rPr>
          <w:rFonts w:ascii="Arial" w:eastAsia="Arial" w:hAnsi="Arial" w:cs="Arial"/>
          <w:color w:val="444442"/>
          <w:spacing w:val="-3"/>
          <w:w w:val="116"/>
          <w:sz w:val="14"/>
          <w:szCs w:val="14"/>
        </w:rPr>
        <w:t>b</w:t>
      </w:r>
      <w:r>
        <w:rPr>
          <w:rFonts w:ascii="Arial" w:eastAsia="Arial" w:hAnsi="Arial" w:cs="Arial"/>
          <w:color w:val="282828"/>
          <w:w w:val="99"/>
          <w:sz w:val="14"/>
          <w:szCs w:val="14"/>
        </w:rPr>
        <w:t>a</w:t>
      </w:r>
      <w:r>
        <w:rPr>
          <w:rFonts w:ascii="Arial" w:eastAsia="Arial" w:hAnsi="Arial" w:cs="Arial"/>
          <w:color w:val="282828"/>
          <w:spacing w:val="-22"/>
          <w:w w:val="99"/>
          <w:sz w:val="14"/>
          <w:szCs w:val="14"/>
        </w:rPr>
        <w:t>s</w:t>
      </w:r>
      <w:r>
        <w:rPr>
          <w:rFonts w:ascii="Arial" w:eastAsia="Arial" w:hAnsi="Arial" w:cs="Arial"/>
          <w:color w:val="5B5E59"/>
          <w:w w:val="254"/>
          <w:sz w:val="14"/>
          <w:szCs w:val="14"/>
        </w:rPr>
        <w:t>i</w:t>
      </w:r>
      <w:r>
        <w:rPr>
          <w:rFonts w:ascii="Arial" w:eastAsia="Arial" w:hAnsi="Arial" w:cs="Arial"/>
          <w:color w:val="5B5E59"/>
          <w:spacing w:val="-27"/>
          <w:sz w:val="14"/>
          <w:szCs w:val="14"/>
        </w:rPr>
        <w:t xml:space="preserve"> </w:t>
      </w:r>
      <w:r>
        <w:rPr>
          <w:rFonts w:ascii="Arial" w:eastAsia="Arial" w:hAnsi="Arial" w:cs="Arial"/>
          <w:color w:val="282828"/>
          <w:sz w:val="14"/>
          <w:szCs w:val="14"/>
        </w:rPr>
        <w:t>co</w:t>
      </w:r>
      <w:r>
        <w:rPr>
          <w:rFonts w:ascii="Arial" w:eastAsia="Arial" w:hAnsi="Arial" w:cs="Arial"/>
          <w:color w:val="282828"/>
          <w:spacing w:val="-10"/>
          <w:sz w:val="14"/>
          <w:szCs w:val="14"/>
        </w:rPr>
        <w:t xml:space="preserve"> </w:t>
      </w:r>
      <w:r>
        <w:rPr>
          <w:rFonts w:ascii="Arial" w:eastAsia="Arial" w:hAnsi="Arial" w:cs="Arial"/>
          <w:color w:val="282828"/>
          <w:w w:val="108"/>
          <w:sz w:val="14"/>
          <w:szCs w:val="14"/>
        </w:rPr>
        <w:t>de</w:t>
      </w:r>
      <w:r>
        <w:rPr>
          <w:rFonts w:ascii="Arial" w:eastAsia="Arial" w:hAnsi="Arial" w:cs="Arial"/>
          <w:color w:val="282828"/>
          <w:spacing w:val="-29"/>
          <w:sz w:val="14"/>
          <w:szCs w:val="14"/>
        </w:rPr>
        <w:t xml:space="preserve"> </w:t>
      </w:r>
      <w:r>
        <w:rPr>
          <w:rFonts w:ascii="Arial" w:eastAsia="Arial" w:hAnsi="Arial" w:cs="Arial"/>
          <w:color w:val="5B5E59"/>
          <w:spacing w:val="5"/>
          <w:w w:val="254"/>
          <w:sz w:val="14"/>
          <w:szCs w:val="14"/>
        </w:rPr>
        <w:t>i</w:t>
      </w:r>
      <w:r>
        <w:rPr>
          <w:rFonts w:ascii="Arial" w:eastAsia="Arial" w:hAnsi="Arial" w:cs="Arial"/>
          <w:color w:val="444442"/>
          <w:w w:val="128"/>
          <w:sz w:val="14"/>
          <w:szCs w:val="14"/>
        </w:rPr>
        <w:t>n</w:t>
      </w:r>
      <w:r>
        <w:rPr>
          <w:rFonts w:ascii="Arial" w:eastAsia="Arial" w:hAnsi="Arial" w:cs="Arial"/>
          <w:color w:val="444442"/>
          <w:spacing w:val="-8"/>
          <w:w w:val="127"/>
          <w:sz w:val="14"/>
          <w:szCs w:val="14"/>
        </w:rPr>
        <w:t>t</w:t>
      </w:r>
      <w:r>
        <w:rPr>
          <w:rFonts w:ascii="Arial" w:eastAsia="Arial" w:hAnsi="Arial" w:cs="Arial"/>
          <w:color w:val="282828"/>
          <w:w w:val="101"/>
          <w:sz w:val="14"/>
          <w:szCs w:val="14"/>
        </w:rPr>
        <w:t>erface</w:t>
      </w:r>
      <w:r>
        <w:rPr>
          <w:rFonts w:ascii="Arial" w:eastAsia="Arial" w:hAnsi="Arial" w:cs="Arial"/>
          <w:color w:val="282828"/>
          <w:w w:val="102"/>
          <w:sz w:val="14"/>
          <w:szCs w:val="14"/>
        </w:rPr>
        <w:t>s</w:t>
      </w:r>
      <w:r>
        <w:rPr>
          <w:rFonts w:ascii="Arial" w:eastAsia="Arial" w:hAnsi="Arial" w:cs="Arial"/>
          <w:color w:val="282828"/>
          <w:spacing w:val="-5"/>
          <w:sz w:val="14"/>
          <w:szCs w:val="14"/>
        </w:rPr>
        <w:t xml:space="preserve"> </w:t>
      </w:r>
      <w:r>
        <w:rPr>
          <w:rFonts w:ascii="Arial" w:eastAsia="Arial" w:hAnsi="Arial" w:cs="Arial"/>
          <w:color w:val="282828"/>
          <w:w w:val="108"/>
          <w:sz w:val="14"/>
          <w:szCs w:val="14"/>
        </w:rPr>
        <w:t>gra</w:t>
      </w:r>
      <w:r>
        <w:rPr>
          <w:rFonts w:ascii="Arial" w:eastAsia="Arial" w:hAnsi="Arial" w:cs="Arial"/>
          <w:color w:val="282828"/>
          <w:spacing w:val="-10"/>
          <w:w w:val="107"/>
          <w:sz w:val="14"/>
          <w:szCs w:val="14"/>
        </w:rPr>
        <w:t>f</w:t>
      </w:r>
      <w:r>
        <w:rPr>
          <w:rFonts w:ascii="Arial" w:eastAsia="Arial" w:hAnsi="Arial" w:cs="Arial"/>
          <w:color w:val="5B5E59"/>
          <w:w w:val="254"/>
          <w:sz w:val="14"/>
          <w:szCs w:val="14"/>
        </w:rPr>
        <w:t>i</w:t>
      </w:r>
      <w:r>
        <w:rPr>
          <w:rFonts w:ascii="Arial" w:eastAsia="Arial" w:hAnsi="Arial" w:cs="Arial"/>
          <w:color w:val="5B5E59"/>
          <w:spacing w:val="-27"/>
          <w:sz w:val="14"/>
          <w:szCs w:val="14"/>
        </w:rPr>
        <w:t xml:space="preserve"> </w:t>
      </w:r>
      <w:r>
        <w:rPr>
          <w:rFonts w:ascii="Arial" w:eastAsia="Arial" w:hAnsi="Arial" w:cs="Arial"/>
          <w:color w:val="282828"/>
          <w:sz w:val="14"/>
          <w:szCs w:val="14"/>
        </w:rPr>
        <w:t>cas</w:t>
      </w:r>
      <w:r>
        <w:rPr>
          <w:rFonts w:ascii="Arial" w:eastAsia="Arial" w:hAnsi="Arial" w:cs="Arial"/>
          <w:color w:val="282828"/>
          <w:sz w:val="14"/>
          <w:szCs w:val="14"/>
        </w:rPr>
        <w:tab/>
      </w:r>
      <w:r>
        <w:rPr>
          <w:rFonts w:ascii="Times New Roman" w:eastAsia="Times New Roman" w:hAnsi="Times New Roman" w:cs="Times New Roman"/>
          <w:color w:val="282828"/>
          <w:sz w:val="14"/>
          <w:szCs w:val="14"/>
        </w:rPr>
        <w:t>3</w:t>
      </w:r>
      <w:r>
        <w:rPr>
          <w:rFonts w:ascii="Times New Roman" w:eastAsia="Times New Roman" w:hAnsi="Times New Roman" w:cs="Times New Roman"/>
          <w:color w:val="282828"/>
          <w:spacing w:val="-22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color w:val="282828"/>
          <w:sz w:val="14"/>
          <w:szCs w:val="14"/>
        </w:rPr>
        <w:tab/>
      </w:r>
      <w:r>
        <w:rPr>
          <w:rFonts w:ascii="Arial" w:eastAsia="Arial" w:hAnsi="Arial" w:cs="Arial"/>
          <w:color w:val="010101"/>
          <w:w w:val="76"/>
          <w:position w:val="-13"/>
          <w:sz w:val="27"/>
          <w:szCs w:val="27"/>
        </w:rPr>
        <w:t xml:space="preserve">' </w:t>
      </w:r>
      <w:r>
        <w:rPr>
          <w:rFonts w:ascii="Arial" w:eastAsia="Arial" w:hAnsi="Arial" w:cs="Arial"/>
          <w:color w:val="010101"/>
          <w:spacing w:val="35"/>
          <w:w w:val="76"/>
          <w:position w:val="-13"/>
          <w:sz w:val="27"/>
          <w:szCs w:val="27"/>
        </w:rPr>
        <w:t xml:space="preserve"> </w:t>
      </w:r>
      <w:r>
        <w:rPr>
          <w:rFonts w:ascii="Arial" w:eastAsia="Arial" w:hAnsi="Arial" w:cs="Arial"/>
          <w:color w:val="010101"/>
          <w:spacing w:val="-24"/>
          <w:w w:val="298"/>
          <w:sz w:val="14"/>
          <w:szCs w:val="14"/>
        </w:rPr>
        <w:t>·</w:t>
      </w:r>
      <w:r>
        <w:rPr>
          <w:rFonts w:ascii="Arial" w:eastAsia="Arial" w:hAnsi="Arial" w:cs="Arial"/>
          <w:color w:val="444442"/>
          <w:spacing w:val="-16"/>
          <w:w w:val="108"/>
          <w:sz w:val="14"/>
          <w:szCs w:val="14"/>
        </w:rPr>
        <w:t>P</w:t>
      </w:r>
      <w:r>
        <w:rPr>
          <w:rFonts w:ascii="Arial" w:eastAsia="Arial" w:hAnsi="Arial" w:cs="Arial"/>
          <w:color w:val="282828"/>
          <w:spacing w:val="-9"/>
          <w:w w:val="132"/>
          <w:sz w:val="14"/>
          <w:szCs w:val="14"/>
        </w:rPr>
        <w:t>r</w:t>
      </w:r>
      <w:r>
        <w:rPr>
          <w:rFonts w:ascii="Arial" w:eastAsia="Arial" w:hAnsi="Arial" w:cs="Arial"/>
          <w:color w:val="444442"/>
          <w:spacing w:val="-9"/>
          <w:w w:val="124"/>
          <w:sz w:val="14"/>
          <w:szCs w:val="14"/>
        </w:rPr>
        <w:t>u</w:t>
      </w:r>
      <w:r>
        <w:rPr>
          <w:rFonts w:ascii="Arial" w:eastAsia="Arial" w:hAnsi="Arial" w:cs="Arial"/>
          <w:color w:val="282828"/>
          <w:w w:val="103"/>
          <w:sz w:val="14"/>
          <w:szCs w:val="14"/>
        </w:rPr>
        <w:t>eba</w:t>
      </w:r>
      <w:r>
        <w:rPr>
          <w:rFonts w:ascii="Arial" w:eastAsia="Arial" w:hAnsi="Arial" w:cs="Arial"/>
          <w:color w:val="282828"/>
          <w:spacing w:val="-7"/>
          <w:sz w:val="14"/>
          <w:szCs w:val="14"/>
        </w:rPr>
        <w:t xml:space="preserve"> </w:t>
      </w:r>
      <w:r>
        <w:rPr>
          <w:rFonts w:ascii="Arial" w:eastAsia="Arial" w:hAnsi="Arial" w:cs="Arial"/>
          <w:color w:val="282828"/>
          <w:sz w:val="14"/>
          <w:szCs w:val="14"/>
        </w:rPr>
        <w:t>de</w:t>
      </w:r>
      <w:r>
        <w:rPr>
          <w:rFonts w:ascii="Arial" w:eastAsia="Arial" w:hAnsi="Arial" w:cs="Arial"/>
          <w:color w:val="282828"/>
          <w:spacing w:val="4"/>
          <w:sz w:val="14"/>
          <w:szCs w:val="14"/>
        </w:rPr>
        <w:t xml:space="preserve"> </w:t>
      </w:r>
      <w:r>
        <w:rPr>
          <w:rFonts w:ascii="Arial" w:eastAsia="Arial" w:hAnsi="Arial" w:cs="Arial"/>
          <w:color w:val="282828"/>
          <w:sz w:val="14"/>
          <w:szCs w:val="14"/>
        </w:rPr>
        <w:t>d</w:t>
      </w:r>
      <w:r>
        <w:rPr>
          <w:rFonts w:ascii="Arial" w:eastAsia="Arial" w:hAnsi="Arial" w:cs="Arial"/>
          <w:color w:val="282828"/>
          <w:spacing w:val="3"/>
          <w:sz w:val="14"/>
          <w:szCs w:val="14"/>
        </w:rPr>
        <w:t>a</w:t>
      </w:r>
      <w:r>
        <w:rPr>
          <w:rFonts w:ascii="Arial" w:eastAsia="Arial" w:hAnsi="Arial" w:cs="Arial"/>
          <w:color w:val="444442"/>
          <w:spacing w:val="4"/>
          <w:sz w:val="14"/>
          <w:szCs w:val="14"/>
        </w:rPr>
        <w:t>t</w:t>
      </w:r>
      <w:r>
        <w:rPr>
          <w:rFonts w:ascii="Arial" w:eastAsia="Arial" w:hAnsi="Arial" w:cs="Arial"/>
          <w:color w:val="282828"/>
          <w:sz w:val="14"/>
          <w:szCs w:val="14"/>
        </w:rPr>
        <w:t>os</w:t>
      </w:r>
      <w:r>
        <w:rPr>
          <w:rFonts w:ascii="Arial" w:eastAsia="Arial" w:hAnsi="Arial" w:cs="Arial"/>
          <w:color w:val="282828"/>
          <w:spacing w:val="7"/>
          <w:sz w:val="14"/>
          <w:szCs w:val="14"/>
        </w:rPr>
        <w:t xml:space="preserve"> </w:t>
      </w:r>
      <w:r>
        <w:rPr>
          <w:rFonts w:ascii="Arial" w:eastAsia="Arial" w:hAnsi="Arial" w:cs="Arial"/>
          <w:color w:val="444442"/>
          <w:spacing w:val="-7"/>
          <w:w w:val="107"/>
          <w:sz w:val="14"/>
          <w:szCs w:val="14"/>
        </w:rPr>
        <w:t>p</w:t>
      </w:r>
      <w:r>
        <w:rPr>
          <w:rFonts w:ascii="Arial" w:eastAsia="Arial" w:hAnsi="Arial" w:cs="Arial"/>
          <w:color w:val="282828"/>
          <w:w w:val="107"/>
          <w:sz w:val="14"/>
          <w:szCs w:val="14"/>
        </w:rPr>
        <w:t>res</w:t>
      </w:r>
      <w:r>
        <w:rPr>
          <w:rFonts w:ascii="Arial" w:eastAsia="Arial" w:hAnsi="Arial" w:cs="Arial"/>
          <w:color w:val="282828"/>
          <w:spacing w:val="-5"/>
          <w:w w:val="107"/>
          <w:sz w:val="14"/>
          <w:szCs w:val="14"/>
        </w:rPr>
        <w:t>e</w:t>
      </w:r>
      <w:r>
        <w:rPr>
          <w:rFonts w:ascii="Arial" w:eastAsia="Arial" w:hAnsi="Arial" w:cs="Arial"/>
          <w:color w:val="444442"/>
          <w:w w:val="107"/>
          <w:sz w:val="14"/>
          <w:szCs w:val="14"/>
        </w:rPr>
        <w:t>n</w:t>
      </w:r>
      <w:r>
        <w:rPr>
          <w:rFonts w:ascii="Arial" w:eastAsia="Arial" w:hAnsi="Arial" w:cs="Arial"/>
          <w:color w:val="444442"/>
          <w:spacing w:val="-9"/>
          <w:w w:val="107"/>
          <w:sz w:val="14"/>
          <w:szCs w:val="14"/>
        </w:rPr>
        <w:t>t</w:t>
      </w:r>
      <w:r>
        <w:rPr>
          <w:rFonts w:ascii="Arial" w:eastAsia="Arial" w:hAnsi="Arial" w:cs="Arial"/>
          <w:color w:val="282828"/>
          <w:w w:val="107"/>
          <w:sz w:val="14"/>
          <w:szCs w:val="14"/>
        </w:rPr>
        <w:t>ados</w:t>
      </w:r>
      <w:r>
        <w:rPr>
          <w:rFonts w:ascii="Arial" w:eastAsia="Arial" w:hAnsi="Arial" w:cs="Arial"/>
          <w:color w:val="282828"/>
          <w:w w:val="107"/>
          <w:sz w:val="14"/>
          <w:szCs w:val="14"/>
        </w:rPr>
        <w:tab/>
      </w:r>
      <w:r>
        <w:rPr>
          <w:rFonts w:ascii="Arial" w:eastAsia="Arial" w:hAnsi="Arial" w:cs="Arial"/>
          <w:color w:val="282828"/>
          <w:spacing w:val="-36"/>
          <w:w w:val="107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color w:val="444442"/>
          <w:w w:val="172"/>
          <w:sz w:val="14"/>
          <w:szCs w:val="14"/>
        </w:rPr>
        <w:t>1</w:t>
      </w:r>
      <w:r>
        <w:rPr>
          <w:rFonts w:ascii="Times New Roman" w:eastAsia="Times New Roman" w:hAnsi="Times New Roman" w:cs="Times New Roman"/>
          <w:color w:val="444442"/>
          <w:spacing w:val="28"/>
          <w:w w:val="172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color w:val="BFBFBF"/>
          <w:w w:val="172"/>
          <w:position w:val="-3"/>
          <w:sz w:val="11"/>
          <w:szCs w:val="11"/>
        </w:rPr>
        <w:t>1</w:t>
      </w:r>
    </w:p>
    <w:p w14:paraId="5D6F2979" w14:textId="77777777" w:rsidR="00BE5A93" w:rsidRDefault="00BE5A93">
      <w:pPr>
        <w:spacing w:after="0" w:line="200" w:lineRule="exact"/>
        <w:rPr>
          <w:sz w:val="20"/>
          <w:szCs w:val="20"/>
        </w:rPr>
      </w:pPr>
    </w:p>
    <w:p w14:paraId="0C96DC9B" w14:textId="77777777" w:rsidR="00BE5A93" w:rsidRDefault="00BE5A93">
      <w:pPr>
        <w:spacing w:after="0" w:line="200" w:lineRule="exact"/>
        <w:rPr>
          <w:sz w:val="20"/>
          <w:szCs w:val="20"/>
        </w:rPr>
      </w:pPr>
    </w:p>
    <w:p w14:paraId="1299CB07" w14:textId="77777777" w:rsidR="00BE5A93" w:rsidRDefault="00BE5A93">
      <w:pPr>
        <w:spacing w:after="0" w:line="200" w:lineRule="exact"/>
        <w:rPr>
          <w:sz w:val="20"/>
          <w:szCs w:val="20"/>
        </w:rPr>
      </w:pPr>
    </w:p>
    <w:p w14:paraId="310E7F2B" w14:textId="77777777" w:rsidR="00BE5A93" w:rsidRDefault="00BE5A93">
      <w:pPr>
        <w:spacing w:after="0" w:line="200" w:lineRule="exact"/>
        <w:rPr>
          <w:sz w:val="20"/>
          <w:szCs w:val="20"/>
        </w:rPr>
      </w:pPr>
    </w:p>
    <w:p w14:paraId="1431743C" w14:textId="77777777" w:rsidR="00BE5A93" w:rsidRDefault="00BE5A93">
      <w:pPr>
        <w:spacing w:after="0" w:line="200" w:lineRule="exact"/>
        <w:rPr>
          <w:sz w:val="20"/>
          <w:szCs w:val="20"/>
        </w:rPr>
      </w:pPr>
    </w:p>
    <w:p w14:paraId="4844CC95" w14:textId="77777777" w:rsidR="00BE5A93" w:rsidRDefault="00BE5A93">
      <w:pPr>
        <w:spacing w:after="0" w:line="200" w:lineRule="exact"/>
        <w:rPr>
          <w:sz w:val="20"/>
          <w:szCs w:val="20"/>
        </w:rPr>
      </w:pPr>
    </w:p>
    <w:p w14:paraId="12693F1B" w14:textId="77777777" w:rsidR="00BE5A93" w:rsidRDefault="00BE5A93">
      <w:pPr>
        <w:spacing w:after="0" w:line="200" w:lineRule="exact"/>
        <w:rPr>
          <w:sz w:val="20"/>
          <w:szCs w:val="20"/>
        </w:rPr>
      </w:pPr>
    </w:p>
    <w:p w14:paraId="6AA6B384" w14:textId="77777777" w:rsidR="00BE5A93" w:rsidRDefault="00BE5A93">
      <w:pPr>
        <w:spacing w:after="0" w:line="200" w:lineRule="exact"/>
        <w:rPr>
          <w:sz w:val="20"/>
          <w:szCs w:val="20"/>
        </w:rPr>
      </w:pPr>
    </w:p>
    <w:p w14:paraId="1841BE73" w14:textId="77777777" w:rsidR="00BE5A93" w:rsidRDefault="00BE5A93">
      <w:pPr>
        <w:spacing w:before="15" w:after="0" w:line="220" w:lineRule="exact"/>
      </w:pPr>
    </w:p>
    <w:p w14:paraId="2D34000B" w14:textId="77777777" w:rsidR="00BE5A93" w:rsidRDefault="00645533">
      <w:pPr>
        <w:spacing w:before="34" w:after="0" w:line="226" w:lineRule="exact"/>
        <w:ind w:right="101"/>
        <w:jc w:val="right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314173" behindDoc="1" locked="0" layoutInCell="1" allowOverlap="1" wp14:anchorId="3C6E08F0" wp14:editId="6459B0B5">
                <wp:simplePos x="0" y="0"/>
                <wp:positionH relativeFrom="page">
                  <wp:posOffset>7030085</wp:posOffset>
                </wp:positionH>
                <wp:positionV relativeFrom="paragraph">
                  <wp:posOffset>-959485</wp:posOffset>
                </wp:positionV>
                <wp:extent cx="1270" cy="2835910"/>
                <wp:effectExtent l="10160" t="12065" r="7620" b="9525"/>
                <wp:wrapNone/>
                <wp:docPr id="45" name="Group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70" cy="2835910"/>
                          <a:chOff x="11071" y="-1511"/>
                          <a:chExt cx="2" cy="4466"/>
                        </a:xfrm>
                      </wpg:grpSpPr>
                      <wps:wsp>
                        <wps:cNvPr id="46" name="Freeform 5"/>
                        <wps:cNvSpPr>
                          <a:spLocks/>
                        </wps:cNvSpPr>
                        <wps:spPr bwMode="auto">
                          <a:xfrm>
                            <a:off x="11071" y="-1511"/>
                            <a:ext cx="2" cy="4466"/>
                          </a:xfrm>
                          <a:custGeom>
                            <a:avLst/>
                            <a:gdLst>
                              <a:gd name="T0" fmla="+- 0 2955 -1511"/>
                              <a:gd name="T1" fmla="*/ 2955 h 4466"/>
                              <a:gd name="T2" fmla="+- 0 -1511 -1511"/>
                              <a:gd name="T3" fmla="*/ -1511 h 4466"/>
                            </a:gdLst>
                            <a:ahLst/>
                            <a:cxnLst>
                              <a:cxn ang="0">
                                <a:pos x="0" y="T1"/>
                              </a:cxn>
                              <a:cxn ang="0">
                                <a:pos x="0" y="T3"/>
                              </a:cxn>
                            </a:cxnLst>
                            <a:rect l="0" t="0" r="r" b="b"/>
                            <a:pathLst>
                              <a:path h="4466">
                                <a:moveTo>
                                  <a:pt x="0" y="446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62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DE050BE" id="Group_x0020_4" o:spid="_x0000_s1026" style="position:absolute;margin-left:553.55pt;margin-top:-75.5pt;width:.1pt;height:223.3pt;z-index:-2307;mso-position-horizontal-relative:page" coordorigin="11071,-1511" coordsize="2,4466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">
                <v:polyline id="Freeform_x0020_5" o:spid="_x0000_s1027" style="position:absolute;visibility:visible;mso-wrap-style:square;v-text-anchor:top" points="11071,2955,11071,-1511" coordsize="2,4466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fRer3wwAA&#10;ANsAAAAPAAAAZHJzL2Rvd25yZXYueG1sRI9Ba8JAFITvBf/D8oReim6sEiV1FUkJ9NrUFry9Zp+b&#10;YPZtyG5N+u/dgtDjMDPfMNv9aFtxpd43jhUs5gkI4srpho2C40cx24DwAVlj65gU/JKH/W7ysMVM&#10;u4Hf6VoGIyKEfYYK6hC6TEpf1WTRz11HHL2z6y2GKHsjdY9DhNtWPidJKi02HBdq7CivqbqUP1aB&#10;4fVpUzyZz6PhPKfT67L7/mKlHqfj4QVEoDH8h+/tN61glcLfl/gD5O4G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BfRer3wwAAANsAAAAPAAAAAAAAAAAAAAAAAJcCAABkcnMvZG93&#10;bnJldi54bWxQSwUGAAAAAAQABAD1AAAAhwMAAAAA&#10;" filled="f" strokeweight="6626emu">
                  <v:path arrowok="t" o:connecttype="custom" o:connectlocs="0,2955;0,-1511" o:connectangles="0,0"/>
                </v:polylin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503314174" behindDoc="1" locked="0" layoutInCell="1" allowOverlap="1" wp14:anchorId="5FDD0192" wp14:editId="3C921482">
                <wp:simplePos x="0" y="0"/>
                <wp:positionH relativeFrom="page">
                  <wp:posOffset>890905</wp:posOffset>
                </wp:positionH>
                <wp:positionV relativeFrom="paragraph">
                  <wp:posOffset>-949960</wp:posOffset>
                </wp:positionV>
                <wp:extent cx="6112510" cy="2806065"/>
                <wp:effectExtent l="0" t="2540" r="0" b="1270"/>
                <wp:wrapNone/>
                <wp:docPr id="44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12510" cy="28060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3715"/>
                              <w:gridCol w:w="4800"/>
                              <w:gridCol w:w="162"/>
                              <w:gridCol w:w="918"/>
                            </w:tblGrid>
                            <w:tr w:rsidR="005513D0" w14:paraId="68BF69E7" w14:textId="77777777">
                              <w:trPr>
                                <w:trHeight w:hRule="exact" w:val="209"/>
                              </w:trPr>
                              <w:tc>
                                <w:tcPr>
                                  <w:tcW w:w="3715" w:type="dxa"/>
                                  <w:tcBorders>
                                    <w:top w:val="single" w:sz="4" w:space="0" w:color="000000"/>
                                    <w:left w:val="single" w:sz="4" w:space="0" w:color="030303"/>
                                    <w:bottom w:val="single" w:sz="4" w:space="0" w:color="000000"/>
                                    <w:right w:val="single" w:sz="4" w:space="0" w:color="030303"/>
                                  </w:tcBorders>
                                </w:tcPr>
                                <w:p w14:paraId="47BB8D2F" w14:textId="77777777" w:rsidR="005513D0" w:rsidRDefault="005513D0">
                                  <w:pPr>
                                    <w:spacing w:before="14" w:after="0" w:line="240" w:lineRule="auto"/>
                                    <w:ind w:left="21" w:right="-20"/>
                                    <w:rPr>
                                      <w:rFonts w:ascii="Arial" w:eastAsia="Arial" w:hAnsi="Arial" w:cs="Arial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Arial" w:eastAsia="Arial" w:hAnsi="Arial" w:cs="Arial"/>
                                      <w:color w:val="282828"/>
                                      <w:sz w:val="14"/>
                                      <w:szCs w:val="14"/>
                                    </w:rPr>
                                    <w:t>Nombre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282828"/>
                                      <w:spacing w:val="32"/>
                                      <w:sz w:val="14"/>
                                      <w:szCs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282828"/>
                                      <w:sz w:val="14"/>
                                      <w:szCs w:val="14"/>
                                    </w:rPr>
                                    <w:t>de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282828"/>
                                      <w:spacing w:val="-1"/>
                                      <w:sz w:val="14"/>
                                      <w:szCs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282828"/>
                                      <w:sz w:val="14"/>
                                      <w:szCs w:val="14"/>
                                    </w:rPr>
                                    <w:t>la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282828"/>
                                      <w:spacing w:val="7"/>
                                      <w:sz w:val="14"/>
                                      <w:szCs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282828"/>
                                      <w:w w:val="103"/>
                                      <w:sz w:val="14"/>
                                      <w:szCs w:val="14"/>
                                    </w:rPr>
                                    <w:t>tarea</w:t>
                                  </w:r>
                                </w:p>
                              </w:tc>
                              <w:tc>
                                <w:tcPr>
                                  <w:tcW w:w="4800" w:type="dxa"/>
                                  <w:tcBorders>
                                    <w:top w:val="single" w:sz="4" w:space="0" w:color="000000"/>
                                    <w:left w:val="single" w:sz="4" w:space="0" w:color="030303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01240EA2" w14:textId="77777777" w:rsidR="005513D0" w:rsidRDefault="005513D0">
                                  <w:pPr>
                                    <w:spacing w:before="14" w:after="0" w:line="240" w:lineRule="auto"/>
                                    <w:ind w:left="21" w:right="-20"/>
                                    <w:rPr>
                                      <w:rFonts w:ascii="Arial" w:eastAsia="Arial" w:hAnsi="Arial" w:cs="Arial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Arial" w:eastAsia="Arial" w:hAnsi="Arial" w:cs="Arial"/>
                                      <w:color w:val="282828"/>
                                      <w:sz w:val="14"/>
                                      <w:szCs w:val="14"/>
                                    </w:rPr>
                                    <w:t>Duración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282828"/>
                                      <w:spacing w:val="14"/>
                                      <w:sz w:val="14"/>
                                      <w:szCs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282828"/>
                                      <w:w w:val="115"/>
                                      <w:sz w:val="14"/>
                                      <w:szCs w:val="14"/>
                                    </w:rPr>
                                    <w:t>(di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282828"/>
                                      <w:spacing w:val="-11"/>
                                      <w:w w:val="115"/>
                                      <w:sz w:val="14"/>
                                      <w:szCs w:val="14"/>
                                    </w:rPr>
                                    <w:t>a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444442"/>
                                      <w:spacing w:val="-18"/>
                                      <w:w w:val="115"/>
                                      <w:sz w:val="14"/>
                                      <w:szCs w:val="14"/>
                                    </w:rPr>
                                    <w:t>s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282828"/>
                                      <w:w w:val="115"/>
                                      <w:sz w:val="14"/>
                                      <w:szCs w:val="14"/>
                                    </w:rPr>
                                    <w:t>)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282828"/>
                                      <w:spacing w:val="12"/>
                                      <w:w w:val="115"/>
                                      <w:sz w:val="14"/>
                                      <w:szCs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010101"/>
                                      <w:spacing w:val="-12"/>
                                      <w:w w:val="169"/>
                                      <w:sz w:val="14"/>
                                      <w:szCs w:val="14"/>
                                    </w:rPr>
                                    <w:t>i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282828"/>
                                      <w:w w:val="108"/>
                                      <w:sz w:val="14"/>
                                      <w:szCs w:val="14"/>
                                    </w:rPr>
                                    <w:t>Nombre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282828"/>
                                      <w:spacing w:val="-8"/>
                                      <w:sz w:val="14"/>
                                      <w:szCs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282828"/>
                                      <w:sz w:val="14"/>
                                      <w:szCs w:val="14"/>
                                    </w:rPr>
                                    <w:t>de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282828"/>
                                      <w:spacing w:val="-1"/>
                                      <w:sz w:val="14"/>
                                      <w:szCs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282828"/>
                                      <w:sz w:val="14"/>
                                      <w:szCs w:val="14"/>
                                    </w:rPr>
                                    <w:t>la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282828"/>
                                      <w:spacing w:val="7"/>
                                      <w:sz w:val="14"/>
                                      <w:szCs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282828"/>
                                      <w:w w:val="103"/>
                                      <w:sz w:val="14"/>
                                      <w:szCs w:val="14"/>
                                    </w:rPr>
                                    <w:t>tarea</w:t>
                                  </w:r>
                                </w:p>
                              </w:tc>
                              <w:tc>
                                <w:tcPr>
                                  <w:tcW w:w="1080" w:type="dxa"/>
                                  <w:gridSpan w:val="2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nil"/>
                                  </w:tcBorders>
                                </w:tcPr>
                                <w:p w14:paraId="5F52060F" w14:textId="77777777" w:rsidR="005513D0" w:rsidRDefault="005513D0">
                                  <w:pPr>
                                    <w:spacing w:before="25" w:after="0" w:line="240" w:lineRule="auto"/>
                                    <w:ind w:left="21" w:right="-20"/>
                                    <w:rPr>
                                      <w:rFonts w:ascii="Arial" w:eastAsia="Arial" w:hAnsi="Arial" w:cs="Arial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Arial" w:eastAsia="Arial" w:hAnsi="Arial" w:cs="Arial"/>
                                      <w:color w:val="282828"/>
                                      <w:sz w:val="14"/>
                                      <w:szCs w:val="14"/>
                                    </w:rPr>
                                    <w:t>Duración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282828"/>
                                      <w:spacing w:val="2"/>
                                      <w:sz w:val="14"/>
                                      <w:szCs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282828"/>
                                      <w:w w:val="105"/>
                                      <w:sz w:val="14"/>
                                      <w:szCs w:val="14"/>
                                    </w:rPr>
                                    <w:t>(dias)</w:t>
                                  </w:r>
                                </w:p>
                              </w:tc>
                            </w:tr>
                            <w:tr w:rsidR="005513D0" w14:paraId="074CE3B1" w14:textId="77777777">
                              <w:trPr>
                                <w:trHeight w:hRule="exact" w:val="209"/>
                              </w:trPr>
                              <w:tc>
                                <w:tcPr>
                                  <w:tcW w:w="3715" w:type="dxa"/>
                                  <w:tcBorders>
                                    <w:top w:val="single" w:sz="4" w:space="0" w:color="000000"/>
                                    <w:left w:val="single" w:sz="4" w:space="0" w:color="030303"/>
                                    <w:bottom w:val="single" w:sz="4" w:space="0" w:color="000000"/>
                                    <w:right w:val="single" w:sz="4" w:space="0" w:color="030303"/>
                                  </w:tcBorders>
                                </w:tcPr>
                                <w:p w14:paraId="124EC346" w14:textId="77777777" w:rsidR="005513D0" w:rsidRDefault="005513D0">
                                  <w:pPr>
                                    <w:spacing w:before="25" w:after="0" w:line="240" w:lineRule="auto"/>
                                    <w:ind w:left="44" w:right="-20"/>
                                    <w:rPr>
                                      <w:rFonts w:ascii="Arial" w:eastAsia="Arial" w:hAnsi="Arial" w:cs="Arial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Arial" w:eastAsia="Arial" w:hAnsi="Arial" w:cs="Arial"/>
                                      <w:color w:val="010101"/>
                                      <w:spacing w:val="-23"/>
                                      <w:w w:val="298"/>
                                      <w:sz w:val="14"/>
                                      <w:szCs w:val="14"/>
                                    </w:rPr>
                                    <w:t>·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282828"/>
                                      <w:w w:val="115"/>
                                      <w:sz w:val="14"/>
                                      <w:szCs w:val="14"/>
                                    </w:rPr>
                                    <w:t>Modulo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282828"/>
                                      <w:spacing w:val="-20"/>
                                      <w:sz w:val="14"/>
                                      <w:szCs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181618"/>
                                      <w:sz w:val="14"/>
                                      <w:szCs w:val="14"/>
                                    </w:rPr>
                                    <w:t>de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181618"/>
                                      <w:spacing w:val="4"/>
                                      <w:sz w:val="14"/>
                                      <w:szCs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282828"/>
                                      <w:w w:val="98"/>
                                      <w:sz w:val="14"/>
                                      <w:szCs w:val="14"/>
                                    </w:rPr>
                                    <w:t>sabana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282828"/>
                                      <w:spacing w:val="-6"/>
                                      <w:w w:val="98"/>
                                      <w:sz w:val="14"/>
                                      <w:szCs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282828"/>
                                      <w:sz w:val="14"/>
                                      <w:szCs w:val="14"/>
                                    </w:rPr>
                                    <w:t>de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282828"/>
                                      <w:spacing w:val="1"/>
                                      <w:sz w:val="14"/>
                                      <w:szCs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282828"/>
                                      <w:w w:val="105"/>
                                      <w:sz w:val="14"/>
                                      <w:szCs w:val="14"/>
                                    </w:rPr>
                                    <w:t>calificacion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282828"/>
                                      <w:spacing w:val="-1"/>
                                      <w:w w:val="106"/>
                                      <w:sz w:val="14"/>
                                      <w:szCs w:val="14"/>
                                    </w:rPr>
                                    <w:t>e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444442"/>
                                      <w:w w:val="104"/>
                                      <w:sz w:val="14"/>
                                      <w:szCs w:val="14"/>
                                    </w:rPr>
                                    <w:t>s</w:t>
                                  </w:r>
                                </w:p>
                              </w:tc>
                              <w:tc>
                                <w:tcPr>
                                  <w:tcW w:w="4800" w:type="dxa"/>
                                  <w:tcBorders>
                                    <w:top w:val="single" w:sz="4" w:space="0" w:color="000000"/>
                                    <w:left w:val="single" w:sz="4" w:space="0" w:color="030303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72A60DAC" w14:textId="77777777" w:rsidR="005513D0" w:rsidRDefault="005513D0">
                                  <w:pPr>
                                    <w:tabs>
                                      <w:tab w:val="left" w:pos="1060"/>
                                      <w:tab w:val="left" w:pos="1340"/>
                                    </w:tabs>
                                    <w:spacing w:after="0" w:line="187" w:lineRule="exact"/>
                                    <w:ind w:left="511" w:right="-20"/>
                                    <w:rPr>
                                      <w:rFonts w:ascii="Arial" w:eastAsia="Arial" w:hAnsi="Arial" w:cs="Arial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color w:val="444442"/>
                                      <w:w w:val="136"/>
                                      <w:position w:val="-1"/>
                                      <w:sz w:val="14"/>
                                      <w:szCs w:val="14"/>
                                    </w:rPr>
                                    <w:t>8</w:t>
                                  </w:r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color w:val="444442"/>
                                      <w:position w:val="-1"/>
                                      <w:sz w:val="14"/>
                                      <w:szCs w:val="14"/>
                                    </w:rPr>
                                    <w:tab/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010101"/>
                                      <w:position w:val="2"/>
                                      <w:sz w:val="17"/>
                                      <w:szCs w:val="17"/>
                                    </w:rPr>
                                    <w:t>;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010101"/>
                                      <w:spacing w:val="-40"/>
                                      <w:position w:val="2"/>
                                      <w:sz w:val="17"/>
                                      <w:szCs w:val="17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010101"/>
                                      <w:position w:val="2"/>
                                      <w:sz w:val="17"/>
                                      <w:szCs w:val="17"/>
                                    </w:rPr>
                                    <w:tab/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010101"/>
                                      <w:w w:val="130"/>
                                      <w:position w:val="-1"/>
                                      <w:sz w:val="14"/>
                                      <w:szCs w:val="14"/>
                                    </w:rPr>
                                    <w:t>·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010101"/>
                                      <w:spacing w:val="-12"/>
                                      <w:w w:val="130"/>
                                      <w:position w:val="-1"/>
                                      <w:sz w:val="14"/>
                                      <w:szCs w:val="14"/>
                                    </w:rPr>
                                    <w:t>M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282828"/>
                                      <w:w w:val="98"/>
                                      <w:position w:val="-1"/>
                                      <w:sz w:val="14"/>
                                      <w:szCs w:val="14"/>
                                    </w:rPr>
                                    <w:t>ap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282828"/>
                                      <w:spacing w:val="1"/>
                                      <w:w w:val="98"/>
                                      <w:position w:val="-1"/>
                                      <w:sz w:val="14"/>
                                      <w:szCs w:val="14"/>
                                    </w:rPr>
                                    <w:t>a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444442"/>
                                      <w:w w:val="104"/>
                                      <w:position w:val="-1"/>
                                      <w:sz w:val="14"/>
                                      <w:szCs w:val="14"/>
                                    </w:rPr>
                                    <w:t>s</w:t>
                                  </w:r>
                                </w:p>
                              </w:tc>
                              <w:tc>
                                <w:tcPr>
                                  <w:tcW w:w="1080" w:type="dxa"/>
                                  <w:gridSpan w:val="2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nil"/>
                                  </w:tcBorders>
                                </w:tcPr>
                                <w:p w14:paraId="676776FE" w14:textId="77777777" w:rsidR="005513D0" w:rsidRDefault="005513D0">
                                  <w:pPr>
                                    <w:spacing w:before="26" w:after="0" w:line="240" w:lineRule="auto"/>
                                    <w:ind w:left="424" w:right="392"/>
                                    <w:jc w:val="center"/>
                                    <w:rPr>
                                      <w:rFonts w:ascii="Times New Roman" w:eastAsia="Times New Roman" w:hAnsi="Times New Roman" w:cs="Times New Roman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color w:val="282828"/>
                                      <w:w w:val="121"/>
                                      <w:sz w:val="14"/>
                                      <w:szCs w:val="14"/>
                                    </w:rPr>
                                    <w:t>13</w:t>
                                  </w:r>
                                </w:p>
                              </w:tc>
                            </w:tr>
                            <w:tr w:rsidR="005513D0" w14:paraId="4BDCF12A" w14:textId="77777777">
                              <w:trPr>
                                <w:trHeight w:hRule="exact" w:val="209"/>
                              </w:trPr>
                              <w:tc>
                                <w:tcPr>
                                  <w:tcW w:w="3715" w:type="dxa"/>
                                  <w:tcBorders>
                                    <w:top w:val="single" w:sz="4" w:space="0" w:color="000000"/>
                                    <w:left w:val="single" w:sz="4" w:space="0" w:color="030303"/>
                                    <w:bottom w:val="single" w:sz="4" w:space="0" w:color="000000"/>
                                    <w:right w:val="single" w:sz="4" w:space="0" w:color="030303"/>
                                  </w:tcBorders>
                                </w:tcPr>
                                <w:p w14:paraId="2BC7A29E" w14:textId="77777777" w:rsidR="005513D0" w:rsidRDefault="005513D0">
                                  <w:pPr>
                                    <w:spacing w:before="14" w:after="0" w:line="240" w:lineRule="auto"/>
                                    <w:ind w:left="168" w:right="-20"/>
                                    <w:rPr>
                                      <w:rFonts w:ascii="Arial" w:eastAsia="Arial" w:hAnsi="Arial" w:cs="Arial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Arial" w:eastAsia="Arial" w:hAnsi="Arial" w:cs="Arial"/>
                                      <w:color w:val="181618"/>
                                      <w:spacing w:val="-24"/>
                                      <w:w w:val="298"/>
                                      <w:sz w:val="14"/>
                                      <w:szCs w:val="14"/>
                                    </w:rPr>
                                    <w:t>·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444442"/>
                                      <w:spacing w:val="-19"/>
                                      <w:w w:val="113"/>
                                      <w:sz w:val="14"/>
                                      <w:szCs w:val="14"/>
                                    </w:rPr>
                                    <w:t>D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5B5E59"/>
                                      <w:w w:val="254"/>
                                      <w:sz w:val="14"/>
                                      <w:szCs w:val="14"/>
                                    </w:rPr>
                                    <w:t>i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5B5E59"/>
                                      <w:spacing w:val="-25"/>
                                      <w:sz w:val="14"/>
                                      <w:szCs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282828"/>
                                      <w:sz w:val="14"/>
                                      <w:szCs w:val="14"/>
                                    </w:rPr>
                                    <w:t>s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282828"/>
                                      <w:spacing w:val="-5"/>
                                      <w:sz w:val="14"/>
                                      <w:szCs w:val="14"/>
                                    </w:rPr>
                                    <w:t>e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444442"/>
                                      <w:spacing w:val="-8"/>
                                      <w:sz w:val="14"/>
                                      <w:szCs w:val="14"/>
                                    </w:rPr>
                                    <w:t>ñ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282828"/>
                                      <w:sz w:val="14"/>
                                      <w:szCs w:val="14"/>
                                    </w:rPr>
                                    <w:t>o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282828"/>
                                      <w:spacing w:val="15"/>
                                      <w:sz w:val="14"/>
                                      <w:szCs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282828"/>
                                      <w:w w:val="108"/>
                                      <w:sz w:val="14"/>
                                      <w:szCs w:val="14"/>
                                    </w:rPr>
                                    <w:t>de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282828"/>
                                      <w:spacing w:val="-29"/>
                                      <w:sz w:val="14"/>
                                      <w:szCs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5B5E59"/>
                                      <w:spacing w:val="5"/>
                                      <w:w w:val="254"/>
                                      <w:sz w:val="14"/>
                                      <w:szCs w:val="14"/>
                                    </w:rPr>
                                    <w:t>i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282828"/>
                                      <w:spacing w:val="-6"/>
                                      <w:w w:val="124"/>
                                      <w:sz w:val="14"/>
                                      <w:szCs w:val="14"/>
                                    </w:rPr>
                                    <w:t>n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444442"/>
                                      <w:spacing w:val="-8"/>
                                      <w:w w:val="146"/>
                                      <w:sz w:val="14"/>
                                      <w:szCs w:val="14"/>
                                    </w:rPr>
                                    <w:t>t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282828"/>
                                      <w:w w:val="102"/>
                                      <w:sz w:val="14"/>
                                      <w:szCs w:val="14"/>
                                    </w:rPr>
                                    <w:t>erfa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282828"/>
                                      <w:w w:val="103"/>
                                      <w:sz w:val="14"/>
                                      <w:szCs w:val="14"/>
                                    </w:rPr>
                                    <w:t>z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282828"/>
                                      <w:spacing w:val="-14"/>
                                      <w:sz w:val="14"/>
                                      <w:szCs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282828"/>
                                      <w:w w:val="103"/>
                                      <w:sz w:val="14"/>
                                      <w:szCs w:val="14"/>
                                    </w:rPr>
                                    <w:t>gr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282828"/>
                                      <w:spacing w:val="4"/>
                                      <w:w w:val="103"/>
                                      <w:sz w:val="14"/>
                                      <w:szCs w:val="14"/>
                                    </w:rPr>
                                    <w:t>a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444442"/>
                                      <w:w w:val="140"/>
                                      <w:sz w:val="14"/>
                                      <w:szCs w:val="14"/>
                                    </w:rPr>
                                    <w:t>f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444442"/>
                                      <w:spacing w:val="-9"/>
                                      <w:w w:val="141"/>
                                      <w:sz w:val="14"/>
                                      <w:szCs w:val="14"/>
                                    </w:rPr>
                                    <w:t>i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282828"/>
                                      <w:w w:val="92"/>
                                      <w:sz w:val="14"/>
                                      <w:szCs w:val="14"/>
                                    </w:rPr>
                                    <w:t>ca</w:t>
                                  </w:r>
                                </w:p>
                              </w:tc>
                              <w:tc>
                                <w:tcPr>
                                  <w:tcW w:w="4800" w:type="dxa"/>
                                  <w:tcBorders>
                                    <w:top w:val="single" w:sz="4" w:space="0" w:color="000000"/>
                                    <w:left w:val="single" w:sz="4" w:space="0" w:color="030303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24B64C69" w14:textId="77777777" w:rsidR="005513D0" w:rsidRDefault="005513D0">
                                  <w:pPr>
                                    <w:tabs>
                                      <w:tab w:val="left" w:pos="1360"/>
                                    </w:tabs>
                                    <w:spacing w:before="25" w:after="0" w:line="240" w:lineRule="auto"/>
                                    <w:ind w:left="511" w:right="-20"/>
                                    <w:rPr>
                                      <w:rFonts w:ascii="Arial" w:eastAsia="Arial" w:hAnsi="Arial" w:cs="Arial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color w:val="444442"/>
                                      <w:w w:val="199"/>
                                      <w:sz w:val="14"/>
                                      <w:szCs w:val="14"/>
                                    </w:rPr>
                                    <w:t>1</w:t>
                                  </w:r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color w:val="444442"/>
                                      <w:sz w:val="14"/>
                                      <w:szCs w:val="14"/>
                                    </w:rPr>
                                    <w:tab/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010101"/>
                                      <w:spacing w:val="-24"/>
                                      <w:w w:val="298"/>
                                      <w:sz w:val="14"/>
                                      <w:szCs w:val="14"/>
                                    </w:rPr>
                                    <w:t>·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444442"/>
                                      <w:spacing w:val="-19"/>
                                      <w:w w:val="113"/>
                                      <w:sz w:val="14"/>
                                      <w:szCs w:val="14"/>
                                    </w:rPr>
                                    <w:t>D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5B5E59"/>
                                      <w:w w:val="254"/>
                                      <w:sz w:val="14"/>
                                      <w:szCs w:val="14"/>
                                    </w:rPr>
                                    <w:t>i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5B5E59"/>
                                      <w:spacing w:val="-25"/>
                                      <w:sz w:val="14"/>
                                      <w:szCs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181618"/>
                                      <w:sz w:val="14"/>
                                      <w:szCs w:val="14"/>
                                    </w:rPr>
                                    <w:t>s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181618"/>
                                      <w:spacing w:val="-5"/>
                                      <w:sz w:val="14"/>
                                      <w:szCs w:val="14"/>
                                    </w:rPr>
                                    <w:t>e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444442"/>
                                      <w:spacing w:val="-8"/>
                                      <w:sz w:val="14"/>
                                      <w:szCs w:val="14"/>
                                    </w:rPr>
                                    <w:t>ñ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282828"/>
                                      <w:sz w:val="14"/>
                                      <w:szCs w:val="14"/>
                                    </w:rPr>
                                    <w:t>o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282828"/>
                                      <w:spacing w:val="15"/>
                                      <w:sz w:val="14"/>
                                      <w:szCs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282828"/>
                                      <w:w w:val="108"/>
                                      <w:sz w:val="14"/>
                                      <w:szCs w:val="14"/>
                                    </w:rPr>
                                    <w:t>de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282828"/>
                                      <w:spacing w:val="-29"/>
                                      <w:sz w:val="14"/>
                                      <w:szCs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5B5E59"/>
                                      <w:spacing w:val="5"/>
                                      <w:w w:val="254"/>
                                      <w:sz w:val="14"/>
                                      <w:szCs w:val="14"/>
                                    </w:rPr>
                                    <w:t>i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444442"/>
                                      <w:w w:val="118"/>
                                      <w:sz w:val="14"/>
                                      <w:szCs w:val="14"/>
                                    </w:rPr>
                                    <w:t>n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444442"/>
                                      <w:spacing w:val="3"/>
                                      <w:w w:val="117"/>
                                      <w:sz w:val="14"/>
                                      <w:szCs w:val="14"/>
                                    </w:rPr>
                                    <w:t>t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282828"/>
                                      <w:w w:val="102"/>
                                      <w:sz w:val="14"/>
                                      <w:szCs w:val="14"/>
                                    </w:rPr>
                                    <w:t>erfa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282828"/>
                                      <w:w w:val="103"/>
                                      <w:sz w:val="14"/>
                                      <w:szCs w:val="14"/>
                                    </w:rPr>
                                    <w:t>z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282828"/>
                                      <w:spacing w:val="-14"/>
                                      <w:sz w:val="14"/>
                                      <w:szCs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282828"/>
                                      <w:w w:val="108"/>
                                      <w:sz w:val="14"/>
                                      <w:szCs w:val="14"/>
                                    </w:rPr>
                                    <w:t>gra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282828"/>
                                      <w:spacing w:val="-10"/>
                                      <w:w w:val="107"/>
                                      <w:sz w:val="14"/>
                                      <w:szCs w:val="14"/>
                                    </w:rPr>
                                    <w:t>f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5B5E59"/>
                                      <w:w w:val="254"/>
                                      <w:sz w:val="14"/>
                                      <w:szCs w:val="14"/>
                                    </w:rPr>
                                    <w:t>i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5B5E59"/>
                                      <w:spacing w:val="-27"/>
                                      <w:sz w:val="14"/>
                                      <w:szCs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282828"/>
                                      <w:sz w:val="14"/>
                                      <w:szCs w:val="14"/>
                                    </w:rPr>
                                    <w:t>ca</w:t>
                                  </w:r>
                                </w:p>
                              </w:tc>
                              <w:tc>
                                <w:tcPr>
                                  <w:tcW w:w="1080" w:type="dxa"/>
                                  <w:gridSpan w:val="2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nil"/>
                                  </w:tcBorders>
                                </w:tcPr>
                                <w:p w14:paraId="009E16CA" w14:textId="77777777" w:rsidR="005513D0" w:rsidRDefault="005513D0">
                                  <w:pPr>
                                    <w:spacing w:before="26" w:after="0" w:line="240" w:lineRule="auto"/>
                                    <w:ind w:left="470" w:right="383"/>
                                    <w:jc w:val="center"/>
                                    <w:rPr>
                                      <w:rFonts w:ascii="Times New Roman" w:eastAsia="Times New Roman" w:hAnsi="Times New Roman" w:cs="Times New Roman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color w:val="444442"/>
                                      <w:w w:val="199"/>
                                      <w:sz w:val="14"/>
                                      <w:szCs w:val="14"/>
                                    </w:rPr>
                                    <w:t>1</w:t>
                                  </w:r>
                                </w:p>
                              </w:tc>
                            </w:tr>
                            <w:tr w:rsidR="005513D0" w14:paraId="50E77547" w14:textId="77777777">
                              <w:trPr>
                                <w:trHeight w:hRule="exact" w:val="209"/>
                              </w:trPr>
                              <w:tc>
                                <w:tcPr>
                                  <w:tcW w:w="3715" w:type="dxa"/>
                                  <w:tcBorders>
                                    <w:top w:val="single" w:sz="4" w:space="0" w:color="000000"/>
                                    <w:left w:val="single" w:sz="4" w:space="0" w:color="030303"/>
                                    <w:bottom w:val="single" w:sz="4" w:space="0" w:color="000000"/>
                                    <w:right w:val="single" w:sz="4" w:space="0" w:color="030303"/>
                                  </w:tcBorders>
                                </w:tcPr>
                                <w:p w14:paraId="761CB16C" w14:textId="77777777" w:rsidR="005513D0" w:rsidRDefault="005513D0">
                                  <w:pPr>
                                    <w:spacing w:before="25" w:after="0" w:line="240" w:lineRule="auto"/>
                                    <w:ind w:left="179" w:right="-20"/>
                                    <w:rPr>
                                      <w:rFonts w:ascii="Arial" w:eastAsia="Arial" w:hAnsi="Arial" w:cs="Arial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Arial" w:eastAsia="Arial" w:hAnsi="Arial" w:cs="Arial"/>
                                      <w:color w:val="010101"/>
                                      <w:spacing w:val="-16"/>
                                      <w:w w:val="298"/>
                                      <w:sz w:val="14"/>
                                      <w:szCs w:val="14"/>
                                    </w:rPr>
                                    <w:t>·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282828"/>
                                      <w:w w:val="97"/>
                                      <w:sz w:val="14"/>
                                      <w:szCs w:val="14"/>
                                    </w:rPr>
                                    <w:t>Crea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282828"/>
                                      <w:spacing w:val="-14"/>
                                      <w:w w:val="97"/>
                                      <w:sz w:val="14"/>
                                      <w:szCs w:val="14"/>
                                    </w:rPr>
                                    <w:t>c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5B5E59"/>
                                      <w:w w:val="254"/>
                                      <w:sz w:val="14"/>
                                      <w:szCs w:val="14"/>
                                    </w:rPr>
                                    <w:t>i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5B5E59"/>
                                      <w:spacing w:val="-25"/>
                                      <w:sz w:val="14"/>
                                      <w:szCs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282828"/>
                                      <w:spacing w:val="-4"/>
                                      <w:sz w:val="14"/>
                                      <w:szCs w:val="14"/>
                                    </w:rPr>
                                    <w:t>o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444442"/>
                                      <w:sz w:val="14"/>
                                      <w:szCs w:val="14"/>
                                    </w:rPr>
                                    <w:t>n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444442"/>
                                      <w:spacing w:val="8"/>
                                      <w:sz w:val="14"/>
                                      <w:szCs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282828"/>
                                      <w:sz w:val="14"/>
                                      <w:szCs w:val="14"/>
                                    </w:rPr>
                                    <w:t>de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282828"/>
                                      <w:spacing w:val="-1"/>
                                      <w:sz w:val="14"/>
                                      <w:szCs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282828"/>
                                      <w:sz w:val="14"/>
                                      <w:szCs w:val="14"/>
                                    </w:rPr>
                                    <w:t>p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282828"/>
                                      <w:spacing w:val="-9"/>
                                      <w:sz w:val="14"/>
                                      <w:szCs w:val="14"/>
                                    </w:rPr>
                                    <w:t>r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444442"/>
                                      <w:spacing w:val="-9"/>
                                      <w:sz w:val="14"/>
                                      <w:szCs w:val="14"/>
                                    </w:rPr>
                                    <w:t>u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282828"/>
                                      <w:sz w:val="14"/>
                                      <w:szCs w:val="14"/>
                                    </w:rPr>
                                    <w:t>ebas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282828"/>
                                      <w:spacing w:val="34"/>
                                      <w:sz w:val="14"/>
                                      <w:szCs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282828"/>
                                      <w:sz w:val="14"/>
                                      <w:szCs w:val="14"/>
                                    </w:rPr>
                                    <w:t>de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282828"/>
                                      <w:spacing w:val="3"/>
                                      <w:sz w:val="14"/>
                                      <w:szCs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282828"/>
                                      <w:w w:val="97"/>
                                      <w:sz w:val="14"/>
                                      <w:szCs w:val="14"/>
                                    </w:rPr>
                                    <w:t>ac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282828"/>
                                      <w:spacing w:val="-5"/>
                                      <w:w w:val="97"/>
                                      <w:sz w:val="14"/>
                                      <w:szCs w:val="14"/>
                                    </w:rPr>
                                    <w:t>e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444442"/>
                                      <w:w w:val="128"/>
                                      <w:sz w:val="14"/>
                                      <w:szCs w:val="14"/>
                                    </w:rPr>
                                    <w:t>p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444442"/>
                                      <w:spacing w:val="-8"/>
                                      <w:w w:val="127"/>
                                      <w:sz w:val="14"/>
                                      <w:szCs w:val="14"/>
                                    </w:rPr>
                                    <w:t>t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282828"/>
                                      <w:w w:val="96"/>
                                      <w:sz w:val="14"/>
                                      <w:szCs w:val="14"/>
                                    </w:rPr>
                                    <w:t>a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282828"/>
                                      <w:spacing w:val="-14"/>
                                      <w:w w:val="96"/>
                                      <w:sz w:val="14"/>
                                      <w:szCs w:val="14"/>
                                    </w:rPr>
                                    <w:t>c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5B5E59"/>
                                      <w:w w:val="254"/>
                                      <w:sz w:val="14"/>
                                      <w:szCs w:val="14"/>
                                    </w:rPr>
                                    <w:t>i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5B5E59"/>
                                      <w:spacing w:val="-25"/>
                                      <w:sz w:val="14"/>
                                      <w:szCs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282828"/>
                                      <w:spacing w:val="-17"/>
                                      <w:sz w:val="14"/>
                                      <w:szCs w:val="14"/>
                                    </w:rPr>
                                    <w:t>o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444442"/>
                                      <w:sz w:val="14"/>
                                      <w:szCs w:val="14"/>
                                    </w:rPr>
                                    <w:t>n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444442"/>
                                      <w:spacing w:val="17"/>
                                      <w:sz w:val="14"/>
                                      <w:szCs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5B5E59"/>
                                      <w:spacing w:val="-12"/>
                                      <w:w w:val="126"/>
                                      <w:sz w:val="14"/>
                                      <w:szCs w:val="14"/>
                                    </w:rPr>
                                    <w:t>(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181618"/>
                                      <w:w w:val="91"/>
                                      <w:sz w:val="14"/>
                                      <w:szCs w:val="14"/>
                                    </w:rPr>
                                    <w:t>TO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181618"/>
                                      <w:spacing w:val="-15"/>
                                      <w:w w:val="91"/>
                                      <w:sz w:val="14"/>
                                      <w:szCs w:val="14"/>
                                    </w:rPr>
                                    <w:t>O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444442"/>
                                      <w:w w:val="126"/>
                                      <w:sz w:val="14"/>
                                      <w:szCs w:val="14"/>
                                    </w:rPr>
                                    <w:t>)</w:t>
                                  </w:r>
                                </w:p>
                              </w:tc>
                              <w:tc>
                                <w:tcPr>
                                  <w:tcW w:w="4800" w:type="dxa"/>
                                  <w:tcBorders>
                                    <w:top w:val="single" w:sz="4" w:space="0" w:color="000000"/>
                                    <w:left w:val="single" w:sz="4" w:space="0" w:color="030303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45CF6762" w14:textId="77777777" w:rsidR="005513D0" w:rsidRDefault="005513D0">
                                  <w:pPr>
                                    <w:tabs>
                                      <w:tab w:val="left" w:pos="1380"/>
                                    </w:tabs>
                                    <w:spacing w:before="15" w:after="0" w:line="240" w:lineRule="auto"/>
                                    <w:ind w:left="511" w:right="-20"/>
                                    <w:rPr>
                                      <w:rFonts w:ascii="Arial" w:eastAsia="Arial" w:hAnsi="Arial" w:cs="Arial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color w:val="444442"/>
                                      <w:w w:val="199"/>
                                      <w:sz w:val="14"/>
                                      <w:szCs w:val="14"/>
                                    </w:rPr>
                                    <w:t>1</w:t>
                                  </w:r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color w:val="444442"/>
                                      <w:sz w:val="14"/>
                                      <w:szCs w:val="14"/>
                                    </w:rPr>
                                    <w:tab/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010101"/>
                                      <w:spacing w:val="-16"/>
                                      <w:w w:val="298"/>
                                      <w:position w:val="1"/>
                                      <w:sz w:val="14"/>
                                      <w:szCs w:val="14"/>
                                    </w:rPr>
                                    <w:t>·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282828"/>
                                      <w:w w:val="97"/>
                                      <w:position w:val="1"/>
                                      <w:sz w:val="14"/>
                                      <w:szCs w:val="14"/>
                                    </w:rPr>
                                    <w:t>Crea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282828"/>
                                      <w:spacing w:val="-14"/>
                                      <w:w w:val="97"/>
                                      <w:position w:val="1"/>
                                      <w:sz w:val="14"/>
                                      <w:szCs w:val="14"/>
                                    </w:rPr>
                                    <w:t>c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5B5E59"/>
                                      <w:w w:val="254"/>
                                      <w:position w:val="1"/>
                                      <w:sz w:val="14"/>
                                      <w:szCs w:val="14"/>
                                    </w:rPr>
                                    <w:t>i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5B5E59"/>
                                      <w:spacing w:val="-25"/>
                                      <w:position w:val="1"/>
                                      <w:sz w:val="14"/>
                                      <w:szCs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282828"/>
                                      <w:spacing w:val="-4"/>
                                      <w:position w:val="1"/>
                                      <w:sz w:val="14"/>
                                      <w:szCs w:val="14"/>
                                    </w:rPr>
                                    <w:t>o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444442"/>
                                      <w:position w:val="1"/>
                                      <w:sz w:val="14"/>
                                      <w:szCs w:val="14"/>
                                    </w:rPr>
                                    <w:t>n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444442"/>
                                      <w:spacing w:val="8"/>
                                      <w:position w:val="1"/>
                                      <w:sz w:val="14"/>
                                      <w:szCs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282828"/>
                                      <w:position w:val="1"/>
                                      <w:sz w:val="14"/>
                                      <w:szCs w:val="14"/>
                                    </w:rPr>
                                    <w:t>de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282828"/>
                                      <w:spacing w:val="-1"/>
                                      <w:position w:val="1"/>
                                      <w:sz w:val="14"/>
                                      <w:szCs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444442"/>
                                      <w:spacing w:val="-7"/>
                                      <w:w w:val="116"/>
                                      <w:position w:val="1"/>
                                      <w:sz w:val="14"/>
                                      <w:szCs w:val="14"/>
                                    </w:rPr>
                                    <w:t>p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181618"/>
                                      <w:spacing w:val="-9"/>
                                      <w:w w:val="132"/>
                                      <w:position w:val="1"/>
                                      <w:sz w:val="14"/>
                                      <w:szCs w:val="14"/>
                                    </w:rPr>
                                    <w:t>r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444442"/>
                                      <w:spacing w:val="-9"/>
                                      <w:w w:val="124"/>
                                      <w:position w:val="1"/>
                                      <w:sz w:val="14"/>
                                      <w:szCs w:val="14"/>
                                    </w:rPr>
                                    <w:t>u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282828"/>
                                      <w:spacing w:val="-5"/>
                                      <w:w w:val="109"/>
                                      <w:position w:val="1"/>
                                      <w:sz w:val="14"/>
                                      <w:szCs w:val="14"/>
                                    </w:rPr>
                                    <w:t>e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444442"/>
                                      <w:spacing w:val="-3"/>
                                      <w:w w:val="116"/>
                                      <w:position w:val="1"/>
                                      <w:sz w:val="14"/>
                                      <w:szCs w:val="14"/>
                                    </w:rPr>
                                    <w:t>b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282828"/>
                                      <w:w w:val="91"/>
                                      <w:position w:val="1"/>
                                      <w:sz w:val="14"/>
                                      <w:szCs w:val="14"/>
                                    </w:rPr>
                                    <w:t>as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282828"/>
                                      <w:spacing w:val="-9"/>
                                      <w:position w:val="1"/>
                                      <w:sz w:val="14"/>
                                      <w:szCs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5B5E59"/>
                                      <w:spacing w:val="-1"/>
                                      <w:w w:val="126"/>
                                      <w:position w:val="1"/>
                                      <w:sz w:val="14"/>
                                      <w:szCs w:val="14"/>
                                    </w:rPr>
                                    <w:t>(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010101"/>
                                      <w:spacing w:val="-9"/>
                                      <w:w w:val="91"/>
                                      <w:position w:val="1"/>
                                      <w:sz w:val="14"/>
                                      <w:szCs w:val="14"/>
                                    </w:rPr>
                                    <w:t>T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444442"/>
                                      <w:w w:val="90"/>
                                      <w:position w:val="1"/>
                                      <w:sz w:val="14"/>
                                      <w:szCs w:val="14"/>
                                    </w:rPr>
                                    <w:t>OO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444442"/>
                                      <w:w w:val="91"/>
                                      <w:position w:val="1"/>
                                      <w:sz w:val="14"/>
                                      <w:szCs w:val="14"/>
                                    </w:rPr>
                                    <w:t>)</w:t>
                                  </w:r>
                                </w:p>
                              </w:tc>
                              <w:tc>
                                <w:tcPr>
                                  <w:tcW w:w="1080" w:type="dxa"/>
                                  <w:gridSpan w:val="2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nil"/>
                                  </w:tcBorders>
                                </w:tcPr>
                                <w:p w14:paraId="40BDEADA" w14:textId="77777777" w:rsidR="005513D0" w:rsidRDefault="005513D0">
                                  <w:pPr>
                                    <w:spacing w:before="26" w:after="0" w:line="240" w:lineRule="auto"/>
                                    <w:ind w:left="470" w:right="383"/>
                                    <w:jc w:val="center"/>
                                    <w:rPr>
                                      <w:rFonts w:ascii="Times New Roman" w:eastAsia="Times New Roman" w:hAnsi="Times New Roman" w:cs="Times New Roman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color w:val="444442"/>
                                      <w:w w:val="199"/>
                                      <w:sz w:val="14"/>
                                      <w:szCs w:val="14"/>
                                    </w:rPr>
                                    <w:t>1</w:t>
                                  </w:r>
                                </w:p>
                              </w:tc>
                            </w:tr>
                            <w:tr w:rsidR="005513D0" w14:paraId="6F66C997" w14:textId="77777777">
                              <w:trPr>
                                <w:trHeight w:hRule="exact" w:val="209"/>
                              </w:trPr>
                              <w:tc>
                                <w:tcPr>
                                  <w:tcW w:w="3715" w:type="dxa"/>
                                  <w:tcBorders>
                                    <w:top w:val="single" w:sz="4" w:space="0" w:color="000000"/>
                                    <w:left w:val="single" w:sz="4" w:space="0" w:color="030303"/>
                                    <w:bottom w:val="single" w:sz="4" w:space="0" w:color="000000"/>
                                    <w:right w:val="single" w:sz="4" w:space="0" w:color="030303"/>
                                  </w:tcBorders>
                                </w:tcPr>
                                <w:p w14:paraId="5A8AF497" w14:textId="77777777" w:rsidR="005513D0" w:rsidRDefault="005513D0">
                                  <w:pPr>
                                    <w:spacing w:before="14" w:after="0" w:line="240" w:lineRule="auto"/>
                                    <w:ind w:left="173" w:right="-20"/>
                                    <w:rPr>
                                      <w:rFonts w:ascii="Arial" w:eastAsia="Arial" w:hAnsi="Arial" w:cs="Arial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Arial" w:eastAsia="Arial" w:hAnsi="Arial" w:cs="Arial"/>
                                      <w:color w:val="181618"/>
                                      <w:spacing w:val="-36"/>
                                      <w:w w:val="298"/>
                                      <w:sz w:val="14"/>
                                      <w:szCs w:val="14"/>
                                    </w:rPr>
                                    <w:t>·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5B5E59"/>
                                      <w:spacing w:val="4"/>
                                      <w:w w:val="254"/>
                                      <w:sz w:val="14"/>
                                      <w:szCs w:val="14"/>
                                    </w:rPr>
                                    <w:t>l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444442"/>
                                      <w:w w:val="110"/>
                                      <w:sz w:val="14"/>
                                      <w:szCs w:val="14"/>
                                    </w:rPr>
                                    <w:t>m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444442"/>
                                      <w:spacing w:val="-12"/>
                                      <w:w w:val="110"/>
                                      <w:sz w:val="14"/>
                                      <w:szCs w:val="14"/>
                                    </w:rPr>
                                    <w:t>p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5B5E59"/>
                                      <w:w w:val="254"/>
                                      <w:sz w:val="14"/>
                                      <w:szCs w:val="14"/>
                                    </w:rPr>
                                    <w:t>l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5B5E59"/>
                                      <w:spacing w:val="-27"/>
                                      <w:sz w:val="14"/>
                                      <w:szCs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282828"/>
                                      <w:spacing w:val="-5"/>
                                      <w:w w:val="109"/>
                                      <w:sz w:val="14"/>
                                      <w:szCs w:val="14"/>
                                    </w:rPr>
                                    <w:t>e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444442"/>
                                      <w:spacing w:val="-6"/>
                                      <w:w w:val="116"/>
                                      <w:sz w:val="14"/>
                                      <w:szCs w:val="14"/>
                                    </w:rPr>
                                    <w:t>m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282828"/>
                                      <w:spacing w:val="-5"/>
                                      <w:w w:val="109"/>
                                      <w:sz w:val="14"/>
                                      <w:szCs w:val="14"/>
                                    </w:rPr>
                                    <w:t>e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444442"/>
                                      <w:w w:val="128"/>
                                      <w:sz w:val="14"/>
                                      <w:szCs w:val="14"/>
                                    </w:rPr>
                                    <w:t>n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444442"/>
                                      <w:spacing w:val="-8"/>
                                      <w:w w:val="127"/>
                                      <w:sz w:val="14"/>
                                      <w:szCs w:val="14"/>
                                    </w:rPr>
                                    <w:t>t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282828"/>
                                      <w:w w:val="96"/>
                                      <w:sz w:val="14"/>
                                      <w:szCs w:val="14"/>
                                    </w:rPr>
                                    <w:t>a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282828"/>
                                      <w:spacing w:val="-14"/>
                                      <w:w w:val="96"/>
                                      <w:sz w:val="14"/>
                                      <w:szCs w:val="14"/>
                                    </w:rPr>
                                    <w:t>c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5B5E59"/>
                                      <w:w w:val="254"/>
                                      <w:sz w:val="14"/>
                                      <w:szCs w:val="14"/>
                                    </w:rPr>
                                    <w:t>i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5B5E59"/>
                                      <w:spacing w:val="-25"/>
                                      <w:sz w:val="14"/>
                                      <w:szCs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282828"/>
                                      <w:spacing w:val="-17"/>
                                      <w:sz w:val="14"/>
                                      <w:szCs w:val="14"/>
                                    </w:rPr>
                                    <w:t>o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444442"/>
                                      <w:sz w:val="14"/>
                                      <w:szCs w:val="14"/>
                                    </w:rPr>
                                    <w:t>n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444442"/>
                                      <w:spacing w:val="21"/>
                                      <w:sz w:val="14"/>
                                      <w:szCs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282828"/>
                                      <w:w w:val="108"/>
                                      <w:sz w:val="14"/>
                                      <w:szCs w:val="14"/>
                                    </w:rPr>
                                    <w:t>de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282828"/>
                                      <w:spacing w:val="-29"/>
                                      <w:sz w:val="14"/>
                                      <w:szCs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5B5E59"/>
                                      <w:spacing w:val="5"/>
                                      <w:w w:val="254"/>
                                      <w:sz w:val="14"/>
                                      <w:szCs w:val="14"/>
                                    </w:rPr>
                                    <w:t>i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282828"/>
                                      <w:spacing w:val="-6"/>
                                      <w:w w:val="124"/>
                                      <w:sz w:val="14"/>
                                      <w:szCs w:val="14"/>
                                    </w:rPr>
                                    <w:t>n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444442"/>
                                      <w:spacing w:val="3"/>
                                      <w:w w:val="117"/>
                                      <w:sz w:val="14"/>
                                      <w:szCs w:val="14"/>
                                    </w:rPr>
                                    <w:t>t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282828"/>
                                      <w:w w:val="102"/>
                                      <w:sz w:val="14"/>
                                      <w:szCs w:val="14"/>
                                    </w:rPr>
                                    <w:t>erfa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282828"/>
                                      <w:w w:val="103"/>
                                      <w:sz w:val="14"/>
                                      <w:szCs w:val="14"/>
                                    </w:rPr>
                                    <w:t>z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282828"/>
                                      <w:spacing w:val="-3"/>
                                      <w:sz w:val="14"/>
                                      <w:szCs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282828"/>
                                      <w:w w:val="104"/>
                                      <w:sz w:val="14"/>
                                      <w:szCs w:val="14"/>
                                    </w:rPr>
                                    <w:t>gra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282828"/>
                                      <w:spacing w:val="7"/>
                                      <w:w w:val="103"/>
                                      <w:sz w:val="14"/>
                                      <w:szCs w:val="14"/>
                                    </w:rPr>
                                    <w:t>f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5B5E59"/>
                                      <w:spacing w:val="-18"/>
                                      <w:w w:val="169"/>
                                      <w:sz w:val="14"/>
                                      <w:szCs w:val="14"/>
                                    </w:rPr>
                                    <w:t>i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282828"/>
                                      <w:w w:val="92"/>
                                      <w:sz w:val="14"/>
                                      <w:szCs w:val="14"/>
                                    </w:rPr>
                                    <w:t>ca</w:t>
                                  </w:r>
                                </w:p>
                              </w:tc>
                              <w:tc>
                                <w:tcPr>
                                  <w:tcW w:w="4800" w:type="dxa"/>
                                  <w:tcBorders>
                                    <w:top w:val="single" w:sz="4" w:space="0" w:color="000000"/>
                                    <w:left w:val="single" w:sz="4" w:space="0" w:color="030303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1FD62FDB" w14:textId="77777777" w:rsidR="005513D0" w:rsidRDefault="005513D0">
                                  <w:pPr>
                                    <w:tabs>
                                      <w:tab w:val="left" w:pos="1380"/>
                                    </w:tabs>
                                    <w:spacing w:before="15" w:after="0" w:line="240" w:lineRule="auto"/>
                                    <w:ind w:left="511" w:right="-20"/>
                                    <w:rPr>
                                      <w:rFonts w:ascii="Arial" w:eastAsia="Arial" w:hAnsi="Arial" w:cs="Arial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color w:val="282828"/>
                                      <w:sz w:val="14"/>
                                      <w:szCs w:val="14"/>
                                    </w:rPr>
                                    <w:t>2</w:t>
                                  </w:r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color w:val="282828"/>
                                      <w:spacing w:val="-22"/>
                                      <w:sz w:val="14"/>
                                      <w:szCs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color w:val="282828"/>
                                      <w:sz w:val="14"/>
                                      <w:szCs w:val="14"/>
                                    </w:rPr>
                                    <w:tab/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010101"/>
                                      <w:spacing w:val="-36"/>
                                      <w:w w:val="298"/>
                                      <w:position w:val="1"/>
                                      <w:sz w:val="14"/>
                                      <w:szCs w:val="14"/>
                                    </w:rPr>
                                    <w:t>·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5B5E59"/>
                                      <w:spacing w:val="4"/>
                                      <w:w w:val="254"/>
                                      <w:position w:val="1"/>
                                      <w:sz w:val="14"/>
                                      <w:szCs w:val="14"/>
                                    </w:rPr>
                                    <w:t>l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444442"/>
                                      <w:w w:val="110"/>
                                      <w:position w:val="1"/>
                                      <w:sz w:val="14"/>
                                      <w:szCs w:val="14"/>
                                    </w:rPr>
                                    <w:t>m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444442"/>
                                      <w:spacing w:val="-12"/>
                                      <w:w w:val="110"/>
                                      <w:position w:val="1"/>
                                      <w:sz w:val="14"/>
                                      <w:szCs w:val="14"/>
                                    </w:rPr>
                                    <w:t>p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5B5E59"/>
                                      <w:w w:val="254"/>
                                      <w:position w:val="1"/>
                                      <w:sz w:val="14"/>
                                      <w:szCs w:val="14"/>
                                    </w:rPr>
                                    <w:t>l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5B5E59"/>
                                      <w:spacing w:val="-27"/>
                                      <w:position w:val="1"/>
                                      <w:sz w:val="14"/>
                                      <w:szCs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282828"/>
                                      <w:spacing w:val="-5"/>
                                      <w:w w:val="109"/>
                                      <w:position w:val="1"/>
                                      <w:sz w:val="14"/>
                                      <w:szCs w:val="14"/>
                                    </w:rPr>
                                    <w:t>e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444442"/>
                                      <w:spacing w:val="-6"/>
                                      <w:w w:val="116"/>
                                      <w:position w:val="1"/>
                                      <w:sz w:val="14"/>
                                      <w:szCs w:val="14"/>
                                    </w:rPr>
                                    <w:t>m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282828"/>
                                      <w:spacing w:val="-5"/>
                                      <w:w w:val="109"/>
                                      <w:position w:val="1"/>
                                      <w:sz w:val="14"/>
                                      <w:szCs w:val="14"/>
                                    </w:rPr>
                                    <w:t>e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444442"/>
                                      <w:w w:val="128"/>
                                      <w:position w:val="1"/>
                                      <w:sz w:val="14"/>
                                      <w:szCs w:val="14"/>
                                    </w:rPr>
                                    <w:t>n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444442"/>
                                      <w:spacing w:val="-8"/>
                                      <w:w w:val="127"/>
                                      <w:position w:val="1"/>
                                      <w:sz w:val="14"/>
                                      <w:szCs w:val="14"/>
                                    </w:rPr>
                                    <w:t>t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282828"/>
                                      <w:w w:val="96"/>
                                      <w:position w:val="1"/>
                                      <w:sz w:val="14"/>
                                      <w:szCs w:val="14"/>
                                    </w:rPr>
                                    <w:t>a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282828"/>
                                      <w:spacing w:val="-14"/>
                                      <w:w w:val="96"/>
                                      <w:position w:val="1"/>
                                      <w:sz w:val="14"/>
                                      <w:szCs w:val="14"/>
                                    </w:rPr>
                                    <w:t>c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5B5E59"/>
                                      <w:w w:val="254"/>
                                      <w:position w:val="1"/>
                                      <w:sz w:val="14"/>
                                      <w:szCs w:val="14"/>
                                    </w:rPr>
                                    <w:t>i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5B5E59"/>
                                      <w:spacing w:val="-25"/>
                                      <w:position w:val="1"/>
                                      <w:sz w:val="14"/>
                                      <w:szCs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282828"/>
                                      <w:spacing w:val="-4"/>
                                      <w:position w:val="1"/>
                                      <w:sz w:val="14"/>
                                      <w:szCs w:val="14"/>
                                    </w:rPr>
                                    <w:t>o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444442"/>
                                      <w:position w:val="1"/>
                                      <w:sz w:val="14"/>
                                      <w:szCs w:val="14"/>
                                    </w:rPr>
                                    <w:t>n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444442"/>
                                      <w:spacing w:val="8"/>
                                      <w:position w:val="1"/>
                                      <w:sz w:val="14"/>
                                      <w:szCs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282828"/>
                                      <w:w w:val="108"/>
                                      <w:position w:val="1"/>
                                      <w:sz w:val="14"/>
                                      <w:szCs w:val="14"/>
                                    </w:rPr>
                                    <w:t>de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282828"/>
                                      <w:spacing w:val="-29"/>
                                      <w:position w:val="1"/>
                                      <w:sz w:val="14"/>
                                      <w:szCs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5B5E59"/>
                                      <w:spacing w:val="5"/>
                                      <w:w w:val="254"/>
                                      <w:position w:val="1"/>
                                      <w:sz w:val="14"/>
                                      <w:szCs w:val="14"/>
                                    </w:rPr>
                                    <w:t>i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444442"/>
                                      <w:w w:val="128"/>
                                      <w:position w:val="1"/>
                                      <w:sz w:val="14"/>
                                      <w:szCs w:val="14"/>
                                    </w:rPr>
                                    <w:t>n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444442"/>
                                      <w:spacing w:val="-8"/>
                                      <w:w w:val="127"/>
                                      <w:position w:val="1"/>
                                      <w:sz w:val="14"/>
                                      <w:szCs w:val="14"/>
                                    </w:rPr>
                                    <w:t>t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282828"/>
                                      <w:w w:val="102"/>
                                      <w:position w:val="1"/>
                                      <w:sz w:val="14"/>
                                      <w:szCs w:val="14"/>
                                    </w:rPr>
                                    <w:t>erfa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282828"/>
                                      <w:w w:val="103"/>
                                      <w:position w:val="1"/>
                                      <w:sz w:val="14"/>
                                      <w:szCs w:val="14"/>
                                    </w:rPr>
                                    <w:t>z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282828"/>
                                      <w:spacing w:val="-14"/>
                                      <w:position w:val="1"/>
                                      <w:sz w:val="14"/>
                                      <w:szCs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282828"/>
                                      <w:w w:val="108"/>
                                      <w:position w:val="1"/>
                                      <w:sz w:val="14"/>
                                      <w:szCs w:val="14"/>
                                    </w:rPr>
                                    <w:t>gra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282828"/>
                                      <w:spacing w:val="-10"/>
                                      <w:w w:val="107"/>
                                      <w:position w:val="1"/>
                                      <w:sz w:val="14"/>
                                      <w:szCs w:val="14"/>
                                    </w:rPr>
                                    <w:t>f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5B5E59"/>
                                      <w:w w:val="254"/>
                                      <w:position w:val="1"/>
                                      <w:sz w:val="14"/>
                                      <w:szCs w:val="14"/>
                                    </w:rPr>
                                    <w:t>i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5B5E59"/>
                                      <w:spacing w:val="-27"/>
                                      <w:position w:val="1"/>
                                      <w:sz w:val="14"/>
                                      <w:szCs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282828"/>
                                      <w:position w:val="1"/>
                                      <w:sz w:val="14"/>
                                      <w:szCs w:val="14"/>
                                    </w:rPr>
                                    <w:t>ca</w:t>
                                  </w:r>
                                </w:p>
                              </w:tc>
                              <w:tc>
                                <w:tcPr>
                                  <w:tcW w:w="1080" w:type="dxa"/>
                                  <w:gridSpan w:val="2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nil"/>
                                  </w:tcBorders>
                                </w:tcPr>
                                <w:p w14:paraId="76F6A6B8" w14:textId="77777777" w:rsidR="005513D0" w:rsidRDefault="005513D0">
                                  <w:pPr>
                                    <w:spacing w:before="26" w:after="0" w:line="240" w:lineRule="auto"/>
                                    <w:ind w:left="470" w:right="439"/>
                                    <w:jc w:val="center"/>
                                    <w:rPr>
                                      <w:rFonts w:ascii="Times New Roman" w:eastAsia="Times New Roman" w:hAnsi="Times New Roman" w:cs="Times New Roman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color w:val="282828"/>
                                      <w:w w:val="119"/>
                                      <w:sz w:val="14"/>
                                      <w:szCs w:val="14"/>
                                    </w:rPr>
                                    <w:t>3</w:t>
                                  </w:r>
                                </w:p>
                              </w:tc>
                            </w:tr>
                            <w:tr w:rsidR="005513D0" w14:paraId="1995954C" w14:textId="77777777">
                              <w:trPr>
                                <w:trHeight w:hRule="exact" w:val="209"/>
                              </w:trPr>
                              <w:tc>
                                <w:tcPr>
                                  <w:tcW w:w="3715" w:type="dxa"/>
                                  <w:tcBorders>
                                    <w:top w:val="single" w:sz="4" w:space="0" w:color="000000"/>
                                    <w:left w:val="single" w:sz="4" w:space="0" w:color="030303"/>
                                    <w:bottom w:val="single" w:sz="4" w:space="0" w:color="000000"/>
                                    <w:right w:val="single" w:sz="4" w:space="0" w:color="030303"/>
                                  </w:tcBorders>
                                </w:tcPr>
                                <w:p w14:paraId="5550A3A9" w14:textId="77777777" w:rsidR="005513D0" w:rsidRDefault="005513D0">
                                  <w:pPr>
                                    <w:spacing w:before="25" w:after="0" w:line="240" w:lineRule="auto"/>
                                    <w:ind w:left="173" w:right="-20"/>
                                    <w:rPr>
                                      <w:rFonts w:ascii="Arial" w:eastAsia="Arial" w:hAnsi="Arial" w:cs="Arial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Arial" w:eastAsia="Arial" w:hAnsi="Arial" w:cs="Arial"/>
                                      <w:color w:val="010101"/>
                                      <w:spacing w:val="-36"/>
                                      <w:w w:val="298"/>
                                      <w:sz w:val="14"/>
                                      <w:szCs w:val="14"/>
                                    </w:rPr>
                                    <w:t>·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5B5E59"/>
                                      <w:spacing w:val="4"/>
                                      <w:w w:val="254"/>
                                      <w:sz w:val="14"/>
                                      <w:szCs w:val="14"/>
                                    </w:rPr>
                                    <w:t>l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444442"/>
                                      <w:spacing w:val="-10"/>
                                      <w:w w:val="116"/>
                                      <w:sz w:val="14"/>
                                      <w:szCs w:val="14"/>
                                    </w:rPr>
                                    <w:t>m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282828"/>
                                      <w:spacing w:val="-12"/>
                                      <w:w w:val="116"/>
                                      <w:sz w:val="14"/>
                                      <w:szCs w:val="14"/>
                                    </w:rPr>
                                    <w:t>p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5B5E59"/>
                                      <w:w w:val="254"/>
                                      <w:sz w:val="14"/>
                                      <w:szCs w:val="14"/>
                                    </w:rPr>
                                    <w:t>l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5B5E59"/>
                                      <w:spacing w:val="-27"/>
                                      <w:sz w:val="14"/>
                                      <w:szCs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282828"/>
                                      <w:spacing w:val="-5"/>
                                      <w:w w:val="109"/>
                                      <w:sz w:val="14"/>
                                      <w:szCs w:val="14"/>
                                    </w:rPr>
                                    <w:t>e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444442"/>
                                      <w:spacing w:val="-6"/>
                                      <w:w w:val="116"/>
                                      <w:sz w:val="14"/>
                                      <w:szCs w:val="14"/>
                                    </w:rPr>
                                    <w:t>m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282828"/>
                                      <w:spacing w:val="-5"/>
                                      <w:w w:val="109"/>
                                      <w:sz w:val="14"/>
                                      <w:szCs w:val="14"/>
                                    </w:rPr>
                                    <w:t>e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444442"/>
                                      <w:spacing w:val="-6"/>
                                      <w:w w:val="124"/>
                                      <w:sz w:val="14"/>
                                      <w:szCs w:val="14"/>
                                    </w:rPr>
                                    <w:t>n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5B5E59"/>
                                      <w:spacing w:val="-8"/>
                                      <w:w w:val="146"/>
                                      <w:sz w:val="14"/>
                                      <w:szCs w:val="14"/>
                                    </w:rPr>
                                    <w:t>t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282828"/>
                                      <w:w w:val="96"/>
                                      <w:sz w:val="14"/>
                                      <w:szCs w:val="14"/>
                                    </w:rPr>
                                    <w:t>a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282828"/>
                                      <w:spacing w:val="-14"/>
                                      <w:w w:val="96"/>
                                      <w:sz w:val="14"/>
                                      <w:szCs w:val="14"/>
                                    </w:rPr>
                                    <w:t>c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5B5E59"/>
                                      <w:w w:val="254"/>
                                      <w:sz w:val="14"/>
                                      <w:szCs w:val="14"/>
                                    </w:rPr>
                                    <w:t>i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5B5E59"/>
                                      <w:spacing w:val="-25"/>
                                      <w:sz w:val="14"/>
                                      <w:szCs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282828"/>
                                      <w:spacing w:val="-4"/>
                                      <w:sz w:val="14"/>
                                      <w:szCs w:val="14"/>
                                    </w:rPr>
                                    <w:t>o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444442"/>
                                      <w:sz w:val="14"/>
                                      <w:szCs w:val="14"/>
                                    </w:rPr>
                                    <w:t>n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444442"/>
                                      <w:spacing w:val="8"/>
                                      <w:sz w:val="14"/>
                                      <w:szCs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282828"/>
                                      <w:sz w:val="14"/>
                                      <w:szCs w:val="14"/>
                                    </w:rPr>
                                    <w:t>de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282828"/>
                                      <w:spacing w:val="4"/>
                                      <w:sz w:val="14"/>
                                      <w:szCs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282828"/>
                                      <w:sz w:val="14"/>
                                      <w:szCs w:val="14"/>
                                    </w:rPr>
                                    <w:t>s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282828"/>
                                      <w:spacing w:val="-4"/>
                                      <w:sz w:val="14"/>
                                      <w:szCs w:val="14"/>
                                    </w:rPr>
                                    <w:t>a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444442"/>
                                      <w:spacing w:val="-3"/>
                                      <w:sz w:val="14"/>
                                      <w:szCs w:val="14"/>
                                    </w:rPr>
                                    <w:t>b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282828"/>
                                      <w:spacing w:val="-4"/>
                                      <w:sz w:val="14"/>
                                      <w:szCs w:val="14"/>
                                    </w:rPr>
                                    <w:t>a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444442"/>
                                      <w:spacing w:val="-9"/>
                                      <w:sz w:val="14"/>
                                      <w:szCs w:val="14"/>
                                    </w:rPr>
                                    <w:t>n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282828"/>
                                      <w:sz w:val="14"/>
                                      <w:szCs w:val="14"/>
                                    </w:rPr>
                                    <w:t>a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282828"/>
                                      <w:spacing w:val="1"/>
                                      <w:sz w:val="14"/>
                                      <w:szCs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282828"/>
                                      <w:sz w:val="14"/>
                                      <w:szCs w:val="14"/>
                                    </w:rPr>
                                    <w:t>de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282828"/>
                                      <w:spacing w:val="3"/>
                                      <w:sz w:val="14"/>
                                      <w:szCs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282828"/>
                                      <w:w w:val="92"/>
                                      <w:sz w:val="14"/>
                                      <w:szCs w:val="14"/>
                                    </w:rPr>
                                    <w:t>c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282828"/>
                                      <w:spacing w:val="-4"/>
                                      <w:w w:val="92"/>
                                      <w:sz w:val="14"/>
                                      <w:szCs w:val="14"/>
                                    </w:rPr>
                                    <w:t>a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5B5E59"/>
                                      <w:w w:val="167"/>
                                      <w:sz w:val="14"/>
                                      <w:szCs w:val="14"/>
                                    </w:rPr>
                                    <w:t>l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5B5E59"/>
                                      <w:spacing w:val="-10"/>
                                      <w:w w:val="167"/>
                                      <w:sz w:val="14"/>
                                      <w:szCs w:val="14"/>
                                    </w:rPr>
                                    <w:t>i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282828"/>
                                      <w:spacing w:val="-10"/>
                                      <w:w w:val="122"/>
                                      <w:sz w:val="14"/>
                                      <w:szCs w:val="14"/>
                                    </w:rPr>
                                    <w:t>f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5B5E59"/>
                                      <w:w w:val="254"/>
                                      <w:sz w:val="14"/>
                                      <w:szCs w:val="14"/>
                                    </w:rPr>
                                    <w:t>i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5B5E59"/>
                                      <w:spacing w:val="-27"/>
                                      <w:sz w:val="14"/>
                                      <w:szCs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282828"/>
                                      <w:w w:val="94"/>
                                      <w:sz w:val="14"/>
                                      <w:szCs w:val="14"/>
                                    </w:rPr>
                                    <w:t>ca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282828"/>
                                      <w:spacing w:val="-14"/>
                                      <w:w w:val="94"/>
                                      <w:sz w:val="14"/>
                                      <w:szCs w:val="14"/>
                                    </w:rPr>
                                    <w:t>c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5B5E59"/>
                                      <w:w w:val="254"/>
                                      <w:sz w:val="14"/>
                                      <w:szCs w:val="14"/>
                                    </w:rPr>
                                    <w:t>i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5B5E59"/>
                                      <w:spacing w:val="-25"/>
                                      <w:sz w:val="14"/>
                                      <w:szCs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282828"/>
                                      <w:w w:val="107"/>
                                      <w:sz w:val="14"/>
                                      <w:szCs w:val="14"/>
                                    </w:rPr>
                                    <w:t>ones</w:t>
                                  </w:r>
                                </w:p>
                              </w:tc>
                              <w:tc>
                                <w:tcPr>
                                  <w:tcW w:w="4800" w:type="dxa"/>
                                  <w:tcBorders>
                                    <w:top w:val="single" w:sz="4" w:space="0" w:color="000000"/>
                                    <w:left w:val="single" w:sz="4" w:space="0" w:color="030303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11A36356" w14:textId="77777777" w:rsidR="005513D0" w:rsidRDefault="005513D0">
                                  <w:pPr>
                                    <w:tabs>
                                      <w:tab w:val="left" w:pos="1380"/>
                                    </w:tabs>
                                    <w:spacing w:before="25" w:after="0" w:line="240" w:lineRule="auto"/>
                                    <w:ind w:left="511" w:right="-20"/>
                                    <w:rPr>
                                      <w:rFonts w:ascii="Arial" w:eastAsia="Arial" w:hAnsi="Arial" w:cs="Arial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color w:val="282828"/>
                                      <w:sz w:val="14"/>
                                      <w:szCs w:val="14"/>
                                    </w:rPr>
                                    <w:t>3</w:t>
                                  </w:r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color w:val="282828"/>
                                      <w:spacing w:val="-22"/>
                                      <w:sz w:val="14"/>
                                      <w:szCs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color w:val="282828"/>
                                      <w:sz w:val="14"/>
                                      <w:szCs w:val="14"/>
                                    </w:rPr>
                                    <w:tab/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010101"/>
                                      <w:spacing w:val="-36"/>
                                      <w:w w:val="298"/>
                                      <w:sz w:val="14"/>
                                      <w:szCs w:val="14"/>
                                    </w:rPr>
                                    <w:t>·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5B5E59"/>
                                      <w:spacing w:val="4"/>
                                      <w:w w:val="254"/>
                                      <w:sz w:val="14"/>
                                      <w:szCs w:val="14"/>
                                    </w:rPr>
                                    <w:t>l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444442"/>
                                      <w:w w:val="110"/>
                                      <w:sz w:val="14"/>
                                      <w:szCs w:val="14"/>
                                    </w:rPr>
                                    <w:t>m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444442"/>
                                      <w:spacing w:val="-12"/>
                                      <w:w w:val="110"/>
                                      <w:sz w:val="14"/>
                                      <w:szCs w:val="14"/>
                                    </w:rPr>
                                    <w:t>p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5B5E59"/>
                                      <w:w w:val="254"/>
                                      <w:sz w:val="14"/>
                                      <w:szCs w:val="14"/>
                                    </w:rPr>
                                    <w:t>l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5B5E59"/>
                                      <w:spacing w:val="-27"/>
                                      <w:sz w:val="14"/>
                                      <w:szCs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282828"/>
                                      <w:spacing w:val="-5"/>
                                      <w:w w:val="109"/>
                                      <w:sz w:val="14"/>
                                      <w:szCs w:val="14"/>
                                    </w:rPr>
                                    <w:t>e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444442"/>
                                      <w:spacing w:val="-6"/>
                                      <w:w w:val="116"/>
                                      <w:sz w:val="14"/>
                                      <w:szCs w:val="14"/>
                                    </w:rPr>
                                    <w:t>m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282828"/>
                                      <w:spacing w:val="-5"/>
                                      <w:w w:val="109"/>
                                      <w:sz w:val="14"/>
                                      <w:szCs w:val="14"/>
                                    </w:rPr>
                                    <w:t>e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444442"/>
                                      <w:w w:val="128"/>
                                      <w:sz w:val="14"/>
                                      <w:szCs w:val="14"/>
                                    </w:rPr>
                                    <w:t>n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444442"/>
                                      <w:spacing w:val="-8"/>
                                      <w:w w:val="127"/>
                                      <w:sz w:val="14"/>
                                      <w:szCs w:val="14"/>
                                    </w:rPr>
                                    <w:t>t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282828"/>
                                      <w:w w:val="96"/>
                                      <w:sz w:val="14"/>
                                      <w:szCs w:val="14"/>
                                    </w:rPr>
                                    <w:t>ac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5B5E59"/>
                                      <w:spacing w:val="-17"/>
                                      <w:w w:val="169"/>
                                      <w:sz w:val="14"/>
                                      <w:szCs w:val="14"/>
                                    </w:rPr>
                                    <w:t>i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282828"/>
                                      <w:spacing w:val="-4"/>
                                      <w:w w:val="107"/>
                                      <w:sz w:val="14"/>
                                      <w:szCs w:val="14"/>
                                    </w:rPr>
                                    <w:t>o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444442"/>
                                      <w:w w:val="124"/>
                                      <w:sz w:val="14"/>
                                      <w:szCs w:val="14"/>
                                    </w:rPr>
                                    <w:t>n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444442"/>
                                      <w:spacing w:val="-16"/>
                                      <w:sz w:val="14"/>
                                      <w:szCs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282828"/>
                                      <w:sz w:val="14"/>
                                      <w:szCs w:val="14"/>
                                    </w:rPr>
                                    <w:t>de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282828"/>
                                      <w:spacing w:val="-1"/>
                                      <w:sz w:val="14"/>
                                      <w:szCs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444442"/>
                                      <w:spacing w:val="-6"/>
                                      <w:w w:val="116"/>
                                      <w:sz w:val="14"/>
                                      <w:szCs w:val="14"/>
                                    </w:rPr>
                                    <w:t>m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181618"/>
                                      <w:spacing w:val="-4"/>
                                      <w:w w:val="94"/>
                                      <w:sz w:val="14"/>
                                      <w:szCs w:val="14"/>
                                    </w:rPr>
                                    <w:t>a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444442"/>
                                      <w:spacing w:val="-3"/>
                                      <w:w w:val="116"/>
                                      <w:sz w:val="14"/>
                                      <w:szCs w:val="14"/>
                                    </w:rPr>
                                    <w:t>p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282828"/>
                                      <w:w w:val="99"/>
                                      <w:sz w:val="14"/>
                                      <w:szCs w:val="14"/>
                                    </w:rPr>
                                    <w:t>as</w:t>
                                  </w:r>
                                </w:p>
                              </w:tc>
                              <w:tc>
                                <w:tcPr>
                                  <w:tcW w:w="1080" w:type="dxa"/>
                                  <w:gridSpan w:val="2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nil"/>
                                  </w:tcBorders>
                                </w:tcPr>
                                <w:p w14:paraId="4426A505" w14:textId="77777777" w:rsidR="005513D0" w:rsidRDefault="005513D0">
                                  <w:pPr>
                                    <w:spacing w:before="15" w:after="0" w:line="240" w:lineRule="auto"/>
                                    <w:ind w:left="459" w:right="440"/>
                                    <w:jc w:val="center"/>
                                    <w:rPr>
                                      <w:rFonts w:ascii="Times New Roman" w:eastAsia="Times New Roman" w:hAnsi="Times New Roman" w:cs="Times New Roman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color w:val="444442"/>
                                      <w:w w:val="133"/>
                                      <w:sz w:val="14"/>
                                      <w:szCs w:val="14"/>
                                    </w:rPr>
                                    <w:t>4</w:t>
                                  </w:r>
                                </w:p>
                              </w:tc>
                            </w:tr>
                            <w:tr w:rsidR="005513D0" w14:paraId="446B9040" w14:textId="77777777">
                              <w:trPr>
                                <w:trHeight w:hRule="exact" w:val="209"/>
                              </w:trPr>
                              <w:tc>
                                <w:tcPr>
                                  <w:tcW w:w="3715" w:type="dxa"/>
                                  <w:tcBorders>
                                    <w:top w:val="single" w:sz="4" w:space="0" w:color="000000"/>
                                    <w:left w:val="single" w:sz="4" w:space="0" w:color="030303"/>
                                    <w:bottom w:val="single" w:sz="4" w:space="0" w:color="000000"/>
                                    <w:right w:val="single" w:sz="4" w:space="0" w:color="030303"/>
                                  </w:tcBorders>
                                </w:tcPr>
                                <w:p w14:paraId="1A8D4E57" w14:textId="77777777" w:rsidR="005513D0" w:rsidRDefault="005513D0">
                                  <w:pPr>
                                    <w:spacing w:before="25" w:after="0" w:line="240" w:lineRule="auto"/>
                                    <w:ind w:left="168" w:right="-20"/>
                                    <w:rPr>
                                      <w:rFonts w:ascii="Arial" w:eastAsia="Arial" w:hAnsi="Arial" w:cs="Arial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Arial" w:eastAsia="Arial" w:hAnsi="Arial" w:cs="Arial"/>
                                      <w:color w:val="181618"/>
                                      <w:spacing w:val="-24"/>
                                      <w:w w:val="298"/>
                                      <w:sz w:val="14"/>
                                      <w:szCs w:val="14"/>
                                    </w:rPr>
                                    <w:t>·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444442"/>
                                      <w:spacing w:val="-16"/>
                                      <w:w w:val="108"/>
                                      <w:sz w:val="14"/>
                                      <w:szCs w:val="14"/>
                                    </w:rPr>
                                    <w:t>P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282828"/>
                                      <w:w w:val="111"/>
                                      <w:sz w:val="14"/>
                                      <w:szCs w:val="14"/>
                                    </w:rPr>
                                    <w:t>ru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282828"/>
                                      <w:spacing w:val="-5"/>
                                      <w:w w:val="111"/>
                                      <w:sz w:val="14"/>
                                      <w:szCs w:val="14"/>
                                    </w:rPr>
                                    <w:t>e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444442"/>
                                      <w:spacing w:val="-16"/>
                                      <w:w w:val="133"/>
                                      <w:sz w:val="14"/>
                                      <w:szCs w:val="14"/>
                                    </w:rPr>
                                    <w:t>b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282828"/>
                                      <w:w w:val="94"/>
                                      <w:sz w:val="14"/>
                                      <w:szCs w:val="14"/>
                                    </w:rPr>
                                    <w:t>a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282828"/>
                                      <w:spacing w:val="-7"/>
                                      <w:sz w:val="14"/>
                                      <w:szCs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282828"/>
                                      <w:sz w:val="14"/>
                                      <w:szCs w:val="14"/>
                                    </w:rPr>
                                    <w:t>de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282828"/>
                                      <w:spacing w:val="4"/>
                                      <w:sz w:val="14"/>
                                      <w:szCs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282828"/>
                                      <w:w w:val="101"/>
                                      <w:sz w:val="14"/>
                                      <w:szCs w:val="14"/>
                                    </w:rPr>
                                    <w:t>d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282828"/>
                                      <w:spacing w:val="3"/>
                                      <w:w w:val="101"/>
                                      <w:sz w:val="14"/>
                                      <w:szCs w:val="14"/>
                                    </w:rPr>
                                    <w:t>a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444442"/>
                                      <w:spacing w:val="-7"/>
                                      <w:w w:val="146"/>
                                      <w:sz w:val="14"/>
                                      <w:szCs w:val="14"/>
                                    </w:rPr>
                                    <w:t>t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282828"/>
                                      <w:w w:val="106"/>
                                      <w:sz w:val="14"/>
                                      <w:szCs w:val="14"/>
                                    </w:rPr>
                                    <w:t>os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282828"/>
                                      <w:spacing w:val="-23"/>
                                      <w:sz w:val="14"/>
                                      <w:szCs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282828"/>
                                      <w:w w:val="107"/>
                                      <w:sz w:val="14"/>
                                      <w:szCs w:val="14"/>
                                    </w:rPr>
                                    <w:t>prese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282828"/>
                                      <w:spacing w:val="-6"/>
                                      <w:w w:val="107"/>
                                      <w:sz w:val="14"/>
                                      <w:szCs w:val="14"/>
                                    </w:rPr>
                                    <w:t>n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444442"/>
                                      <w:spacing w:val="-8"/>
                                      <w:w w:val="146"/>
                                      <w:sz w:val="14"/>
                                      <w:szCs w:val="14"/>
                                    </w:rPr>
                                    <w:t>t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282828"/>
                                      <w:w w:val="103"/>
                                      <w:sz w:val="14"/>
                                      <w:szCs w:val="14"/>
                                    </w:rPr>
                                    <w:t>ados</w:t>
                                  </w:r>
                                </w:p>
                              </w:tc>
                              <w:tc>
                                <w:tcPr>
                                  <w:tcW w:w="4800" w:type="dxa"/>
                                  <w:tcBorders>
                                    <w:top w:val="single" w:sz="4" w:space="0" w:color="000000"/>
                                    <w:left w:val="single" w:sz="4" w:space="0" w:color="030303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3A032F41" w14:textId="77777777" w:rsidR="005513D0" w:rsidRDefault="005513D0">
                                  <w:pPr>
                                    <w:tabs>
                                      <w:tab w:val="left" w:pos="1420"/>
                                    </w:tabs>
                                    <w:spacing w:before="15" w:after="0" w:line="240" w:lineRule="auto"/>
                                    <w:ind w:left="511" w:right="-20"/>
                                    <w:rPr>
                                      <w:rFonts w:ascii="Arial" w:eastAsia="Arial" w:hAnsi="Arial" w:cs="Arial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color w:val="444442"/>
                                      <w:w w:val="199"/>
                                      <w:sz w:val="14"/>
                                      <w:szCs w:val="14"/>
                                    </w:rPr>
                                    <w:t>1</w:t>
                                  </w:r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color w:val="444442"/>
                                      <w:sz w:val="14"/>
                                      <w:szCs w:val="14"/>
                                    </w:rPr>
                                    <w:tab/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010101"/>
                                      <w:spacing w:val="8"/>
                                      <w:w w:val="296"/>
                                      <w:position w:val="1"/>
                                      <w:sz w:val="14"/>
                                      <w:szCs w:val="14"/>
                                    </w:rPr>
                                    <w:t>.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181618"/>
                                      <w:position w:val="1"/>
                                      <w:sz w:val="14"/>
                                      <w:szCs w:val="14"/>
                                    </w:rPr>
                                    <w:t>T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181618"/>
                                      <w:spacing w:val="-17"/>
                                      <w:w w:val="101"/>
                                      <w:position w:val="1"/>
                                      <w:sz w:val="14"/>
                                      <w:szCs w:val="14"/>
                                    </w:rPr>
                                    <w:t>o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444442"/>
                                      <w:spacing w:val="-6"/>
                                      <w:w w:val="116"/>
                                      <w:position w:val="1"/>
                                      <w:sz w:val="14"/>
                                      <w:szCs w:val="14"/>
                                    </w:rPr>
                                    <w:t>m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282828"/>
                                      <w:w w:val="94"/>
                                      <w:position w:val="1"/>
                                      <w:sz w:val="14"/>
                                      <w:szCs w:val="14"/>
                                    </w:rPr>
                                    <w:t>a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282828"/>
                                      <w:spacing w:val="-7"/>
                                      <w:position w:val="1"/>
                                      <w:sz w:val="14"/>
                                      <w:szCs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282828"/>
                                      <w:position w:val="1"/>
                                      <w:sz w:val="14"/>
                                      <w:szCs w:val="14"/>
                                    </w:rPr>
                                    <w:t>de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282828"/>
                                      <w:spacing w:val="7"/>
                                      <w:position w:val="1"/>
                                      <w:sz w:val="14"/>
                                      <w:szCs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282828"/>
                                      <w:w w:val="113"/>
                                      <w:position w:val="1"/>
                                      <w:sz w:val="14"/>
                                      <w:szCs w:val="14"/>
                                    </w:rPr>
                                    <w:t>f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282828"/>
                                      <w:spacing w:val="3"/>
                                      <w:w w:val="114"/>
                                      <w:position w:val="1"/>
                                      <w:sz w:val="14"/>
                                      <w:szCs w:val="14"/>
                                    </w:rPr>
                                    <w:t>o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444442"/>
                                      <w:spacing w:val="-7"/>
                                      <w:w w:val="146"/>
                                      <w:position w:val="1"/>
                                      <w:sz w:val="14"/>
                                      <w:szCs w:val="14"/>
                                    </w:rPr>
                                    <w:t>t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282828"/>
                                      <w:w w:val="98"/>
                                      <w:position w:val="1"/>
                                      <w:sz w:val="14"/>
                                      <w:szCs w:val="14"/>
                                    </w:rPr>
                                    <w:t>os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282828"/>
                                      <w:spacing w:val="-5"/>
                                      <w:position w:val="1"/>
                                      <w:sz w:val="14"/>
                                      <w:szCs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282828"/>
                                      <w:position w:val="1"/>
                                      <w:sz w:val="14"/>
                                      <w:szCs w:val="14"/>
                                    </w:rPr>
                                    <w:t>de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282828"/>
                                      <w:spacing w:val="-16"/>
                                      <w:position w:val="1"/>
                                      <w:sz w:val="14"/>
                                      <w:szCs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5B5E59"/>
                                      <w:spacing w:val="5"/>
                                      <w:w w:val="254"/>
                                      <w:position w:val="1"/>
                                      <w:sz w:val="14"/>
                                      <w:szCs w:val="14"/>
                                    </w:rPr>
                                    <w:t>l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282828"/>
                                      <w:w w:val="101"/>
                                      <w:position w:val="1"/>
                                      <w:sz w:val="14"/>
                                      <w:szCs w:val="14"/>
                                    </w:rPr>
                                    <w:t>ugares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282828"/>
                                      <w:spacing w:val="-16"/>
                                      <w:position w:val="1"/>
                                      <w:sz w:val="14"/>
                                      <w:szCs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282828"/>
                                      <w:w w:val="105"/>
                                      <w:position w:val="1"/>
                                      <w:sz w:val="14"/>
                                      <w:szCs w:val="14"/>
                                    </w:rPr>
                                    <w:t>geogra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282828"/>
                                      <w:spacing w:val="-10"/>
                                      <w:w w:val="104"/>
                                      <w:position w:val="1"/>
                                      <w:sz w:val="14"/>
                                      <w:szCs w:val="14"/>
                                    </w:rPr>
                                    <w:t>f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5B5E59"/>
                                      <w:w w:val="254"/>
                                      <w:position w:val="1"/>
                                      <w:sz w:val="14"/>
                                      <w:szCs w:val="14"/>
                                    </w:rPr>
                                    <w:t>i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5B5E59"/>
                                      <w:spacing w:val="-27"/>
                                      <w:position w:val="1"/>
                                      <w:sz w:val="14"/>
                                      <w:szCs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282828"/>
                                      <w:w w:val="101"/>
                                      <w:position w:val="1"/>
                                      <w:sz w:val="14"/>
                                      <w:szCs w:val="14"/>
                                    </w:rPr>
                                    <w:t>cos</w:t>
                                  </w:r>
                                </w:p>
                              </w:tc>
                              <w:tc>
                                <w:tcPr>
                                  <w:tcW w:w="1080" w:type="dxa"/>
                                  <w:gridSpan w:val="2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nil"/>
                                  </w:tcBorders>
                                </w:tcPr>
                                <w:p w14:paraId="2738ADAD" w14:textId="77777777" w:rsidR="005513D0" w:rsidRDefault="005513D0">
                                  <w:pPr>
                                    <w:spacing w:before="26" w:after="0" w:line="240" w:lineRule="auto"/>
                                    <w:ind w:left="470" w:right="439"/>
                                    <w:jc w:val="center"/>
                                    <w:rPr>
                                      <w:rFonts w:ascii="Times New Roman" w:eastAsia="Times New Roman" w:hAnsi="Times New Roman" w:cs="Times New Roman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color w:val="282828"/>
                                      <w:w w:val="119"/>
                                      <w:sz w:val="14"/>
                                      <w:szCs w:val="14"/>
                                    </w:rPr>
                                    <w:t>2</w:t>
                                  </w:r>
                                </w:p>
                              </w:tc>
                            </w:tr>
                            <w:tr w:rsidR="005513D0" w14:paraId="319C1BD6" w14:textId="77777777">
                              <w:trPr>
                                <w:trHeight w:hRule="exact" w:val="428"/>
                              </w:trPr>
                              <w:tc>
                                <w:tcPr>
                                  <w:tcW w:w="3715" w:type="dxa"/>
                                  <w:tcBorders>
                                    <w:top w:val="single" w:sz="4" w:space="0" w:color="000000"/>
                                    <w:left w:val="single" w:sz="4" w:space="0" w:color="030303"/>
                                    <w:bottom w:val="single" w:sz="4" w:space="0" w:color="000000"/>
                                    <w:right w:val="single" w:sz="4" w:space="0" w:color="030303"/>
                                  </w:tcBorders>
                                </w:tcPr>
                                <w:p w14:paraId="6D89CF3F" w14:textId="77777777" w:rsidR="005513D0" w:rsidRDefault="005513D0">
                                  <w:pPr>
                                    <w:spacing w:before="77" w:after="0" w:line="240" w:lineRule="auto"/>
                                    <w:ind w:left="31" w:right="-20"/>
                                    <w:rPr>
                                      <w:rFonts w:ascii="Arial" w:eastAsia="Arial" w:hAnsi="Arial" w:cs="Arial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Arial" w:eastAsia="Arial" w:hAnsi="Arial" w:cs="Arial"/>
                                      <w:color w:val="010101"/>
                                      <w:sz w:val="14"/>
                                      <w:szCs w:val="14"/>
                                    </w:rPr>
                                    <w:t>.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010101"/>
                                      <w:spacing w:val="-10"/>
                                      <w:sz w:val="14"/>
                                      <w:szCs w:val="14"/>
                                    </w:rPr>
                                    <w:t>.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010101"/>
                                      <w:spacing w:val="-34"/>
                                      <w:sz w:val="14"/>
                                      <w:szCs w:val="14"/>
                                    </w:rPr>
                                    <w:t>: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010101"/>
                                      <w:sz w:val="14"/>
                                      <w:szCs w:val="14"/>
                                    </w:rPr>
                                    <w:t xml:space="preserve">.  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010101"/>
                                      <w:w w:val="123"/>
                                      <w:sz w:val="14"/>
                                      <w:szCs w:val="14"/>
                                    </w:rPr>
                                    <w:t>.'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010101"/>
                                      <w:spacing w:val="-11"/>
                                      <w:w w:val="124"/>
                                      <w:sz w:val="14"/>
                                      <w:szCs w:val="14"/>
                                    </w:rPr>
                                    <w:t>?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282828"/>
                                      <w:spacing w:val="-54"/>
                                      <w:w w:val="81"/>
                                      <w:sz w:val="14"/>
                                      <w:szCs w:val="14"/>
                                    </w:rPr>
                                    <w:t>1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010101"/>
                                      <w:spacing w:val="-2"/>
                                      <w:w w:val="123"/>
                                      <w:sz w:val="14"/>
                                      <w:szCs w:val="14"/>
                                    </w:rPr>
                                    <w:t>.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282828"/>
                                      <w:spacing w:val="-1"/>
                                      <w:w w:val="80"/>
                                      <w:sz w:val="14"/>
                                      <w:szCs w:val="14"/>
                                    </w:rPr>
                                    <w:t>!</w:t>
                                  </w:r>
                                  <w:proofErr w:type="gramStart"/>
                                  <w:r>
                                    <w:rPr>
                                      <w:rFonts w:ascii="Arial" w:eastAsia="Arial" w:hAnsi="Arial" w:cs="Arial"/>
                                      <w:color w:val="282828"/>
                                      <w:spacing w:val="-29"/>
                                      <w:w w:val="56"/>
                                      <w:sz w:val="14"/>
                                      <w:szCs w:val="14"/>
                                    </w:rPr>
                                    <w:t>1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010101"/>
                                      <w:w w:val="122"/>
                                      <w:sz w:val="14"/>
                                      <w:szCs w:val="14"/>
                                    </w:rPr>
                                    <w:t>.'?.</w:t>
                                  </w:r>
                                  <w:proofErr w:type="gramEnd"/>
                                  <w:r>
                                    <w:rPr>
                                      <w:rFonts w:ascii="Arial" w:eastAsia="Arial" w:hAnsi="Arial" w:cs="Arial"/>
                                      <w:color w:val="010101"/>
                                      <w:sz w:val="14"/>
                                      <w:szCs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010101"/>
                                      <w:spacing w:val="18"/>
                                      <w:sz w:val="14"/>
                                      <w:szCs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010101"/>
                                      <w:sz w:val="14"/>
                                      <w:szCs w:val="14"/>
                                    </w:rPr>
                                    <w:t>-</w:t>
                                  </w:r>
                                  <w:proofErr w:type="gramStart"/>
                                  <w:r>
                                    <w:rPr>
                                      <w:rFonts w:ascii="Arial" w:eastAsia="Arial" w:hAnsi="Arial" w:cs="Arial"/>
                                      <w:color w:val="010101"/>
                                      <w:sz w:val="14"/>
                                      <w:szCs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010101"/>
                                      <w:spacing w:val="29"/>
                                      <w:sz w:val="14"/>
                                      <w:szCs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010101"/>
                                      <w:spacing w:val="-3"/>
                                      <w:w w:val="122"/>
                                      <w:sz w:val="14"/>
                                      <w:szCs w:val="14"/>
                                    </w:rPr>
                                    <w:t>!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010101"/>
                                      <w:spacing w:val="-28"/>
                                      <w:w w:val="123"/>
                                      <w:sz w:val="14"/>
                                      <w:szCs w:val="14"/>
                                    </w:rPr>
                                    <w:t>l</w:t>
                                  </w:r>
                                  <w:proofErr w:type="gramEnd"/>
                                  <w:r>
                                    <w:rPr>
                                      <w:rFonts w:ascii="Arial" w:eastAsia="Arial" w:hAnsi="Arial" w:cs="Arial"/>
                                      <w:color w:val="282828"/>
                                      <w:w w:val="190"/>
                                      <w:sz w:val="14"/>
                                      <w:szCs w:val="14"/>
                                    </w:rPr>
                                    <w:t>!</w:t>
                                  </w:r>
                                  <w:r w:rsidRPr="00645533">
                                    <w:rPr>
                                      <w:rFonts w:ascii="Arial" w:eastAsia="Arial" w:hAnsi="Arial" w:cs="Arial"/>
                                      <w:color w:val="010101"/>
                                      <w:spacing w:val="-18"/>
                                      <w:w w:val="82"/>
                                      <w:sz w:val="14"/>
                                      <w:szCs w:val="14"/>
                                      <w14:shadow w14:blurRad="0" w14:dist="25400" w14:dir="2700000" w14:sx="0" w14:sy="0" w14:kx="0" w14:ky="0" w14:algn="none">
                                        <w14:srgbClr w14:val="000000">
                                          <w14:alpha w14:val="50000"/>
                                        </w14:srgbClr>
                                      </w14:shadow>
                                      <w14:textOutline w14:w="9525" w14:cap="flat" w14:cmpd="sng" w14:algn="ctr">
                                        <w14:solidFill>
                                          <w14:schemeClr w14:val="bg1">
                                            <w14:alpha w14:val="50000"/>
                                            <w14:lumMod w14:val="75000"/>
                                          </w14:schemeClr>
                                        </w14:solidFill>
                                        <w14:prstDash w14:val="solid"/>
                                        <w14:round/>
                                      </w14:textOutline>
                                    </w:rPr>
                                    <w:t>-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010101"/>
                                      <w:w w:val="95"/>
                                      <w:sz w:val="14"/>
                                      <w:szCs w:val="14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010101"/>
                                      <w:spacing w:val="-2"/>
                                      <w:sz w:val="14"/>
                                      <w:szCs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010101"/>
                                      <w:spacing w:val="-2"/>
                                      <w:w w:val="95"/>
                                      <w:sz w:val="14"/>
                                      <w:szCs w:val="14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010101"/>
                                      <w:spacing w:val="-24"/>
                                      <w:w w:val="95"/>
                                      <w:sz w:val="14"/>
                                      <w:szCs w:val="14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010101"/>
                                      <w:spacing w:val="-9"/>
                                      <w:w w:val="82"/>
                                      <w:sz w:val="14"/>
                                      <w:szCs w:val="14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010101"/>
                                      <w:w w:val="232"/>
                                      <w:sz w:val="14"/>
                                      <w:szCs w:val="14"/>
                                    </w:rPr>
                                    <w:t>.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010101"/>
                                      <w:w w:val="108"/>
                                      <w:sz w:val="14"/>
                                      <w:szCs w:val="14"/>
                                    </w:rPr>
                                    <w:t>.....................................</w:t>
                                  </w:r>
                                </w:p>
                                <w:p w14:paraId="5AE0A895" w14:textId="77777777" w:rsidR="005513D0" w:rsidRDefault="005513D0">
                                  <w:pPr>
                                    <w:spacing w:after="0" w:line="157" w:lineRule="exact"/>
                                    <w:ind w:left="271" w:right="-20"/>
                                    <w:rPr>
                                      <w:rFonts w:ascii="Arial" w:eastAsia="Arial" w:hAnsi="Arial" w:cs="Arial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Arial" w:eastAsia="Arial" w:hAnsi="Arial" w:cs="Arial"/>
                                      <w:color w:val="181618"/>
                                      <w:spacing w:val="-6"/>
                                      <w:w w:val="110"/>
                                      <w:sz w:val="14"/>
                                      <w:szCs w:val="14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444442"/>
                                      <w:spacing w:val="-19"/>
                                      <w:w w:val="113"/>
                                      <w:sz w:val="14"/>
                                      <w:szCs w:val="14"/>
                                    </w:rPr>
                                    <w:t>D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5B5E59"/>
                                      <w:w w:val="254"/>
                                      <w:sz w:val="14"/>
                                      <w:szCs w:val="14"/>
                                    </w:rPr>
                                    <w:t>i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5B5E59"/>
                                      <w:spacing w:val="-25"/>
                                      <w:sz w:val="14"/>
                                      <w:szCs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282828"/>
                                      <w:sz w:val="14"/>
                                      <w:szCs w:val="14"/>
                                    </w:rPr>
                                    <w:t>s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282828"/>
                                      <w:spacing w:val="-5"/>
                                      <w:sz w:val="14"/>
                                      <w:szCs w:val="14"/>
                                    </w:rPr>
                                    <w:t>e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444442"/>
                                      <w:spacing w:val="-8"/>
                                      <w:sz w:val="14"/>
                                      <w:szCs w:val="14"/>
                                    </w:rPr>
                                    <w:t>ñ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282828"/>
                                      <w:sz w:val="14"/>
                                      <w:szCs w:val="14"/>
                                    </w:rPr>
                                    <w:t>o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282828"/>
                                      <w:spacing w:val="15"/>
                                      <w:sz w:val="14"/>
                                      <w:szCs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282828"/>
                                      <w:w w:val="108"/>
                                      <w:sz w:val="14"/>
                                      <w:szCs w:val="14"/>
                                    </w:rPr>
                                    <w:t>de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282828"/>
                                      <w:spacing w:val="-29"/>
                                      <w:sz w:val="14"/>
                                      <w:szCs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5B5E59"/>
                                      <w:spacing w:val="5"/>
                                      <w:w w:val="254"/>
                                      <w:sz w:val="14"/>
                                      <w:szCs w:val="14"/>
                                    </w:rPr>
                                    <w:t>i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282828"/>
                                      <w:spacing w:val="-6"/>
                                      <w:w w:val="124"/>
                                      <w:sz w:val="14"/>
                                      <w:szCs w:val="14"/>
                                    </w:rPr>
                                    <w:t>n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444442"/>
                                      <w:spacing w:val="-8"/>
                                      <w:w w:val="146"/>
                                      <w:sz w:val="14"/>
                                      <w:szCs w:val="14"/>
                                    </w:rPr>
                                    <w:t>t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282828"/>
                                      <w:w w:val="102"/>
                                      <w:sz w:val="14"/>
                                      <w:szCs w:val="14"/>
                                    </w:rPr>
                                    <w:t>erfa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282828"/>
                                      <w:w w:val="103"/>
                                      <w:sz w:val="14"/>
                                      <w:szCs w:val="14"/>
                                    </w:rPr>
                                    <w:t>z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282828"/>
                                      <w:spacing w:val="-3"/>
                                      <w:sz w:val="14"/>
                                      <w:szCs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282828"/>
                                      <w:w w:val="98"/>
                                      <w:sz w:val="14"/>
                                      <w:szCs w:val="14"/>
                                    </w:rPr>
                                    <w:t>gr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282828"/>
                                      <w:spacing w:val="4"/>
                                      <w:w w:val="98"/>
                                      <w:sz w:val="14"/>
                                      <w:szCs w:val="14"/>
                                    </w:rPr>
                                    <w:t>a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444442"/>
                                      <w:w w:val="140"/>
                                      <w:sz w:val="14"/>
                                      <w:szCs w:val="14"/>
                                    </w:rPr>
                                    <w:t>f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444442"/>
                                      <w:spacing w:val="-9"/>
                                      <w:w w:val="141"/>
                                      <w:sz w:val="14"/>
                                      <w:szCs w:val="14"/>
                                    </w:rPr>
                                    <w:t>i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282828"/>
                                      <w:w w:val="92"/>
                                      <w:sz w:val="14"/>
                                      <w:szCs w:val="14"/>
                                    </w:rPr>
                                    <w:t>ca</w:t>
                                  </w:r>
                                </w:p>
                              </w:tc>
                              <w:tc>
                                <w:tcPr>
                                  <w:tcW w:w="4800" w:type="dxa"/>
                                  <w:tcBorders>
                                    <w:top w:val="single" w:sz="4" w:space="0" w:color="000000"/>
                                    <w:left w:val="single" w:sz="4" w:space="0" w:color="030303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77B05057" w14:textId="77777777" w:rsidR="005513D0" w:rsidRDefault="005513D0">
                                  <w:pPr>
                                    <w:spacing w:after="0" w:line="251" w:lineRule="exact"/>
                                    <w:ind w:left="21" w:right="-20"/>
                                    <w:rPr>
                                      <w:rFonts w:ascii="Times New Roman" w:eastAsia="Times New Roman" w:hAnsi="Times New Roman" w:cs="Times New Roman"/>
                                      <w:sz w:val="21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ascii="Arial" w:eastAsia="Arial" w:hAnsi="Arial" w:cs="Arial"/>
                                      <w:color w:val="010101"/>
                                      <w:w w:val="60"/>
                                      <w:position w:val="-1"/>
                                      <w:sz w:val="27"/>
                                      <w:szCs w:val="27"/>
                                    </w:rPr>
                                    <w:t>.........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010101"/>
                                      <w:spacing w:val="-35"/>
                                      <w:w w:val="60"/>
                                      <w:position w:val="-1"/>
                                      <w:sz w:val="27"/>
                                      <w:szCs w:val="27"/>
                                    </w:rPr>
                                    <w:t>.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010101"/>
                                      <w:spacing w:val="-26"/>
                                      <w:w w:val="57"/>
                                      <w:position w:val="-1"/>
                                      <w:sz w:val="27"/>
                                      <w:szCs w:val="27"/>
                                    </w:rPr>
                                    <w:t>.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010101"/>
                                      <w:spacing w:val="-38"/>
                                      <w:w w:val="60"/>
                                      <w:position w:val="-1"/>
                                      <w:sz w:val="27"/>
                                      <w:szCs w:val="27"/>
                                    </w:rPr>
                                    <w:t>.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010101"/>
                                      <w:w w:val="57"/>
                                      <w:position w:val="-1"/>
                                      <w:sz w:val="27"/>
                                      <w:szCs w:val="27"/>
                                    </w:rPr>
                                    <w:t>........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010101"/>
                                      <w:spacing w:val="-54"/>
                                      <w:w w:val="57"/>
                                      <w:position w:val="-1"/>
                                      <w:sz w:val="27"/>
                                      <w:szCs w:val="27"/>
                                    </w:rPr>
                                    <w:t>.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010101"/>
                                      <w:w w:val="80"/>
                                      <w:position w:val="-1"/>
                                      <w:sz w:val="27"/>
                                      <w:szCs w:val="27"/>
                                    </w:rPr>
                                    <w:t>l..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010101"/>
                                      <w:spacing w:val="-47"/>
                                      <w:w w:val="80"/>
                                      <w:position w:val="-1"/>
                                      <w:sz w:val="27"/>
                                      <w:szCs w:val="27"/>
                                    </w:rPr>
                                    <w:t>.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010101"/>
                                      <w:w w:val="61"/>
                                      <w:position w:val="-1"/>
                                      <w:sz w:val="27"/>
                                      <w:szCs w:val="27"/>
                                    </w:rPr>
                                    <w:t>......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010101"/>
                                      <w:position w:val="-1"/>
                                      <w:sz w:val="27"/>
                                      <w:szCs w:val="27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010101"/>
                                      <w:spacing w:val="14"/>
                                      <w:position w:val="-1"/>
                                      <w:sz w:val="27"/>
                                      <w:szCs w:val="27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010101"/>
                                      <w:spacing w:val="-4"/>
                                      <w:w w:val="371"/>
                                      <w:position w:val="-1"/>
                                      <w:sz w:val="14"/>
                                      <w:szCs w:val="14"/>
                                    </w:rPr>
                                    <w:t>: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282828"/>
                                      <w:w w:val="111"/>
                                      <w:position w:val="-1"/>
                                      <w:sz w:val="14"/>
                                      <w:szCs w:val="14"/>
                                    </w:rPr>
                                    <w:t>g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282828"/>
                                      <w:spacing w:val="-51"/>
                                      <w:w w:val="111"/>
                                      <w:position w:val="-1"/>
                                      <w:sz w:val="14"/>
                                      <w:szCs w:val="14"/>
                                    </w:rPr>
                                    <w:t>_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5B5E59"/>
                                      <w:spacing w:val="-15"/>
                                      <w:w w:val="254"/>
                                      <w:position w:val="-1"/>
                                      <w:sz w:val="14"/>
                                      <w:szCs w:val="14"/>
                                    </w:rPr>
                                    <w:t>i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010101"/>
                                      <w:w w:val="81"/>
                                      <w:position w:val="-1"/>
                                      <w:sz w:val="14"/>
                                      <w:szCs w:val="14"/>
                                    </w:rPr>
                                    <w:t>_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010101"/>
                                      <w:position w:val="-1"/>
                                      <w:sz w:val="14"/>
                                      <w:szCs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010101"/>
                                      <w:spacing w:val="-15"/>
                                      <w:position w:val="-1"/>
                                      <w:sz w:val="14"/>
                                      <w:szCs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282828"/>
                                      <w:w w:val="160"/>
                                      <w:position w:val="-1"/>
                                      <w:sz w:val="14"/>
                                      <w:szCs w:val="14"/>
                                    </w:rPr>
                                    <w:t>!: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010101"/>
                                      <w:spacing w:val="-15"/>
                                      <w:w w:val="137"/>
                                      <w:position w:val="-1"/>
                                      <w:sz w:val="14"/>
                                      <w:szCs w:val="14"/>
                                    </w:rPr>
                                    <w:t>.</w:t>
                                  </w:r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color w:val="010101"/>
                                      <w:spacing w:val="-43"/>
                                      <w:w w:val="138"/>
                                      <w:position w:val="-1"/>
                                      <w:sz w:val="21"/>
                                      <w:szCs w:val="21"/>
                                    </w:rPr>
                                    <w:t>.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010101"/>
                                      <w:spacing w:val="-30"/>
                                      <w:w w:val="137"/>
                                      <w:position w:val="-1"/>
                                      <w:sz w:val="14"/>
                                      <w:szCs w:val="14"/>
                                    </w:rPr>
                                    <w:t>.</w:t>
                                  </w:r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color w:val="010101"/>
                                      <w:spacing w:val="-19"/>
                                      <w:w w:val="138"/>
                                      <w:position w:val="-1"/>
                                      <w:sz w:val="21"/>
                                      <w:szCs w:val="21"/>
                                    </w:rPr>
                                    <w:t>.</w:t>
                                  </w:r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color w:val="282828"/>
                                      <w:w w:val="111"/>
                                      <w:position w:val="-1"/>
                                      <w:sz w:val="21"/>
                                      <w:szCs w:val="21"/>
                                    </w:rPr>
                                    <w:t>P.</w:t>
                                  </w:r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color w:val="444442"/>
                                      <w:w w:val="136"/>
                                      <w:position w:val="-1"/>
                                      <w:sz w:val="21"/>
                                      <w:szCs w:val="21"/>
                                    </w:rPr>
                                    <w:t>!</w:t>
                                  </w:r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color w:val="444442"/>
                                      <w:spacing w:val="-31"/>
                                      <w:position w:val="-1"/>
                                      <w:sz w:val="21"/>
                                      <w:szCs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color w:val="282828"/>
                                      <w:w w:val="92"/>
                                      <w:position w:val="-1"/>
                                      <w:sz w:val="21"/>
                                      <w:szCs w:val="21"/>
                                    </w:rPr>
                                    <w:t>!"!</w:t>
                                  </w:r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color w:val="010101"/>
                                      <w:w w:val="59"/>
                                      <w:position w:val="-1"/>
                                      <w:sz w:val="21"/>
                                      <w:szCs w:val="21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color w:val="010101"/>
                                      <w:position w:val="-1"/>
                                      <w:sz w:val="21"/>
                                      <w:szCs w:val="21"/>
                                    </w:rPr>
                                    <w:t xml:space="preserve">  </w:t>
                                  </w:r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color w:val="010101"/>
                                      <w:spacing w:val="17"/>
                                      <w:position w:val="-1"/>
                                      <w:sz w:val="21"/>
                                      <w:szCs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color w:val="282828"/>
                                      <w:w w:val="113"/>
                                      <w:position w:val="-1"/>
                                      <w:sz w:val="21"/>
                                      <w:szCs w:val="21"/>
                                    </w:rPr>
                                    <w:t>1</w:t>
                                  </w:r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color w:val="282828"/>
                                      <w:spacing w:val="-37"/>
                                      <w:w w:val="113"/>
                                      <w:position w:val="-1"/>
                                      <w:sz w:val="21"/>
                                      <w:szCs w:val="21"/>
                                    </w:rPr>
                                    <w:t>!</w:t>
                                  </w:r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color w:val="444442"/>
                                      <w:spacing w:val="-44"/>
                                      <w:w w:val="113"/>
                                      <w:position w:val="-1"/>
                                      <w:sz w:val="21"/>
                                      <w:szCs w:val="21"/>
                                    </w:rPr>
                                    <w:t>!</w:t>
                                  </w:r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color w:val="282828"/>
                                      <w:w w:val="113"/>
                                      <w:position w:val="-1"/>
                                      <w:sz w:val="21"/>
                                      <w:szCs w:val="21"/>
                                    </w:rPr>
                                    <w:t>!</w:t>
                                  </w:r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color w:val="282828"/>
                                      <w:spacing w:val="1"/>
                                      <w:w w:val="113"/>
                                      <w:position w:val="-1"/>
                                      <w:sz w:val="21"/>
                                      <w:szCs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color w:val="181618"/>
                                      <w:position w:val="-1"/>
                                      <w:sz w:val="21"/>
                                      <w:szCs w:val="21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color w:val="181618"/>
                                      <w:spacing w:val="-10"/>
                                      <w:position w:val="-1"/>
                                      <w:sz w:val="21"/>
                                      <w:szCs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color w:val="181618"/>
                                      <w:position w:val="-1"/>
                                      <w:sz w:val="21"/>
                                      <w:szCs w:val="21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color w:val="181618"/>
                                      <w:spacing w:val="-10"/>
                                      <w:position w:val="-1"/>
                                      <w:sz w:val="21"/>
                                      <w:szCs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color w:val="181618"/>
                                      <w:position w:val="-1"/>
                                      <w:sz w:val="21"/>
                                      <w:szCs w:val="21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color w:val="181618"/>
                                      <w:spacing w:val="-10"/>
                                      <w:position w:val="-1"/>
                                      <w:sz w:val="21"/>
                                      <w:szCs w:val="2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color w:val="181618"/>
                                      <w:spacing w:val="-11"/>
                                      <w:w w:val="92"/>
                                      <w:position w:val="-1"/>
                                      <w:sz w:val="21"/>
                                      <w:szCs w:val="21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color w:val="444442"/>
                                      <w:spacing w:val="-26"/>
                                      <w:w w:val="181"/>
                                      <w:position w:val="-1"/>
                                      <w:sz w:val="21"/>
                                      <w:szCs w:val="21"/>
                                    </w:rPr>
                                    <w:t>!</w:t>
                                  </w:r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color w:val="010101"/>
                                      <w:spacing w:val="-13"/>
                                      <w:w w:val="138"/>
                                      <w:position w:val="-1"/>
                                      <w:sz w:val="21"/>
                                      <w:szCs w:val="21"/>
                                    </w:rPr>
                                    <w:t>.</w:t>
                                  </w:r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color w:val="5B5E59"/>
                                      <w:spacing w:val="-24"/>
                                      <w:w w:val="136"/>
                                      <w:position w:val="-1"/>
                                      <w:sz w:val="21"/>
                                      <w:szCs w:val="21"/>
                                    </w:rPr>
                                    <w:t>!</w:t>
                                  </w:r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color w:val="010101"/>
                                      <w:w w:val="90"/>
                                      <w:position w:val="-1"/>
                                      <w:sz w:val="21"/>
                                      <w:szCs w:val="21"/>
                                    </w:rPr>
                                    <w:t>...</w:t>
                                  </w:r>
                                </w:p>
                                <w:p w14:paraId="42070F3E" w14:textId="77777777" w:rsidR="005513D0" w:rsidRDefault="005513D0">
                                  <w:pPr>
                                    <w:tabs>
                                      <w:tab w:val="left" w:pos="1060"/>
                                      <w:tab w:val="left" w:pos="1480"/>
                                    </w:tabs>
                                    <w:spacing w:after="0" w:line="157" w:lineRule="exact"/>
                                    <w:ind w:left="511" w:right="-20"/>
                                    <w:rPr>
                                      <w:rFonts w:ascii="Arial" w:eastAsia="Arial" w:hAnsi="Arial" w:cs="Arial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Arial" w:eastAsia="Arial" w:hAnsi="Arial" w:cs="Arial"/>
                                      <w:color w:val="282828"/>
                                      <w:sz w:val="15"/>
                                      <w:szCs w:val="15"/>
                                    </w:rPr>
                                    <w:t>2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282828"/>
                                      <w:spacing w:val="-39"/>
                                      <w:sz w:val="15"/>
                                      <w:szCs w:val="15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282828"/>
                                      <w:sz w:val="15"/>
                                      <w:szCs w:val="15"/>
                                    </w:rPr>
                                    <w:tab/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010101"/>
                                      <w:w w:val="158"/>
                                      <w:position w:val="1"/>
                                      <w:sz w:val="15"/>
                                      <w:szCs w:val="15"/>
                                    </w:rPr>
                                    <w:t>i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010101"/>
                                      <w:position w:val="1"/>
                                      <w:sz w:val="15"/>
                                      <w:szCs w:val="15"/>
                                    </w:rPr>
                                    <w:tab/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282828"/>
                                      <w:spacing w:val="-7"/>
                                      <w:w w:val="110"/>
                                      <w:position w:val="1"/>
                                      <w:sz w:val="14"/>
                                      <w:szCs w:val="14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444442"/>
                                      <w:spacing w:val="-3"/>
                                      <w:w w:val="110"/>
                                      <w:position w:val="1"/>
                                      <w:sz w:val="14"/>
                                      <w:szCs w:val="14"/>
                                    </w:rPr>
                                    <w:t>P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282828"/>
                                      <w:spacing w:val="-10"/>
                                      <w:w w:val="110"/>
                                      <w:position w:val="1"/>
                                      <w:sz w:val="14"/>
                                      <w:szCs w:val="14"/>
                                    </w:rPr>
                                    <w:t>r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444442"/>
                                      <w:spacing w:val="-10"/>
                                      <w:w w:val="110"/>
                                      <w:position w:val="1"/>
                                      <w:sz w:val="14"/>
                                      <w:szCs w:val="14"/>
                                    </w:rPr>
                                    <w:t>u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282828"/>
                                      <w:spacing w:val="-5"/>
                                      <w:w w:val="110"/>
                                      <w:position w:val="1"/>
                                      <w:sz w:val="14"/>
                                      <w:szCs w:val="14"/>
                                    </w:rPr>
                                    <w:t>e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444442"/>
                                      <w:spacing w:val="-3"/>
                                      <w:w w:val="110"/>
                                      <w:position w:val="1"/>
                                      <w:sz w:val="14"/>
                                      <w:szCs w:val="14"/>
                                    </w:rPr>
                                    <w:t>b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282828"/>
                                      <w:w w:val="110"/>
                                      <w:position w:val="1"/>
                                      <w:sz w:val="14"/>
                                      <w:szCs w:val="14"/>
                                    </w:rPr>
                                    <w:t>a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282828"/>
                                      <w:spacing w:val="-10"/>
                                      <w:w w:val="110"/>
                                      <w:position w:val="1"/>
                                      <w:sz w:val="14"/>
                                      <w:szCs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282828"/>
                                      <w:position w:val="1"/>
                                      <w:sz w:val="14"/>
                                      <w:szCs w:val="14"/>
                                    </w:rPr>
                                    <w:t>de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282828"/>
                                      <w:spacing w:val="3"/>
                                      <w:position w:val="1"/>
                                      <w:sz w:val="14"/>
                                      <w:szCs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282828"/>
                                      <w:w w:val="107"/>
                                      <w:position w:val="1"/>
                                      <w:sz w:val="14"/>
                                      <w:szCs w:val="14"/>
                                    </w:rPr>
                                    <w:t>c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282828"/>
                                      <w:spacing w:val="-17"/>
                                      <w:w w:val="107"/>
                                      <w:position w:val="1"/>
                                      <w:sz w:val="14"/>
                                      <w:szCs w:val="14"/>
                                    </w:rPr>
                                    <w:t>o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444442"/>
                                      <w:spacing w:val="-9"/>
                                      <w:w w:val="124"/>
                                      <w:position w:val="1"/>
                                      <w:sz w:val="14"/>
                                      <w:szCs w:val="14"/>
                                    </w:rPr>
                                    <w:t>n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282828"/>
                                      <w:spacing w:val="3"/>
                                      <w:w w:val="109"/>
                                      <w:position w:val="1"/>
                                      <w:sz w:val="14"/>
                                      <w:szCs w:val="14"/>
                                    </w:rPr>
                                    <w:t>e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444442"/>
                                      <w:spacing w:val="-4"/>
                                      <w:w w:val="92"/>
                                      <w:position w:val="1"/>
                                      <w:sz w:val="14"/>
                                      <w:szCs w:val="14"/>
                                    </w:rPr>
                                    <w:t>x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5B5E59"/>
                                      <w:w w:val="254"/>
                                      <w:position w:val="1"/>
                                      <w:sz w:val="14"/>
                                      <w:szCs w:val="14"/>
                                    </w:rPr>
                                    <w:t>i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5B5E59"/>
                                      <w:spacing w:val="-25"/>
                                      <w:position w:val="1"/>
                                      <w:sz w:val="14"/>
                                      <w:szCs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282828"/>
                                      <w:spacing w:val="-17"/>
                                      <w:position w:val="1"/>
                                      <w:sz w:val="14"/>
                                      <w:szCs w:val="14"/>
                                    </w:rPr>
                                    <w:t>ó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444442"/>
                                      <w:position w:val="1"/>
                                      <w:sz w:val="14"/>
                                      <w:szCs w:val="14"/>
                                    </w:rPr>
                                    <w:t>n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444442"/>
                                      <w:spacing w:val="21"/>
                                      <w:position w:val="1"/>
                                      <w:sz w:val="14"/>
                                      <w:szCs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282828"/>
                                      <w:position w:val="1"/>
                                      <w:sz w:val="14"/>
                                      <w:szCs w:val="14"/>
                                    </w:rPr>
                                    <w:t>a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282828"/>
                                      <w:spacing w:val="-12"/>
                                      <w:position w:val="1"/>
                                      <w:sz w:val="14"/>
                                      <w:szCs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282828"/>
                                      <w:w w:val="101"/>
                                      <w:position w:val="1"/>
                                      <w:sz w:val="14"/>
                                      <w:szCs w:val="14"/>
                                    </w:rPr>
                                    <w:t>d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282828"/>
                                      <w:spacing w:val="3"/>
                                      <w:w w:val="101"/>
                                      <w:position w:val="1"/>
                                      <w:sz w:val="14"/>
                                      <w:szCs w:val="14"/>
                                    </w:rPr>
                                    <w:t>a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444442"/>
                                      <w:spacing w:val="-7"/>
                                      <w:w w:val="146"/>
                                      <w:position w:val="1"/>
                                      <w:sz w:val="14"/>
                                      <w:szCs w:val="14"/>
                                    </w:rPr>
                                    <w:t>t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282828"/>
                                      <w:w w:val="106"/>
                                      <w:position w:val="1"/>
                                      <w:sz w:val="14"/>
                                      <w:szCs w:val="14"/>
                                    </w:rPr>
                                    <w:t>os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282828"/>
                                      <w:spacing w:val="-16"/>
                                      <w:position w:val="1"/>
                                      <w:sz w:val="14"/>
                                      <w:szCs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444442"/>
                                      <w:w w:val="96"/>
                                      <w:position w:val="1"/>
                                      <w:sz w:val="16"/>
                                      <w:szCs w:val="16"/>
                                    </w:rPr>
                                    <w:t>y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444442"/>
                                      <w:spacing w:val="-19"/>
                                      <w:position w:val="1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282828"/>
                                      <w:position w:val="1"/>
                                      <w:sz w:val="14"/>
                                      <w:szCs w:val="14"/>
                                    </w:rPr>
                                    <w:t>a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282828"/>
                                      <w:spacing w:val="-7"/>
                                      <w:position w:val="1"/>
                                      <w:sz w:val="14"/>
                                      <w:szCs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444442"/>
                                      <w:spacing w:val="1"/>
                                      <w:w w:val="88"/>
                                      <w:position w:val="1"/>
                                      <w:sz w:val="14"/>
                                      <w:szCs w:val="14"/>
                                    </w:rPr>
                                    <w:t>A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444442"/>
                                      <w:spacing w:val="-13"/>
                                      <w:w w:val="133"/>
                                      <w:position w:val="1"/>
                                      <w:sz w:val="14"/>
                                      <w:szCs w:val="14"/>
                                    </w:rPr>
                                    <w:t>p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5B5E59"/>
                                      <w:spacing w:val="-1"/>
                                      <w:w w:val="254"/>
                                      <w:position w:val="1"/>
                                      <w:sz w:val="14"/>
                                      <w:szCs w:val="14"/>
                                    </w:rPr>
                                    <w:t>i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282828"/>
                                      <w:w w:val="108"/>
                                      <w:position w:val="1"/>
                                      <w:sz w:val="14"/>
                                      <w:szCs w:val="14"/>
                                    </w:rPr>
                                    <w:t>de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282828"/>
                                      <w:spacing w:val="-19"/>
                                      <w:position w:val="1"/>
                                      <w:sz w:val="14"/>
                                      <w:szCs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282828"/>
                                      <w:w w:val="109"/>
                                      <w:position w:val="1"/>
                                      <w:sz w:val="14"/>
                                      <w:szCs w:val="14"/>
                                    </w:rPr>
                                    <w:t>goo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282828"/>
                                      <w:spacing w:val="-24"/>
                                      <w:w w:val="109"/>
                                      <w:position w:val="1"/>
                                      <w:sz w:val="14"/>
                                      <w:szCs w:val="14"/>
                                    </w:rPr>
                                    <w:t>g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5B5E59"/>
                                      <w:w w:val="254"/>
                                      <w:position w:val="1"/>
                                      <w:sz w:val="14"/>
                                      <w:szCs w:val="14"/>
                                    </w:rPr>
                                    <w:t>l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5B5E59"/>
                                      <w:spacing w:val="-27"/>
                                      <w:position w:val="1"/>
                                      <w:sz w:val="14"/>
                                      <w:szCs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282828"/>
                                      <w:w w:val="109"/>
                                      <w:position w:val="1"/>
                                      <w:sz w:val="14"/>
                                      <w:szCs w:val="14"/>
                                    </w:rPr>
                                    <w:t>e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282828"/>
                                      <w:spacing w:val="-13"/>
                                      <w:position w:val="1"/>
                                      <w:sz w:val="14"/>
                                      <w:szCs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444442"/>
                                      <w:spacing w:val="-6"/>
                                      <w:w w:val="116"/>
                                      <w:position w:val="1"/>
                                      <w:sz w:val="14"/>
                                      <w:szCs w:val="14"/>
                                    </w:rPr>
                                    <w:t>m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282828"/>
                                      <w:spacing w:val="-4"/>
                                      <w:w w:val="94"/>
                                      <w:position w:val="1"/>
                                      <w:sz w:val="14"/>
                                      <w:szCs w:val="14"/>
                                    </w:rPr>
                                    <w:t>a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444442"/>
                                      <w:w w:val="116"/>
                                      <w:position w:val="1"/>
                                      <w:sz w:val="14"/>
                                      <w:szCs w:val="14"/>
                                    </w:rPr>
                                    <w:t>p</w:t>
                                  </w:r>
                                </w:p>
                              </w:tc>
                              <w:tc>
                                <w:tcPr>
                                  <w:tcW w:w="1080" w:type="dxa"/>
                                  <w:gridSpan w:val="2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nil"/>
                                  </w:tcBorders>
                                </w:tcPr>
                                <w:p w14:paraId="23E09E42" w14:textId="77777777" w:rsidR="005513D0" w:rsidRDefault="005513D0">
                                  <w:pPr>
                                    <w:spacing w:before="53" w:after="0" w:line="215" w:lineRule="exact"/>
                                    <w:ind w:left="7" w:right="-61"/>
                                    <w:jc w:val="center"/>
                                    <w:rPr>
                                      <w:rFonts w:ascii="Times New Roman" w:eastAsia="Times New Roman" w:hAnsi="Times New Roman" w:cs="Times New Roman"/>
                                      <w:sz w:val="20"/>
                                      <w:szCs w:val="20"/>
                                    </w:rPr>
                                  </w:pPr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color w:val="010101"/>
                                      <w:w w:val="65"/>
                                      <w:position w:val="-1"/>
                                      <w:sz w:val="20"/>
                                      <w:szCs w:val="20"/>
                                    </w:rPr>
                                    <w:t>--------</w:t>
                                  </w:r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color w:val="010101"/>
                                      <w:spacing w:val="-12"/>
                                      <w:w w:val="65"/>
                                      <w:position w:val="-1"/>
                                      <w:sz w:val="20"/>
                                      <w:szCs w:val="20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color w:val="010101"/>
                                      <w:w w:val="65"/>
                                      <w:position w:val="-1"/>
                                      <w:sz w:val="20"/>
                                      <w:szCs w:val="20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color w:val="010101"/>
                                      <w:spacing w:val="-6"/>
                                      <w:w w:val="65"/>
                                      <w:position w:val="-1"/>
                                      <w:sz w:val="20"/>
                                      <w:szCs w:val="20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color w:val="010101"/>
                                      <w:w w:val="65"/>
                                      <w:position w:val="-1"/>
                                      <w:sz w:val="20"/>
                                      <w:szCs w:val="20"/>
                                    </w:rPr>
                                    <w:t>-------------</w:t>
                                  </w:r>
                                </w:p>
                                <w:p w14:paraId="7B24108E" w14:textId="77777777" w:rsidR="005513D0" w:rsidRDefault="005513D0">
                                  <w:pPr>
                                    <w:spacing w:after="0" w:line="139" w:lineRule="exact"/>
                                    <w:ind w:left="470" w:right="369"/>
                                    <w:jc w:val="center"/>
                                    <w:rPr>
                                      <w:rFonts w:ascii="Arial" w:eastAsia="Arial" w:hAnsi="Arial" w:cs="Arial"/>
                                      <w:sz w:val="15"/>
                                      <w:szCs w:val="15"/>
                                    </w:rPr>
                                  </w:pPr>
                                  <w:r>
                                    <w:rPr>
                                      <w:rFonts w:ascii="Arial" w:eastAsia="Arial" w:hAnsi="Arial" w:cs="Arial"/>
                                      <w:color w:val="444442"/>
                                      <w:w w:val="184"/>
                                      <w:sz w:val="15"/>
                                      <w:szCs w:val="15"/>
                                    </w:rPr>
                                    <w:t>1</w:t>
                                  </w:r>
                                </w:p>
                              </w:tc>
                            </w:tr>
                            <w:tr w:rsidR="005513D0" w14:paraId="25CFBED1" w14:textId="77777777">
                              <w:trPr>
                                <w:trHeight w:hRule="exact" w:val="209"/>
                              </w:trPr>
                              <w:tc>
                                <w:tcPr>
                                  <w:tcW w:w="3715" w:type="dxa"/>
                                  <w:tcBorders>
                                    <w:top w:val="single" w:sz="4" w:space="0" w:color="000000"/>
                                    <w:left w:val="single" w:sz="4" w:space="0" w:color="030303"/>
                                    <w:bottom w:val="single" w:sz="4" w:space="0" w:color="000000"/>
                                    <w:right w:val="single" w:sz="4" w:space="0" w:color="030303"/>
                                  </w:tcBorders>
                                </w:tcPr>
                                <w:p w14:paraId="4CE4AB25" w14:textId="77777777" w:rsidR="005513D0" w:rsidRDefault="005513D0">
                                  <w:pPr>
                                    <w:spacing w:before="25" w:after="0" w:line="240" w:lineRule="auto"/>
                                    <w:ind w:left="179" w:right="-20"/>
                                    <w:rPr>
                                      <w:rFonts w:ascii="Arial" w:eastAsia="Arial" w:hAnsi="Arial" w:cs="Arial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Arial" w:eastAsia="Arial" w:hAnsi="Arial" w:cs="Arial"/>
                                      <w:color w:val="010101"/>
                                      <w:spacing w:val="-16"/>
                                      <w:w w:val="298"/>
                                      <w:sz w:val="14"/>
                                      <w:szCs w:val="14"/>
                                    </w:rPr>
                                    <w:t>·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282828"/>
                                      <w:w w:val="97"/>
                                      <w:sz w:val="14"/>
                                      <w:szCs w:val="14"/>
                                    </w:rPr>
                                    <w:t>Crea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282828"/>
                                      <w:spacing w:val="-14"/>
                                      <w:w w:val="97"/>
                                      <w:sz w:val="14"/>
                                      <w:szCs w:val="14"/>
                                    </w:rPr>
                                    <w:t>c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5B5E59"/>
                                      <w:w w:val="254"/>
                                      <w:sz w:val="14"/>
                                      <w:szCs w:val="14"/>
                                    </w:rPr>
                                    <w:t>i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5B5E59"/>
                                      <w:spacing w:val="-25"/>
                                      <w:sz w:val="14"/>
                                      <w:szCs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282828"/>
                                      <w:spacing w:val="-4"/>
                                      <w:sz w:val="14"/>
                                      <w:szCs w:val="14"/>
                                    </w:rPr>
                                    <w:t>o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444442"/>
                                      <w:sz w:val="14"/>
                                      <w:szCs w:val="14"/>
                                    </w:rPr>
                                    <w:t>n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444442"/>
                                      <w:spacing w:val="8"/>
                                      <w:sz w:val="14"/>
                                      <w:szCs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282828"/>
                                      <w:sz w:val="14"/>
                                      <w:szCs w:val="14"/>
                                    </w:rPr>
                                    <w:t>de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282828"/>
                                      <w:spacing w:val="-1"/>
                                      <w:sz w:val="14"/>
                                      <w:szCs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282828"/>
                                      <w:sz w:val="14"/>
                                      <w:szCs w:val="14"/>
                                    </w:rPr>
                                    <w:t>p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282828"/>
                                      <w:spacing w:val="-9"/>
                                      <w:sz w:val="14"/>
                                      <w:szCs w:val="14"/>
                                    </w:rPr>
                                    <w:t>r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444442"/>
                                      <w:spacing w:val="-9"/>
                                      <w:sz w:val="14"/>
                                      <w:szCs w:val="14"/>
                                    </w:rPr>
                                    <w:t>u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282828"/>
                                      <w:sz w:val="14"/>
                                      <w:szCs w:val="14"/>
                                    </w:rPr>
                                    <w:t>ebas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282828"/>
                                      <w:spacing w:val="34"/>
                                      <w:sz w:val="14"/>
                                      <w:szCs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282828"/>
                                      <w:sz w:val="14"/>
                                      <w:szCs w:val="14"/>
                                    </w:rPr>
                                    <w:t>de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282828"/>
                                      <w:spacing w:val="3"/>
                                      <w:sz w:val="14"/>
                                      <w:szCs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282828"/>
                                      <w:w w:val="97"/>
                                      <w:sz w:val="14"/>
                                      <w:szCs w:val="14"/>
                                    </w:rPr>
                                    <w:t>ac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282828"/>
                                      <w:spacing w:val="-5"/>
                                      <w:w w:val="97"/>
                                      <w:sz w:val="14"/>
                                      <w:szCs w:val="14"/>
                                    </w:rPr>
                                    <w:t>e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444442"/>
                                      <w:w w:val="128"/>
                                      <w:sz w:val="14"/>
                                      <w:szCs w:val="14"/>
                                    </w:rPr>
                                    <w:t>p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444442"/>
                                      <w:spacing w:val="-8"/>
                                      <w:w w:val="127"/>
                                      <w:sz w:val="14"/>
                                      <w:szCs w:val="14"/>
                                    </w:rPr>
                                    <w:t>t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282828"/>
                                      <w:w w:val="96"/>
                                      <w:sz w:val="14"/>
                                      <w:szCs w:val="14"/>
                                    </w:rPr>
                                    <w:t>a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282828"/>
                                      <w:spacing w:val="-14"/>
                                      <w:w w:val="96"/>
                                      <w:sz w:val="14"/>
                                      <w:szCs w:val="14"/>
                                    </w:rPr>
                                    <w:t>c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5B5E59"/>
                                      <w:w w:val="254"/>
                                      <w:sz w:val="14"/>
                                      <w:szCs w:val="14"/>
                                    </w:rPr>
                                    <w:t>i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5B5E59"/>
                                      <w:spacing w:val="-25"/>
                                      <w:sz w:val="14"/>
                                      <w:szCs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282828"/>
                                      <w:spacing w:val="-17"/>
                                      <w:sz w:val="14"/>
                                      <w:szCs w:val="14"/>
                                    </w:rPr>
                                    <w:t>o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444442"/>
                                      <w:sz w:val="14"/>
                                      <w:szCs w:val="14"/>
                                    </w:rPr>
                                    <w:t>n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444442"/>
                                      <w:spacing w:val="17"/>
                                      <w:sz w:val="14"/>
                                      <w:szCs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5B5E59"/>
                                      <w:spacing w:val="-1"/>
                                      <w:w w:val="126"/>
                                      <w:sz w:val="14"/>
                                      <w:szCs w:val="14"/>
                                    </w:rPr>
                                    <w:t>(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282828"/>
                                      <w:w w:val="84"/>
                                      <w:sz w:val="14"/>
                                      <w:szCs w:val="14"/>
                                    </w:rPr>
                                    <w:t>TO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282828"/>
                                      <w:spacing w:val="-3"/>
                                      <w:w w:val="84"/>
                                      <w:sz w:val="14"/>
                                      <w:szCs w:val="14"/>
                                    </w:rPr>
                                    <w:t>O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444442"/>
                                      <w:w w:val="126"/>
                                      <w:sz w:val="14"/>
                                      <w:szCs w:val="14"/>
                                    </w:rPr>
                                    <w:t>)</w:t>
                                  </w:r>
                                </w:p>
                              </w:tc>
                              <w:tc>
                                <w:tcPr>
                                  <w:tcW w:w="4800" w:type="dxa"/>
                                  <w:tcBorders>
                                    <w:top w:val="single" w:sz="4" w:space="0" w:color="000000"/>
                                    <w:left w:val="single" w:sz="4" w:space="0" w:color="030303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7B869270" w14:textId="77777777" w:rsidR="005513D0" w:rsidRDefault="005513D0">
                                  <w:pPr>
                                    <w:tabs>
                                      <w:tab w:val="left" w:pos="1220"/>
                                    </w:tabs>
                                    <w:spacing w:before="25" w:after="0" w:line="240" w:lineRule="auto"/>
                                    <w:ind w:left="511" w:right="-20"/>
                                    <w:rPr>
                                      <w:rFonts w:ascii="Arial" w:eastAsia="Arial" w:hAnsi="Arial" w:cs="Arial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color w:val="282828"/>
                                      <w:sz w:val="14"/>
                                      <w:szCs w:val="14"/>
                                    </w:rPr>
                                    <w:t>2</w:t>
                                  </w:r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color w:val="282828"/>
                                      <w:spacing w:val="-22"/>
                                      <w:sz w:val="14"/>
                                      <w:szCs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color w:val="282828"/>
                                      <w:sz w:val="14"/>
                                      <w:szCs w:val="14"/>
                                    </w:rPr>
                                    <w:tab/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010101"/>
                                      <w:w w:val="108"/>
                                      <w:sz w:val="14"/>
                                      <w:szCs w:val="14"/>
                                    </w:rPr>
                                    <w:t>·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010101"/>
                                      <w:spacing w:val="-20"/>
                                      <w:w w:val="107"/>
                                      <w:sz w:val="14"/>
                                      <w:szCs w:val="14"/>
                                    </w:rPr>
                                    <w:t>E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444442"/>
                                      <w:spacing w:val="-10"/>
                                      <w:w w:val="121"/>
                                      <w:sz w:val="14"/>
                                      <w:szCs w:val="14"/>
                                    </w:rPr>
                                    <w:t>s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282828"/>
                                      <w:w w:val="106"/>
                                      <w:sz w:val="14"/>
                                      <w:szCs w:val="14"/>
                                    </w:rPr>
                                    <w:t>tabilizacion</w:t>
                                  </w:r>
                                </w:p>
                              </w:tc>
                              <w:tc>
                                <w:tcPr>
                                  <w:tcW w:w="1080" w:type="dxa"/>
                                  <w:gridSpan w:val="2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nil"/>
                                  </w:tcBorders>
                                </w:tcPr>
                                <w:p w14:paraId="74ACD762" w14:textId="77777777" w:rsidR="005513D0" w:rsidRDefault="005513D0">
                                  <w:pPr>
                                    <w:spacing w:before="31" w:after="0" w:line="167" w:lineRule="exact"/>
                                    <w:ind w:left="428" w:right="388"/>
                                    <w:jc w:val="center"/>
                                    <w:rPr>
                                      <w:rFonts w:ascii="Courier New" w:eastAsia="Courier New" w:hAnsi="Courier New" w:cs="Courier New"/>
                                      <w:sz w:val="15"/>
                                      <w:szCs w:val="15"/>
                                    </w:rPr>
                                  </w:pPr>
                                  <w:r>
                                    <w:rPr>
                                      <w:rFonts w:ascii="Courier New" w:eastAsia="Courier New" w:hAnsi="Courier New" w:cs="Courier New"/>
                                      <w:color w:val="282828"/>
                                      <w:w w:val="98"/>
                                      <w:position w:val="1"/>
                                      <w:sz w:val="15"/>
                                      <w:szCs w:val="15"/>
                                    </w:rPr>
                                    <w:t>51</w:t>
                                  </w:r>
                                </w:p>
                              </w:tc>
                            </w:tr>
                            <w:tr w:rsidR="005513D0" w14:paraId="0917780B" w14:textId="77777777">
                              <w:trPr>
                                <w:trHeight w:hRule="exact" w:val="209"/>
                              </w:trPr>
                              <w:tc>
                                <w:tcPr>
                                  <w:tcW w:w="3715" w:type="dxa"/>
                                  <w:tcBorders>
                                    <w:top w:val="single" w:sz="4" w:space="0" w:color="000000"/>
                                    <w:left w:val="single" w:sz="4" w:space="0" w:color="030303"/>
                                    <w:bottom w:val="single" w:sz="4" w:space="0" w:color="000000"/>
                                    <w:right w:val="single" w:sz="4" w:space="0" w:color="030303"/>
                                  </w:tcBorders>
                                </w:tcPr>
                                <w:p w14:paraId="2DD82747" w14:textId="77777777" w:rsidR="005513D0" w:rsidRDefault="005513D0">
                                  <w:pPr>
                                    <w:spacing w:before="25" w:after="0" w:line="240" w:lineRule="auto"/>
                                    <w:ind w:left="173" w:right="-20"/>
                                    <w:rPr>
                                      <w:rFonts w:ascii="Arial" w:eastAsia="Arial" w:hAnsi="Arial" w:cs="Arial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Arial" w:eastAsia="Arial" w:hAnsi="Arial" w:cs="Arial"/>
                                      <w:color w:val="181618"/>
                                      <w:spacing w:val="-36"/>
                                      <w:w w:val="298"/>
                                      <w:sz w:val="14"/>
                                      <w:szCs w:val="14"/>
                                    </w:rPr>
                                    <w:t>·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5B5E59"/>
                                      <w:spacing w:val="4"/>
                                      <w:w w:val="254"/>
                                      <w:sz w:val="14"/>
                                      <w:szCs w:val="14"/>
                                    </w:rPr>
                                    <w:t>l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444442"/>
                                      <w:w w:val="110"/>
                                      <w:sz w:val="14"/>
                                      <w:szCs w:val="14"/>
                                    </w:rPr>
                                    <w:t>m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444442"/>
                                      <w:spacing w:val="-12"/>
                                      <w:w w:val="110"/>
                                      <w:sz w:val="14"/>
                                      <w:szCs w:val="14"/>
                                    </w:rPr>
                                    <w:t>p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5B5E59"/>
                                      <w:w w:val="254"/>
                                      <w:sz w:val="14"/>
                                      <w:szCs w:val="14"/>
                                    </w:rPr>
                                    <w:t>l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5B5E59"/>
                                      <w:spacing w:val="-27"/>
                                      <w:sz w:val="14"/>
                                      <w:szCs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282828"/>
                                      <w:spacing w:val="-5"/>
                                      <w:w w:val="109"/>
                                      <w:sz w:val="14"/>
                                      <w:szCs w:val="14"/>
                                    </w:rPr>
                                    <w:t>e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444442"/>
                                      <w:spacing w:val="-6"/>
                                      <w:w w:val="116"/>
                                      <w:sz w:val="14"/>
                                      <w:szCs w:val="14"/>
                                    </w:rPr>
                                    <w:t>m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282828"/>
                                      <w:spacing w:val="-5"/>
                                      <w:w w:val="109"/>
                                      <w:sz w:val="14"/>
                                      <w:szCs w:val="14"/>
                                    </w:rPr>
                                    <w:t>e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444442"/>
                                      <w:w w:val="128"/>
                                      <w:sz w:val="14"/>
                                      <w:szCs w:val="14"/>
                                    </w:rPr>
                                    <w:t>n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444442"/>
                                      <w:spacing w:val="-8"/>
                                      <w:w w:val="127"/>
                                      <w:sz w:val="14"/>
                                      <w:szCs w:val="14"/>
                                    </w:rPr>
                                    <w:t>t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282828"/>
                                      <w:w w:val="96"/>
                                      <w:sz w:val="14"/>
                                      <w:szCs w:val="14"/>
                                    </w:rPr>
                                    <w:t>a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282828"/>
                                      <w:spacing w:val="-14"/>
                                      <w:w w:val="96"/>
                                      <w:sz w:val="14"/>
                                      <w:szCs w:val="14"/>
                                    </w:rPr>
                                    <w:t>c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5B5E59"/>
                                      <w:w w:val="254"/>
                                      <w:sz w:val="14"/>
                                      <w:szCs w:val="14"/>
                                    </w:rPr>
                                    <w:t>i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5B5E59"/>
                                      <w:spacing w:val="-25"/>
                                      <w:sz w:val="14"/>
                                      <w:szCs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282828"/>
                                      <w:spacing w:val="-17"/>
                                      <w:sz w:val="14"/>
                                      <w:szCs w:val="14"/>
                                    </w:rPr>
                                    <w:t>o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444442"/>
                                      <w:sz w:val="14"/>
                                      <w:szCs w:val="14"/>
                                    </w:rPr>
                                    <w:t>n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444442"/>
                                      <w:spacing w:val="21"/>
                                      <w:sz w:val="14"/>
                                      <w:szCs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282828"/>
                                      <w:sz w:val="14"/>
                                      <w:szCs w:val="14"/>
                                    </w:rPr>
                                    <w:t>de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282828"/>
                                      <w:spacing w:val="-6"/>
                                      <w:sz w:val="14"/>
                                      <w:szCs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5B5E59"/>
                                      <w:w w:val="254"/>
                                      <w:sz w:val="14"/>
                                      <w:szCs w:val="14"/>
                                    </w:rPr>
                                    <w:t>l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5B5E59"/>
                                      <w:spacing w:val="-27"/>
                                      <w:sz w:val="14"/>
                                      <w:szCs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282828"/>
                                      <w:spacing w:val="-20"/>
                                      <w:w w:val="94"/>
                                      <w:sz w:val="14"/>
                                      <w:szCs w:val="14"/>
                                    </w:rPr>
                                    <w:t>a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5B5E59"/>
                                      <w:spacing w:val="5"/>
                                      <w:w w:val="254"/>
                                      <w:sz w:val="14"/>
                                      <w:szCs w:val="14"/>
                                    </w:rPr>
                                    <w:t>i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444442"/>
                                      <w:w w:val="118"/>
                                      <w:sz w:val="14"/>
                                      <w:szCs w:val="14"/>
                                    </w:rPr>
                                    <w:t>n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444442"/>
                                      <w:spacing w:val="3"/>
                                      <w:w w:val="117"/>
                                      <w:sz w:val="14"/>
                                      <w:szCs w:val="14"/>
                                    </w:rPr>
                                    <w:t>t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282828"/>
                                      <w:w w:val="102"/>
                                      <w:sz w:val="14"/>
                                      <w:szCs w:val="14"/>
                                    </w:rPr>
                                    <w:t>erfa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282828"/>
                                      <w:w w:val="103"/>
                                      <w:sz w:val="14"/>
                                      <w:szCs w:val="14"/>
                                    </w:rPr>
                                    <w:t>z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282828"/>
                                      <w:spacing w:val="-3"/>
                                      <w:sz w:val="14"/>
                                      <w:szCs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282828"/>
                                      <w:w w:val="104"/>
                                      <w:sz w:val="14"/>
                                      <w:szCs w:val="14"/>
                                    </w:rPr>
                                    <w:t>gra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282828"/>
                                      <w:spacing w:val="-10"/>
                                      <w:w w:val="103"/>
                                      <w:sz w:val="14"/>
                                      <w:szCs w:val="14"/>
                                    </w:rPr>
                                    <w:t>f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5B5E59"/>
                                      <w:w w:val="254"/>
                                      <w:sz w:val="14"/>
                                      <w:szCs w:val="14"/>
                                    </w:rPr>
                                    <w:t>i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5B5E59"/>
                                      <w:spacing w:val="-27"/>
                                      <w:sz w:val="14"/>
                                      <w:szCs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282828"/>
                                      <w:sz w:val="14"/>
                                      <w:szCs w:val="14"/>
                                    </w:rPr>
                                    <w:t>ca</w:t>
                                  </w:r>
                                </w:p>
                              </w:tc>
                              <w:tc>
                                <w:tcPr>
                                  <w:tcW w:w="4800" w:type="dxa"/>
                                  <w:tcBorders>
                                    <w:top w:val="single" w:sz="4" w:space="0" w:color="000000"/>
                                    <w:left w:val="single" w:sz="4" w:space="0" w:color="030303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58678FFB" w14:textId="77777777" w:rsidR="005513D0" w:rsidRDefault="005513D0">
                                  <w:pPr>
                                    <w:tabs>
                                      <w:tab w:val="left" w:pos="1340"/>
                                    </w:tabs>
                                    <w:spacing w:before="15" w:after="0" w:line="240" w:lineRule="auto"/>
                                    <w:ind w:left="511" w:right="-20"/>
                                    <w:rPr>
                                      <w:rFonts w:ascii="Arial" w:eastAsia="Arial" w:hAnsi="Arial" w:cs="Arial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color w:val="282828"/>
                                      <w:sz w:val="14"/>
                                      <w:szCs w:val="14"/>
                                    </w:rPr>
                                    <w:t>2</w:t>
                                  </w:r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color w:val="282828"/>
                                      <w:spacing w:val="-22"/>
                                      <w:sz w:val="14"/>
                                      <w:szCs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color w:val="282828"/>
                                      <w:sz w:val="14"/>
                                      <w:szCs w:val="14"/>
                                    </w:rPr>
                                    <w:tab/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444442"/>
                                      <w:spacing w:val="-14"/>
                                      <w:w w:val="137"/>
                                      <w:position w:val="1"/>
                                      <w:sz w:val="14"/>
                                      <w:szCs w:val="14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5B5E59"/>
                                      <w:spacing w:val="4"/>
                                      <w:w w:val="254"/>
                                      <w:position w:val="1"/>
                                      <w:sz w:val="14"/>
                                      <w:szCs w:val="14"/>
                                    </w:rPr>
                                    <w:t>l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444442"/>
                                      <w:w w:val="128"/>
                                      <w:position w:val="1"/>
                                      <w:sz w:val="14"/>
                                      <w:szCs w:val="14"/>
                                    </w:rPr>
                                    <w:t>n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444442"/>
                                      <w:spacing w:val="-8"/>
                                      <w:w w:val="127"/>
                                      <w:position w:val="1"/>
                                      <w:sz w:val="14"/>
                                      <w:szCs w:val="14"/>
                                    </w:rPr>
                                    <w:t>t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282828"/>
                                      <w:position w:val="1"/>
                                      <w:sz w:val="14"/>
                                      <w:szCs w:val="14"/>
                                    </w:rPr>
                                    <w:t>egra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282828"/>
                                      <w:spacing w:val="-14"/>
                                      <w:position w:val="1"/>
                                      <w:sz w:val="14"/>
                                      <w:szCs w:val="14"/>
                                    </w:rPr>
                                    <w:t>c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5B5E59"/>
                                      <w:w w:val="254"/>
                                      <w:position w:val="1"/>
                                      <w:sz w:val="14"/>
                                      <w:szCs w:val="14"/>
                                    </w:rPr>
                                    <w:t>i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5B5E59"/>
                                      <w:spacing w:val="-25"/>
                                      <w:position w:val="1"/>
                                      <w:sz w:val="14"/>
                                      <w:szCs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282828"/>
                                      <w:spacing w:val="-17"/>
                                      <w:position w:val="1"/>
                                      <w:sz w:val="14"/>
                                      <w:szCs w:val="14"/>
                                    </w:rPr>
                                    <w:t>o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444442"/>
                                      <w:position w:val="1"/>
                                      <w:sz w:val="14"/>
                                      <w:szCs w:val="14"/>
                                    </w:rPr>
                                    <w:t>n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444442"/>
                                      <w:spacing w:val="21"/>
                                      <w:position w:val="1"/>
                                      <w:sz w:val="14"/>
                                      <w:szCs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282828"/>
                                      <w:position w:val="1"/>
                                      <w:sz w:val="14"/>
                                      <w:szCs w:val="14"/>
                                    </w:rPr>
                                    <w:t>de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282828"/>
                                      <w:spacing w:val="-1"/>
                                      <w:position w:val="1"/>
                                      <w:sz w:val="14"/>
                                      <w:szCs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444442"/>
                                      <w:spacing w:val="-5"/>
                                      <w:w w:val="116"/>
                                      <w:position w:val="1"/>
                                      <w:sz w:val="14"/>
                                      <w:szCs w:val="14"/>
                                    </w:rPr>
                                    <w:t>m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282828"/>
                                      <w:w w:val="111"/>
                                      <w:position w:val="1"/>
                                      <w:sz w:val="14"/>
                                      <w:szCs w:val="14"/>
                                    </w:rPr>
                                    <w:t>o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282828"/>
                                      <w:spacing w:val="-11"/>
                                      <w:w w:val="111"/>
                                      <w:position w:val="1"/>
                                      <w:sz w:val="14"/>
                                      <w:szCs w:val="14"/>
                                    </w:rPr>
                                    <w:t>d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444442"/>
                                      <w:spacing w:val="-19"/>
                                      <w:w w:val="124"/>
                                      <w:position w:val="1"/>
                                      <w:sz w:val="14"/>
                                      <w:szCs w:val="14"/>
                                    </w:rPr>
                                    <w:t>u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5B5E59"/>
                                      <w:w w:val="254"/>
                                      <w:position w:val="1"/>
                                      <w:sz w:val="14"/>
                                      <w:szCs w:val="14"/>
                                    </w:rPr>
                                    <w:t>l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5B5E59"/>
                                      <w:spacing w:val="-27"/>
                                      <w:position w:val="1"/>
                                      <w:sz w:val="14"/>
                                      <w:szCs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282828"/>
                                      <w:position w:val="1"/>
                                      <w:sz w:val="14"/>
                                      <w:szCs w:val="14"/>
                                    </w:rPr>
                                    <w:t>es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282828"/>
                                      <w:spacing w:val="-9"/>
                                      <w:position w:val="1"/>
                                      <w:sz w:val="14"/>
                                      <w:szCs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282828"/>
                                      <w:w w:val="108"/>
                                      <w:position w:val="1"/>
                                      <w:sz w:val="14"/>
                                      <w:szCs w:val="14"/>
                                    </w:rPr>
                                    <w:t>d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282828"/>
                                      <w:spacing w:val="-5"/>
                                      <w:w w:val="108"/>
                                      <w:position w:val="1"/>
                                      <w:sz w:val="14"/>
                                      <w:szCs w:val="14"/>
                                    </w:rPr>
                                    <w:t>e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5B5E59"/>
                                      <w:spacing w:val="-1"/>
                                      <w:w w:val="254"/>
                                      <w:position w:val="1"/>
                                      <w:sz w:val="14"/>
                                      <w:szCs w:val="14"/>
                                    </w:rPr>
                                    <w:t>l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181618"/>
                                      <w:spacing w:val="8"/>
                                      <w:w w:val="86"/>
                                      <w:position w:val="1"/>
                                      <w:sz w:val="14"/>
                                      <w:szCs w:val="14"/>
                                    </w:rPr>
                                    <w:t>s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5B5E59"/>
                                      <w:spacing w:val="-16"/>
                                      <w:w w:val="169"/>
                                      <w:position w:val="1"/>
                                      <w:sz w:val="14"/>
                                      <w:szCs w:val="14"/>
                                    </w:rPr>
                                    <w:t>i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282828"/>
                                      <w:spacing w:val="-19"/>
                                      <w:w w:val="104"/>
                                      <w:position w:val="1"/>
                                      <w:sz w:val="14"/>
                                      <w:szCs w:val="14"/>
                                    </w:rPr>
                                    <w:t>s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444442"/>
                                      <w:spacing w:val="-9"/>
                                      <w:w w:val="176"/>
                                      <w:position w:val="1"/>
                                      <w:sz w:val="14"/>
                                      <w:szCs w:val="14"/>
                                    </w:rPr>
                                    <w:t>t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282828"/>
                                      <w:spacing w:val="-5"/>
                                      <w:w w:val="109"/>
                                      <w:position w:val="1"/>
                                      <w:sz w:val="14"/>
                                      <w:szCs w:val="14"/>
                                    </w:rPr>
                                    <w:t>e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444442"/>
                                      <w:spacing w:val="-6"/>
                                      <w:w w:val="116"/>
                                      <w:position w:val="1"/>
                                      <w:sz w:val="14"/>
                                      <w:szCs w:val="14"/>
                                    </w:rPr>
                                    <w:t>m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282828"/>
                                      <w:w w:val="94"/>
                                      <w:position w:val="1"/>
                                      <w:sz w:val="14"/>
                                      <w:szCs w:val="14"/>
                                    </w:rPr>
                                    <w:t>a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282828"/>
                                      <w:spacing w:val="-8"/>
                                      <w:position w:val="1"/>
                                      <w:sz w:val="14"/>
                                      <w:szCs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282828"/>
                                      <w:w w:val="104"/>
                                      <w:position w:val="1"/>
                                      <w:sz w:val="14"/>
                                      <w:szCs w:val="14"/>
                                    </w:rPr>
                                    <w:t>core</w:t>
                                  </w:r>
                                </w:p>
                              </w:tc>
                              <w:tc>
                                <w:tcPr>
                                  <w:tcW w:w="1080" w:type="dxa"/>
                                  <w:gridSpan w:val="2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nil"/>
                                  </w:tcBorders>
                                </w:tcPr>
                                <w:p w14:paraId="180B6B13" w14:textId="77777777" w:rsidR="005513D0" w:rsidRDefault="005513D0">
                                  <w:pPr>
                                    <w:spacing w:before="26" w:after="0" w:line="240" w:lineRule="auto"/>
                                    <w:ind w:left="470" w:right="439"/>
                                    <w:jc w:val="center"/>
                                    <w:rPr>
                                      <w:rFonts w:ascii="Times New Roman" w:eastAsia="Times New Roman" w:hAnsi="Times New Roman" w:cs="Times New Roman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color w:val="282828"/>
                                      <w:w w:val="119"/>
                                      <w:sz w:val="14"/>
                                      <w:szCs w:val="14"/>
                                    </w:rPr>
                                    <w:t>3</w:t>
                                  </w:r>
                                </w:p>
                              </w:tc>
                            </w:tr>
                            <w:tr w:rsidR="005513D0" w14:paraId="0D752D41" w14:textId="77777777">
                              <w:trPr>
                                <w:trHeight w:hRule="exact" w:val="209"/>
                              </w:trPr>
                              <w:tc>
                                <w:tcPr>
                                  <w:tcW w:w="3715" w:type="dxa"/>
                                  <w:tcBorders>
                                    <w:top w:val="single" w:sz="4" w:space="0" w:color="000000"/>
                                    <w:left w:val="single" w:sz="4" w:space="0" w:color="030303"/>
                                    <w:bottom w:val="single" w:sz="4" w:space="0" w:color="000000"/>
                                    <w:right w:val="single" w:sz="4" w:space="0" w:color="030303"/>
                                  </w:tcBorders>
                                </w:tcPr>
                                <w:p w14:paraId="6465040D" w14:textId="77777777" w:rsidR="005513D0" w:rsidRDefault="005513D0">
                                  <w:pPr>
                                    <w:spacing w:before="25" w:after="0" w:line="240" w:lineRule="auto"/>
                                    <w:ind w:left="173" w:right="-20"/>
                                    <w:rPr>
                                      <w:rFonts w:ascii="Arial" w:eastAsia="Arial" w:hAnsi="Arial" w:cs="Arial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Arial" w:eastAsia="Arial" w:hAnsi="Arial" w:cs="Arial"/>
                                      <w:color w:val="010101"/>
                                      <w:spacing w:val="-36"/>
                                      <w:w w:val="298"/>
                                      <w:sz w:val="14"/>
                                      <w:szCs w:val="14"/>
                                    </w:rPr>
                                    <w:t>·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5B5E59"/>
                                      <w:spacing w:val="4"/>
                                      <w:w w:val="254"/>
                                      <w:sz w:val="14"/>
                                      <w:szCs w:val="14"/>
                                    </w:rPr>
                                    <w:t>l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444442"/>
                                      <w:spacing w:val="-10"/>
                                      <w:w w:val="116"/>
                                      <w:sz w:val="14"/>
                                      <w:szCs w:val="14"/>
                                    </w:rPr>
                                    <w:t>m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282828"/>
                                      <w:spacing w:val="-12"/>
                                      <w:w w:val="116"/>
                                      <w:sz w:val="14"/>
                                      <w:szCs w:val="14"/>
                                    </w:rPr>
                                    <w:t>p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5B5E59"/>
                                      <w:w w:val="254"/>
                                      <w:sz w:val="14"/>
                                      <w:szCs w:val="14"/>
                                    </w:rPr>
                                    <w:t>l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5B5E59"/>
                                      <w:spacing w:val="-27"/>
                                      <w:sz w:val="14"/>
                                      <w:szCs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282828"/>
                                      <w:spacing w:val="-5"/>
                                      <w:w w:val="109"/>
                                      <w:sz w:val="14"/>
                                      <w:szCs w:val="14"/>
                                    </w:rPr>
                                    <w:t>e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444442"/>
                                      <w:spacing w:val="-6"/>
                                      <w:w w:val="116"/>
                                      <w:sz w:val="14"/>
                                      <w:szCs w:val="14"/>
                                    </w:rPr>
                                    <w:t>m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282828"/>
                                      <w:spacing w:val="-5"/>
                                      <w:w w:val="109"/>
                                      <w:sz w:val="14"/>
                                      <w:szCs w:val="14"/>
                                    </w:rPr>
                                    <w:t>e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444442"/>
                                      <w:w w:val="128"/>
                                      <w:sz w:val="14"/>
                                      <w:szCs w:val="14"/>
                                    </w:rPr>
                                    <w:t>n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444442"/>
                                      <w:spacing w:val="-8"/>
                                      <w:w w:val="127"/>
                                      <w:sz w:val="14"/>
                                      <w:szCs w:val="14"/>
                                    </w:rPr>
                                    <w:t>t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282828"/>
                                      <w:w w:val="96"/>
                                      <w:sz w:val="14"/>
                                      <w:szCs w:val="14"/>
                                    </w:rPr>
                                    <w:t>a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282828"/>
                                      <w:spacing w:val="-14"/>
                                      <w:w w:val="96"/>
                                      <w:sz w:val="14"/>
                                      <w:szCs w:val="14"/>
                                    </w:rPr>
                                    <w:t>c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5B5E59"/>
                                      <w:w w:val="254"/>
                                      <w:sz w:val="14"/>
                                      <w:szCs w:val="14"/>
                                    </w:rPr>
                                    <w:t>i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5B5E59"/>
                                      <w:spacing w:val="-25"/>
                                      <w:sz w:val="14"/>
                                      <w:szCs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282828"/>
                                      <w:spacing w:val="-4"/>
                                      <w:sz w:val="14"/>
                                      <w:szCs w:val="14"/>
                                    </w:rPr>
                                    <w:t>o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444442"/>
                                      <w:sz w:val="14"/>
                                      <w:szCs w:val="14"/>
                                    </w:rPr>
                                    <w:t>n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444442"/>
                                      <w:spacing w:val="8"/>
                                      <w:sz w:val="14"/>
                                      <w:szCs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282828"/>
                                      <w:sz w:val="14"/>
                                      <w:szCs w:val="14"/>
                                    </w:rPr>
                                    <w:t>de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282828"/>
                                      <w:spacing w:val="3"/>
                                      <w:sz w:val="14"/>
                                      <w:szCs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282828"/>
                                      <w:w w:val="102"/>
                                      <w:sz w:val="14"/>
                                      <w:szCs w:val="14"/>
                                    </w:rPr>
                                    <w:t>cons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282828"/>
                                      <w:spacing w:val="-13"/>
                                      <w:w w:val="102"/>
                                      <w:sz w:val="14"/>
                                      <w:szCs w:val="14"/>
                                    </w:rPr>
                                    <w:t>u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5B5E59"/>
                                      <w:w w:val="254"/>
                                      <w:sz w:val="14"/>
                                      <w:szCs w:val="14"/>
                                    </w:rPr>
                                    <w:t>l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5B5E59"/>
                                      <w:spacing w:val="-22"/>
                                      <w:sz w:val="14"/>
                                      <w:szCs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444442"/>
                                      <w:spacing w:val="-8"/>
                                      <w:w w:val="146"/>
                                      <w:sz w:val="14"/>
                                      <w:szCs w:val="14"/>
                                    </w:rPr>
                                    <w:t>t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282828"/>
                                      <w:w w:val="94"/>
                                      <w:sz w:val="14"/>
                                      <w:szCs w:val="14"/>
                                    </w:rPr>
                                    <w:t>a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282828"/>
                                      <w:spacing w:val="-7"/>
                                      <w:sz w:val="14"/>
                                      <w:szCs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282828"/>
                                      <w:sz w:val="14"/>
                                      <w:szCs w:val="14"/>
                                    </w:rPr>
                                    <w:t>de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282828"/>
                                      <w:spacing w:val="3"/>
                                      <w:sz w:val="14"/>
                                      <w:szCs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282828"/>
                                      <w:w w:val="99"/>
                                      <w:sz w:val="14"/>
                                      <w:szCs w:val="14"/>
                                    </w:rPr>
                                    <w:t>a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282828"/>
                                      <w:spacing w:val="-45"/>
                                      <w:w w:val="99"/>
                                      <w:sz w:val="14"/>
                                      <w:szCs w:val="14"/>
                                    </w:rPr>
                                    <w:t>s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5B5E59"/>
                                      <w:spacing w:val="-7"/>
                                      <w:w w:val="254"/>
                                      <w:sz w:val="14"/>
                                      <w:szCs w:val="14"/>
                                    </w:rPr>
                                    <w:t>i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282828"/>
                                      <w:spacing w:val="-16"/>
                                      <w:w w:val="130"/>
                                      <w:sz w:val="14"/>
                                      <w:szCs w:val="14"/>
                                    </w:rPr>
                                    <w:t>g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444442"/>
                                      <w:spacing w:val="-9"/>
                                      <w:w w:val="124"/>
                                      <w:sz w:val="14"/>
                                      <w:szCs w:val="14"/>
                                    </w:rPr>
                                    <w:t>n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282828"/>
                                      <w:spacing w:val="3"/>
                                      <w:w w:val="94"/>
                                      <w:sz w:val="14"/>
                                      <w:szCs w:val="14"/>
                                    </w:rPr>
                                    <w:t>a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444442"/>
                                      <w:w w:val="119"/>
                                      <w:sz w:val="14"/>
                                      <w:szCs w:val="14"/>
                                    </w:rPr>
                                    <w:t>t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444442"/>
                                      <w:spacing w:val="-13"/>
                                      <w:w w:val="120"/>
                                      <w:sz w:val="14"/>
                                      <w:szCs w:val="14"/>
                                    </w:rPr>
                                    <w:t>u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282828"/>
                                      <w:w w:val="99"/>
                                      <w:sz w:val="14"/>
                                      <w:szCs w:val="14"/>
                                    </w:rPr>
                                    <w:t>ras</w:t>
                                  </w:r>
                                </w:p>
                              </w:tc>
                              <w:tc>
                                <w:tcPr>
                                  <w:tcW w:w="4800" w:type="dxa"/>
                                  <w:tcBorders>
                                    <w:top w:val="single" w:sz="4" w:space="0" w:color="000000"/>
                                    <w:left w:val="single" w:sz="4" w:space="0" w:color="030303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1259608F" w14:textId="77777777" w:rsidR="005513D0" w:rsidRDefault="005513D0">
                                  <w:pPr>
                                    <w:tabs>
                                      <w:tab w:val="left" w:pos="1240"/>
                                    </w:tabs>
                                    <w:spacing w:before="15" w:after="0" w:line="240" w:lineRule="auto"/>
                                    <w:ind w:left="501" w:right="-20"/>
                                    <w:rPr>
                                      <w:rFonts w:ascii="Arial" w:eastAsia="Arial" w:hAnsi="Arial" w:cs="Arial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color w:val="282828"/>
                                      <w:w w:val="135"/>
                                      <w:sz w:val="14"/>
                                      <w:szCs w:val="14"/>
                                    </w:rPr>
                                    <w:t>S</w:t>
                                  </w:r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color w:val="282828"/>
                                      <w:sz w:val="14"/>
                                      <w:szCs w:val="14"/>
                                    </w:rPr>
                                    <w:tab/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010101"/>
                                      <w:spacing w:val="-36"/>
                                      <w:w w:val="298"/>
                                      <w:position w:val="1"/>
                                      <w:sz w:val="14"/>
                                      <w:szCs w:val="14"/>
                                    </w:rPr>
                                    <w:t>·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5B5E59"/>
                                      <w:spacing w:val="4"/>
                                      <w:w w:val="254"/>
                                      <w:position w:val="1"/>
                                      <w:sz w:val="14"/>
                                      <w:szCs w:val="14"/>
                                    </w:rPr>
                                    <w:t>l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444442"/>
                                      <w:w w:val="128"/>
                                      <w:position w:val="1"/>
                                      <w:sz w:val="14"/>
                                      <w:szCs w:val="14"/>
                                    </w:rPr>
                                    <w:t>n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444442"/>
                                      <w:spacing w:val="-8"/>
                                      <w:w w:val="127"/>
                                      <w:position w:val="1"/>
                                      <w:sz w:val="14"/>
                                      <w:szCs w:val="14"/>
                                    </w:rPr>
                                    <w:t>t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282828"/>
                                      <w:position w:val="1"/>
                                      <w:sz w:val="14"/>
                                      <w:szCs w:val="14"/>
                                    </w:rPr>
                                    <w:t>egra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282828"/>
                                      <w:spacing w:val="-14"/>
                                      <w:position w:val="1"/>
                                      <w:sz w:val="14"/>
                                      <w:szCs w:val="14"/>
                                    </w:rPr>
                                    <w:t>c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5B5E59"/>
                                      <w:w w:val="254"/>
                                      <w:position w:val="1"/>
                                      <w:sz w:val="14"/>
                                      <w:szCs w:val="14"/>
                                    </w:rPr>
                                    <w:t>i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5B5E59"/>
                                      <w:spacing w:val="-25"/>
                                      <w:position w:val="1"/>
                                      <w:sz w:val="14"/>
                                      <w:szCs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282828"/>
                                      <w:spacing w:val="-4"/>
                                      <w:position w:val="1"/>
                                      <w:sz w:val="14"/>
                                      <w:szCs w:val="14"/>
                                    </w:rPr>
                                    <w:t>o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444442"/>
                                      <w:position w:val="1"/>
                                      <w:sz w:val="14"/>
                                      <w:szCs w:val="14"/>
                                    </w:rPr>
                                    <w:t>n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444442"/>
                                      <w:spacing w:val="8"/>
                                      <w:position w:val="1"/>
                                      <w:sz w:val="14"/>
                                      <w:szCs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282828"/>
                                      <w:w w:val="108"/>
                                      <w:position w:val="1"/>
                                      <w:sz w:val="14"/>
                                      <w:szCs w:val="14"/>
                                    </w:rPr>
                                    <w:t>d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282828"/>
                                      <w:spacing w:val="-5"/>
                                      <w:w w:val="108"/>
                                      <w:position w:val="1"/>
                                      <w:sz w:val="14"/>
                                      <w:szCs w:val="14"/>
                                    </w:rPr>
                                    <w:t>e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5B5E59"/>
                                      <w:spacing w:val="-6"/>
                                      <w:w w:val="254"/>
                                      <w:position w:val="1"/>
                                      <w:sz w:val="14"/>
                                      <w:szCs w:val="14"/>
                                    </w:rPr>
                                    <w:t>l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444442"/>
                                      <w:spacing w:val="-5"/>
                                      <w:w w:val="116"/>
                                      <w:position w:val="1"/>
                                      <w:sz w:val="14"/>
                                      <w:szCs w:val="14"/>
                                    </w:rPr>
                                    <w:t>m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282828"/>
                                      <w:w w:val="111"/>
                                      <w:position w:val="1"/>
                                      <w:sz w:val="14"/>
                                      <w:szCs w:val="14"/>
                                    </w:rPr>
                                    <w:t>o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282828"/>
                                      <w:spacing w:val="-11"/>
                                      <w:w w:val="111"/>
                                      <w:position w:val="1"/>
                                      <w:sz w:val="14"/>
                                      <w:szCs w:val="14"/>
                                    </w:rPr>
                                    <w:t>d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444442"/>
                                      <w:spacing w:val="-3"/>
                                      <w:w w:val="124"/>
                                      <w:position w:val="1"/>
                                      <w:sz w:val="14"/>
                                      <w:szCs w:val="14"/>
                                    </w:rPr>
                                    <w:t>u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5B5E59"/>
                                      <w:spacing w:val="-17"/>
                                      <w:w w:val="169"/>
                                      <w:position w:val="1"/>
                                      <w:sz w:val="14"/>
                                      <w:szCs w:val="14"/>
                                    </w:rPr>
                                    <w:t>l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282828"/>
                                      <w:w w:val="123"/>
                                      <w:position w:val="1"/>
                                      <w:sz w:val="14"/>
                                      <w:szCs w:val="14"/>
                                    </w:rPr>
                                    <w:t>o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282828"/>
                                      <w:spacing w:val="-20"/>
                                      <w:position w:val="1"/>
                                      <w:sz w:val="14"/>
                                      <w:szCs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282828"/>
                                      <w:position w:val="1"/>
                                      <w:sz w:val="14"/>
                                      <w:szCs w:val="14"/>
                                    </w:rPr>
                                    <w:t>de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282828"/>
                                      <w:spacing w:val="-1"/>
                                      <w:position w:val="1"/>
                                      <w:sz w:val="14"/>
                                      <w:szCs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444442"/>
                                      <w:spacing w:val="-9"/>
                                      <w:w w:val="124"/>
                                      <w:position w:val="1"/>
                                      <w:sz w:val="14"/>
                                      <w:szCs w:val="14"/>
                                    </w:rPr>
                                    <w:t>h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282828"/>
                                      <w:w w:val="105"/>
                                      <w:position w:val="1"/>
                                      <w:sz w:val="14"/>
                                      <w:szCs w:val="14"/>
                                    </w:rPr>
                                    <w:t>err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282828"/>
                                      <w:spacing w:val="-4"/>
                                      <w:w w:val="105"/>
                                      <w:position w:val="1"/>
                                      <w:sz w:val="14"/>
                                      <w:szCs w:val="14"/>
                                    </w:rPr>
                                    <w:t>a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444442"/>
                                      <w:spacing w:val="-15"/>
                                      <w:w w:val="116"/>
                                      <w:position w:val="1"/>
                                      <w:sz w:val="14"/>
                                      <w:szCs w:val="14"/>
                                    </w:rPr>
                                    <w:t>m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5B5E59"/>
                                      <w:w w:val="254"/>
                                      <w:position w:val="1"/>
                                      <w:sz w:val="14"/>
                                      <w:szCs w:val="14"/>
                                    </w:rPr>
                                    <w:t>i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5B5E59"/>
                                      <w:spacing w:val="-26"/>
                                      <w:position w:val="1"/>
                                      <w:sz w:val="14"/>
                                      <w:szCs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181618"/>
                                      <w:w w:val="111"/>
                                      <w:position w:val="1"/>
                                      <w:sz w:val="14"/>
                                      <w:szCs w:val="14"/>
                                    </w:rPr>
                                    <w:t>e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181618"/>
                                      <w:spacing w:val="-6"/>
                                      <w:w w:val="111"/>
                                      <w:position w:val="1"/>
                                      <w:sz w:val="14"/>
                                      <w:szCs w:val="14"/>
                                    </w:rPr>
                                    <w:t>n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444442"/>
                                      <w:spacing w:val="-8"/>
                                      <w:w w:val="146"/>
                                      <w:position w:val="1"/>
                                      <w:sz w:val="14"/>
                                      <w:szCs w:val="14"/>
                                    </w:rPr>
                                    <w:t>t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282828"/>
                                      <w:w w:val="91"/>
                                      <w:position w:val="1"/>
                                      <w:sz w:val="14"/>
                                      <w:szCs w:val="14"/>
                                    </w:rPr>
                                    <w:t>as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282828"/>
                                      <w:spacing w:val="-6"/>
                                      <w:position w:val="1"/>
                                      <w:sz w:val="14"/>
                                      <w:szCs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181618"/>
                                      <w:spacing w:val="-4"/>
                                      <w:w w:val="94"/>
                                      <w:position w:val="1"/>
                                      <w:sz w:val="14"/>
                                      <w:szCs w:val="14"/>
                                    </w:rPr>
                                    <w:t>a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5B5E59"/>
                                      <w:spacing w:val="-1"/>
                                      <w:w w:val="254"/>
                                      <w:position w:val="1"/>
                                      <w:sz w:val="14"/>
                                      <w:szCs w:val="14"/>
                                    </w:rPr>
                                    <w:t>l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282828"/>
                                      <w:spacing w:val="-18"/>
                                      <w:w w:val="104"/>
                                      <w:position w:val="1"/>
                                      <w:sz w:val="14"/>
                                      <w:szCs w:val="14"/>
                                    </w:rPr>
                                    <w:t>s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5B5E59"/>
                                      <w:w w:val="254"/>
                                      <w:position w:val="1"/>
                                      <w:sz w:val="14"/>
                                      <w:szCs w:val="14"/>
                                    </w:rPr>
                                    <w:t>i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5B5E59"/>
                                      <w:spacing w:val="-25"/>
                                      <w:position w:val="1"/>
                                      <w:sz w:val="14"/>
                                      <w:szCs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282828"/>
                                      <w:spacing w:val="5"/>
                                      <w:w w:val="86"/>
                                      <w:position w:val="1"/>
                                      <w:sz w:val="14"/>
                                      <w:szCs w:val="14"/>
                                    </w:rPr>
                                    <w:t>s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444442"/>
                                      <w:spacing w:val="3"/>
                                      <w:w w:val="117"/>
                                      <w:position w:val="1"/>
                                      <w:sz w:val="14"/>
                                      <w:szCs w:val="14"/>
                                    </w:rPr>
                                    <w:t>t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282828"/>
                                      <w:w w:val="104"/>
                                      <w:position w:val="1"/>
                                      <w:sz w:val="14"/>
                                      <w:szCs w:val="14"/>
                                    </w:rPr>
                                    <w:t>ema</w:t>
                                  </w:r>
                                </w:p>
                              </w:tc>
                              <w:tc>
                                <w:tcPr>
                                  <w:tcW w:w="1080" w:type="dxa"/>
                                  <w:gridSpan w:val="2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nil"/>
                                  </w:tcBorders>
                                </w:tcPr>
                                <w:p w14:paraId="09DA0EC4" w14:textId="77777777" w:rsidR="005513D0" w:rsidRDefault="005513D0">
                                  <w:pPr>
                                    <w:spacing w:before="26" w:after="0" w:line="240" w:lineRule="auto"/>
                                    <w:ind w:left="470" w:right="439"/>
                                    <w:jc w:val="center"/>
                                    <w:rPr>
                                      <w:rFonts w:ascii="Times New Roman" w:eastAsia="Times New Roman" w:hAnsi="Times New Roman" w:cs="Times New Roman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color w:val="282828"/>
                                      <w:w w:val="119"/>
                                      <w:sz w:val="14"/>
                                      <w:szCs w:val="14"/>
                                    </w:rPr>
                                    <w:t>2</w:t>
                                  </w:r>
                                </w:p>
                              </w:tc>
                            </w:tr>
                            <w:tr w:rsidR="005513D0" w14:paraId="116BD857" w14:textId="77777777">
                              <w:trPr>
                                <w:trHeight w:hRule="exact" w:val="209"/>
                              </w:trPr>
                              <w:tc>
                                <w:tcPr>
                                  <w:tcW w:w="3715" w:type="dxa"/>
                                  <w:tcBorders>
                                    <w:top w:val="single" w:sz="4" w:space="0" w:color="000000"/>
                                    <w:left w:val="single" w:sz="4" w:space="0" w:color="030303"/>
                                    <w:bottom w:val="single" w:sz="4" w:space="0" w:color="000000"/>
                                    <w:right w:val="single" w:sz="4" w:space="0" w:color="030303"/>
                                  </w:tcBorders>
                                </w:tcPr>
                                <w:p w14:paraId="6355C4FE" w14:textId="77777777" w:rsidR="005513D0" w:rsidRDefault="005513D0">
                                  <w:pPr>
                                    <w:spacing w:before="25" w:after="0" w:line="240" w:lineRule="auto"/>
                                    <w:ind w:left="168" w:right="-20"/>
                                    <w:rPr>
                                      <w:rFonts w:ascii="Arial" w:eastAsia="Arial" w:hAnsi="Arial" w:cs="Arial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Arial" w:eastAsia="Arial" w:hAnsi="Arial" w:cs="Arial"/>
                                      <w:color w:val="181618"/>
                                      <w:spacing w:val="-24"/>
                                      <w:w w:val="298"/>
                                      <w:sz w:val="14"/>
                                      <w:szCs w:val="14"/>
                                    </w:rPr>
                                    <w:t>·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444442"/>
                                      <w:spacing w:val="-16"/>
                                      <w:w w:val="108"/>
                                      <w:sz w:val="14"/>
                                      <w:szCs w:val="14"/>
                                    </w:rPr>
                                    <w:t>P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282828"/>
                                      <w:spacing w:val="-9"/>
                                      <w:w w:val="132"/>
                                      <w:sz w:val="14"/>
                                      <w:szCs w:val="14"/>
                                    </w:rPr>
                                    <w:t>r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444442"/>
                                      <w:spacing w:val="-9"/>
                                      <w:w w:val="124"/>
                                      <w:sz w:val="14"/>
                                      <w:szCs w:val="14"/>
                                    </w:rPr>
                                    <w:t>u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282828"/>
                                      <w:spacing w:val="-5"/>
                                      <w:w w:val="109"/>
                                      <w:sz w:val="14"/>
                                      <w:szCs w:val="14"/>
                                    </w:rPr>
                                    <w:t>e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444442"/>
                                      <w:spacing w:val="-16"/>
                                      <w:w w:val="133"/>
                                      <w:sz w:val="14"/>
                                      <w:szCs w:val="14"/>
                                    </w:rPr>
                                    <w:t>b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282828"/>
                                      <w:w w:val="91"/>
                                      <w:sz w:val="14"/>
                                      <w:szCs w:val="14"/>
                                    </w:rPr>
                                    <w:t>as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282828"/>
                                      <w:spacing w:val="-5"/>
                                      <w:sz w:val="14"/>
                                      <w:szCs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282828"/>
                                      <w:sz w:val="14"/>
                                      <w:szCs w:val="14"/>
                                    </w:rPr>
                                    <w:t>de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282828"/>
                                      <w:spacing w:val="3"/>
                                      <w:sz w:val="14"/>
                                      <w:szCs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282828"/>
                                      <w:w w:val="102"/>
                                      <w:sz w:val="14"/>
                                      <w:szCs w:val="14"/>
                                    </w:rPr>
                                    <w:t>cone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282828"/>
                                      <w:spacing w:val="-4"/>
                                      <w:w w:val="102"/>
                                      <w:sz w:val="14"/>
                                      <w:szCs w:val="14"/>
                                    </w:rPr>
                                    <w:t>x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5B5E59"/>
                                      <w:w w:val="254"/>
                                      <w:sz w:val="14"/>
                                      <w:szCs w:val="14"/>
                                    </w:rPr>
                                    <w:t>i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5B5E59"/>
                                      <w:spacing w:val="-25"/>
                                      <w:sz w:val="14"/>
                                      <w:szCs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282828"/>
                                      <w:spacing w:val="-17"/>
                                      <w:sz w:val="14"/>
                                      <w:szCs w:val="14"/>
                                    </w:rPr>
                                    <w:t>ó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444442"/>
                                      <w:sz w:val="14"/>
                                      <w:szCs w:val="14"/>
                                    </w:rPr>
                                    <w:t>n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444442"/>
                                      <w:spacing w:val="21"/>
                                      <w:sz w:val="14"/>
                                      <w:szCs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282828"/>
                                      <w:spacing w:val="-4"/>
                                      <w:w w:val="94"/>
                                      <w:sz w:val="14"/>
                                      <w:szCs w:val="14"/>
                                    </w:rPr>
                                    <w:t>a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5B5E59"/>
                                      <w:spacing w:val="-1"/>
                                      <w:w w:val="254"/>
                                      <w:sz w:val="14"/>
                                      <w:szCs w:val="14"/>
                                    </w:rPr>
                                    <w:t>l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282828"/>
                                      <w:spacing w:val="-5"/>
                                      <w:w w:val="104"/>
                                      <w:sz w:val="14"/>
                                      <w:szCs w:val="14"/>
                                    </w:rPr>
                                    <w:t>s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5B5E59"/>
                                      <w:spacing w:val="-16"/>
                                      <w:w w:val="169"/>
                                      <w:sz w:val="14"/>
                                      <w:szCs w:val="14"/>
                                    </w:rPr>
                                    <w:t>i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282828"/>
                                      <w:spacing w:val="-8"/>
                                      <w:w w:val="104"/>
                                      <w:sz w:val="14"/>
                                      <w:szCs w:val="14"/>
                                    </w:rPr>
                                    <w:t>s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444442"/>
                                      <w:spacing w:val="3"/>
                                      <w:w w:val="117"/>
                                      <w:sz w:val="14"/>
                                      <w:szCs w:val="14"/>
                                    </w:rPr>
                                    <w:t>t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282828"/>
                                      <w:spacing w:val="-5"/>
                                      <w:w w:val="109"/>
                                      <w:sz w:val="14"/>
                                      <w:szCs w:val="14"/>
                                    </w:rPr>
                                    <w:t>e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444442"/>
                                      <w:spacing w:val="-6"/>
                                      <w:w w:val="116"/>
                                      <w:sz w:val="14"/>
                                      <w:szCs w:val="14"/>
                                    </w:rPr>
                                    <w:t>m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282828"/>
                                      <w:w w:val="94"/>
                                      <w:sz w:val="14"/>
                                      <w:szCs w:val="14"/>
                                    </w:rPr>
                                    <w:t>a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282828"/>
                                      <w:spacing w:val="-7"/>
                                      <w:sz w:val="14"/>
                                      <w:szCs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282828"/>
                                      <w:sz w:val="14"/>
                                      <w:szCs w:val="14"/>
                                    </w:rPr>
                                    <w:t>de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282828"/>
                                      <w:spacing w:val="8"/>
                                      <w:sz w:val="14"/>
                                      <w:szCs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444442"/>
                                      <w:w w:val="102"/>
                                      <w:sz w:val="14"/>
                                      <w:szCs w:val="14"/>
                                    </w:rPr>
                                    <w:t>A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444442"/>
                                      <w:spacing w:val="-11"/>
                                      <w:w w:val="103"/>
                                      <w:sz w:val="14"/>
                                      <w:szCs w:val="14"/>
                                    </w:rPr>
                                    <w:t>y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282828"/>
                                      <w:w w:val="114"/>
                                      <w:sz w:val="14"/>
                                      <w:szCs w:val="14"/>
                                    </w:rPr>
                                    <w:t>re</w:t>
                                  </w:r>
                                </w:p>
                              </w:tc>
                              <w:tc>
                                <w:tcPr>
                                  <w:tcW w:w="4800" w:type="dxa"/>
                                  <w:tcBorders>
                                    <w:top w:val="single" w:sz="4" w:space="0" w:color="000000"/>
                                    <w:left w:val="single" w:sz="4" w:space="0" w:color="030303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6C732ED2" w14:textId="77777777" w:rsidR="005513D0" w:rsidRDefault="005513D0">
                                  <w:pPr>
                                    <w:tabs>
                                      <w:tab w:val="left" w:pos="1340"/>
                                    </w:tabs>
                                    <w:spacing w:before="15" w:after="0" w:line="240" w:lineRule="auto"/>
                                    <w:ind w:left="511" w:right="-20"/>
                                    <w:rPr>
                                      <w:rFonts w:ascii="Arial" w:eastAsia="Arial" w:hAnsi="Arial" w:cs="Arial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color w:val="444442"/>
                                      <w:w w:val="199"/>
                                      <w:sz w:val="14"/>
                                      <w:szCs w:val="14"/>
                                    </w:rPr>
                                    <w:t>1</w:t>
                                  </w:r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color w:val="444442"/>
                                      <w:sz w:val="14"/>
                                      <w:szCs w:val="14"/>
                                    </w:rPr>
                                    <w:tab/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444442"/>
                                      <w:spacing w:val="-4"/>
                                      <w:w w:val="137"/>
                                      <w:position w:val="1"/>
                                      <w:sz w:val="14"/>
                                      <w:szCs w:val="14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282828"/>
                                      <w:w w:val="97"/>
                                      <w:position w:val="1"/>
                                      <w:sz w:val="14"/>
                                      <w:szCs w:val="14"/>
                                    </w:rPr>
                                    <w:t>Creac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5B5E59"/>
                                      <w:spacing w:val="-17"/>
                                      <w:w w:val="169"/>
                                      <w:position w:val="1"/>
                                      <w:sz w:val="14"/>
                                      <w:szCs w:val="14"/>
                                    </w:rPr>
                                    <w:t>i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282828"/>
                                      <w:spacing w:val="-17"/>
                                      <w:w w:val="123"/>
                                      <w:position w:val="1"/>
                                      <w:sz w:val="14"/>
                                      <w:szCs w:val="14"/>
                                    </w:rPr>
                                    <w:t>o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444442"/>
                                      <w:w w:val="124"/>
                                      <w:position w:val="1"/>
                                      <w:sz w:val="14"/>
                                      <w:szCs w:val="14"/>
                                    </w:rPr>
                                    <w:t>n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444442"/>
                                      <w:spacing w:val="-16"/>
                                      <w:position w:val="1"/>
                                      <w:sz w:val="14"/>
                                      <w:szCs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282828"/>
                                      <w:position w:val="1"/>
                                      <w:sz w:val="14"/>
                                      <w:szCs w:val="14"/>
                                    </w:rPr>
                                    <w:t>de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282828"/>
                                      <w:spacing w:val="3"/>
                                      <w:position w:val="1"/>
                                      <w:sz w:val="14"/>
                                      <w:szCs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282828"/>
                                      <w:w w:val="104"/>
                                      <w:position w:val="1"/>
                                      <w:sz w:val="14"/>
                                      <w:szCs w:val="14"/>
                                    </w:rPr>
                                    <w:t>co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282828"/>
                                      <w:spacing w:val="-6"/>
                                      <w:w w:val="104"/>
                                      <w:position w:val="1"/>
                                      <w:sz w:val="14"/>
                                      <w:szCs w:val="14"/>
                                    </w:rPr>
                                    <w:t>n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444442"/>
                                      <w:spacing w:val="-8"/>
                                      <w:w w:val="146"/>
                                      <w:position w:val="1"/>
                                      <w:sz w:val="14"/>
                                      <w:szCs w:val="14"/>
                                    </w:rPr>
                                    <w:t>t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282828"/>
                                      <w:spacing w:val="-5"/>
                                      <w:w w:val="109"/>
                                      <w:position w:val="1"/>
                                      <w:sz w:val="14"/>
                                      <w:szCs w:val="14"/>
                                    </w:rPr>
                                    <w:t>e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444442"/>
                                      <w:spacing w:val="-17"/>
                                      <w:w w:val="124"/>
                                      <w:position w:val="1"/>
                                      <w:sz w:val="14"/>
                                      <w:szCs w:val="14"/>
                                    </w:rPr>
                                    <w:t>n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5B5E59"/>
                                      <w:w w:val="254"/>
                                      <w:position w:val="1"/>
                                      <w:sz w:val="14"/>
                                      <w:szCs w:val="14"/>
                                    </w:rPr>
                                    <w:t>i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5B5E59"/>
                                      <w:spacing w:val="-25"/>
                                      <w:position w:val="1"/>
                                      <w:sz w:val="14"/>
                                      <w:szCs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282828"/>
                                      <w:position w:val="1"/>
                                      <w:sz w:val="14"/>
                                      <w:szCs w:val="14"/>
                                    </w:rPr>
                                    <w:t>do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282828"/>
                                      <w:spacing w:val="-2"/>
                                      <w:position w:val="1"/>
                                      <w:sz w:val="14"/>
                                      <w:szCs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444442"/>
                                      <w:spacing w:val="-10"/>
                                      <w:w w:val="116"/>
                                      <w:position w:val="1"/>
                                      <w:sz w:val="14"/>
                                      <w:szCs w:val="14"/>
                                    </w:rPr>
                                    <w:t>m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282828"/>
                                      <w:spacing w:val="-13"/>
                                      <w:w w:val="124"/>
                                      <w:position w:val="1"/>
                                      <w:sz w:val="14"/>
                                      <w:szCs w:val="14"/>
                                    </w:rPr>
                                    <w:t>u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5B5E59"/>
                                      <w:w w:val="254"/>
                                      <w:position w:val="1"/>
                                      <w:sz w:val="14"/>
                                      <w:szCs w:val="14"/>
                                    </w:rPr>
                                    <w:t>l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5B5E59"/>
                                      <w:spacing w:val="-22"/>
                                      <w:position w:val="1"/>
                                      <w:sz w:val="14"/>
                                      <w:szCs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444442"/>
                                      <w:spacing w:val="-15"/>
                                      <w:w w:val="146"/>
                                      <w:position w:val="1"/>
                                      <w:sz w:val="14"/>
                                      <w:szCs w:val="14"/>
                                    </w:rPr>
                                    <w:t>t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5B5E59"/>
                                      <w:spacing w:val="5"/>
                                      <w:w w:val="254"/>
                                      <w:position w:val="1"/>
                                      <w:sz w:val="14"/>
                                      <w:szCs w:val="14"/>
                                    </w:rPr>
                                    <w:t>i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444442"/>
                                      <w:spacing w:val="-6"/>
                                      <w:w w:val="116"/>
                                      <w:position w:val="1"/>
                                      <w:sz w:val="14"/>
                                      <w:szCs w:val="14"/>
                                    </w:rPr>
                                    <w:t>m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282828"/>
                                      <w:w w:val="112"/>
                                      <w:position w:val="1"/>
                                      <w:sz w:val="14"/>
                                      <w:szCs w:val="14"/>
                                    </w:rPr>
                                    <w:t>e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282828"/>
                                      <w:spacing w:val="-16"/>
                                      <w:w w:val="112"/>
                                      <w:position w:val="1"/>
                                      <w:sz w:val="14"/>
                                      <w:szCs w:val="14"/>
                                    </w:rPr>
                                    <w:t>d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5B5E59"/>
                                      <w:w w:val="254"/>
                                      <w:position w:val="1"/>
                                      <w:sz w:val="14"/>
                                      <w:szCs w:val="14"/>
                                    </w:rPr>
                                    <w:t>i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5B5E59"/>
                                      <w:spacing w:val="-26"/>
                                      <w:position w:val="1"/>
                                      <w:sz w:val="14"/>
                                      <w:szCs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282828"/>
                                      <w:position w:val="1"/>
                                      <w:sz w:val="14"/>
                                      <w:szCs w:val="14"/>
                                    </w:rPr>
                                    <w:t>a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282828"/>
                                      <w:spacing w:val="-13"/>
                                      <w:position w:val="1"/>
                                      <w:sz w:val="14"/>
                                      <w:szCs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282828"/>
                                      <w:spacing w:val="-5"/>
                                      <w:position w:val="1"/>
                                      <w:sz w:val="14"/>
                                      <w:szCs w:val="14"/>
                                    </w:rPr>
                                    <w:t>e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444442"/>
                                      <w:position w:val="1"/>
                                      <w:sz w:val="14"/>
                                      <w:szCs w:val="14"/>
                                    </w:rPr>
                                    <w:t xml:space="preserve">n 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282828"/>
                                      <w:w w:val="105"/>
                                      <w:position w:val="1"/>
                                      <w:sz w:val="14"/>
                                      <w:szCs w:val="14"/>
                                    </w:rPr>
                                    <w:t>gener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282828"/>
                                      <w:spacing w:val="-4"/>
                                      <w:w w:val="105"/>
                                      <w:position w:val="1"/>
                                      <w:sz w:val="14"/>
                                      <w:szCs w:val="14"/>
                                    </w:rPr>
                                    <w:t>a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5B5E59"/>
                                      <w:w w:val="254"/>
                                      <w:position w:val="1"/>
                                      <w:sz w:val="14"/>
                                      <w:szCs w:val="14"/>
                                    </w:rPr>
                                    <w:t>l</w:t>
                                  </w:r>
                                </w:p>
                              </w:tc>
                              <w:tc>
                                <w:tcPr>
                                  <w:tcW w:w="1080" w:type="dxa"/>
                                  <w:gridSpan w:val="2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nil"/>
                                  </w:tcBorders>
                                </w:tcPr>
                                <w:p w14:paraId="19D8135F" w14:textId="77777777" w:rsidR="005513D0" w:rsidRDefault="005513D0">
                                  <w:pPr>
                                    <w:spacing w:before="26" w:after="0" w:line="240" w:lineRule="auto"/>
                                    <w:ind w:left="459" w:right="441"/>
                                    <w:jc w:val="center"/>
                                    <w:rPr>
                                      <w:rFonts w:ascii="Times New Roman" w:eastAsia="Times New Roman" w:hAnsi="Times New Roman" w:cs="Times New Roman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color w:val="282828"/>
                                      <w:w w:val="118"/>
                                      <w:sz w:val="14"/>
                                      <w:szCs w:val="14"/>
                                    </w:rPr>
                                    <w:t>S</w:t>
                                  </w:r>
                                </w:p>
                              </w:tc>
                            </w:tr>
                            <w:tr w:rsidR="005513D0" w14:paraId="4A50A2C3" w14:textId="77777777">
                              <w:trPr>
                                <w:trHeight w:hRule="exact" w:val="209"/>
                              </w:trPr>
                              <w:tc>
                                <w:tcPr>
                                  <w:tcW w:w="3715" w:type="dxa"/>
                                  <w:tcBorders>
                                    <w:top w:val="single" w:sz="4" w:space="0" w:color="000000"/>
                                    <w:left w:val="single" w:sz="4" w:space="0" w:color="030303"/>
                                    <w:bottom w:val="single" w:sz="4" w:space="0" w:color="000000"/>
                                    <w:right w:val="single" w:sz="4" w:space="0" w:color="030303"/>
                                  </w:tcBorders>
                                </w:tcPr>
                                <w:p w14:paraId="71573740" w14:textId="77777777" w:rsidR="005513D0" w:rsidRDefault="005513D0">
                                  <w:pPr>
                                    <w:spacing w:before="25" w:after="0" w:line="240" w:lineRule="auto"/>
                                    <w:ind w:left="168" w:right="-20"/>
                                    <w:rPr>
                                      <w:rFonts w:ascii="Arial" w:eastAsia="Arial" w:hAnsi="Arial" w:cs="Arial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Arial" w:eastAsia="Arial" w:hAnsi="Arial" w:cs="Arial"/>
                                      <w:color w:val="010101"/>
                                      <w:spacing w:val="-24"/>
                                      <w:w w:val="298"/>
                                      <w:sz w:val="14"/>
                                      <w:szCs w:val="14"/>
                                    </w:rPr>
                                    <w:t>·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444442"/>
                                      <w:spacing w:val="-3"/>
                                      <w:w w:val="94"/>
                                      <w:sz w:val="14"/>
                                      <w:szCs w:val="14"/>
                                    </w:rPr>
                                    <w:t>P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282828"/>
                                      <w:spacing w:val="-9"/>
                                      <w:w w:val="132"/>
                                      <w:sz w:val="14"/>
                                      <w:szCs w:val="14"/>
                                    </w:rPr>
                                    <w:t>r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444442"/>
                                      <w:spacing w:val="-9"/>
                                      <w:w w:val="124"/>
                                      <w:sz w:val="14"/>
                                      <w:szCs w:val="14"/>
                                    </w:rPr>
                                    <w:t>u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282828"/>
                                      <w:w w:val="103"/>
                                      <w:sz w:val="14"/>
                                      <w:szCs w:val="14"/>
                                    </w:rPr>
                                    <w:t>ebas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282828"/>
                                      <w:spacing w:val="-18"/>
                                      <w:sz w:val="14"/>
                                      <w:szCs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282828"/>
                                      <w:sz w:val="14"/>
                                      <w:szCs w:val="14"/>
                                    </w:rPr>
                                    <w:t>de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282828"/>
                                      <w:spacing w:val="3"/>
                                      <w:sz w:val="14"/>
                                      <w:szCs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282828"/>
                                      <w:w w:val="99"/>
                                      <w:sz w:val="14"/>
                                      <w:szCs w:val="14"/>
                                    </w:rPr>
                                    <w:t>c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282828"/>
                                      <w:spacing w:val="-4"/>
                                      <w:w w:val="99"/>
                                      <w:sz w:val="14"/>
                                      <w:szCs w:val="14"/>
                                    </w:rPr>
                                    <w:t>o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444442"/>
                                      <w:spacing w:val="-8"/>
                                      <w:w w:val="124"/>
                                      <w:sz w:val="14"/>
                                      <w:szCs w:val="14"/>
                                    </w:rPr>
                                    <w:t>n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181618"/>
                                      <w:spacing w:val="-2"/>
                                      <w:w w:val="86"/>
                                      <w:sz w:val="14"/>
                                      <w:szCs w:val="14"/>
                                    </w:rPr>
                                    <w:t>s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444442"/>
                                      <w:spacing w:val="-13"/>
                                      <w:w w:val="124"/>
                                      <w:sz w:val="14"/>
                                      <w:szCs w:val="14"/>
                                    </w:rPr>
                                    <w:t>u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5B5E59"/>
                                      <w:w w:val="254"/>
                                      <w:sz w:val="14"/>
                                      <w:szCs w:val="14"/>
                                    </w:rPr>
                                    <w:t>l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5B5E59"/>
                                      <w:spacing w:val="-22"/>
                                      <w:sz w:val="14"/>
                                      <w:szCs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444442"/>
                                      <w:spacing w:val="-8"/>
                                      <w:w w:val="146"/>
                                      <w:sz w:val="14"/>
                                      <w:szCs w:val="14"/>
                                    </w:rPr>
                                    <w:t>t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282828"/>
                                      <w:w w:val="94"/>
                                      <w:sz w:val="14"/>
                                      <w:szCs w:val="14"/>
                                    </w:rPr>
                                    <w:t>a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282828"/>
                                      <w:spacing w:val="-7"/>
                                      <w:sz w:val="14"/>
                                      <w:szCs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282828"/>
                                      <w:sz w:val="14"/>
                                      <w:szCs w:val="14"/>
                                    </w:rPr>
                                    <w:t>de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282828"/>
                                      <w:spacing w:val="4"/>
                                      <w:sz w:val="14"/>
                                      <w:szCs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282828"/>
                                      <w:w w:val="101"/>
                                      <w:sz w:val="14"/>
                                      <w:szCs w:val="14"/>
                                    </w:rPr>
                                    <w:t>d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282828"/>
                                      <w:spacing w:val="3"/>
                                      <w:w w:val="101"/>
                                      <w:sz w:val="14"/>
                                      <w:szCs w:val="14"/>
                                    </w:rPr>
                                    <w:t>a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444442"/>
                                      <w:spacing w:val="-7"/>
                                      <w:w w:val="146"/>
                                      <w:sz w:val="14"/>
                                      <w:szCs w:val="14"/>
                                    </w:rPr>
                                    <w:t>t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282828"/>
                                      <w:w w:val="98"/>
                                      <w:sz w:val="14"/>
                                      <w:szCs w:val="14"/>
                                    </w:rPr>
                                    <w:t>os</w:t>
                                  </w:r>
                                </w:p>
                              </w:tc>
                              <w:tc>
                                <w:tcPr>
                                  <w:tcW w:w="4800" w:type="dxa"/>
                                  <w:tcBorders>
                                    <w:top w:val="single" w:sz="4" w:space="0" w:color="000000"/>
                                    <w:left w:val="single" w:sz="4" w:space="0" w:color="030303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39EF948D" w14:textId="77777777" w:rsidR="005513D0" w:rsidRDefault="005513D0">
                                  <w:pPr>
                                    <w:tabs>
                                      <w:tab w:val="left" w:pos="1240"/>
                                    </w:tabs>
                                    <w:spacing w:before="25" w:after="0" w:line="240" w:lineRule="auto"/>
                                    <w:ind w:left="511" w:right="-20"/>
                                    <w:rPr>
                                      <w:rFonts w:ascii="Arial" w:eastAsia="Arial" w:hAnsi="Arial" w:cs="Arial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color w:val="444442"/>
                                      <w:w w:val="199"/>
                                      <w:sz w:val="14"/>
                                      <w:szCs w:val="14"/>
                                    </w:rPr>
                                    <w:t>1</w:t>
                                  </w:r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color w:val="444442"/>
                                      <w:sz w:val="14"/>
                                      <w:szCs w:val="14"/>
                                    </w:rPr>
                                    <w:tab/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010101"/>
                                      <w:spacing w:val="-23"/>
                                      <w:w w:val="298"/>
                                      <w:sz w:val="14"/>
                                      <w:szCs w:val="14"/>
                                    </w:rPr>
                                    <w:t>·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282828"/>
                                      <w:w w:val="115"/>
                                      <w:sz w:val="14"/>
                                      <w:szCs w:val="14"/>
                                    </w:rPr>
                                    <w:t>Modulo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282828"/>
                                      <w:spacing w:val="-20"/>
                                      <w:sz w:val="14"/>
                                      <w:szCs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282828"/>
                                      <w:sz w:val="14"/>
                                      <w:szCs w:val="14"/>
                                    </w:rPr>
                                    <w:t>de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282828"/>
                                      <w:spacing w:val="-1"/>
                                      <w:sz w:val="14"/>
                                      <w:szCs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282828"/>
                                      <w:w w:val="113"/>
                                      <w:sz w:val="14"/>
                                      <w:szCs w:val="14"/>
                                    </w:rPr>
                                    <w:t>login</w:t>
                                  </w:r>
                                </w:p>
                              </w:tc>
                              <w:tc>
                                <w:tcPr>
                                  <w:tcW w:w="1080" w:type="dxa"/>
                                  <w:gridSpan w:val="2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nil"/>
                                  </w:tcBorders>
                                </w:tcPr>
                                <w:p w14:paraId="3722BA44" w14:textId="77777777" w:rsidR="005513D0" w:rsidRDefault="005513D0">
                                  <w:pPr>
                                    <w:spacing w:before="26" w:after="0" w:line="240" w:lineRule="auto"/>
                                    <w:ind w:left="470" w:right="429"/>
                                    <w:jc w:val="center"/>
                                    <w:rPr>
                                      <w:rFonts w:ascii="Times New Roman" w:eastAsia="Times New Roman" w:hAnsi="Times New Roman" w:cs="Times New Roman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color w:val="282828"/>
                                      <w:w w:val="135"/>
                                      <w:sz w:val="14"/>
                                      <w:szCs w:val="14"/>
                                    </w:rPr>
                                    <w:t>5</w:t>
                                  </w:r>
                                </w:p>
                              </w:tc>
                            </w:tr>
                            <w:tr w:rsidR="005513D0" w14:paraId="4025DCE1" w14:textId="77777777">
                              <w:trPr>
                                <w:trHeight w:hRule="exact" w:val="209"/>
                              </w:trPr>
                              <w:tc>
                                <w:tcPr>
                                  <w:tcW w:w="3715" w:type="dxa"/>
                                  <w:tcBorders>
                                    <w:top w:val="single" w:sz="4" w:space="0" w:color="000000"/>
                                    <w:left w:val="single" w:sz="4" w:space="0" w:color="030303"/>
                                    <w:bottom w:val="single" w:sz="4" w:space="0" w:color="000000"/>
                                    <w:right w:val="single" w:sz="4" w:space="0" w:color="030303"/>
                                  </w:tcBorders>
                                </w:tcPr>
                                <w:p w14:paraId="1280E770" w14:textId="77777777" w:rsidR="005513D0" w:rsidRDefault="005513D0">
                                  <w:pPr>
                                    <w:spacing w:before="14" w:after="0" w:line="240" w:lineRule="auto"/>
                                    <w:ind w:left="146" w:right="-20"/>
                                    <w:rPr>
                                      <w:rFonts w:ascii="Arial" w:eastAsia="Arial" w:hAnsi="Arial" w:cs="Arial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Arial" w:eastAsia="Arial" w:hAnsi="Arial" w:cs="Arial"/>
                                      <w:color w:val="010101"/>
                                      <w:w w:val="118"/>
                                      <w:sz w:val="14"/>
                                      <w:szCs w:val="14"/>
                                    </w:rPr>
                                    <w:t>·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010101"/>
                                      <w:spacing w:val="-13"/>
                                      <w:w w:val="118"/>
                                      <w:sz w:val="14"/>
                                      <w:szCs w:val="14"/>
                                    </w:rPr>
                                    <w:t>M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282828"/>
                                      <w:w w:val="118"/>
                                      <w:sz w:val="14"/>
                                      <w:szCs w:val="14"/>
                                    </w:rPr>
                                    <w:t>odulo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282828"/>
                                      <w:spacing w:val="-23"/>
                                      <w:w w:val="118"/>
                                      <w:sz w:val="14"/>
                                      <w:szCs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282828"/>
                                      <w:sz w:val="14"/>
                                      <w:szCs w:val="14"/>
                                    </w:rPr>
                                    <w:t>de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282828"/>
                                      <w:spacing w:val="-3"/>
                                      <w:sz w:val="14"/>
                                      <w:szCs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282828"/>
                                      <w:w w:val="106"/>
                                      <w:sz w:val="14"/>
                                      <w:szCs w:val="14"/>
                                    </w:rPr>
                                    <w:t>Herramient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282828"/>
                                      <w:spacing w:val="-10"/>
                                      <w:w w:val="107"/>
                                      <w:sz w:val="14"/>
                                      <w:szCs w:val="14"/>
                                    </w:rPr>
                                    <w:t>a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444442"/>
                                      <w:w w:val="121"/>
                                      <w:sz w:val="14"/>
                                      <w:szCs w:val="14"/>
                                    </w:rPr>
                                    <w:t>s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444442"/>
                                      <w:spacing w:val="-20"/>
                                      <w:sz w:val="14"/>
                                      <w:szCs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181618"/>
                                      <w:spacing w:val="-11"/>
                                      <w:w w:val="109"/>
                                      <w:sz w:val="14"/>
                                      <w:szCs w:val="14"/>
                                    </w:rPr>
                                    <w:t>e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444442"/>
                                      <w:spacing w:val="-10"/>
                                      <w:w w:val="121"/>
                                      <w:sz w:val="14"/>
                                      <w:szCs w:val="14"/>
                                    </w:rPr>
                                    <w:t>s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282828"/>
                                      <w:w w:val="112"/>
                                      <w:sz w:val="14"/>
                                      <w:szCs w:val="14"/>
                                    </w:rPr>
                                    <w:t>tudiantil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282828"/>
                                      <w:spacing w:val="-1"/>
                                      <w:w w:val="113"/>
                                      <w:sz w:val="14"/>
                                      <w:szCs w:val="14"/>
                                    </w:rPr>
                                    <w:t>e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444442"/>
                                      <w:w w:val="104"/>
                                      <w:sz w:val="14"/>
                                      <w:szCs w:val="14"/>
                                    </w:rPr>
                                    <w:t>s</w:t>
                                  </w:r>
                                </w:p>
                              </w:tc>
                              <w:tc>
                                <w:tcPr>
                                  <w:tcW w:w="4800" w:type="dxa"/>
                                  <w:tcBorders>
                                    <w:top w:val="single" w:sz="4" w:space="0" w:color="000000"/>
                                    <w:left w:val="single" w:sz="4" w:space="0" w:color="030303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763B69EF" w14:textId="77777777" w:rsidR="005513D0" w:rsidRDefault="005513D0">
                                  <w:pPr>
                                    <w:tabs>
                                      <w:tab w:val="left" w:pos="1480"/>
                                    </w:tabs>
                                    <w:spacing w:before="15" w:after="0" w:line="240" w:lineRule="auto"/>
                                    <w:ind w:left="470" w:right="-20"/>
                                    <w:rPr>
                                      <w:rFonts w:ascii="Arial" w:eastAsia="Arial" w:hAnsi="Arial" w:cs="Arial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color w:val="282828"/>
                                      <w:sz w:val="14"/>
                                      <w:szCs w:val="14"/>
                                    </w:rPr>
                                    <w:t>23</w:t>
                                  </w:r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color w:val="282828"/>
                                      <w:spacing w:val="-24"/>
                                      <w:sz w:val="14"/>
                                      <w:szCs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color w:val="282828"/>
                                      <w:sz w:val="14"/>
                                      <w:szCs w:val="14"/>
                                    </w:rPr>
                                    <w:tab/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010101"/>
                                      <w:spacing w:val="5"/>
                                      <w:w w:val="110"/>
                                      <w:position w:val="1"/>
                                      <w:sz w:val="14"/>
                                      <w:szCs w:val="14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444442"/>
                                      <w:spacing w:val="5"/>
                                      <w:w w:val="90"/>
                                      <w:position w:val="1"/>
                                      <w:sz w:val="14"/>
                                      <w:szCs w:val="14"/>
                                    </w:rPr>
                                    <w:t>V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282828"/>
                                      <w:spacing w:val="-4"/>
                                      <w:w w:val="94"/>
                                      <w:position w:val="1"/>
                                      <w:sz w:val="14"/>
                                      <w:szCs w:val="14"/>
                                    </w:rPr>
                                    <w:t>a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5B5E59"/>
                                      <w:w w:val="167"/>
                                      <w:position w:val="1"/>
                                      <w:sz w:val="14"/>
                                      <w:szCs w:val="14"/>
                                    </w:rPr>
                                    <w:t>l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5B5E59"/>
                                      <w:spacing w:val="-16"/>
                                      <w:w w:val="167"/>
                                      <w:position w:val="1"/>
                                      <w:sz w:val="14"/>
                                      <w:szCs w:val="14"/>
                                    </w:rPr>
                                    <w:t>i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282828"/>
                                      <w:position w:val="1"/>
                                      <w:sz w:val="14"/>
                                      <w:szCs w:val="14"/>
                                    </w:rPr>
                                    <w:t>dac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5B5E59"/>
                                      <w:spacing w:val="-17"/>
                                      <w:w w:val="169"/>
                                      <w:position w:val="1"/>
                                      <w:sz w:val="14"/>
                                      <w:szCs w:val="14"/>
                                    </w:rPr>
                                    <w:t>i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282828"/>
                                      <w:w w:val="103"/>
                                      <w:position w:val="1"/>
                                      <w:sz w:val="14"/>
                                      <w:szCs w:val="14"/>
                                    </w:rPr>
                                    <w:t>ones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282828"/>
                                      <w:spacing w:val="-5"/>
                                      <w:position w:val="1"/>
                                      <w:sz w:val="14"/>
                                      <w:szCs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282828"/>
                                      <w:w w:val="108"/>
                                      <w:position w:val="1"/>
                                      <w:sz w:val="14"/>
                                      <w:szCs w:val="14"/>
                                    </w:rPr>
                                    <w:t>de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282828"/>
                                      <w:spacing w:val="-29"/>
                                      <w:position w:val="1"/>
                                      <w:sz w:val="14"/>
                                      <w:szCs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5B5E59"/>
                                      <w:spacing w:val="5"/>
                                      <w:w w:val="254"/>
                                      <w:position w:val="1"/>
                                      <w:sz w:val="14"/>
                                      <w:szCs w:val="14"/>
                                    </w:rPr>
                                    <w:t>i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282828"/>
                                      <w:w w:val="101"/>
                                      <w:position w:val="1"/>
                                      <w:sz w:val="14"/>
                                      <w:szCs w:val="14"/>
                                    </w:rPr>
                                    <w:t>ngresos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282828"/>
                                      <w:spacing w:val="-5"/>
                                      <w:position w:val="1"/>
                                      <w:sz w:val="14"/>
                                      <w:szCs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282828"/>
                                      <w:position w:val="1"/>
                                      <w:sz w:val="14"/>
                                      <w:szCs w:val="14"/>
                                    </w:rPr>
                                    <w:t>de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282828"/>
                                      <w:spacing w:val="4"/>
                                      <w:position w:val="1"/>
                                      <w:sz w:val="14"/>
                                      <w:szCs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282828"/>
                                      <w:w w:val="101"/>
                                      <w:position w:val="1"/>
                                      <w:sz w:val="14"/>
                                      <w:szCs w:val="14"/>
                                    </w:rPr>
                                    <w:t>d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282828"/>
                                      <w:spacing w:val="3"/>
                                      <w:w w:val="101"/>
                                      <w:position w:val="1"/>
                                      <w:sz w:val="14"/>
                                      <w:szCs w:val="14"/>
                                    </w:rPr>
                                    <w:t>a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444442"/>
                                      <w:spacing w:val="-7"/>
                                      <w:w w:val="146"/>
                                      <w:position w:val="1"/>
                                      <w:sz w:val="14"/>
                                      <w:szCs w:val="14"/>
                                    </w:rPr>
                                    <w:t>t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282828"/>
                                      <w:w w:val="98"/>
                                      <w:position w:val="1"/>
                                      <w:sz w:val="14"/>
                                      <w:szCs w:val="14"/>
                                    </w:rPr>
                                    <w:t>os</w:t>
                                  </w:r>
                                </w:p>
                              </w:tc>
                              <w:tc>
                                <w:tcPr>
                                  <w:tcW w:w="1080" w:type="dxa"/>
                                  <w:gridSpan w:val="2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nil"/>
                                  </w:tcBorders>
                                </w:tcPr>
                                <w:p w14:paraId="605BE325" w14:textId="77777777" w:rsidR="005513D0" w:rsidRDefault="005513D0">
                                  <w:pPr>
                                    <w:spacing w:before="26" w:after="0" w:line="240" w:lineRule="auto"/>
                                    <w:ind w:left="470" w:right="439"/>
                                    <w:jc w:val="center"/>
                                    <w:rPr>
                                      <w:rFonts w:ascii="Times New Roman" w:eastAsia="Times New Roman" w:hAnsi="Times New Roman" w:cs="Times New Roman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color w:val="282828"/>
                                      <w:w w:val="119"/>
                                      <w:sz w:val="14"/>
                                      <w:szCs w:val="14"/>
                                    </w:rPr>
                                    <w:t>2</w:t>
                                  </w:r>
                                </w:p>
                              </w:tc>
                            </w:tr>
                            <w:tr w:rsidR="005513D0" w14:paraId="5CE4D86E" w14:textId="77777777">
                              <w:trPr>
                                <w:trHeight w:hRule="exact" w:val="209"/>
                              </w:trPr>
                              <w:tc>
                                <w:tcPr>
                                  <w:tcW w:w="3715" w:type="dxa"/>
                                  <w:tcBorders>
                                    <w:top w:val="single" w:sz="4" w:space="0" w:color="000000"/>
                                    <w:left w:val="single" w:sz="4" w:space="0" w:color="030303"/>
                                    <w:bottom w:val="single" w:sz="4" w:space="0" w:color="000000"/>
                                    <w:right w:val="single" w:sz="4" w:space="0" w:color="030303"/>
                                  </w:tcBorders>
                                </w:tcPr>
                                <w:p w14:paraId="079786CC" w14:textId="77777777" w:rsidR="005513D0" w:rsidRDefault="005513D0">
                                  <w:pPr>
                                    <w:spacing w:before="25" w:after="0" w:line="240" w:lineRule="auto"/>
                                    <w:ind w:left="201" w:right="-20"/>
                                    <w:rPr>
                                      <w:rFonts w:ascii="Arial" w:eastAsia="Arial" w:hAnsi="Arial" w:cs="Arial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Arial" w:eastAsia="Arial" w:hAnsi="Arial" w:cs="Arial"/>
                                      <w:color w:val="010101"/>
                                      <w:spacing w:val="-2"/>
                                      <w:w w:val="298"/>
                                      <w:sz w:val="14"/>
                                      <w:szCs w:val="14"/>
                                    </w:rPr>
                                    <w:t>·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282828"/>
                                      <w:w w:val="102"/>
                                      <w:sz w:val="14"/>
                                      <w:szCs w:val="14"/>
                                    </w:rPr>
                                    <w:t>Alarma</w:t>
                                  </w:r>
                                </w:p>
                              </w:tc>
                              <w:tc>
                                <w:tcPr>
                                  <w:tcW w:w="4800" w:type="dxa"/>
                                  <w:tcBorders>
                                    <w:top w:val="single" w:sz="4" w:space="0" w:color="000000"/>
                                    <w:left w:val="single" w:sz="4" w:space="0" w:color="030303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5B1AF887" w14:textId="77777777" w:rsidR="005513D0" w:rsidRDefault="005513D0">
                                  <w:pPr>
                                    <w:tabs>
                                      <w:tab w:val="left" w:pos="1380"/>
                                    </w:tabs>
                                    <w:spacing w:before="25" w:after="0" w:line="240" w:lineRule="auto"/>
                                    <w:ind w:left="470" w:right="-20"/>
                                    <w:rPr>
                                      <w:rFonts w:ascii="Arial" w:eastAsia="Arial" w:hAnsi="Arial" w:cs="Arial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color w:val="444442"/>
                                      <w:sz w:val="14"/>
                                      <w:szCs w:val="14"/>
                                    </w:rPr>
                                    <w:t>10</w:t>
                                  </w:r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color w:val="444442"/>
                                      <w:spacing w:val="-3"/>
                                      <w:sz w:val="14"/>
                                      <w:szCs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color w:val="444442"/>
                                      <w:sz w:val="14"/>
                                      <w:szCs w:val="14"/>
                                    </w:rPr>
                                    <w:tab/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010101"/>
                                      <w:spacing w:val="-16"/>
                                      <w:w w:val="298"/>
                                      <w:sz w:val="14"/>
                                      <w:szCs w:val="14"/>
                                    </w:rPr>
                                    <w:t>·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282828"/>
                                      <w:w w:val="101"/>
                                      <w:sz w:val="14"/>
                                      <w:szCs w:val="14"/>
                                    </w:rPr>
                                    <w:t>Corre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282828"/>
                                      <w:spacing w:val="-14"/>
                                      <w:w w:val="101"/>
                                      <w:sz w:val="14"/>
                                      <w:szCs w:val="14"/>
                                    </w:rPr>
                                    <w:t>c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5B5E59"/>
                                      <w:w w:val="254"/>
                                      <w:sz w:val="14"/>
                                      <w:szCs w:val="14"/>
                                    </w:rPr>
                                    <w:t>i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5B5E59"/>
                                      <w:spacing w:val="-25"/>
                                      <w:sz w:val="14"/>
                                      <w:szCs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282828"/>
                                      <w:spacing w:val="-17"/>
                                      <w:sz w:val="14"/>
                                      <w:szCs w:val="14"/>
                                    </w:rPr>
                                    <w:t>o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444442"/>
                                      <w:sz w:val="14"/>
                                      <w:szCs w:val="14"/>
                                    </w:rPr>
                                    <w:t>n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444442"/>
                                      <w:spacing w:val="21"/>
                                      <w:sz w:val="14"/>
                                      <w:szCs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282828"/>
                                      <w:sz w:val="14"/>
                                      <w:szCs w:val="14"/>
                                    </w:rPr>
                                    <w:t>de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282828"/>
                                      <w:spacing w:val="-1"/>
                                      <w:sz w:val="14"/>
                                      <w:szCs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444442"/>
                                      <w:w w:val="115"/>
                                      <w:sz w:val="14"/>
                                      <w:szCs w:val="14"/>
                                    </w:rPr>
                                    <w:t>b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444442"/>
                                      <w:spacing w:val="-9"/>
                                      <w:w w:val="115"/>
                                      <w:sz w:val="14"/>
                                      <w:szCs w:val="14"/>
                                    </w:rPr>
                                    <w:t>u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282828"/>
                                      <w:w w:val="98"/>
                                      <w:sz w:val="14"/>
                                      <w:szCs w:val="14"/>
                                    </w:rPr>
                                    <w:t>gs</w:t>
                                  </w:r>
                                </w:p>
                              </w:tc>
                              <w:tc>
                                <w:tcPr>
                                  <w:tcW w:w="1080" w:type="dxa"/>
                                  <w:gridSpan w:val="2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nil"/>
                                  </w:tcBorders>
                                </w:tcPr>
                                <w:p w14:paraId="34BD4AA1" w14:textId="77777777" w:rsidR="005513D0" w:rsidRDefault="005513D0">
                                  <w:pPr>
                                    <w:spacing w:before="26" w:after="0" w:line="240" w:lineRule="auto"/>
                                    <w:ind w:left="470" w:right="440"/>
                                    <w:jc w:val="center"/>
                                    <w:rPr>
                                      <w:rFonts w:ascii="Times New Roman" w:eastAsia="Times New Roman" w:hAnsi="Times New Roman" w:cs="Times New Roman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color w:val="282828"/>
                                      <w:w w:val="119"/>
                                      <w:sz w:val="14"/>
                                      <w:szCs w:val="14"/>
                                    </w:rPr>
                                    <w:t>2</w:t>
                                  </w:r>
                                </w:p>
                              </w:tc>
                            </w:tr>
                            <w:tr w:rsidR="005513D0" w14:paraId="47A63C17" w14:textId="77777777">
                              <w:trPr>
                                <w:trHeight w:hRule="exact" w:val="209"/>
                              </w:trPr>
                              <w:tc>
                                <w:tcPr>
                                  <w:tcW w:w="3715" w:type="dxa"/>
                                  <w:tcBorders>
                                    <w:top w:val="single" w:sz="4" w:space="0" w:color="000000"/>
                                    <w:left w:val="single" w:sz="4" w:space="0" w:color="030303"/>
                                    <w:bottom w:val="single" w:sz="4" w:space="0" w:color="000000"/>
                                    <w:right w:val="single" w:sz="4" w:space="0" w:color="030303"/>
                                  </w:tcBorders>
                                </w:tcPr>
                                <w:p w14:paraId="524FDAE9" w14:textId="77777777" w:rsidR="005513D0" w:rsidRDefault="005513D0">
                                  <w:pPr>
                                    <w:spacing w:before="14" w:after="0" w:line="240" w:lineRule="auto"/>
                                    <w:ind w:left="293" w:right="-20"/>
                                    <w:rPr>
                                      <w:rFonts w:ascii="Arial" w:eastAsia="Arial" w:hAnsi="Arial" w:cs="Arial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Arial" w:eastAsia="Arial" w:hAnsi="Arial" w:cs="Arial"/>
                                      <w:color w:val="010101"/>
                                      <w:spacing w:val="-24"/>
                                      <w:w w:val="298"/>
                                      <w:sz w:val="14"/>
                                      <w:szCs w:val="14"/>
                                    </w:rPr>
                                    <w:t>·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444442"/>
                                      <w:spacing w:val="-19"/>
                                      <w:w w:val="113"/>
                                      <w:sz w:val="14"/>
                                      <w:szCs w:val="14"/>
                                    </w:rPr>
                                    <w:t>D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5B5E59"/>
                                      <w:w w:val="254"/>
                                      <w:sz w:val="14"/>
                                      <w:szCs w:val="14"/>
                                    </w:rPr>
                                    <w:t>i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5B5E59"/>
                                      <w:spacing w:val="-25"/>
                                      <w:sz w:val="14"/>
                                      <w:szCs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282828"/>
                                      <w:sz w:val="14"/>
                                      <w:szCs w:val="14"/>
                                    </w:rPr>
                                    <w:t>s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282828"/>
                                      <w:spacing w:val="-5"/>
                                      <w:sz w:val="14"/>
                                      <w:szCs w:val="14"/>
                                    </w:rPr>
                                    <w:t>e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5B5E59"/>
                                      <w:spacing w:val="-8"/>
                                      <w:sz w:val="14"/>
                                      <w:szCs w:val="14"/>
                                    </w:rPr>
                                    <w:t>ñ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282828"/>
                                      <w:sz w:val="14"/>
                                      <w:szCs w:val="14"/>
                                    </w:rPr>
                                    <w:t>o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282828"/>
                                      <w:spacing w:val="15"/>
                                      <w:sz w:val="14"/>
                                      <w:szCs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282828"/>
                                      <w:w w:val="108"/>
                                      <w:sz w:val="14"/>
                                      <w:szCs w:val="14"/>
                                    </w:rPr>
                                    <w:t>de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282828"/>
                                      <w:spacing w:val="-29"/>
                                      <w:sz w:val="14"/>
                                      <w:szCs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5B5E59"/>
                                      <w:spacing w:val="5"/>
                                      <w:w w:val="254"/>
                                      <w:sz w:val="14"/>
                                      <w:szCs w:val="14"/>
                                    </w:rPr>
                                    <w:t>i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282828"/>
                                      <w:spacing w:val="-6"/>
                                      <w:w w:val="124"/>
                                      <w:sz w:val="14"/>
                                      <w:szCs w:val="14"/>
                                    </w:rPr>
                                    <w:t>n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444442"/>
                                      <w:spacing w:val="-8"/>
                                      <w:w w:val="146"/>
                                      <w:sz w:val="14"/>
                                      <w:szCs w:val="14"/>
                                    </w:rPr>
                                    <w:t>t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282828"/>
                                      <w:w w:val="102"/>
                                      <w:sz w:val="14"/>
                                      <w:szCs w:val="14"/>
                                    </w:rPr>
                                    <w:t>erfa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282828"/>
                                      <w:w w:val="103"/>
                                      <w:sz w:val="14"/>
                                      <w:szCs w:val="14"/>
                                    </w:rPr>
                                    <w:t>z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282828"/>
                                      <w:spacing w:val="-14"/>
                                      <w:sz w:val="14"/>
                                      <w:szCs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282828"/>
                                      <w:w w:val="103"/>
                                      <w:sz w:val="14"/>
                                      <w:szCs w:val="14"/>
                                    </w:rPr>
                                    <w:t>gr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282828"/>
                                      <w:spacing w:val="4"/>
                                      <w:w w:val="103"/>
                                      <w:sz w:val="14"/>
                                      <w:szCs w:val="14"/>
                                    </w:rPr>
                                    <w:t>a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444442"/>
                                      <w:w w:val="140"/>
                                      <w:sz w:val="14"/>
                                      <w:szCs w:val="14"/>
                                    </w:rPr>
                                    <w:t>f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444442"/>
                                      <w:spacing w:val="-9"/>
                                      <w:w w:val="141"/>
                                      <w:sz w:val="14"/>
                                      <w:szCs w:val="14"/>
                                    </w:rPr>
                                    <w:t>i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282828"/>
                                      <w:w w:val="92"/>
                                      <w:sz w:val="14"/>
                                      <w:szCs w:val="14"/>
                                    </w:rPr>
                                    <w:t>ca</w:t>
                                  </w:r>
                                </w:p>
                              </w:tc>
                              <w:tc>
                                <w:tcPr>
                                  <w:tcW w:w="4800" w:type="dxa"/>
                                  <w:tcBorders>
                                    <w:top w:val="single" w:sz="4" w:space="0" w:color="000000"/>
                                    <w:left w:val="single" w:sz="4" w:space="0" w:color="030303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5C8E0C83" w14:textId="77777777" w:rsidR="005513D0" w:rsidRDefault="005513D0">
                                  <w:pPr>
                                    <w:tabs>
                                      <w:tab w:val="left" w:pos="1480"/>
                                    </w:tabs>
                                    <w:spacing w:before="15" w:after="0" w:line="240" w:lineRule="auto"/>
                                    <w:ind w:left="511" w:right="-20"/>
                                    <w:rPr>
                                      <w:rFonts w:ascii="Arial" w:eastAsia="Arial" w:hAnsi="Arial" w:cs="Arial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color w:val="282828"/>
                                      <w:sz w:val="14"/>
                                      <w:szCs w:val="14"/>
                                    </w:rPr>
                                    <w:t>2</w:t>
                                  </w:r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color w:val="282828"/>
                                      <w:spacing w:val="-22"/>
                                      <w:sz w:val="14"/>
                                      <w:szCs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color w:val="282828"/>
                                      <w:sz w:val="14"/>
                                      <w:szCs w:val="14"/>
                                    </w:rPr>
                                    <w:tab/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282828"/>
                                      <w:spacing w:val="-7"/>
                                      <w:w w:val="110"/>
                                      <w:position w:val="1"/>
                                      <w:sz w:val="14"/>
                                      <w:szCs w:val="14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444442"/>
                                      <w:spacing w:val="-3"/>
                                      <w:w w:val="110"/>
                                      <w:position w:val="1"/>
                                      <w:sz w:val="14"/>
                                      <w:szCs w:val="14"/>
                                    </w:rPr>
                                    <w:t>P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282828"/>
                                      <w:spacing w:val="-10"/>
                                      <w:w w:val="110"/>
                                      <w:position w:val="1"/>
                                      <w:sz w:val="14"/>
                                      <w:szCs w:val="14"/>
                                    </w:rPr>
                                    <w:t>r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444442"/>
                                      <w:spacing w:val="-10"/>
                                      <w:w w:val="110"/>
                                      <w:position w:val="1"/>
                                      <w:sz w:val="14"/>
                                      <w:szCs w:val="14"/>
                                    </w:rPr>
                                    <w:t>u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282828"/>
                                      <w:spacing w:val="-5"/>
                                      <w:w w:val="110"/>
                                      <w:position w:val="1"/>
                                      <w:sz w:val="14"/>
                                      <w:szCs w:val="14"/>
                                    </w:rPr>
                                    <w:t>e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444442"/>
                                      <w:spacing w:val="-3"/>
                                      <w:w w:val="110"/>
                                      <w:position w:val="1"/>
                                      <w:sz w:val="14"/>
                                      <w:szCs w:val="14"/>
                                    </w:rPr>
                                    <w:t>b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282828"/>
                                      <w:w w:val="110"/>
                                      <w:position w:val="1"/>
                                      <w:sz w:val="14"/>
                                      <w:szCs w:val="14"/>
                                    </w:rPr>
                                    <w:t>a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282828"/>
                                      <w:spacing w:val="-10"/>
                                      <w:w w:val="110"/>
                                      <w:position w:val="1"/>
                                      <w:sz w:val="14"/>
                                      <w:szCs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282828"/>
                                      <w:position w:val="1"/>
                                      <w:sz w:val="14"/>
                                      <w:szCs w:val="14"/>
                                    </w:rPr>
                                    <w:t>de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282828"/>
                                      <w:spacing w:val="-4"/>
                                      <w:position w:val="1"/>
                                      <w:sz w:val="14"/>
                                      <w:szCs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444442"/>
                                      <w:spacing w:val="-15"/>
                                      <w:w w:val="125"/>
                                      <w:position w:val="1"/>
                                      <w:sz w:val="14"/>
                                      <w:szCs w:val="14"/>
                                    </w:rPr>
                                    <w:t>v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5B5E59"/>
                                      <w:w w:val="254"/>
                                      <w:position w:val="1"/>
                                      <w:sz w:val="14"/>
                                      <w:szCs w:val="14"/>
                                    </w:rPr>
                                    <w:t>i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5B5E59"/>
                                      <w:spacing w:val="-25"/>
                                      <w:position w:val="1"/>
                                      <w:sz w:val="14"/>
                                      <w:szCs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282828"/>
                                      <w:spacing w:val="-2"/>
                                      <w:w w:val="86"/>
                                      <w:position w:val="1"/>
                                      <w:sz w:val="14"/>
                                      <w:szCs w:val="14"/>
                                    </w:rPr>
                                    <w:t>s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444442"/>
                                      <w:spacing w:val="-9"/>
                                      <w:w w:val="124"/>
                                      <w:position w:val="1"/>
                                      <w:sz w:val="14"/>
                                      <w:szCs w:val="14"/>
                                    </w:rPr>
                                    <w:t>u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282828"/>
                                      <w:spacing w:val="-4"/>
                                      <w:w w:val="94"/>
                                      <w:position w:val="1"/>
                                      <w:sz w:val="14"/>
                                      <w:szCs w:val="14"/>
                                    </w:rPr>
                                    <w:t>a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5B5E59"/>
                                      <w:w w:val="167"/>
                                      <w:position w:val="1"/>
                                      <w:sz w:val="14"/>
                                      <w:szCs w:val="14"/>
                                    </w:rPr>
                                    <w:t>l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5B5E59"/>
                                      <w:spacing w:val="-10"/>
                                      <w:w w:val="167"/>
                                      <w:position w:val="1"/>
                                      <w:sz w:val="14"/>
                                      <w:szCs w:val="14"/>
                                    </w:rPr>
                                    <w:t>i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181618"/>
                                      <w:w w:val="93"/>
                                      <w:position w:val="1"/>
                                      <w:sz w:val="14"/>
                                      <w:szCs w:val="14"/>
                                    </w:rPr>
                                    <w:t>zac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5B5E59"/>
                                      <w:spacing w:val="-17"/>
                                      <w:w w:val="169"/>
                                      <w:position w:val="1"/>
                                      <w:sz w:val="14"/>
                                      <w:szCs w:val="14"/>
                                    </w:rPr>
                                    <w:t>i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282828"/>
                                      <w:spacing w:val="-17"/>
                                      <w:w w:val="123"/>
                                      <w:position w:val="1"/>
                                      <w:sz w:val="14"/>
                                      <w:szCs w:val="14"/>
                                    </w:rPr>
                                    <w:t>o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444442"/>
                                      <w:w w:val="124"/>
                                      <w:position w:val="1"/>
                                      <w:sz w:val="14"/>
                                      <w:szCs w:val="14"/>
                                    </w:rPr>
                                    <w:t>n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444442"/>
                                      <w:spacing w:val="-16"/>
                                      <w:position w:val="1"/>
                                      <w:sz w:val="14"/>
                                      <w:szCs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282828"/>
                                      <w:position w:val="1"/>
                                      <w:sz w:val="14"/>
                                      <w:szCs w:val="14"/>
                                    </w:rPr>
                                    <w:t>de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282828"/>
                                      <w:spacing w:val="-1"/>
                                      <w:position w:val="1"/>
                                      <w:sz w:val="14"/>
                                      <w:szCs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444442"/>
                                      <w:w w:val="113"/>
                                      <w:position w:val="1"/>
                                      <w:sz w:val="14"/>
                                      <w:szCs w:val="14"/>
                                    </w:rPr>
                                    <w:t>m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444442"/>
                                      <w:spacing w:val="-13"/>
                                      <w:w w:val="113"/>
                                      <w:position w:val="1"/>
                                      <w:sz w:val="14"/>
                                      <w:szCs w:val="14"/>
                                    </w:rPr>
                                    <w:t>u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5B5E59"/>
                                      <w:w w:val="254"/>
                                      <w:position w:val="1"/>
                                      <w:sz w:val="14"/>
                                      <w:szCs w:val="14"/>
                                    </w:rPr>
                                    <w:t>l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5B5E59"/>
                                      <w:spacing w:val="-22"/>
                                      <w:position w:val="1"/>
                                      <w:sz w:val="14"/>
                                      <w:szCs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444442"/>
                                      <w:spacing w:val="-15"/>
                                      <w:w w:val="146"/>
                                      <w:position w:val="1"/>
                                      <w:sz w:val="14"/>
                                      <w:szCs w:val="14"/>
                                    </w:rPr>
                                    <w:t>t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5B5E59"/>
                                      <w:spacing w:val="5"/>
                                      <w:w w:val="254"/>
                                      <w:position w:val="1"/>
                                      <w:sz w:val="14"/>
                                      <w:szCs w:val="14"/>
                                    </w:rPr>
                                    <w:t>i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444442"/>
                                      <w:spacing w:val="-12"/>
                                      <w:w w:val="116"/>
                                      <w:position w:val="1"/>
                                      <w:sz w:val="14"/>
                                      <w:szCs w:val="14"/>
                                    </w:rPr>
                                    <w:t>p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5B5E59"/>
                                      <w:w w:val="254"/>
                                      <w:position w:val="1"/>
                                      <w:sz w:val="14"/>
                                      <w:szCs w:val="14"/>
                                    </w:rPr>
                                    <w:t>l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5B5E59"/>
                                      <w:spacing w:val="-27"/>
                                      <w:position w:val="1"/>
                                      <w:sz w:val="14"/>
                                      <w:szCs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282828"/>
                                      <w:position w:val="1"/>
                                      <w:sz w:val="14"/>
                                      <w:szCs w:val="14"/>
                                    </w:rPr>
                                    <w:t>es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282828"/>
                                      <w:spacing w:val="-7"/>
                                      <w:position w:val="1"/>
                                      <w:sz w:val="14"/>
                                      <w:szCs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444442"/>
                                      <w:spacing w:val="-8"/>
                                      <w:w w:val="146"/>
                                      <w:position w:val="1"/>
                                      <w:sz w:val="14"/>
                                      <w:szCs w:val="14"/>
                                    </w:rPr>
                                    <w:t>t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282828"/>
                                      <w:spacing w:val="-4"/>
                                      <w:w w:val="94"/>
                                      <w:position w:val="1"/>
                                      <w:sz w:val="14"/>
                                      <w:szCs w:val="14"/>
                                    </w:rPr>
                                    <w:t>a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444442"/>
                                      <w:spacing w:val="-6"/>
                                      <w:w w:val="116"/>
                                      <w:position w:val="1"/>
                                      <w:sz w:val="14"/>
                                      <w:szCs w:val="14"/>
                                    </w:rPr>
                                    <w:t>m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282828"/>
                                      <w:spacing w:val="-4"/>
                                      <w:w w:val="94"/>
                                      <w:position w:val="1"/>
                                      <w:sz w:val="14"/>
                                      <w:szCs w:val="14"/>
                                    </w:rPr>
                                    <w:t>a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444442"/>
                                      <w:spacing w:val="-8"/>
                                      <w:w w:val="124"/>
                                      <w:position w:val="1"/>
                                      <w:sz w:val="14"/>
                                      <w:szCs w:val="14"/>
                                    </w:rPr>
                                    <w:t>ñ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282828"/>
                                      <w:w w:val="98"/>
                                      <w:position w:val="1"/>
                                      <w:sz w:val="14"/>
                                      <w:szCs w:val="14"/>
                                    </w:rPr>
                                    <w:t>os</w:t>
                                  </w:r>
                                </w:p>
                              </w:tc>
                              <w:tc>
                                <w:tcPr>
                                  <w:tcW w:w="1080" w:type="dxa"/>
                                  <w:gridSpan w:val="2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nil"/>
                                  </w:tcBorders>
                                </w:tcPr>
                                <w:p w14:paraId="5082DEB2" w14:textId="77777777" w:rsidR="005513D0" w:rsidRDefault="005513D0">
                                  <w:pPr>
                                    <w:spacing w:before="26" w:after="0" w:line="240" w:lineRule="auto"/>
                                    <w:ind w:left="470" w:right="383"/>
                                    <w:jc w:val="center"/>
                                    <w:rPr>
                                      <w:rFonts w:ascii="Times New Roman" w:eastAsia="Times New Roman" w:hAnsi="Times New Roman" w:cs="Times New Roman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color w:val="444442"/>
                                      <w:w w:val="199"/>
                                      <w:sz w:val="14"/>
                                      <w:szCs w:val="14"/>
                                    </w:rPr>
                                    <w:t>1</w:t>
                                  </w:r>
                                </w:p>
                              </w:tc>
                            </w:tr>
                            <w:tr w:rsidR="005513D0" w14:paraId="463587C4" w14:textId="77777777">
                              <w:trPr>
                                <w:trHeight w:hRule="exact" w:val="209"/>
                              </w:trPr>
                              <w:tc>
                                <w:tcPr>
                                  <w:tcW w:w="3715" w:type="dxa"/>
                                  <w:tcBorders>
                                    <w:top w:val="single" w:sz="4" w:space="0" w:color="000000"/>
                                    <w:left w:val="single" w:sz="4" w:space="0" w:color="030303"/>
                                    <w:bottom w:val="single" w:sz="4" w:space="0" w:color="000000"/>
                                    <w:right w:val="single" w:sz="4" w:space="0" w:color="030303"/>
                                  </w:tcBorders>
                                </w:tcPr>
                                <w:p w14:paraId="4F5C07A2" w14:textId="77777777" w:rsidR="005513D0" w:rsidRDefault="005513D0">
                                  <w:pPr>
                                    <w:spacing w:before="14" w:after="0" w:line="240" w:lineRule="auto"/>
                                    <w:ind w:left="397" w:right="-20"/>
                                    <w:rPr>
                                      <w:rFonts w:ascii="Arial" w:eastAsia="Arial" w:hAnsi="Arial" w:cs="Arial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Arial" w:eastAsia="Arial" w:hAnsi="Arial" w:cs="Arial"/>
                                      <w:color w:val="282828"/>
                                      <w:w w:val="98"/>
                                      <w:sz w:val="14"/>
                                      <w:szCs w:val="14"/>
                                    </w:rPr>
                                    <w:t>-Crea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282828"/>
                                      <w:spacing w:val="-14"/>
                                      <w:w w:val="98"/>
                                      <w:sz w:val="14"/>
                                      <w:szCs w:val="14"/>
                                    </w:rPr>
                                    <w:t>c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5B5E59"/>
                                      <w:w w:val="254"/>
                                      <w:sz w:val="14"/>
                                      <w:szCs w:val="14"/>
                                    </w:rPr>
                                    <w:t>i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5B5E59"/>
                                      <w:spacing w:val="-25"/>
                                      <w:sz w:val="14"/>
                                      <w:szCs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282828"/>
                                      <w:sz w:val="14"/>
                                      <w:szCs w:val="14"/>
                                    </w:rPr>
                                    <w:t>on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282828"/>
                                      <w:spacing w:val="1"/>
                                      <w:sz w:val="14"/>
                                      <w:szCs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282828"/>
                                      <w:sz w:val="14"/>
                                      <w:szCs w:val="14"/>
                                    </w:rPr>
                                    <w:t>de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282828"/>
                                      <w:spacing w:val="-1"/>
                                      <w:sz w:val="14"/>
                                      <w:szCs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282828"/>
                                      <w:sz w:val="14"/>
                                      <w:szCs w:val="14"/>
                                    </w:rPr>
                                    <w:t>pruebas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282828"/>
                                      <w:spacing w:val="11"/>
                                      <w:sz w:val="14"/>
                                      <w:szCs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5B5E59"/>
                                      <w:spacing w:val="-12"/>
                                      <w:w w:val="126"/>
                                      <w:sz w:val="14"/>
                                      <w:szCs w:val="14"/>
                                    </w:rPr>
                                    <w:t>(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181618"/>
                                      <w:spacing w:val="-10"/>
                                      <w:w w:val="104"/>
                                      <w:sz w:val="14"/>
                                      <w:szCs w:val="14"/>
                                    </w:rPr>
                                    <w:t>T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444442"/>
                                      <w:w w:val="91"/>
                                      <w:sz w:val="14"/>
                                      <w:szCs w:val="14"/>
                                    </w:rPr>
                                    <w:t>O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444442"/>
                                      <w:spacing w:val="-15"/>
                                      <w:w w:val="91"/>
                                      <w:sz w:val="14"/>
                                      <w:szCs w:val="14"/>
                                    </w:rPr>
                                    <w:t>O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5B5E59"/>
                                      <w:w w:val="126"/>
                                      <w:sz w:val="14"/>
                                      <w:szCs w:val="14"/>
                                    </w:rPr>
                                    <w:t>)</w:t>
                                  </w:r>
                                </w:p>
                              </w:tc>
                              <w:tc>
                                <w:tcPr>
                                  <w:tcW w:w="4800" w:type="dxa"/>
                                  <w:tcBorders>
                                    <w:top w:val="single" w:sz="4" w:space="0" w:color="000000"/>
                                    <w:left w:val="single" w:sz="4" w:space="0" w:color="030303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189DC46B" w14:textId="77777777" w:rsidR="005513D0" w:rsidRDefault="005513D0">
                                  <w:pPr>
                                    <w:tabs>
                                      <w:tab w:val="left" w:pos="1340"/>
                                    </w:tabs>
                                    <w:spacing w:before="15" w:after="0" w:line="240" w:lineRule="auto"/>
                                    <w:ind w:left="511" w:right="-20"/>
                                    <w:rPr>
                                      <w:rFonts w:ascii="Arial" w:eastAsia="Arial" w:hAnsi="Arial" w:cs="Arial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color w:val="444442"/>
                                      <w:w w:val="199"/>
                                      <w:sz w:val="14"/>
                                      <w:szCs w:val="14"/>
                                    </w:rPr>
                                    <w:t>1</w:t>
                                  </w:r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color w:val="444442"/>
                                      <w:sz w:val="14"/>
                                      <w:szCs w:val="14"/>
                                    </w:rPr>
                                    <w:tab/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010101"/>
                                      <w:spacing w:val="-5"/>
                                      <w:w w:val="110"/>
                                      <w:position w:val="1"/>
                                      <w:sz w:val="14"/>
                                      <w:szCs w:val="14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282828"/>
                                      <w:w w:val="115"/>
                                      <w:position w:val="1"/>
                                      <w:sz w:val="14"/>
                                      <w:szCs w:val="14"/>
                                    </w:rPr>
                                    <w:t>Modulo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282828"/>
                                      <w:spacing w:val="-20"/>
                                      <w:position w:val="1"/>
                                      <w:sz w:val="14"/>
                                      <w:szCs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282828"/>
                                      <w:position w:val="1"/>
                                      <w:sz w:val="14"/>
                                      <w:szCs w:val="14"/>
                                    </w:rPr>
                                    <w:t>de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282828"/>
                                      <w:spacing w:val="-1"/>
                                      <w:position w:val="1"/>
                                      <w:sz w:val="14"/>
                                      <w:szCs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282828"/>
                                      <w:w w:val="111"/>
                                      <w:position w:val="1"/>
                                      <w:sz w:val="14"/>
                                      <w:szCs w:val="14"/>
                                    </w:rPr>
                                    <w:t>horario</w:t>
                                  </w:r>
                                </w:p>
                              </w:tc>
                              <w:tc>
                                <w:tcPr>
                                  <w:tcW w:w="1080" w:type="dxa"/>
                                  <w:gridSpan w:val="2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nil"/>
                                  </w:tcBorders>
                                </w:tcPr>
                                <w:p w14:paraId="77850C4B" w14:textId="77777777" w:rsidR="005513D0" w:rsidRDefault="005513D0">
                                  <w:pPr>
                                    <w:spacing w:before="26" w:after="0" w:line="240" w:lineRule="auto"/>
                                    <w:ind w:left="470" w:right="441"/>
                                    <w:jc w:val="center"/>
                                    <w:rPr>
                                      <w:rFonts w:ascii="Times New Roman" w:eastAsia="Times New Roman" w:hAnsi="Times New Roman" w:cs="Times New Roman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color w:val="282828"/>
                                      <w:w w:val="116"/>
                                      <w:sz w:val="14"/>
                                      <w:szCs w:val="14"/>
                                    </w:rPr>
                                    <w:t>4</w:t>
                                  </w:r>
                                </w:p>
                              </w:tc>
                            </w:tr>
                            <w:tr w:rsidR="005513D0" w14:paraId="19B99FB5" w14:textId="77777777">
                              <w:trPr>
                                <w:trHeight w:hRule="exact" w:val="209"/>
                              </w:trPr>
                              <w:tc>
                                <w:tcPr>
                                  <w:tcW w:w="3715" w:type="dxa"/>
                                  <w:tcBorders>
                                    <w:top w:val="single" w:sz="4" w:space="0" w:color="000000"/>
                                    <w:left w:val="single" w:sz="4" w:space="0" w:color="030303"/>
                                    <w:bottom w:val="single" w:sz="4" w:space="0" w:color="000000"/>
                                    <w:right w:val="single" w:sz="4" w:space="0" w:color="030303"/>
                                  </w:tcBorders>
                                </w:tcPr>
                                <w:p w14:paraId="0EA6410C" w14:textId="77777777" w:rsidR="005513D0" w:rsidRDefault="005513D0">
                                  <w:pPr>
                                    <w:spacing w:before="14" w:after="0" w:line="240" w:lineRule="auto"/>
                                    <w:ind w:left="397" w:right="-20"/>
                                    <w:rPr>
                                      <w:rFonts w:ascii="Arial" w:eastAsia="Arial" w:hAnsi="Arial" w:cs="Arial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Arial" w:eastAsia="Arial" w:hAnsi="Arial" w:cs="Arial"/>
                                      <w:color w:val="010101"/>
                                      <w:spacing w:val="-20"/>
                                      <w:w w:val="110"/>
                                      <w:sz w:val="14"/>
                                      <w:szCs w:val="14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5B5E59"/>
                                      <w:spacing w:val="4"/>
                                      <w:w w:val="254"/>
                                      <w:sz w:val="14"/>
                                      <w:szCs w:val="14"/>
                                    </w:rPr>
                                    <w:t>l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444442"/>
                                      <w:w w:val="116"/>
                                      <w:sz w:val="14"/>
                                      <w:szCs w:val="14"/>
                                    </w:rPr>
                                    <w:t>m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444442"/>
                                      <w:spacing w:val="-22"/>
                                      <w:w w:val="116"/>
                                      <w:sz w:val="14"/>
                                      <w:szCs w:val="14"/>
                                    </w:rPr>
                                    <w:t>p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5B5E59"/>
                                      <w:w w:val="254"/>
                                      <w:sz w:val="14"/>
                                      <w:szCs w:val="14"/>
                                    </w:rPr>
                                    <w:t>l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5B5E59"/>
                                      <w:spacing w:val="-27"/>
                                      <w:sz w:val="14"/>
                                      <w:szCs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282828"/>
                                      <w:spacing w:val="-5"/>
                                      <w:w w:val="109"/>
                                      <w:sz w:val="14"/>
                                      <w:szCs w:val="14"/>
                                    </w:rPr>
                                    <w:t>e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444442"/>
                                      <w:spacing w:val="-6"/>
                                      <w:w w:val="116"/>
                                      <w:sz w:val="14"/>
                                      <w:szCs w:val="14"/>
                                    </w:rPr>
                                    <w:t>m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282828"/>
                                      <w:spacing w:val="-5"/>
                                      <w:w w:val="109"/>
                                      <w:sz w:val="14"/>
                                      <w:szCs w:val="14"/>
                                    </w:rPr>
                                    <w:t>e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444442"/>
                                      <w:w w:val="128"/>
                                      <w:sz w:val="14"/>
                                      <w:szCs w:val="14"/>
                                    </w:rPr>
                                    <w:t>n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444442"/>
                                      <w:spacing w:val="-8"/>
                                      <w:w w:val="127"/>
                                      <w:sz w:val="14"/>
                                      <w:szCs w:val="14"/>
                                    </w:rPr>
                                    <w:t>t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282828"/>
                                      <w:w w:val="96"/>
                                      <w:sz w:val="14"/>
                                      <w:szCs w:val="14"/>
                                    </w:rPr>
                                    <w:t>a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282828"/>
                                      <w:spacing w:val="-14"/>
                                      <w:w w:val="96"/>
                                      <w:sz w:val="14"/>
                                      <w:szCs w:val="14"/>
                                    </w:rPr>
                                    <w:t>c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5B5E59"/>
                                      <w:w w:val="254"/>
                                      <w:sz w:val="14"/>
                                      <w:szCs w:val="14"/>
                                    </w:rPr>
                                    <w:t>i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5B5E59"/>
                                      <w:spacing w:val="-25"/>
                                      <w:sz w:val="14"/>
                                      <w:szCs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282828"/>
                                      <w:spacing w:val="-17"/>
                                      <w:sz w:val="14"/>
                                      <w:szCs w:val="14"/>
                                    </w:rPr>
                                    <w:t>o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444442"/>
                                      <w:sz w:val="14"/>
                                      <w:szCs w:val="14"/>
                                    </w:rPr>
                                    <w:t>n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444442"/>
                                      <w:spacing w:val="21"/>
                                      <w:sz w:val="14"/>
                                      <w:szCs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282828"/>
                                      <w:w w:val="108"/>
                                      <w:sz w:val="14"/>
                                      <w:szCs w:val="14"/>
                                    </w:rPr>
                                    <w:t>de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282828"/>
                                      <w:spacing w:val="-29"/>
                                      <w:sz w:val="14"/>
                                      <w:szCs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5B5E59"/>
                                      <w:spacing w:val="5"/>
                                      <w:w w:val="254"/>
                                      <w:sz w:val="14"/>
                                      <w:szCs w:val="14"/>
                                    </w:rPr>
                                    <w:t>i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444442"/>
                                      <w:w w:val="118"/>
                                      <w:sz w:val="14"/>
                                      <w:szCs w:val="14"/>
                                    </w:rPr>
                                    <w:t>n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444442"/>
                                      <w:spacing w:val="3"/>
                                      <w:w w:val="117"/>
                                      <w:sz w:val="14"/>
                                      <w:szCs w:val="14"/>
                                    </w:rPr>
                                    <w:t>t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282828"/>
                                      <w:w w:val="102"/>
                                      <w:sz w:val="14"/>
                                      <w:szCs w:val="14"/>
                                    </w:rPr>
                                    <w:t>erfa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282828"/>
                                      <w:w w:val="103"/>
                                      <w:sz w:val="14"/>
                                      <w:szCs w:val="14"/>
                                    </w:rPr>
                                    <w:t>z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282828"/>
                                      <w:spacing w:val="-14"/>
                                      <w:sz w:val="14"/>
                                      <w:szCs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282828"/>
                                      <w:w w:val="108"/>
                                      <w:sz w:val="14"/>
                                      <w:szCs w:val="14"/>
                                    </w:rPr>
                                    <w:t>gra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282828"/>
                                      <w:spacing w:val="-10"/>
                                      <w:w w:val="107"/>
                                      <w:sz w:val="14"/>
                                      <w:szCs w:val="14"/>
                                    </w:rPr>
                                    <w:t>f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5B5E59"/>
                                      <w:w w:val="254"/>
                                      <w:sz w:val="14"/>
                                      <w:szCs w:val="14"/>
                                    </w:rPr>
                                    <w:t>i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5B5E59"/>
                                      <w:spacing w:val="-27"/>
                                      <w:sz w:val="14"/>
                                      <w:szCs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282828"/>
                                      <w:sz w:val="14"/>
                                      <w:szCs w:val="14"/>
                                    </w:rPr>
                                    <w:t>ca</w:t>
                                  </w:r>
                                </w:p>
                              </w:tc>
                              <w:tc>
                                <w:tcPr>
                                  <w:tcW w:w="4800" w:type="dxa"/>
                                  <w:tcBorders>
                                    <w:top w:val="single" w:sz="4" w:space="0" w:color="000000"/>
                                    <w:left w:val="single" w:sz="4" w:space="0" w:color="030303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1B1A30D8" w14:textId="77777777" w:rsidR="005513D0" w:rsidRDefault="005513D0">
                                  <w:pPr>
                                    <w:tabs>
                                      <w:tab w:val="left" w:pos="1480"/>
                                    </w:tabs>
                                    <w:spacing w:before="15" w:after="0" w:line="240" w:lineRule="auto"/>
                                    <w:ind w:left="511" w:right="-20"/>
                                    <w:rPr>
                                      <w:rFonts w:ascii="Arial" w:eastAsia="Arial" w:hAnsi="Arial" w:cs="Arial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color w:val="282828"/>
                                      <w:sz w:val="14"/>
                                      <w:szCs w:val="14"/>
                                    </w:rPr>
                                    <w:t>2</w:t>
                                  </w:r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color w:val="282828"/>
                                      <w:spacing w:val="-22"/>
                                      <w:sz w:val="14"/>
                                      <w:szCs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color w:val="282828"/>
                                      <w:sz w:val="14"/>
                                      <w:szCs w:val="14"/>
                                    </w:rPr>
                                    <w:tab/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010101"/>
                                      <w:spacing w:val="-2"/>
                                      <w:w w:val="110"/>
                                      <w:position w:val="1"/>
                                      <w:sz w:val="14"/>
                                      <w:szCs w:val="14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282828"/>
                                      <w:w w:val="101"/>
                                      <w:position w:val="1"/>
                                      <w:sz w:val="14"/>
                                      <w:szCs w:val="14"/>
                                    </w:rPr>
                                    <w:t>Correc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5B5E59"/>
                                      <w:spacing w:val="-17"/>
                                      <w:w w:val="169"/>
                                      <w:position w:val="1"/>
                                      <w:sz w:val="14"/>
                                      <w:szCs w:val="14"/>
                                    </w:rPr>
                                    <w:t>i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282828"/>
                                      <w:spacing w:val="-17"/>
                                      <w:w w:val="123"/>
                                      <w:position w:val="1"/>
                                      <w:sz w:val="14"/>
                                      <w:szCs w:val="14"/>
                                    </w:rPr>
                                    <w:t>o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444442"/>
                                      <w:w w:val="124"/>
                                      <w:position w:val="1"/>
                                      <w:sz w:val="14"/>
                                      <w:szCs w:val="14"/>
                                    </w:rPr>
                                    <w:t>n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444442"/>
                                      <w:spacing w:val="-16"/>
                                      <w:position w:val="1"/>
                                      <w:sz w:val="14"/>
                                      <w:szCs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282828"/>
                                      <w:position w:val="1"/>
                                      <w:sz w:val="14"/>
                                      <w:szCs w:val="14"/>
                                    </w:rPr>
                                    <w:t>de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282828"/>
                                      <w:spacing w:val="-1"/>
                                      <w:position w:val="1"/>
                                      <w:sz w:val="14"/>
                                      <w:szCs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282828"/>
                                      <w:spacing w:val="-20"/>
                                      <w:w w:val="133"/>
                                      <w:position w:val="1"/>
                                      <w:sz w:val="14"/>
                                      <w:szCs w:val="14"/>
                                    </w:rPr>
                                    <w:t>b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444442"/>
                                      <w:spacing w:val="-9"/>
                                      <w:w w:val="124"/>
                                      <w:position w:val="1"/>
                                      <w:sz w:val="14"/>
                                      <w:szCs w:val="14"/>
                                    </w:rPr>
                                    <w:t>u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282828"/>
                                      <w:w w:val="98"/>
                                      <w:position w:val="1"/>
                                      <w:sz w:val="14"/>
                                      <w:szCs w:val="14"/>
                                    </w:rPr>
                                    <w:t>gs</w:t>
                                  </w:r>
                                </w:p>
                              </w:tc>
                              <w:tc>
                                <w:tcPr>
                                  <w:tcW w:w="1080" w:type="dxa"/>
                                  <w:gridSpan w:val="2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nil"/>
                                  </w:tcBorders>
                                </w:tcPr>
                                <w:p w14:paraId="56D08CE2" w14:textId="77777777" w:rsidR="005513D0" w:rsidRDefault="005513D0">
                                  <w:pPr>
                                    <w:spacing w:before="26" w:after="0" w:line="240" w:lineRule="auto"/>
                                    <w:ind w:left="470" w:right="439"/>
                                    <w:jc w:val="center"/>
                                    <w:rPr>
                                      <w:rFonts w:ascii="Times New Roman" w:eastAsia="Times New Roman" w:hAnsi="Times New Roman" w:cs="Times New Roman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color w:val="282828"/>
                                      <w:w w:val="119"/>
                                      <w:sz w:val="14"/>
                                      <w:szCs w:val="14"/>
                                    </w:rPr>
                                    <w:t>3</w:t>
                                  </w:r>
                                </w:p>
                              </w:tc>
                            </w:tr>
                            <w:tr w:rsidR="005513D0" w14:paraId="6AA02DD9" w14:textId="77777777">
                              <w:trPr>
                                <w:trHeight w:hRule="exact" w:val="209"/>
                              </w:trPr>
                              <w:tc>
                                <w:tcPr>
                                  <w:tcW w:w="3715" w:type="dxa"/>
                                  <w:tcBorders>
                                    <w:top w:val="single" w:sz="4" w:space="0" w:color="000000"/>
                                    <w:left w:val="single" w:sz="4" w:space="0" w:color="030303"/>
                                    <w:bottom w:val="single" w:sz="4" w:space="0" w:color="000000"/>
                                    <w:right w:val="single" w:sz="4" w:space="0" w:color="030303"/>
                                  </w:tcBorders>
                                </w:tcPr>
                                <w:p w14:paraId="0130A1EC" w14:textId="77777777" w:rsidR="005513D0" w:rsidRDefault="005513D0">
                                  <w:pPr>
                                    <w:spacing w:before="14" w:after="0" w:line="240" w:lineRule="auto"/>
                                    <w:ind w:left="397" w:right="-20"/>
                                    <w:rPr>
                                      <w:rFonts w:ascii="Arial" w:eastAsia="Arial" w:hAnsi="Arial" w:cs="Arial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Arial" w:eastAsia="Arial" w:hAnsi="Arial" w:cs="Arial"/>
                                      <w:color w:val="010101"/>
                                      <w:spacing w:val="-20"/>
                                      <w:w w:val="110"/>
                                      <w:sz w:val="14"/>
                                      <w:szCs w:val="14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5B5E59"/>
                                      <w:spacing w:val="4"/>
                                      <w:w w:val="254"/>
                                      <w:sz w:val="14"/>
                                      <w:szCs w:val="14"/>
                                    </w:rPr>
                                    <w:t>l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444442"/>
                                      <w:spacing w:val="-10"/>
                                      <w:w w:val="116"/>
                                      <w:sz w:val="14"/>
                                      <w:szCs w:val="14"/>
                                    </w:rPr>
                                    <w:t>m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282828"/>
                                      <w:spacing w:val="-12"/>
                                      <w:w w:val="116"/>
                                      <w:sz w:val="14"/>
                                      <w:szCs w:val="14"/>
                                    </w:rPr>
                                    <w:t>p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5B5E59"/>
                                      <w:w w:val="254"/>
                                      <w:sz w:val="14"/>
                                      <w:szCs w:val="14"/>
                                    </w:rPr>
                                    <w:t>l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5B5E59"/>
                                      <w:spacing w:val="-27"/>
                                      <w:sz w:val="14"/>
                                      <w:szCs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282828"/>
                                      <w:spacing w:val="-5"/>
                                      <w:w w:val="109"/>
                                      <w:sz w:val="14"/>
                                      <w:szCs w:val="14"/>
                                    </w:rPr>
                                    <w:t>e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444442"/>
                                      <w:spacing w:val="-6"/>
                                      <w:w w:val="116"/>
                                      <w:sz w:val="14"/>
                                      <w:szCs w:val="14"/>
                                    </w:rPr>
                                    <w:t>m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282828"/>
                                      <w:spacing w:val="-5"/>
                                      <w:w w:val="109"/>
                                      <w:sz w:val="14"/>
                                      <w:szCs w:val="14"/>
                                    </w:rPr>
                                    <w:t>e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444442"/>
                                      <w:w w:val="128"/>
                                      <w:sz w:val="14"/>
                                      <w:szCs w:val="14"/>
                                    </w:rPr>
                                    <w:t>n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444442"/>
                                      <w:spacing w:val="-8"/>
                                      <w:w w:val="127"/>
                                      <w:sz w:val="14"/>
                                      <w:szCs w:val="14"/>
                                    </w:rPr>
                                    <w:t>t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282828"/>
                                      <w:w w:val="96"/>
                                      <w:sz w:val="14"/>
                                      <w:szCs w:val="14"/>
                                    </w:rPr>
                                    <w:t>a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282828"/>
                                      <w:spacing w:val="-14"/>
                                      <w:w w:val="96"/>
                                      <w:sz w:val="14"/>
                                      <w:szCs w:val="14"/>
                                    </w:rPr>
                                    <w:t>c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5B5E59"/>
                                      <w:w w:val="254"/>
                                      <w:sz w:val="14"/>
                                      <w:szCs w:val="14"/>
                                    </w:rPr>
                                    <w:t>i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5B5E59"/>
                                      <w:spacing w:val="-25"/>
                                      <w:sz w:val="14"/>
                                      <w:szCs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282828"/>
                                      <w:sz w:val="14"/>
                                      <w:szCs w:val="14"/>
                                    </w:rPr>
                                    <w:t>on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282828"/>
                                      <w:spacing w:val="1"/>
                                      <w:sz w:val="14"/>
                                      <w:szCs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282828"/>
                                      <w:sz w:val="14"/>
                                      <w:szCs w:val="14"/>
                                    </w:rPr>
                                    <w:t>de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282828"/>
                                      <w:spacing w:val="-6"/>
                                      <w:sz w:val="14"/>
                                      <w:szCs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5B5E59"/>
                                      <w:w w:val="254"/>
                                      <w:sz w:val="14"/>
                                      <w:szCs w:val="14"/>
                                    </w:rPr>
                                    <w:t>l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5B5E59"/>
                                      <w:spacing w:val="-27"/>
                                      <w:sz w:val="14"/>
                                      <w:szCs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282828"/>
                                      <w:sz w:val="14"/>
                                      <w:szCs w:val="14"/>
                                    </w:rPr>
                                    <w:t>a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282828"/>
                                      <w:spacing w:val="-13"/>
                                      <w:sz w:val="14"/>
                                      <w:szCs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282828"/>
                                      <w:spacing w:val="-10"/>
                                      <w:w w:val="94"/>
                                      <w:sz w:val="14"/>
                                      <w:szCs w:val="14"/>
                                    </w:rPr>
                                    <w:t>a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5B5E59"/>
                                      <w:w w:val="254"/>
                                      <w:sz w:val="14"/>
                                      <w:szCs w:val="14"/>
                                    </w:rPr>
                                    <w:t>l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5B5E59"/>
                                      <w:spacing w:val="-27"/>
                                      <w:sz w:val="14"/>
                                      <w:szCs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282828"/>
                                      <w:w w:val="103"/>
                                      <w:sz w:val="14"/>
                                      <w:szCs w:val="14"/>
                                    </w:rPr>
                                    <w:t>a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282828"/>
                                      <w:spacing w:val="-9"/>
                                      <w:w w:val="103"/>
                                      <w:sz w:val="14"/>
                                      <w:szCs w:val="14"/>
                                    </w:rPr>
                                    <w:t>r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444442"/>
                                      <w:spacing w:val="-6"/>
                                      <w:w w:val="116"/>
                                      <w:sz w:val="14"/>
                                      <w:szCs w:val="14"/>
                                    </w:rPr>
                                    <w:t>m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282828"/>
                                      <w:w w:val="94"/>
                                      <w:sz w:val="14"/>
                                      <w:szCs w:val="14"/>
                                    </w:rPr>
                                    <w:t>a</w:t>
                                  </w:r>
                                </w:p>
                              </w:tc>
                              <w:tc>
                                <w:tcPr>
                                  <w:tcW w:w="4800" w:type="dxa"/>
                                  <w:tcBorders>
                                    <w:top w:val="single" w:sz="4" w:space="0" w:color="000000"/>
                                    <w:left w:val="single" w:sz="4" w:space="0" w:color="030303"/>
                                    <w:bottom w:val="single" w:sz="4" w:space="0" w:color="000000"/>
                                    <w:right w:val="single" w:sz="4" w:space="0" w:color="000000"/>
                                  </w:tcBorders>
                                </w:tcPr>
                                <w:p w14:paraId="41C092EE" w14:textId="77777777" w:rsidR="005513D0" w:rsidRDefault="005513D0">
                                  <w:pPr>
                                    <w:tabs>
                                      <w:tab w:val="left" w:pos="1480"/>
                                    </w:tabs>
                                    <w:spacing w:before="15" w:after="0" w:line="240" w:lineRule="auto"/>
                                    <w:ind w:left="501" w:right="-20"/>
                                    <w:rPr>
                                      <w:rFonts w:ascii="Arial" w:eastAsia="Arial" w:hAnsi="Arial" w:cs="Arial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color w:val="444442"/>
                                      <w:w w:val="133"/>
                                      <w:sz w:val="14"/>
                                      <w:szCs w:val="14"/>
                                    </w:rPr>
                                    <w:t>4</w:t>
                                  </w:r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color w:val="444442"/>
                                      <w:sz w:val="14"/>
                                      <w:szCs w:val="14"/>
                                    </w:rPr>
                                    <w:tab/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010101"/>
                                      <w:spacing w:val="-6"/>
                                      <w:position w:val="1"/>
                                      <w:sz w:val="14"/>
                                      <w:szCs w:val="14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444442"/>
                                      <w:spacing w:val="-3"/>
                                      <w:position w:val="1"/>
                                      <w:sz w:val="14"/>
                                      <w:szCs w:val="14"/>
                                    </w:rPr>
                                    <w:t>P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181618"/>
                                      <w:position w:val="1"/>
                                      <w:sz w:val="14"/>
                                      <w:szCs w:val="14"/>
                                    </w:rPr>
                                    <w:t>rueba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181618"/>
                                      <w:spacing w:val="14"/>
                                      <w:position w:val="1"/>
                                      <w:sz w:val="14"/>
                                      <w:szCs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282828"/>
                                      <w:position w:val="1"/>
                                      <w:sz w:val="14"/>
                                      <w:szCs w:val="14"/>
                                    </w:rPr>
                                    <w:t>de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282828"/>
                                      <w:spacing w:val="-4"/>
                                      <w:position w:val="1"/>
                                      <w:sz w:val="14"/>
                                      <w:szCs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444442"/>
                                      <w:spacing w:val="-15"/>
                                      <w:w w:val="125"/>
                                      <w:position w:val="1"/>
                                      <w:sz w:val="14"/>
                                      <w:szCs w:val="14"/>
                                    </w:rPr>
                                    <w:t>v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5B5E59"/>
                                      <w:w w:val="254"/>
                                      <w:position w:val="1"/>
                                      <w:sz w:val="14"/>
                                      <w:szCs w:val="14"/>
                                    </w:rPr>
                                    <w:t>i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5B5E59"/>
                                      <w:spacing w:val="-25"/>
                                      <w:position w:val="1"/>
                                      <w:sz w:val="14"/>
                                      <w:szCs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282828"/>
                                      <w:w w:val="97"/>
                                      <w:position w:val="1"/>
                                      <w:sz w:val="14"/>
                                      <w:szCs w:val="14"/>
                                    </w:rPr>
                                    <w:t>su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282828"/>
                                      <w:spacing w:val="-4"/>
                                      <w:w w:val="97"/>
                                      <w:position w:val="1"/>
                                      <w:sz w:val="14"/>
                                      <w:szCs w:val="14"/>
                                    </w:rPr>
                                    <w:t>a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5B5E59"/>
                                      <w:w w:val="167"/>
                                      <w:position w:val="1"/>
                                      <w:sz w:val="14"/>
                                      <w:szCs w:val="14"/>
                                    </w:rPr>
                                    <w:t>l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5B5E59"/>
                                      <w:spacing w:val="-10"/>
                                      <w:w w:val="167"/>
                                      <w:position w:val="1"/>
                                      <w:sz w:val="14"/>
                                      <w:szCs w:val="14"/>
                                    </w:rPr>
                                    <w:t>i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282828"/>
                                      <w:w w:val="93"/>
                                      <w:position w:val="1"/>
                                      <w:sz w:val="14"/>
                                      <w:szCs w:val="14"/>
                                    </w:rPr>
                                    <w:t>za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282828"/>
                                      <w:spacing w:val="-14"/>
                                      <w:w w:val="93"/>
                                      <w:position w:val="1"/>
                                      <w:sz w:val="14"/>
                                      <w:szCs w:val="14"/>
                                    </w:rPr>
                                    <w:t>c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5B5E59"/>
                                      <w:w w:val="254"/>
                                      <w:position w:val="1"/>
                                      <w:sz w:val="14"/>
                                      <w:szCs w:val="14"/>
                                    </w:rPr>
                                    <w:t>i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5B5E59"/>
                                      <w:spacing w:val="-25"/>
                                      <w:position w:val="1"/>
                                      <w:sz w:val="14"/>
                                      <w:szCs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282828"/>
                                      <w:position w:val="1"/>
                                      <w:sz w:val="14"/>
                                      <w:szCs w:val="14"/>
                                    </w:rPr>
                                    <w:t>on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282828"/>
                                      <w:spacing w:val="1"/>
                                      <w:position w:val="1"/>
                                      <w:sz w:val="14"/>
                                      <w:szCs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282828"/>
                                      <w:position w:val="1"/>
                                      <w:sz w:val="14"/>
                                      <w:szCs w:val="14"/>
                                    </w:rPr>
                                    <w:t>de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282828"/>
                                      <w:spacing w:val="-1"/>
                                      <w:position w:val="1"/>
                                      <w:sz w:val="14"/>
                                      <w:szCs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444442"/>
                                      <w:spacing w:val="-10"/>
                                      <w:w w:val="116"/>
                                      <w:position w:val="1"/>
                                      <w:sz w:val="14"/>
                                      <w:szCs w:val="14"/>
                                    </w:rPr>
                                    <w:t>m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282828"/>
                                      <w:spacing w:val="-13"/>
                                      <w:w w:val="124"/>
                                      <w:position w:val="1"/>
                                      <w:sz w:val="14"/>
                                      <w:szCs w:val="14"/>
                                    </w:rPr>
                                    <w:t>u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5B5E59"/>
                                      <w:w w:val="151"/>
                                      <w:position w:val="1"/>
                                      <w:sz w:val="14"/>
                                      <w:szCs w:val="14"/>
                                    </w:rPr>
                                    <w:t>l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5B5E59"/>
                                      <w:spacing w:val="-9"/>
                                      <w:w w:val="151"/>
                                      <w:position w:val="1"/>
                                      <w:sz w:val="14"/>
                                      <w:szCs w:val="14"/>
                                    </w:rPr>
                                    <w:t>t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5B5E59"/>
                                      <w:spacing w:val="-27"/>
                                      <w:w w:val="152"/>
                                      <w:position w:val="1"/>
                                      <w:sz w:val="14"/>
                                      <w:szCs w:val="14"/>
                                    </w:rPr>
                                    <w:t>i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282828"/>
                                      <w:spacing w:val="-12"/>
                                      <w:w w:val="116"/>
                                      <w:position w:val="1"/>
                                      <w:sz w:val="14"/>
                                      <w:szCs w:val="14"/>
                                    </w:rPr>
                                    <w:t>p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5B5E59"/>
                                      <w:w w:val="254"/>
                                      <w:position w:val="1"/>
                                      <w:sz w:val="14"/>
                                      <w:szCs w:val="14"/>
                                    </w:rPr>
                                    <w:t>l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5B5E59"/>
                                      <w:spacing w:val="-27"/>
                                      <w:position w:val="1"/>
                                      <w:sz w:val="14"/>
                                      <w:szCs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282828"/>
                                      <w:position w:val="1"/>
                                      <w:sz w:val="14"/>
                                      <w:szCs w:val="14"/>
                                    </w:rPr>
                                    <w:t>es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282828"/>
                                      <w:spacing w:val="-7"/>
                                      <w:position w:val="1"/>
                                      <w:sz w:val="14"/>
                                      <w:szCs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444442"/>
                                      <w:spacing w:val="-8"/>
                                      <w:w w:val="146"/>
                                      <w:position w:val="1"/>
                                      <w:sz w:val="14"/>
                                      <w:szCs w:val="14"/>
                                    </w:rPr>
                                    <w:t>t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282828"/>
                                      <w:position w:val="1"/>
                                      <w:sz w:val="14"/>
                                      <w:szCs w:val="14"/>
                                    </w:rPr>
                                    <w:t>am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282828"/>
                                      <w:spacing w:val="-4"/>
                                      <w:position w:val="1"/>
                                      <w:sz w:val="14"/>
                                      <w:szCs w:val="14"/>
                                    </w:rPr>
                                    <w:t>a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5B5E59"/>
                                      <w:spacing w:val="-8"/>
                                      <w:w w:val="124"/>
                                      <w:position w:val="1"/>
                                      <w:sz w:val="14"/>
                                      <w:szCs w:val="14"/>
                                    </w:rPr>
                                    <w:t>ñ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282828"/>
                                      <w:w w:val="98"/>
                                      <w:position w:val="1"/>
                                      <w:sz w:val="14"/>
                                      <w:szCs w:val="14"/>
                                    </w:rPr>
                                    <w:t>os</w:t>
                                  </w:r>
                                </w:p>
                              </w:tc>
                              <w:tc>
                                <w:tcPr>
                                  <w:tcW w:w="1080" w:type="dxa"/>
                                  <w:gridSpan w:val="2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000000"/>
                                    <w:right w:val="nil"/>
                                  </w:tcBorders>
                                </w:tcPr>
                                <w:p w14:paraId="13D19725" w14:textId="77777777" w:rsidR="005513D0" w:rsidRDefault="005513D0">
                                  <w:pPr>
                                    <w:spacing w:before="26" w:after="0" w:line="240" w:lineRule="auto"/>
                                    <w:ind w:left="470" w:right="383"/>
                                    <w:jc w:val="center"/>
                                    <w:rPr>
                                      <w:rFonts w:ascii="Times New Roman" w:eastAsia="Times New Roman" w:hAnsi="Times New Roman" w:cs="Times New Roman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color w:val="444442"/>
                                      <w:w w:val="199"/>
                                      <w:sz w:val="14"/>
                                      <w:szCs w:val="14"/>
                                    </w:rPr>
                                    <w:t>1</w:t>
                                  </w:r>
                                </w:p>
                              </w:tc>
                            </w:tr>
                            <w:tr w:rsidR="005513D0" w14:paraId="29980CAE" w14:textId="77777777">
                              <w:trPr>
                                <w:trHeight w:hRule="exact" w:val="172"/>
                              </w:trPr>
                              <w:tc>
                                <w:tcPr>
                                  <w:tcW w:w="3715" w:type="dxa"/>
                                  <w:tcBorders>
                                    <w:top w:val="single" w:sz="4" w:space="0" w:color="000000"/>
                                    <w:left w:val="single" w:sz="4" w:space="0" w:color="030303"/>
                                    <w:bottom w:val="single" w:sz="8" w:space="0" w:color="232823"/>
                                    <w:right w:val="single" w:sz="4" w:space="0" w:color="030303"/>
                                  </w:tcBorders>
                                </w:tcPr>
                                <w:p w14:paraId="1E0BBBA5" w14:textId="77777777" w:rsidR="005513D0" w:rsidRDefault="005513D0">
                                  <w:pPr>
                                    <w:spacing w:before="14" w:after="0" w:line="142" w:lineRule="exact"/>
                                    <w:ind w:left="397" w:right="-20"/>
                                    <w:rPr>
                                      <w:rFonts w:ascii="Arial" w:eastAsia="Arial" w:hAnsi="Arial" w:cs="Arial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Arial" w:eastAsia="Arial" w:hAnsi="Arial" w:cs="Arial"/>
                                      <w:color w:val="282828"/>
                                      <w:spacing w:val="-7"/>
                                      <w:w w:val="109"/>
                                      <w:position w:val="-2"/>
                                      <w:sz w:val="14"/>
                                      <w:szCs w:val="14"/>
                                    </w:rPr>
                                    <w:t>-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444442"/>
                                      <w:spacing w:val="-17"/>
                                      <w:w w:val="109"/>
                                      <w:position w:val="-2"/>
                                      <w:sz w:val="14"/>
                                      <w:szCs w:val="14"/>
                                    </w:rPr>
                                    <w:t>P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181618"/>
                                      <w:spacing w:val="-10"/>
                                      <w:w w:val="109"/>
                                      <w:position w:val="-2"/>
                                      <w:sz w:val="14"/>
                                      <w:szCs w:val="14"/>
                                    </w:rPr>
                                    <w:t>r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444442"/>
                                      <w:spacing w:val="-10"/>
                                      <w:w w:val="109"/>
                                      <w:position w:val="-2"/>
                                      <w:sz w:val="14"/>
                                      <w:szCs w:val="14"/>
                                    </w:rPr>
                                    <w:t>u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282828"/>
                                      <w:spacing w:val="-5"/>
                                      <w:w w:val="109"/>
                                      <w:position w:val="-2"/>
                                      <w:sz w:val="14"/>
                                      <w:szCs w:val="14"/>
                                    </w:rPr>
                                    <w:t>e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444442"/>
                                      <w:spacing w:val="-3"/>
                                      <w:w w:val="109"/>
                                      <w:position w:val="-2"/>
                                      <w:sz w:val="14"/>
                                      <w:szCs w:val="14"/>
                                    </w:rPr>
                                    <w:t>b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282828"/>
                                      <w:w w:val="109"/>
                                      <w:position w:val="-2"/>
                                      <w:sz w:val="14"/>
                                      <w:szCs w:val="14"/>
                                    </w:rPr>
                                    <w:t>as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282828"/>
                                      <w:spacing w:val="-3"/>
                                      <w:w w:val="109"/>
                                      <w:position w:val="-2"/>
                                      <w:sz w:val="14"/>
                                      <w:szCs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282828"/>
                                      <w:position w:val="-2"/>
                                      <w:sz w:val="14"/>
                                      <w:szCs w:val="14"/>
                                    </w:rPr>
                                    <w:t>de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282828"/>
                                      <w:spacing w:val="3"/>
                                      <w:position w:val="-2"/>
                                      <w:sz w:val="14"/>
                                      <w:szCs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282828"/>
                                      <w:position w:val="-2"/>
                                      <w:sz w:val="14"/>
                                      <w:szCs w:val="14"/>
                                    </w:rPr>
                                    <w:t>c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282828"/>
                                      <w:spacing w:val="-17"/>
                                      <w:position w:val="-2"/>
                                      <w:sz w:val="14"/>
                                      <w:szCs w:val="14"/>
                                    </w:rPr>
                                    <w:t>o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444442"/>
                                      <w:spacing w:val="-9"/>
                                      <w:position w:val="-2"/>
                                      <w:sz w:val="14"/>
                                      <w:szCs w:val="14"/>
                                    </w:rPr>
                                    <w:t>n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282828"/>
                                      <w:position w:val="-2"/>
                                      <w:sz w:val="14"/>
                                      <w:szCs w:val="14"/>
                                    </w:rPr>
                                    <w:t>ex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282828"/>
                                      <w:spacing w:val="5"/>
                                      <w:position w:val="-2"/>
                                      <w:sz w:val="14"/>
                                      <w:szCs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5B5E59"/>
                                      <w:spacing w:val="-17"/>
                                      <w:w w:val="169"/>
                                      <w:position w:val="-2"/>
                                      <w:sz w:val="14"/>
                                      <w:szCs w:val="14"/>
                                    </w:rPr>
                                    <w:t>i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282828"/>
                                      <w:spacing w:val="-4"/>
                                      <w:w w:val="107"/>
                                      <w:position w:val="-2"/>
                                      <w:sz w:val="14"/>
                                      <w:szCs w:val="14"/>
                                    </w:rPr>
                                    <w:t>ó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444442"/>
                                      <w:w w:val="124"/>
                                      <w:position w:val="-2"/>
                                      <w:sz w:val="14"/>
                                      <w:szCs w:val="14"/>
                                    </w:rPr>
                                    <w:t>n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444442"/>
                                      <w:spacing w:val="-14"/>
                                      <w:position w:val="-2"/>
                                      <w:sz w:val="14"/>
                                      <w:szCs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444442"/>
                                      <w:position w:val="-2"/>
                                      <w:sz w:val="14"/>
                                      <w:szCs w:val="14"/>
                                    </w:rPr>
                                    <w:t>y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444442"/>
                                      <w:spacing w:val="-7"/>
                                      <w:position w:val="-2"/>
                                      <w:sz w:val="14"/>
                                      <w:szCs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181618"/>
                                      <w:spacing w:val="-18"/>
                                      <w:w w:val="86"/>
                                      <w:position w:val="-2"/>
                                      <w:sz w:val="14"/>
                                      <w:szCs w:val="14"/>
                                    </w:rPr>
                                    <w:t>s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5B5E59"/>
                                      <w:spacing w:val="5"/>
                                      <w:w w:val="254"/>
                                      <w:position w:val="-2"/>
                                      <w:sz w:val="14"/>
                                      <w:szCs w:val="14"/>
                                    </w:rPr>
                                    <w:t>i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444442"/>
                                      <w:spacing w:val="-9"/>
                                      <w:w w:val="124"/>
                                      <w:position w:val="-2"/>
                                      <w:sz w:val="14"/>
                                      <w:szCs w:val="14"/>
                                    </w:rPr>
                                    <w:t>n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282828"/>
                                      <w:w w:val="108"/>
                                      <w:position w:val="-2"/>
                                      <w:sz w:val="14"/>
                                      <w:szCs w:val="14"/>
                                    </w:rPr>
                                    <w:t>cr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282828"/>
                                      <w:spacing w:val="-17"/>
                                      <w:w w:val="108"/>
                                      <w:position w:val="-2"/>
                                      <w:sz w:val="14"/>
                                      <w:szCs w:val="14"/>
                                    </w:rPr>
                                    <w:t>o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444442"/>
                                      <w:spacing w:val="-13"/>
                                      <w:w w:val="124"/>
                                      <w:position w:val="-2"/>
                                      <w:sz w:val="14"/>
                                      <w:szCs w:val="14"/>
                                    </w:rPr>
                                    <w:t>n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5B5E59"/>
                                      <w:w w:val="254"/>
                                      <w:position w:val="-2"/>
                                      <w:sz w:val="14"/>
                                      <w:szCs w:val="14"/>
                                    </w:rPr>
                                    <w:t>i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5B5E59"/>
                                      <w:spacing w:val="-22"/>
                                      <w:position w:val="-2"/>
                                      <w:sz w:val="14"/>
                                      <w:szCs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181618"/>
                                      <w:w w:val="93"/>
                                      <w:position w:val="-2"/>
                                      <w:sz w:val="14"/>
                                      <w:szCs w:val="14"/>
                                    </w:rPr>
                                    <w:t>za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181618"/>
                                      <w:spacing w:val="-14"/>
                                      <w:w w:val="93"/>
                                      <w:position w:val="-2"/>
                                      <w:sz w:val="14"/>
                                      <w:szCs w:val="14"/>
                                    </w:rPr>
                                    <w:t>c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5B5E59"/>
                                      <w:w w:val="254"/>
                                      <w:position w:val="-2"/>
                                      <w:sz w:val="14"/>
                                      <w:szCs w:val="14"/>
                                    </w:rPr>
                                    <w:t>i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5B5E59"/>
                                      <w:spacing w:val="-25"/>
                                      <w:position w:val="-2"/>
                                      <w:sz w:val="14"/>
                                      <w:szCs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282828"/>
                                      <w:spacing w:val="-17"/>
                                      <w:position w:val="-2"/>
                                      <w:sz w:val="14"/>
                                      <w:szCs w:val="14"/>
                                    </w:rPr>
                                    <w:t>o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444442"/>
                                      <w:position w:val="-2"/>
                                      <w:sz w:val="14"/>
                                      <w:szCs w:val="14"/>
                                    </w:rPr>
                                    <w:t>n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444442"/>
                                      <w:spacing w:val="21"/>
                                      <w:position w:val="-2"/>
                                      <w:sz w:val="14"/>
                                      <w:szCs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282828"/>
                                      <w:spacing w:val="-4"/>
                                      <w:w w:val="94"/>
                                      <w:position w:val="-2"/>
                                      <w:sz w:val="14"/>
                                      <w:szCs w:val="14"/>
                                    </w:rPr>
                                    <w:t>a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5B5E59"/>
                                      <w:spacing w:val="-1"/>
                                      <w:w w:val="254"/>
                                      <w:position w:val="-2"/>
                                      <w:sz w:val="14"/>
                                      <w:szCs w:val="14"/>
                                    </w:rPr>
                                    <w:t>l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282828"/>
                                      <w:spacing w:val="-18"/>
                                      <w:w w:val="104"/>
                                      <w:position w:val="-2"/>
                                      <w:sz w:val="14"/>
                                      <w:szCs w:val="14"/>
                                    </w:rPr>
                                    <w:t>s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5B5E59"/>
                                      <w:w w:val="254"/>
                                      <w:position w:val="-2"/>
                                      <w:sz w:val="14"/>
                                      <w:szCs w:val="14"/>
                                    </w:rPr>
                                    <w:t>i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5B5E59"/>
                                      <w:spacing w:val="-25"/>
                                      <w:position w:val="-2"/>
                                      <w:sz w:val="14"/>
                                      <w:szCs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282828"/>
                                      <w:spacing w:val="-19"/>
                                      <w:w w:val="104"/>
                                      <w:position w:val="-2"/>
                                      <w:sz w:val="14"/>
                                      <w:szCs w:val="14"/>
                                    </w:rPr>
                                    <w:t>s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5B5E59"/>
                                      <w:spacing w:val="3"/>
                                      <w:w w:val="146"/>
                                      <w:position w:val="-2"/>
                                      <w:sz w:val="14"/>
                                      <w:szCs w:val="14"/>
                                    </w:rPr>
                                    <w:t>t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282828"/>
                                      <w:spacing w:val="-5"/>
                                      <w:w w:val="109"/>
                                      <w:position w:val="-2"/>
                                      <w:sz w:val="14"/>
                                      <w:szCs w:val="14"/>
                                    </w:rPr>
                                    <w:t>e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444442"/>
                                      <w:spacing w:val="-6"/>
                                      <w:w w:val="116"/>
                                      <w:position w:val="-2"/>
                                      <w:sz w:val="14"/>
                                      <w:szCs w:val="14"/>
                                    </w:rPr>
                                    <w:t>m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282828"/>
                                      <w:w w:val="94"/>
                                      <w:position w:val="-2"/>
                                      <w:sz w:val="14"/>
                                      <w:szCs w:val="14"/>
                                    </w:rPr>
                                    <w:t>a</w:t>
                                  </w:r>
                                </w:p>
                              </w:tc>
                              <w:tc>
                                <w:tcPr>
                                  <w:tcW w:w="4800" w:type="dxa"/>
                                  <w:tcBorders>
                                    <w:top w:val="single" w:sz="4" w:space="0" w:color="000000"/>
                                    <w:left w:val="single" w:sz="4" w:space="0" w:color="030303"/>
                                    <w:bottom w:val="single" w:sz="4" w:space="0" w:color="0C0C0C"/>
                                    <w:right w:val="single" w:sz="4" w:space="0" w:color="000000"/>
                                  </w:tcBorders>
                                </w:tcPr>
                                <w:p w14:paraId="432A6C4D" w14:textId="77777777" w:rsidR="005513D0" w:rsidRDefault="005513D0">
                                  <w:pPr>
                                    <w:spacing w:before="26" w:after="0" w:line="136" w:lineRule="exact"/>
                                    <w:ind w:left="511" w:right="-20"/>
                                    <w:rPr>
                                      <w:rFonts w:ascii="Times New Roman" w:eastAsia="Times New Roman" w:hAnsi="Times New Roman" w:cs="Times New Roman"/>
                                      <w:sz w:val="14"/>
                                      <w:szCs w:val="14"/>
                                    </w:rPr>
                                  </w:pPr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color w:val="444442"/>
                                      <w:w w:val="199"/>
                                      <w:position w:val="-2"/>
                                      <w:sz w:val="14"/>
                                      <w:szCs w:val="14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162" w:type="dxa"/>
                                  <w:tcBorders>
                                    <w:top w:val="single" w:sz="4" w:space="0" w:color="000000"/>
                                    <w:left w:val="single" w:sz="4" w:space="0" w:color="000000"/>
                                    <w:bottom w:val="single" w:sz="4" w:space="0" w:color="747474"/>
                                    <w:right w:val="nil"/>
                                  </w:tcBorders>
                                </w:tcPr>
                                <w:p w14:paraId="4D89AB20" w14:textId="77777777" w:rsidR="005513D0" w:rsidRDefault="005513D0"/>
                              </w:tc>
                              <w:tc>
                                <w:tcPr>
                                  <w:tcW w:w="918" w:type="dxa"/>
                                  <w:tcBorders>
                                    <w:top w:val="single" w:sz="4" w:space="0" w:color="000000"/>
                                    <w:left w:val="nil"/>
                                    <w:bottom w:val="nil"/>
                                    <w:right w:val="nil"/>
                                  </w:tcBorders>
                                </w:tcPr>
                                <w:p w14:paraId="3576CCB5" w14:textId="77777777" w:rsidR="005513D0" w:rsidRDefault="005513D0">
                                  <w:pPr>
                                    <w:spacing w:after="0" w:line="209" w:lineRule="exact"/>
                                    <w:ind w:left="-63" w:right="-20"/>
                                    <w:rPr>
                                      <w:rFonts w:ascii="Times New Roman" w:eastAsia="Times New Roman" w:hAnsi="Times New Roman" w:cs="Times New Roman"/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color w:val="A0A1A1"/>
                                      <w:w w:val="217"/>
                                      <w:position w:val="-8"/>
                                      <w:sz w:val="14"/>
                                      <w:szCs w:val="14"/>
                                    </w:rPr>
                                    <w:t>·</w:t>
                                  </w:r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color w:val="A0A1A1"/>
                                      <w:spacing w:val="11"/>
                                      <w:w w:val="217"/>
                                      <w:position w:val="-8"/>
                                      <w:sz w:val="14"/>
                                      <w:szCs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Courier New" w:eastAsia="Courier New" w:hAnsi="Courier New" w:cs="Courier New"/>
                                      <w:color w:val="BFBFBF"/>
                                      <w:spacing w:val="-7"/>
                                      <w:w w:val="61"/>
                                      <w:position w:val="-4"/>
                                      <w:sz w:val="30"/>
                                      <w:szCs w:val="30"/>
                                    </w:rPr>
                                    <w:t>·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strike/>
                                      <w:color w:val="BFBFBF"/>
                                      <w:w w:val="61"/>
                                      <w:position w:val="-7"/>
                                      <w:sz w:val="16"/>
                                      <w:szCs w:val="16"/>
                                    </w:rPr>
                                    <w:t xml:space="preserve">  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strike/>
                                      <w:color w:val="BFBFBF"/>
                                      <w:spacing w:val="13"/>
                                      <w:w w:val="61"/>
                                      <w:position w:val="-7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strike/>
                                      <w:color w:val="BFBFBF"/>
                                      <w:w w:val="171"/>
                                      <w:position w:val="-7"/>
                                      <w:sz w:val="16"/>
                                      <w:szCs w:val="16"/>
                                    </w:rPr>
                                    <w:t>-.</w:t>
                                  </w:r>
                                  <w:r>
                                    <w:rPr>
                                      <w:rFonts w:ascii="Arial" w:eastAsia="Arial" w:hAnsi="Arial" w:cs="Arial"/>
                                      <w:color w:val="BFBFBF"/>
                                      <w:spacing w:val="-22"/>
                                      <w:position w:val="-7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i/>
                                      <w:color w:val="A0A1A1"/>
                                      <w:spacing w:val="-1"/>
                                      <w:w w:val="135"/>
                                      <w:position w:val="-2"/>
                                      <w:sz w:val="16"/>
                                      <w:szCs w:val="16"/>
                                    </w:rPr>
                                    <w:t>!</w:t>
                                  </w:r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i/>
                                      <w:color w:val="D6D6D6"/>
                                      <w:spacing w:val="-40"/>
                                      <w:w w:val="47"/>
                                      <w:position w:val="-2"/>
                                      <w:sz w:val="16"/>
                                      <w:szCs w:val="16"/>
                                    </w:rPr>
                                    <w:t>_</w:t>
                                  </w:r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i/>
                                      <w:color w:val="BFBFBF"/>
                                      <w:w w:val="53"/>
                                      <w:position w:val="-2"/>
                                      <w:sz w:val="16"/>
                                      <w:szCs w:val="16"/>
                                    </w:rPr>
                                    <w:t>;</w:t>
                                  </w:r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i/>
                                      <w:color w:val="BFBFBF"/>
                                      <w:spacing w:val="-25"/>
                                      <w:position w:val="-2"/>
                                      <w:sz w:val="16"/>
                                      <w:szCs w:val="16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color w:val="BFBFBF"/>
                                      <w:spacing w:val="-6"/>
                                      <w:w w:val="61"/>
                                      <w:position w:val="-2"/>
                                      <w:sz w:val="16"/>
                                      <w:szCs w:val="16"/>
                                    </w:rPr>
                                    <w:t>.</w:t>
                                  </w:r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i/>
                                      <w:color w:val="D6D6D6"/>
                                      <w:spacing w:val="-22"/>
                                      <w:w w:val="47"/>
                                      <w:position w:val="-2"/>
                                      <w:sz w:val="16"/>
                                      <w:szCs w:val="16"/>
                                    </w:rPr>
                                    <w:t>.</w:t>
                                  </w:r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color w:val="BFBFBF"/>
                                      <w:spacing w:val="-14"/>
                                      <w:w w:val="61"/>
                                      <w:position w:val="-2"/>
                                      <w:sz w:val="16"/>
                                      <w:szCs w:val="16"/>
                                    </w:rPr>
                                    <w:t>.</w:t>
                                  </w:r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i/>
                                      <w:color w:val="D6D6D6"/>
                                      <w:spacing w:val="-14"/>
                                      <w:w w:val="47"/>
                                      <w:position w:val="-2"/>
                                      <w:sz w:val="16"/>
                                      <w:szCs w:val="16"/>
                                    </w:rPr>
                                    <w:t>.</w:t>
                                  </w:r>
                                  <w:r>
                                    <w:rPr>
                                      <w:rFonts w:ascii="Times New Roman" w:eastAsia="Times New Roman" w:hAnsi="Times New Roman" w:cs="Times New Roman"/>
                                      <w:color w:val="BFBFBF"/>
                                      <w:w w:val="61"/>
                                      <w:position w:val="-2"/>
                                      <w:sz w:val="16"/>
                                      <w:szCs w:val="16"/>
                                    </w:rPr>
                                    <w:t>..</w:t>
                                  </w:r>
                                </w:p>
                              </w:tc>
                            </w:tr>
                          </w:tbl>
                          <w:p w14:paraId="492B2948" w14:textId="77777777" w:rsidR="005513D0" w:rsidRDefault="005513D0">
                            <w:pPr>
                              <w:spacing w:after="0" w:line="240" w:lineRule="auto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FDD0192" id="Text_x0020_Box_x0020_3" o:spid="_x0000_s1037" type="#_x0000_t202" style="position:absolute;left:0;text-align:left;margin-left:70.15pt;margin-top:-74.75pt;width:481.3pt;height:220.95pt;z-index:-230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" filled="f" stroked="f">
                <v:textbox inset="0,0,0,0">
                  <w:txbxContent>
                    <w:tbl>
                      <w:tblPr>
                        <w:tblW w:w="0" w:type="auto"/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3715"/>
                        <w:gridCol w:w="4800"/>
                        <w:gridCol w:w="162"/>
                        <w:gridCol w:w="918"/>
                      </w:tblGrid>
                      <w:tr w:rsidR="005513D0" w14:paraId="68BF69E7" w14:textId="77777777">
                        <w:trPr>
                          <w:trHeight w:hRule="exact" w:val="209"/>
                        </w:trPr>
                        <w:tc>
                          <w:tcPr>
                            <w:tcW w:w="3715" w:type="dxa"/>
                            <w:tcBorders>
                              <w:top w:val="single" w:sz="4" w:space="0" w:color="000000"/>
                              <w:left w:val="single" w:sz="4" w:space="0" w:color="030303"/>
                              <w:bottom w:val="single" w:sz="4" w:space="0" w:color="000000"/>
                              <w:right w:val="single" w:sz="4" w:space="0" w:color="030303"/>
                            </w:tcBorders>
                          </w:tcPr>
                          <w:p w14:paraId="47BB8D2F" w14:textId="77777777" w:rsidR="005513D0" w:rsidRDefault="005513D0">
                            <w:pPr>
                              <w:spacing w:before="14" w:after="0" w:line="240" w:lineRule="auto"/>
                              <w:ind w:left="21" w:right="-20"/>
                              <w:rPr>
                                <w:rFonts w:ascii="Arial" w:eastAsia="Arial" w:hAnsi="Arial" w:cs="Arial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color w:val="282828"/>
                                <w:sz w:val="14"/>
                                <w:szCs w:val="14"/>
                              </w:rPr>
                              <w:t>Nombre</w:t>
                            </w:r>
                            <w:r>
                              <w:rPr>
                                <w:rFonts w:ascii="Arial" w:eastAsia="Arial" w:hAnsi="Arial" w:cs="Arial"/>
                                <w:color w:val="282828"/>
                                <w:spacing w:val="32"/>
                                <w:sz w:val="14"/>
                                <w:szCs w:val="14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282828"/>
                                <w:sz w:val="14"/>
                                <w:szCs w:val="14"/>
                              </w:rPr>
                              <w:t>de</w:t>
                            </w:r>
                            <w:r>
                              <w:rPr>
                                <w:rFonts w:ascii="Arial" w:eastAsia="Arial" w:hAnsi="Arial" w:cs="Arial"/>
                                <w:color w:val="282828"/>
                                <w:spacing w:val="-1"/>
                                <w:sz w:val="14"/>
                                <w:szCs w:val="14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282828"/>
                                <w:sz w:val="14"/>
                                <w:szCs w:val="14"/>
                              </w:rPr>
                              <w:t>la</w:t>
                            </w:r>
                            <w:r>
                              <w:rPr>
                                <w:rFonts w:ascii="Arial" w:eastAsia="Arial" w:hAnsi="Arial" w:cs="Arial"/>
                                <w:color w:val="282828"/>
                                <w:spacing w:val="7"/>
                                <w:sz w:val="14"/>
                                <w:szCs w:val="14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282828"/>
                                <w:w w:val="103"/>
                                <w:sz w:val="14"/>
                                <w:szCs w:val="14"/>
                              </w:rPr>
                              <w:t>tarea</w:t>
                            </w:r>
                          </w:p>
                        </w:tc>
                        <w:tc>
                          <w:tcPr>
                            <w:tcW w:w="4800" w:type="dxa"/>
                            <w:tcBorders>
                              <w:top w:val="single" w:sz="4" w:space="0" w:color="000000"/>
                              <w:left w:val="single" w:sz="4" w:space="0" w:color="030303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14:paraId="01240EA2" w14:textId="77777777" w:rsidR="005513D0" w:rsidRDefault="005513D0">
                            <w:pPr>
                              <w:spacing w:before="14" w:after="0" w:line="240" w:lineRule="auto"/>
                              <w:ind w:left="21" w:right="-20"/>
                              <w:rPr>
                                <w:rFonts w:ascii="Arial" w:eastAsia="Arial" w:hAnsi="Arial" w:cs="Arial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color w:val="282828"/>
                                <w:sz w:val="14"/>
                                <w:szCs w:val="14"/>
                              </w:rPr>
                              <w:t>Duración</w:t>
                            </w:r>
                            <w:r>
                              <w:rPr>
                                <w:rFonts w:ascii="Arial" w:eastAsia="Arial" w:hAnsi="Arial" w:cs="Arial"/>
                                <w:color w:val="282828"/>
                                <w:spacing w:val="14"/>
                                <w:sz w:val="14"/>
                                <w:szCs w:val="14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282828"/>
                                <w:w w:val="115"/>
                                <w:sz w:val="14"/>
                                <w:szCs w:val="14"/>
                              </w:rPr>
                              <w:t>(di</w:t>
                            </w:r>
                            <w:r>
                              <w:rPr>
                                <w:rFonts w:ascii="Arial" w:eastAsia="Arial" w:hAnsi="Arial" w:cs="Arial"/>
                                <w:color w:val="282828"/>
                                <w:spacing w:val="-11"/>
                                <w:w w:val="115"/>
                                <w:sz w:val="14"/>
                                <w:szCs w:val="14"/>
                              </w:rPr>
                              <w:t>a</w:t>
                            </w:r>
                            <w:r>
                              <w:rPr>
                                <w:rFonts w:ascii="Arial" w:eastAsia="Arial" w:hAnsi="Arial" w:cs="Arial"/>
                                <w:color w:val="444442"/>
                                <w:spacing w:val="-18"/>
                                <w:w w:val="115"/>
                                <w:sz w:val="14"/>
                                <w:szCs w:val="14"/>
                              </w:rPr>
                              <w:t>s</w:t>
                            </w:r>
                            <w:r>
                              <w:rPr>
                                <w:rFonts w:ascii="Arial" w:eastAsia="Arial" w:hAnsi="Arial" w:cs="Arial"/>
                                <w:color w:val="282828"/>
                                <w:w w:val="115"/>
                                <w:sz w:val="14"/>
                                <w:szCs w:val="14"/>
                              </w:rPr>
                              <w:t>)</w:t>
                            </w:r>
                            <w:r>
                              <w:rPr>
                                <w:rFonts w:ascii="Arial" w:eastAsia="Arial" w:hAnsi="Arial" w:cs="Arial"/>
                                <w:color w:val="282828"/>
                                <w:spacing w:val="12"/>
                                <w:w w:val="115"/>
                                <w:sz w:val="14"/>
                                <w:szCs w:val="14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010101"/>
                                <w:spacing w:val="-12"/>
                                <w:w w:val="169"/>
                                <w:sz w:val="14"/>
                                <w:szCs w:val="14"/>
                              </w:rPr>
                              <w:t>i</w:t>
                            </w:r>
                            <w:r>
                              <w:rPr>
                                <w:rFonts w:ascii="Arial" w:eastAsia="Arial" w:hAnsi="Arial" w:cs="Arial"/>
                                <w:color w:val="282828"/>
                                <w:w w:val="108"/>
                                <w:sz w:val="14"/>
                                <w:szCs w:val="14"/>
                              </w:rPr>
                              <w:t>Nombre</w:t>
                            </w:r>
                            <w:r>
                              <w:rPr>
                                <w:rFonts w:ascii="Arial" w:eastAsia="Arial" w:hAnsi="Arial" w:cs="Arial"/>
                                <w:color w:val="282828"/>
                                <w:spacing w:val="-8"/>
                                <w:sz w:val="14"/>
                                <w:szCs w:val="14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282828"/>
                                <w:sz w:val="14"/>
                                <w:szCs w:val="14"/>
                              </w:rPr>
                              <w:t>de</w:t>
                            </w:r>
                            <w:r>
                              <w:rPr>
                                <w:rFonts w:ascii="Arial" w:eastAsia="Arial" w:hAnsi="Arial" w:cs="Arial"/>
                                <w:color w:val="282828"/>
                                <w:spacing w:val="-1"/>
                                <w:sz w:val="14"/>
                                <w:szCs w:val="14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282828"/>
                                <w:sz w:val="14"/>
                                <w:szCs w:val="14"/>
                              </w:rPr>
                              <w:t>la</w:t>
                            </w:r>
                            <w:r>
                              <w:rPr>
                                <w:rFonts w:ascii="Arial" w:eastAsia="Arial" w:hAnsi="Arial" w:cs="Arial"/>
                                <w:color w:val="282828"/>
                                <w:spacing w:val="7"/>
                                <w:sz w:val="14"/>
                                <w:szCs w:val="14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282828"/>
                                <w:w w:val="103"/>
                                <w:sz w:val="14"/>
                                <w:szCs w:val="14"/>
                              </w:rPr>
                              <w:t>tarea</w:t>
                            </w:r>
                          </w:p>
                        </w:tc>
                        <w:tc>
                          <w:tcPr>
                            <w:tcW w:w="1080" w:type="dxa"/>
                            <w:gridSpan w:val="2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nil"/>
                            </w:tcBorders>
                          </w:tcPr>
                          <w:p w14:paraId="5F52060F" w14:textId="77777777" w:rsidR="005513D0" w:rsidRDefault="005513D0">
                            <w:pPr>
                              <w:spacing w:before="25" w:after="0" w:line="240" w:lineRule="auto"/>
                              <w:ind w:left="21" w:right="-20"/>
                              <w:rPr>
                                <w:rFonts w:ascii="Arial" w:eastAsia="Arial" w:hAnsi="Arial" w:cs="Arial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color w:val="282828"/>
                                <w:sz w:val="14"/>
                                <w:szCs w:val="14"/>
                              </w:rPr>
                              <w:t>Duración</w:t>
                            </w:r>
                            <w:r>
                              <w:rPr>
                                <w:rFonts w:ascii="Arial" w:eastAsia="Arial" w:hAnsi="Arial" w:cs="Arial"/>
                                <w:color w:val="282828"/>
                                <w:spacing w:val="2"/>
                                <w:sz w:val="14"/>
                                <w:szCs w:val="14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282828"/>
                                <w:w w:val="105"/>
                                <w:sz w:val="14"/>
                                <w:szCs w:val="14"/>
                              </w:rPr>
                              <w:t>(dias)</w:t>
                            </w:r>
                          </w:p>
                        </w:tc>
                      </w:tr>
                      <w:tr w:rsidR="005513D0" w14:paraId="074CE3B1" w14:textId="77777777">
                        <w:trPr>
                          <w:trHeight w:hRule="exact" w:val="209"/>
                        </w:trPr>
                        <w:tc>
                          <w:tcPr>
                            <w:tcW w:w="3715" w:type="dxa"/>
                            <w:tcBorders>
                              <w:top w:val="single" w:sz="4" w:space="0" w:color="000000"/>
                              <w:left w:val="single" w:sz="4" w:space="0" w:color="030303"/>
                              <w:bottom w:val="single" w:sz="4" w:space="0" w:color="000000"/>
                              <w:right w:val="single" w:sz="4" w:space="0" w:color="030303"/>
                            </w:tcBorders>
                          </w:tcPr>
                          <w:p w14:paraId="124EC346" w14:textId="77777777" w:rsidR="005513D0" w:rsidRDefault="005513D0">
                            <w:pPr>
                              <w:spacing w:before="25" w:after="0" w:line="240" w:lineRule="auto"/>
                              <w:ind w:left="44" w:right="-20"/>
                              <w:rPr>
                                <w:rFonts w:ascii="Arial" w:eastAsia="Arial" w:hAnsi="Arial" w:cs="Arial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color w:val="010101"/>
                                <w:spacing w:val="-23"/>
                                <w:w w:val="298"/>
                                <w:sz w:val="14"/>
                                <w:szCs w:val="14"/>
                              </w:rPr>
                              <w:t>·</w:t>
                            </w:r>
                            <w:r>
                              <w:rPr>
                                <w:rFonts w:ascii="Arial" w:eastAsia="Arial" w:hAnsi="Arial" w:cs="Arial"/>
                                <w:color w:val="282828"/>
                                <w:w w:val="115"/>
                                <w:sz w:val="14"/>
                                <w:szCs w:val="14"/>
                              </w:rPr>
                              <w:t>Modulo</w:t>
                            </w:r>
                            <w:r>
                              <w:rPr>
                                <w:rFonts w:ascii="Arial" w:eastAsia="Arial" w:hAnsi="Arial" w:cs="Arial"/>
                                <w:color w:val="282828"/>
                                <w:spacing w:val="-20"/>
                                <w:sz w:val="14"/>
                                <w:szCs w:val="14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181618"/>
                                <w:sz w:val="14"/>
                                <w:szCs w:val="14"/>
                              </w:rPr>
                              <w:t>de</w:t>
                            </w:r>
                            <w:r>
                              <w:rPr>
                                <w:rFonts w:ascii="Arial" w:eastAsia="Arial" w:hAnsi="Arial" w:cs="Arial"/>
                                <w:color w:val="181618"/>
                                <w:spacing w:val="4"/>
                                <w:sz w:val="14"/>
                                <w:szCs w:val="14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282828"/>
                                <w:w w:val="98"/>
                                <w:sz w:val="14"/>
                                <w:szCs w:val="14"/>
                              </w:rPr>
                              <w:t>sabana</w:t>
                            </w:r>
                            <w:r>
                              <w:rPr>
                                <w:rFonts w:ascii="Arial" w:eastAsia="Arial" w:hAnsi="Arial" w:cs="Arial"/>
                                <w:color w:val="282828"/>
                                <w:spacing w:val="-6"/>
                                <w:w w:val="98"/>
                                <w:sz w:val="14"/>
                                <w:szCs w:val="14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282828"/>
                                <w:sz w:val="14"/>
                                <w:szCs w:val="14"/>
                              </w:rPr>
                              <w:t>de</w:t>
                            </w:r>
                            <w:r>
                              <w:rPr>
                                <w:rFonts w:ascii="Arial" w:eastAsia="Arial" w:hAnsi="Arial" w:cs="Arial"/>
                                <w:color w:val="282828"/>
                                <w:spacing w:val="1"/>
                                <w:sz w:val="14"/>
                                <w:szCs w:val="14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282828"/>
                                <w:w w:val="105"/>
                                <w:sz w:val="14"/>
                                <w:szCs w:val="14"/>
                              </w:rPr>
                              <w:t>calificacion</w:t>
                            </w:r>
                            <w:r>
                              <w:rPr>
                                <w:rFonts w:ascii="Arial" w:eastAsia="Arial" w:hAnsi="Arial" w:cs="Arial"/>
                                <w:color w:val="282828"/>
                                <w:spacing w:val="-1"/>
                                <w:w w:val="106"/>
                                <w:sz w:val="14"/>
                                <w:szCs w:val="14"/>
                              </w:rPr>
                              <w:t>e</w:t>
                            </w:r>
                            <w:r>
                              <w:rPr>
                                <w:rFonts w:ascii="Arial" w:eastAsia="Arial" w:hAnsi="Arial" w:cs="Arial"/>
                                <w:color w:val="444442"/>
                                <w:w w:val="104"/>
                                <w:sz w:val="14"/>
                                <w:szCs w:val="14"/>
                              </w:rPr>
                              <w:t>s</w:t>
                            </w:r>
                          </w:p>
                        </w:tc>
                        <w:tc>
                          <w:tcPr>
                            <w:tcW w:w="4800" w:type="dxa"/>
                            <w:tcBorders>
                              <w:top w:val="single" w:sz="4" w:space="0" w:color="000000"/>
                              <w:left w:val="single" w:sz="4" w:space="0" w:color="030303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14:paraId="72A60DAC" w14:textId="77777777" w:rsidR="005513D0" w:rsidRDefault="005513D0">
                            <w:pPr>
                              <w:tabs>
                                <w:tab w:val="left" w:pos="1060"/>
                                <w:tab w:val="left" w:pos="1340"/>
                              </w:tabs>
                              <w:spacing w:after="0" w:line="187" w:lineRule="exact"/>
                              <w:ind w:left="511" w:right="-20"/>
                              <w:rPr>
                                <w:rFonts w:ascii="Arial" w:eastAsia="Arial" w:hAnsi="Arial" w:cs="Arial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color w:val="444442"/>
                                <w:w w:val="136"/>
                                <w:position w:val="-1"/>
                                <w:sz w:val="14"/>
                                <w:szCs w:val="14"/>
                              </w:rPr>
                              <w:t>8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color w:val="444442"/>
                                <w:position w:val="-1"/>
                                <w:sz w:val="14"/>
                                <w:szCs w:val="14"/>
                              </w:rPr>
                              <w:tab/>
                            </w:r>
                            <w:r>
                              <w:rPr>
                                <w:rFonts w:ascii="Arial" w:eastAsia="Arial" w:hAnsi="Arial" w:cs="Arial"/>
                                <w:color w:val="010101"/>
                                <w:position w:val="2"/>
                                <w:sz w:val="17"/>
                                <w:szCs w:val="17"/>
                              </w:rPr>
                              <w:t>;</w:t>
                            </w:r>
                            <w:r>
                              <w:rPr>
                                <w:rFonts w:ascii="Arial" w:eastAsia="Arial" w:hAnsi="Arial" w:cs="Arial"/>
                                <w:color w:val="010101"/>
                                <w:spacing w:val="-40"/>
                                <w:position w:val="2"/>
                                <w:sz w:val="17"/>
                                <w:szCs w:val="17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010101"/>
                                <w:position w:val="2"/>
                                <w:sz w:val="17"/>
                                <w:szCs w:val="17"/>
                              </w:rPr>
                              <w:tab/>
                            </w:r>
                            <w:r>
                              <w:rPr>
                                <w:rFonts w:ascii="Arial" w:eastAsia="Arial" w:hAnsi="Arial" w:cs="Arial"/>
                                <w:color w:val="010101"/>
                                <w:w w:val="130"/>
                                <w:position w:val="-1"/>
                                <w:sz w:val="14"/>
                                <w:szCs w:val="14"/>
                              </w:rPr>
                              <w:t>·</w:t>
                            </w:r>
                            <w:r>
                              <w:rPr>
                                <w:rFonts w:ascii="Arial" w:eastAsia="Arial" w:hAnsi="Arial" w:cs="Arial"/>
                                <w:color w:val="010101"/>
                                <w:spacing w:val="-12"/>
                                <w:w w:val="130"/>
                                <w:position w:val="-1"/>
                                <w:sz w:val="14"/>
                                <w:szCs w:val="14"/>
                              </w:rPr>
                              <w:t>M</w:t>
                            </w:r>
                            <w:r>
                              <w:rPr>
                                <w:rFonts w:ascii="Arial" w:eastAsia="Arial" w:hAnsi="Arial" w:cs="Arial"/>
                                <w:color w:val="282828"/>
                                <w:w w:val="98"/>
                                <w:position w:val="-1"/>
                                <w:sz w:val="14"/>
                                <w:szCs w:val="14"/>
                              </w:rPr>
                              <w:t>ap</w:t>
                            </w:r>
                            <w:r>
                              <w:rPr>
                                <w:rFonts w:ascii="Arial" w:eastAsia="Arial" w:hAnsi="Arial" w:cs="Arial"/>
                                <w:color w:val="282828"/>
                                <w:spacing w:val="1"/>
                                <w:w w:val="98"/>
                                <w:position w:val="-1"/>
                                <w:sz w:val="14"/>
                                <w:szCs w:val="14"/>
                              </w:rPr>
                              <w:t>a</w:t>
                            </w:r>
                            <w:r>
                              <w:rPr>
                                <w:rFonts w:ascii="Arial" w:eastAsia="Arial" w:hAnsi="Arial" w:cs="Arial"/>
                                <w:color w:val="444442"/>
                                <w:w w:val="104"/>
                                <w:position w:val="-1"/>
                                <w:sz w:val="14"/>
                                <w:szCs w:val="14"/>
                              </w:rPr>
                              <w:t>s</w:t>
                            </w:r>
                          </w:p>
                        </w:tc>
                        <w:tc>
                          <w:tcPr>
                            <w:tcW w:w="1080" w:type="dxa"/>
                            <w:gridSpan w:val="2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nil"/>
                            </w:tcBorders>
                          </w:tcPr>
                          <w:p w14:paraId="676776FE" w14:textId="77777777" w:rsidR="005513D0" w:rsidRDefault="005513D0">
                            <w:pPr>
                              <w:spacing w:before="26" w:after="0" w:line="240" w:lineRule="auto"/>
                              <w:ind w:left="424" w:right="392"/>
                              <w:jc w:val="center"/>
                              <w:rPr>
                                <w:rFonts w:ascii="Times New Roman" w:eastAsia="Times New Roman" w:hAnsi="Times New Roman" w:cs="Times New Roman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color w:val="282828"/>
                                <w:w w:val="121"/>
                                <w:sz w:val="14"/>
                                <w:szCs w:val="14"/>
                              </w:rPr>
                              <w:t>13</w:t>
                            </w:r>
                          </w:p>
                        </w:tc>
                      </w:tr>
                      <w:tr w:rsidR="005513D0" w14:paraId="4BDCF12A" w14:textId="77777777">
                        <w:trPr>
                          <w:trHeight w:hRule="exact" w:val="209"/>
                        </w:trPr>
                        <w:tc>
                          <w:tcPr>
                            <w:tcW w:w="3715" w:type="dxa"/>
                            <w:tcBorders>
                              <w:top w:val="single" w:sz="4" w:space="0" w:color="000000"/>
                              <w:left w:val="single" w:sz="4" w:space="0" w:color="030303"/>
                              <w:bottom w:val="single" w:sz="4" w:space="0" w:color="000000"/>
                              <w:right w:val="single" w:sz="4" w:space="0" w:color="030303"/>
                            </w:tcBorders>
                          </w:tcPr>
                          <w:p w14:paraId="2BC7A29E" w14:textId="77777777" w:rsidR="005513D0" w:rsidRDefault="005513D0">
                            <w:pPr>
                              <w:spacing w:before="14" w:after="0" w:line="240" w:lineRule="auto"/>
                              <w:ind w:left="168" w:right="-20"/>
                              <w:rPr>
                                <w:rFonts w:ascii="Arial" w:eastAsia="Arial" w:hAnsi="Arial" w:cs="Arial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color w:val="181618"/>
                                <w:spacing w:val="-24"/>
                                <w:w w:val="298"/>
                                <w:sz w:val="14"/>
                                <w:szCs w:val="14"/>
                              </w:rPr>
                              <w:t>·</w:t>
                            </w:r>
                            <w:r>
                              <w:rPr>
                                <w:rFonts w:ascii="Arial" w:eastAsia="Arial" w:hAnsi="Arial" w:cs="Arial"/>
                                <w:color w:val="444442"/>
                                <w:spacing w:val="-19"/>
                                <w:w w:val="113"/>
                                <w:sz w:val="14"/>
                                <w:szCs w:val="14"/>
                              </w:rPr>
                              <w:t>D</w:t>
                            </w:r>
                            <w:r>
                              <w:rPr>
                                <w:rFonts w:ascii="Arial" w:eastAsia="Arial" w:hAnsi="Arial" w:cs="Arial"/>
                                <w:color w:val="5B5E59"/>
                                <w:w w:val="254"/>
                                <w:sz w:val="14"/>
                                <w:szCs w:val="14"/>
                              </w:rPr>
                              <w:t>i</w:t>
                            </w:r>
                            <w:r>
                              <w:rPr>
                                <w:rFonts w:ascii="Arial" w:eastAsia="Arial" w:hAnsi="Arial" w:cs="Arial"/>
                                <w:color w:val="5B5E59"/>
                                <w:spacing w:val="-25"/>
                                <w:sz w:val="14"/>
                                <w:szCs w:val="14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282828"/>
                                <w:sz w:val="14"/>
                                <w:szCs w:val="14"/>
                              </w:rPr>
                              <w:t>s</w:t>
                            </w:r>
                            <w:r>
                              <w:rPr>
                                <w:rFonts w:ascii="Arial" w:eastAsia="Arial" w:hAnsi="Arial" w:cs="Arial"/>
                                <w:color w:val="282828"/>
                                <w:spacing w:val="-5"/>
                                <w:sz w:val="14"/>
                                <w:szCs w:val="14"/>
                              </w:rPr>
                              <w:t>e</w:t>
                            </w:r>
                            <w:r>
                              <w:rPr>
                                <w:rFonts w:ascii="Arial" w:eastAsia="Arial" w:hAnsi="Arial" w:cs="Arial"/>
                                <w:color w:val="444442"/>
                                <w:spacing w:val="-8"/>
                                <w:sz w:val="14"/>
                                <w:szCs w:val="14"/>
                              </w:rPr>
                              <w:t>ñ</w:t>
                            </w:r>
                            <w:r>
                              <w:rPr>
                                <w:rFonts w:ascii="Arial" w:eastAsia="Arial" w:hAnsi="Arial" w:cs="Arial"/>
                                <w:color w:val="282828"/>
                                <w:sz w:val="14"/>
                                <w:szCs w:val="14"/>
                              </w:rPr>
                              <w:t>o</w:t>
                            </w:r>
                            <w:r>
                              <w:rPr>
                                <w:rFonts w:ascii="Arial" w:eastAsia="Arial" w:hAnsi="Arial" w:cs="Arial"/>
                                <w:color w:val="282828"/>
                                <w:spacing w:val="15"/>
                                <w:sz w:val="14"/>
                                <w:szCs w:val="14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282828"/>
                                <w:w w:val="108"/>
                                <w:sz w:val="14"/>
                                <w:szCs w:val="14"/>
                              </w:rPr>
                              <w:t>de</w:t>
                            </w:r>
                            <w:r>
                              <w:rPr>
                                <w:rFonts w:ascii="Arial" w:eastAsia="Arial" w:hAnsi="Arial" w:cs="Arial"/>
                                <w:color w:val="282828"/>
                                <w:spacing w:val="-29"/>
                                <w:sz w:val="14"/>
                                <w:szCs w:val="14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5B5E59"/>
                                <w:spacing w:val="5"/>
                                <w:w w:val="254"/>
                                <w:sz w:val="14"/>
                                <w:szCs w:val="14"/>
                              </w:rPr>
                              <w:t>i</w:t>
                            </w:r>
                            <w:r>
                              <w:rPr>
                                <w:rFonts w:ascii="Arial" w:eastAsia="Arial" w:hAnsi="Arial" w:cs="Arial"/>
                                <w:color w:val="282828"/>
                                <w:spacing w:val="-6"/>
                                <w:w w:val="124"/>
                                <w:sz w:val="14"/>
                                <w:szCs w:val="14"/>
                              </w:rPr>
                              <w:t>n</w:t>
                            </w:r>
                            <w:r>
                              <w:rPr>
                                <w:rFonts w:ascii="Arial" w:eastAsia="Arial" w:hAnsi="Arial" w:cs="Arial"/>
                                <w:color w:val="444442"/>
                                <w:spacing w:val="-8"/>
                                <w:w w:val="146"/>
                                <w:sz w:val="14"/>
                                <w:szCs w:val="14"/>
                              </w:rPr>
                              <w:t>t</w:t>
                            </w:r>
                            <w:r>
                              <w:rPr>
                                <w:rFonts w:ascii="Arial" w:eastAsia="Arial" w:hAnsi="Arial" w:cs="Arial"/>
                                <w:color w:val="282828"/>
                                <w:w w:val="102"/>
                                <w:sz w:val="14"/>
                                <w:szCs w:val="14"/>
                              </w:rPr>
                              <w:t>erfa</w:t>
                            </w:r>
                            <w:r>
                              <w:rPr>
                                <w:rFonts w:ascii="Arial" w:eastAsia="Arial" w:hAnsi="Arial" w:cs="Arial"/>
                                <w:color w:val="282828"/>
                                <w:w w:val="103"/>
                                <w:sz w:val="14"/>
                                <w:szCs w:val="14"/>
                              </w:rPr>
                              <w:t>z</w:t>
                            </w:r>
                            <w:r>
                              <w:rPr>
                                <w:rFonts w:ascii="Arial" w:eastAsia="Arial" w:hAnsi="Arial" w:cs="Arial"/>
                                <w:color w:val="282828"/>
                                <w:spacing w:val="-14"/>
                                <w:sz w:val="14"/>
                                <w:szCs w:val="14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282828"/>
                                <w:w w:val="103"/>
                                <w:sz w:val="14"/>
                                <w:szCs w:val="14"/>
                              </w:rPr>
                              <w:t>gr</w:t>
                            </w:r>
                            <w:r>
                              <w:rPr>
                                <w:rFonts w:ascii="Arial" w:eastAsia="Arial" w:hAnsi="Arial" w:cs="Arial"/>
                                <w:color w:val="282828"/>
                                <w:spacing w:val="4"/>
                                <w:w w:val="103"/>
                                <w:sz w:val="14"/>
                                <w:szCs w:val="14"/>
                              </w:rPr>
                              <w:t>a</w:t>
                            </w:r>
                            <w:r>
                              <w:rPr>
                                <w:rFonts w:ascii="Arial" w:eastAsia="Arial" w:hAnsi="Arial" w:cs="Arial"/>
                                <w:color w:val="444442"/>
                                <w:w w:val="140"/>
                                <w:sz w:val="14"/>
                                <w:szCs w:val="14"/>
                              </w:rPr>
                              <w:t>f</w:t>
                            </w:r>
                            <w:r>
                              <w:rPr>
                                <w:rFonts w:ascii="Arial" w:eastAsia="Arial" w:hAnsi="Arial" w:cs="Arial"/>
                                <w:color w:val="444442"/>
                                <w:spacing w:val="-9"/>
                                <w:w w:val="141"/>
                                <w:sz w:val="14"/>
                                <w:szCs w:val="14"/>
                              </w:rPr>
                              <w:t>i</w:t>
                            </w:r>
                            <w:r>
                              <w:rPr>
                                <w:rFonts w:ascii="Arial" w:eastAsia="Arial" w:hAnsi="Arial" w:cs="Arial"/>
                                <w:color w:val="282828"/>
                                <w:w w:val="92"/>
                                <w:sz w:val="14"/>
                                <w:szCs w:val="14"/>
                              </w:rPr>
                              <w:t>ca</w:t>
                            </w:r>
                          </w:p>
                        </w:tc>
                        <w:tc>
                          <w:tcPr>
                            <w:tcW w:w="4800" w:type="dxa"/>
                            <w:tcBorders>
                              <w:top w:val="single" w:sz="4" w:space="0" w:color="000000"/>
                              <w:left w:val="single" w:sz="4" w:space="0" w:color="030303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14:paraId="24B64C69" w14:textId="77777777" w:rsidR="005513D0" w:rsidRDefault="005513D0">
                            <w:pPr>
                              <w:tabs>
                                <w:tab w:val="left" w:pos="1360"/>
                              </w:tabs>
                              <w:spacing w:before="25" w:after="0" w:line="240" w:lineRule="auto"/>
                              <w:ind w:left="511" w:right="-20"/>
                              <w:rPr>
                                <w:rFonts w:ascii="Arial" w:eastAsia="Arial" w:hAnsi="Arial" w:cs="Arial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color w:val="444442"/>
                                <w:w w:val="199"/>
                                <w:sz w:val="14"/>
                                <w:szCs w:val="14"/>
                              </w:rPr>
                              <w:t>1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color w:val="444442"/>
                                <w:sz w:val="14"/>
                                <w:szCs w:val="14"/>
                              </w:rPr>
                              <w:tab/>
                            </w:r>
                            <w:r>
                              <w:rPr>
                                <w:rFonts w:ascii="Arial" w:eastAsia="Arial" w:hAnsi="Arial" w:cs="Arial"/>
                                <w:color w:val="010101"/>
                                <w:spacing w:val="-24"/>
                                <w:w w:val="298"/>
                                <w:sz w:val="14"/>
                                <w:szCs w:val="14"/>
                              </w:rPr>
                              <w:t>·</w:t>
                            </w:r>
                            <w:r>
                              <w:rPr>
                                <w:rFonts w:ascii="Arial" w:eastAsia="Arial" w:hAnsi="Arial" w:cs="Arial"/>
                                <w:color w:val="444442"/>
                                <w:spacing w:val="-19"/>
                                <w:w w:val="113"/>
                                <w:sz w:val="14"/>
                                <w:szCs w:val="14"/>
                              </w:rPr>
                              <w:t>D</w:t>
                            </w:r>
                            <w:r>
                              <w:rPr>
                                <w:rFonts w:ascii="Arial" w:eastAsia="Arial" w:hAnsi="Arial" w:cs="Arial"/>
                                <w:color w:val="5B5E59"/>
                                <w:w w:val="254"/>
                                <w:sz w:val="14"/>
                                <w:szCs w:val="14"/>
                              </w:rPr>
                              <w:t>i</w:t>
                            </w:r>
                            <w:r>
                              <w:rPr>
                                <w:rFonts w:ascii="Arial" w:eastAsia="Arial" w:hAnsi="Arial" w:cs="Arial"/>
                                <w:color w:val="5B5E59"/>
                                <w:spacing w:val="-25"/>
                                <w:sz w:val="14"/>
                                <w:szCs w:val="14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181618"/>
                                <w:sz w:val="14"/>
                                <w:szCs w:val="14"/>
                              </w:rPr>
                              <w:t>s</w:t>
                            </w:r>
                            <w:r>
                              <w:rPr>
                                <w:rFonts w:ascii="Arial" w:eastAsia="Arial" w:hAnsi="Arial" w:cs="Arial"/>
                                <w:color w:val="181618"/>
                                <w:spacing w:val="-5"/>
                                <w:sz w:val="14"/>
                                <w:szCs w:val="14"/>
                              </w:rPr>
                              <w:t>e</w:t>
                            </w:r>
                            <w:r>
                              <w:rPr>
                                <w:rFonts w:ascii="Arial" w:eastAsia="Arial" w:hAnsi="Arial" w:cs="Arial"/>
                                <w:color w:val="444442"/>
                                <w:spacing w:val="-8"/>
                                <w:sz w:val="14"/>
                                <w:szCs w:val="14"/>
                              </w:rPr>
                              <w:t>ñ</w:t>
                            </w:r>
                            <w:r>
                              <w:rPr>
                                <w:rFonts w:ascii="Arial" w:eastAsia="Arial" w:hAnsi="Arial" w:cs="Arial"/>
                                <w:color w:val="282828"/>
                                <w:sz w:val="14"/>
                                <w:szCs w:val="14"/>
                              </w:rPr>
                              <w:t>o</w:t>
                            </w:r>
                            <w:r>
                              <w:rPr>
                                <w:rFonts w:ascii="Arial" w:eastAsia="Arial" w:hAnsi="Arial" w:cs="Arial"/>
                                <w:color w:val="282828"/>
                                <w:spacing w:val="15"/>
                                <w:sz w:val="14"/>
                                <w:szCs w:val="14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282828"/>
                                <w:w w:val="108"/>
                                <w:sz w:val="14"/>
                                <w:szCs w:val="14"/>
                              </w:rPr>
                              <w:t>de</w:t>
                            </w:r>
                            <w:r>
                              <w:rPr>
                                <w:rFonts w:ascii="Arial" w:eastAsia="Arial" w:hAnsi="Arial" w:cs="Arial"/>
                                <w:color w:val="282828"/>
                                <w:spacing w:val="-29"/>
                                <w:sz w:val="14"/>
                                <w:szCs w:val="14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5B5E59"/>
                                <w:spacing w:val="5"/>
                                <w:w w:val="254"/>
                                <w:sz w:val="14"/>
                                <w:szCs w:val="14"/>
                              </w:rPr>
                              <w:t>i</w:t>
                            </w:r>
                            <w:r>
                              <w:rPr>
                                <w:rFonts w:ascii="Arial" w:eastAsia="Arial" w:hAnsi="Arial" w:cs="Arial"/>
                                <w:color w:val="444442"/>
                                <w:w w:val="118"/>
                                <w:sz w:val="14"/>
                                <w:szCs w:val="14"/>
                              </w:rPr>
                              <w:t>n</w:t>
                            </w:r>
                            <w:r>
                              <w:rPr>
                                <w:rFonts w:ascii="Arial" w:eastAsia="Arial" w:hAnsi="Arial" w:cs="Arial"/>
                                <w:color w:val="444442"/>
                                <w:spacing w:val="3"/>
                                <w:w w:val="117"/>
                                <w:sz w:val="14"/>
                                <w:szCs w:val="14"/>
                              </w:rPr>
                              <w:t>t</w:t>
                            </w:r>
                            <w:r>
                              <w:rPr>
                                <w:rFonts w:ascii="Arial" w:eastAsia="Arial" w:hAnsi="Arial" w:cs="Arial"/>
                                <w:color w:val="282828"/>
                                <w:w w:val="102"/>
                                <w:sz w:val="14"/>
                                <w:szCs w:val="14"/>
                              </w:rPr>
                              <w:t>erfa</w:t>
                            </w:r>
                            <w:r>
                              <w:rPr>
                                <w:rFonts w:ascii="Arial" w:eastAsia="Arial" w:hAnsi="Arial" w:cs="Arial"/>
                                <w:color w:val="282828"/>
                                <w:w w:val="103"/>
                                <w:sz w:val="14"/>
                                <w:szCs w:val="14"/>
                              </w:rPr>
                              <w:t>z</w:t>
                            </w:r>
                            <w:r>
                              <w:rPr>
                                <w:rFonts w:ascii="Arial" w:eastAsia="Arial" w:hAnsi="Arial" w:cs="Arial"/>
                                <w:color w:val="282828"/>
                                <w:spacing w:val="-14"/>
                                <w:sz w:val="14"/>
                                <w:szCs w:val="14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282828"/>
                                <w:w w:val="108"/>
                                <w:sz w:val="14"/>
                                <w:szCs w:val="14"/>
                              </w:rPr>
                              <w:t>gra</w:t>
                            </w:r>
                            <w:r>
                              <w:rPr>
                                <w:rFonts w:ascii="Arial" w:eastAsia="Arial" w:hAnsi="Arial" w:cs="Arial"/>
                                <w:color w:val="282828"/>
                                <w:spacing w:val="-10"/>
                                <w:w w:val="107"/>
                                <w:sz w:val="14"/>
                                <w:szCs w:val="14"/>
                              </w:rPr>
                              <w:t>f</w:t>
                            </w:r>
                            <w:r>
                              <w:rPr>
                                <w:rFonts w:ascii="Arial" w:eastAsia="Arial" w:hAnsi="Arial" w:cs="Arial"/>
                                <w:color w:val="5B5E59"/>
                                <w:w w:val="254"/>
                                <w:sz w:val="14"/>
                                <w:szCs w:val="14"/>
                              </w:rPr>
                              <w:t>i</w:t>
                            </w:r>
                            <w:r>
                              <w:rPr>
                                <w:rFonts w:ascii="Arial" w:eastAsia="Arial" w:hAnsi="Arial" w:cs="Arial"/>
                                <w:color w:val="5B5E59"/>
                                <w:spacing w:val="-27"/>
                                <w:sz w:val="14"/>
                                <w:szCs w:val="14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282828"/>
                                <w:sz w:val="14"/>
                                <w:szCs w:val="14"/>
                              </w:rPr>
                              <w:t>ca</w:t>
                            </w:r>
                          </w:p>
                        </w:tc>
                        <w:tc>
                          <w:tcPr>
                            <w:tcW w:w="1080" w:type="dxa"/>
                            <w:gridSpan w:val="2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nil"/>
                            </w:tcBorders>
                          </w:tcPr>
                          <w:p w14:paraId="009E16CA" w14:textId="77777777" w:rsidR="005513D0" w:rsidRDefault="005513D0">
                            <w:pPr>
                              <w:spacing w:before="26" w:after="0" w:line="240" w:lineRule="auto"/>
                              <w:ind w:left="470" w:right="383"/>
                              <w:jc w:val="center"/>
                              <w:rPr>
                                <w:rFonts w:ascii="Times New Roman" w:eastAsia="Times New Roman" w:hAnsi="Times New Roman" w:cs="Times New Roman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color w:val="444442"/>
                                <w:w w:val="199"/>
                                <w:sz w:val="14"/>
                                <w:szCs w:val="14"/>
                              </w:rPr>
                              <w:t>1</w:t>
                            </w:r>
                          </w:p>
                        </w:tc>
                      </w:tr>
                      <w:tr w:rsidR="005513D0" w14:paraId="50E77547" w14:textId="77777777">
                        <w:trPr>
                          <w:trHeight w:hRule="exact" w:val="209"/>
                        </w:trPr>
                        <w:tc>
                          <w:tcPr>
                            <w:tcW w:w="3715" w:type="dxa"/>
                            <w:tcBorders>
                              <w:top w:val="single" w:sz="4" w:space="0" w:color="000000"/>
                              <w:left w:val="single" w:sz="4" w:space="0" w:color="030303"/>
                              <w:bottom w:val="single" w:sz="4" w:space="0" w:color="000000"/>
                              <w:right w:val="single" w:sz="4" w:space="0" w:color="030303"/>
                            </w:tcBorders>
                          </w:tcPr>
                          <w:p w14:paraId="761CB16C" w14:textId="77777777" w:rsidR="005513D0" w:rsidRDefault="005513D0">
                            <w:pPr>
                              <w:spacing w:before="25" w:after="0" w:line="240" w:lineRule="auto"/>
                              <w:ind w:left="179" w:right="-20"/>
                              <w:rPr>
                                <w:rFonts w:ascii="Arial" w:eastAsia="Arial" w:hAnsi="Arial" w:cs="Arial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color w:val="010101"/>
                                <w:spacing w:val="-16"/>
                                <w:w w:val="298"/>
                                <w:sz w:val="14"/>
                                <w:szCs w:val="14"/>
                              </w:rPr>
                              <w:t>·</w:t>
                            </w:r>
                            <w:r>
                              <w:rPr>
                                <w:rFonts w:ascii="Arial" w:eastAsia="Arial" w:hAnsi="Arial" w:cs="Arial"/>
                                <w:color w:val="282828"/>
                                <w:w w:val="97"/>
                                <w:sz w:val="14"/>
                                <w:szCs w:val="14"/>
                              </w:rPr>
                              <w:t>Crea</w:t>
                            </w:r>
                            <w:r>
                              <w:rPr>
                                <w:rFonts w:ascii="Arial" w:eastAsia="Arial" w:hAnsi="Arial" w:cs="Arial"/>
                                <w:color w:val="282828"/>
                                <w:spacing w:val="-14"/>
                                <w:w w:val="97"/>
                                <w:sz w:val="14"/>
                                <w:szCs w:val="14"/>
                              </w:rPr>
                              <w:t>c</w:t>
                            </w:r>
                            <w:r>
                              <w:rPr>
                                <w:rFonts w:ascii="Arial" w:eastAsia="Arial" w:hAnsi="Arial" w:cs="Arial"/>
                                <w:color w:val="5B5E59"/>
                                <w:w w:val="254"/>
                                <w:sz w:val="14"/>
                                <w:szCs w:val="14"/>
                              </w:rPr>
                              <w:t>i</w:t>
                            </w:r>
                            <w:r>
                              <w:rPr>
                                <w:rFonts w:ascii="Arial" w:eastAsia="Arial" w:hAnsi="Arial" w:cs="Arial"/>
                                <w:color w:val="5B5E59"/>
                                <w:spacing w:val="-25"/>
                                <w:sz w:val="14"/>
                                <w:szCs w:val="14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282828"/>
                                <w:spacing w:val="-4"/>
                                <w:sz w:val="14"/>
                                <w:szCs w:val="14"/>
                              </w:rPr>
                              <w:t>o</w:t>
                            </w:r>
                            <w:r>
                              <w:rPr>
                                <w:rFonts w:ascii="Arial" w:eastAsia="Arial" w:hAnsi="Arial" w:cs="Arial"/>
                                <w:color w:val="444442"/>
                                <w:sz w:val="14"/>
                                <w:szCs w:val="14"/>
                              </w:rPr>
                              <w:t>n</w:t>
                            </w:r>
                            <w:r>
                              <w:rPr>
                                <w:rFonts w:ascii="Arial" w:eastAsia="Arial" w:hAnsi="Arial" w:cs="Arial"/>
                                <w:color w:val="444442"/>
                                <w:spacing w:val="8"/>
                                <w:sz w:val="14"/>
                                <w:szCs w:val="14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282828"/>
                                <w:sz w:val="14"/>
                                <w:szCs w:val="14"/>
                              </w:rPr>
                              <w:t>de</w:t>
                            </w:r>
                            <w:r>
                              <w:rPr>
                                <w:rFonts w:ascii="Arial" w:eastAsia="Arial" w:hAnsi="Arial" w:cs="Arial"/>
                                <w:color w:val="282828"/>
                                <w:spacing w:val="-1"/>
                                <w:sz w:val="14"/>
                                <w:szCs w:val="14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282828"/>
                                <w:sz w:val="14"/>
                                <w:szCs w:val="14"/>
                              </w:rPr>
                              <w:t>p</w:t>
                            </w:r>
                            <w:r>
                              <w:rPr>
                                <w:rFonts w:ascii="Arial" w:eastAsia="Arial" w:hAnsi="Arial" w:cs="Arial"/>
                                <w:color w:val="282828"/>
                                <w:spacing w:val="-9"/>
                                <w:sz w:val="14"/>
                                <w:szCs w:val="14"/>
                              </w:rPr>
                              <w:t>r</w:t>
                            </w:r>
                            <w:r>
                              <w:rPr>
                                <w:rFonts w:ascii="Arial" w:eastAsia="Arial" w:hAnsi="Arial" w:cs="Arial"/>
                                <w:color w:val="444442"/>
                                <w:spacing w:val="-9"/>
                                <w:sz w:val="14"/>
                                <w:szCs w:val="14"/>
                              </w:rPr>
                              <w:t>u</w:t>
                            </w:r>
                            <w:r>
                              <w:rPr>
                                <w:rFonts w:ascii="Arial" w:eastAsia="Arial" w:hAnsi="Arial" w:cs="Arial"/>
                                <w:color w:val="282828"/>
                                <w:sz w:val="14"/>
                                <w:szCs w:val="14"/>
                              </w:rPr>
                              <w:t>ebas</w:t>
                            </w:r>
                            <w:r>
                              <w:rPr>
                                <w:rFonts w:ascii="Arial" w:eastAsia="Arial" w:hAnsi="Arial" w:cs="Arial"/>
                                <w:color w:val="282828"/>
                                <w:spacing w:val="34"/>
                                <w:sz w:val="14"/>
                                <w:szCs w:val="14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282828"/>
                                <w:sz w:val="14"/>
                                <w:szCs w:val="14"/>
                              </w:rPr>
                              <w:t>de</w:t>
                            </w:r>
                            <w:r>
                              <w:rPr>
                                <w:rFonts w:ascii="Arial" w:eastAsia="Arial" w:hAnsi="Arial" w:cs="Arial"/>
                                <w:color w:val="282828"/>
                                <w:spacing w:val="3"/>
                                <w:sz w:val="14"/>
                                <w:szCs w:val="14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282828"/>
                                <w:w w:val="97"/>
                                <w:sz w:val="14"/>
                                <w:szCs w:val="14"/>
                              </w:rPr>
                              <w:t>ac</w:t>
                            </w:r>
                            <w:r>
                              <w:rPr>
                                <w:rFonts w:ascii="Arial" w:eastAsia="Arial" w:hAnsi="Arial" w:cs="Arial"/>
                                <w:color w:val="282828"/>
                                <w:spacing w:val="-5"/>
                                <w:w w:val="97"/>
                                <w:sz w:val="14"/>
                                <w:szCs w:val="14"/>
                              </w:rPr>
                              <w:t>e</w:t>
                            </w:r>
                            <w:r>
                              <w:rPr>
                                <w:rFonts w:ascii="Arial" w:eastAsia="Arial" w:hAnsi="Arial" w:cs="Arial"/>
                                <w:color w:val="444442"/>
                                <w:w w:val="128"/>
                                <w:sz w:val="14"/>
                                <w:szCs w:val="14"/>
                              </w:rPr>
                              <w:t>p</w:t>
                            </w:r>
                            <w:r>
                              <w:rPr>
                                <w:rFonts w:ascii="Arial" w:eastAsia="Arial" w:hAnsi="Arial" w:cs="Arial"/>
                                <w:color w:val="444442"/>
                                <w:spacing w:val="-8"/>
                                <w:w w:val="127"/>
                                <w:sz w:val="14"/>
                                <w:szCs w:val="14"/>
                              </w:rPr>
                              <w:t>t</w:t>
                            </w:r>
                            <w:r>
                              <w:rPr>
                                <w:rFonts w:ascii="Arial" w:eastAsia="Arial" w:hAnsi="Arial" w:cs="Arial"/>
                                <w:color w:val="282828"/>
                                <w:w w:val="96"/>
                                <w:sz w:val="14"/>
                                <w:szCs w:val="14"/>
                              </w:rPr>
                              <w:t>a</w:t>
                            </w:r>
                            <w:r>
                              <w:rPr>
                                <w:rFonts w:ascii="Arial" w:eastAsia="Arial" w:hAnsi="Arial" w:cs="Arial"/>
                                <w:color w:val="282828"/>
                                <w:spacing w:val="-14"/>
                                <w:w w:val="96"/>
                                <w:sz w:val="14"/>
                                <w:szCs w:val="14"/>
                              </w:rPr>
                              <w:t>c</w:t>
                            </w:r>
                            <w:r>
                              <w:rPr>
                                <w:rFonts w:ascii="Arial" w:eastAsia="Arial" w:hAnsi="Arial" w:cs="Arial"/>
                                <w:color w:val="5B5E59"/>
                                <w:w w:val="254"/>
                                <w:sz w:val="14"/>
                                <w:szCs w:val="14"/>
                              </w:rPr>
                              <w:t>i</w:t>
                            </w:r>
                            <w:r>
                              <w:rPr>
                                <w:rFonts w:ascii="Arial" w:eastAsia="Arial" w:hAnsi="Arial" w:cs="Arial"/>
                                <w:color w:val="5B5E59"/>
                                <w:spacing w:val="-25"/>
                                <w:sz w:val="14"/>
                                <w:szCs w:val="14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282828"/>
                                <w:spacing w:val="-17"/>
                                <w:sz w:val="14"/>
                                <w:szCs w:val="14"/>
                              </w:rPr>
                              <w:t>o</w:t>
                            </w:r>
                            <w:r>
                              <w:rPr>
                                <w:rFonts w:ascii="Arial" w:eastAsia="Arial" w:hAnsi="Arial" w:cs="Arial"/>
                                <w:color w:val="444442"/>
                                <w:sz w:val="14"/>
                                <w:szCs w:val="14"/>
                              </w:rPr>
                              <w:t>n</w:t>
                            </w:r>
                            <w:r>
                              <w:rPr>
                                <w:rFonts w:ascii="Arial" w:eastAsia="Arial" w:hAnsi="Arial" w:cs="Arial"/>
                                <w:color w:val="444442"/>
                                <w:spacing w:val="17"/>
                                <w:sz w:val="14"/>
                                <w:szCs w:val="14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5B5E59"/>
                                <w:spacing w:val="-12"/>
                                <w:w w:val="126"/>
                                <w:sz w:val="14"/>
                                <w:szCs w:val="14"/>
                              </w:rPr>
                              <w:t>(</w:t>
                            </w:r>
                            <w:r>
                              <w:rPr>
                                <w:rFonts w:ascii="Arial" w:eastAsia="Arial" w:hAnsi="Arial" w:cs="Arial"/>
                                <w:color w:val="181618"/>
                                <w:w w:val="91"/>
                                <w:sz w:val="14"/>
                                <w:szCs w:val="14"/>
                              </w:rPr>
                              <w:t>TO</w:t>
                            </w:r>
                            <w:r>
                              <w:rPr>
                                <w:rFonts w:ascii="Arial" w:eastAsia="Arial" w:hAnsi="Arial" w:cs="Arial"/>
                                <w:color w:val="181618"/>
                                <w:spacing w:val="-15"/>
                                <w:w w:val="91"/>
                                <w:sz w:val="14"/>
                                <w:szCs w:val="14"/>
                              </w:rPr>
                              <w:t>O</w:t>
                            </w:r>
                            <w:r>
                              <w:rPr>
                                <w:rFonts w:ascii="Arial" w:eastAsia="Arial" w:hAnsi="Arial" w:cs="Arial"/>
                                <w:color w:val="444442"/>
                                <w:w w:val="126"/>
                                <w:sz w:val="14"/>
                                <w:szCs w:val="14"/>
                              </w:rPr>
                              <w:t>)</w:t>
                            </w:r>
                          </w:p>
                        </w:tc>
                        <w:tc>
                          <w:tcPr>
                            <w:tcW w:w="4800" w:type="dxa"/>
                            <w:tcBorders>
                              <w:top w:val="single" w:sz="4" w:space="0" w:color="000000"/>
                              <w:left w:val="single" w:sz="4" w:space="0" w:color="030303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14:paraId="45CF6762" w14:textId="77777777" w:rsidR="005513D0" w:rsidRDefault="005513D0">
                            <w:pPr>
                              <w:tabs>
                                <w:tab w:val="left" w:pos="1380"/>
                              </w:tabs>
                              <w:spacing w:before="15" w:after="0" w:line="240" w:lineRule="auto"/>
                              <w:ind w:left="511" w:right="-20"/>
                              <w:rPr>
                                <w:rFonts w:ascii="Arial" w:eastAsia="Arial" w:hAnsi="Arial" w:cs="Arial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color w:val="444442"/>
                                <w:w w:val="199"/>
                                <w:sz w:val="14"/>
                                <w:szCs w:val="14"/>
                              </w:rPr>
                              <w:t>1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color w:val="444442"/>
                                <w:sz w:val="14"/>
                                <w:szCs w:val="14"/>
                              </w:rPr>
                              <w:tab/>
                            </w:r>
                            <w:r>
                              <w:rPr>
                                <w:rFonts w:ascii="Arial" w:eastAsia="Arial" w:hAnsi="Arial" w:cs="Arial"/>
                                <w:color w:val="010101"/>
                                <w:spacing w:val="-16"/>
                                <w:w w:val="298"/>
                                <w:position w:val="1"/>
                                <w:sz w:val="14"/>
                                <w:szCs w:val="14"/>
                              </w:rPr>
                              <w:t>·</w:t>
                            </w:r>
                            <w:r>
                              <w:rPr>
                                <w:rFonts w:ascii="Arial" w:eastAsia="Arial" w:hAnsi="Arial" w:cs="Arial"/>
                                <w:color w:val="282828"/>
                                <w:w w:val="97"/>
                                <w:position w:val="1"/>
                                <w:sz w:val="14"/>
                                <w:szCs w:val="14"/>
                              </w:rPr>
                              <w:t>Crea</w:t>
                            </w:r>
                            <w:r>
                              <w:rPr>
                                <w:rFonts w:ascii="Arial" w:eastAsia="Arial" w:hAnsi="Arial" w:cs="Arial"/>
                                <w:color w:val="282828"/>
                                <w:spacing w:val="-14"/>
                                <w:w w:val="97"/>
                                <w:position w:val="1"/>
                                <w:sz w:val="14"/>
                                <w:szCs w:val="14"/>
                              </w:rPr>
                              <w:t>c</w:t>
                            </w:r>
                            <w:r>
                              <w:rPr>
                                <w:rFonts w:ascii="Arial" w:eastAsia="Arial" w:hAnsi="Arial" w:cs="Arial"/>
                                <w:color w:val="5B5E59"/>
                                <w:w w:val="254"/>
                                <w:position w:val="1"/>
                                <w:sz w:val="14"/>
                                <w:szCs w:val="14"/>
                              </w:rPr>
                              <w:t>i</w:t>
                            </w:r>
                            <w:r>
                              <w:rPr>
                                <w:rFonts w:ascii="Arial" w:eastAsia="Arial" w:hAnsi="Arial" w:cs="Arial"/>
                                <w:color w:val="5B5E59"/>
                                <w:spacing w:val="-25"/>
                                <w:position w:val="1"/>
                                <w:sz w:val="14"/>
                                <w:szCs w:val="14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282828"/>
                                <w:spacing w:val="-4"/>
                                <w:position w:val="1"/>
                                <w:sz w:val="14"/>
                                <w:szCs w:val="14"/>
                              </w:rPr>
                              <w:t>o</w:t>
                            </w:r>
                            <w:r>
                              <w:rPr>
                                <w:rFonts w:ascii="Arial" w:eastAsia="Arial" w:hAnsi="Arial" w:cs="Arial"/>
                                <w:color w:val="444442"/>
                                <w:position w:val="1"/>
                                <w:sz w:val="14"/>
                                <w:szCs w:val="14"/>
                              </w:rPr>
                              <w:t>n</w:t>
                            </w:r>
                            <w:r>
                              <w:rPr>
                                <w:rFonts w:ascii="Arial" w:eastAsia="Arial" w:hAnsi="Arial" w:cs="Arial"/>
                                <w:color w:val="444442"/>
                                <w:spacing w:val="8"/>
                                <w:position w:val="1"/>
                                <w:sz w:val="14"/>
                                <w:szCs w:val="14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282828"/>
                                <w:position w:val="1"/>
                                <w:sz w:val="14"/>
                                <w:szCs w:val="14"/>
                              </w:rPr>
                              <w:t>de</w:t>
                            </w:r>
                            <w:r>
                              <w:rPr>
                                <w:rFonts w:ascii="Arial" w:eastAsia="Arial" w:hAnsi="Arial" w:cs="Arial"/>
                                <w:color w:val="282828"/>
                                <w:spacing w:val="-1"/>
                                <w:position w:val="1"/>
                                <w:sz w:val="14"/>
                                <w:szCs w:val="14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444442"/>
                                <w:spacing w:val="-7"/>
                                <w:w w:val="116"/>
                                <w:position w:val="1"/>
                                <w:sz w:val="14"/>
                                <w:szCs w:val="14"/>
                              </w:rPr>
                              <w:t>p</w:t>
                            </w:r>
                            <w:r>
                              <w:rPr>
                                <w:rFonts w:ascii="Arial" w:eastAsia="Arial" w:hAnsi="Arial" w:cs="Arial"/>
                                <w:color w:val="181618"/>
                                <w:spacing w:val="-9"/>
                                <w:w w:val="132"/>
                                <w:position w:val="1"/>
                                <w:sz w:val="14"/>
                                <w:szCs w:val="14"/>
                              </w:rPr>
                              <w:t>r</w:t>
                            </w:r>
                            <w:r>
                              <w:rPr>
                                <w:rFonts w:ascii="Arial" w:eastAsia="Arial" w:hAnsi="Arial" w:cs="Arial"/>
                                <w:color w:val="444442"/>
                                <w:spacing w:val="-9"/>
                                <w:w w:val="124"/>
                                <w:position w:val="1"/>
                                <w:sz w:val="14"/>
                                <w:szCs w:val="14"/>
                              </w:rPr>
                              <w:t>u</w:t>
                            </w:r>
                            <w:r>
                              <w:rPr>
                                <w:rFonts w:ascii="Arial" w:eastAsia="Arial" w:hAnsi="Arial" w:cs="Arial"/>
                                <w:color w:val="282828"/>
                                <w:spacing w:val="-5"/>
                                <w:w w:val="109"/>
                                <w:position w:val="1"/>
                                <w:sz w:val="14"/>
                                <w:szCs w:val="14"/>
                              </w:rPr>
                              <w:t>e</w:t>
                            </w:r>
                            <w:r>
                              <w:rPr>
                                <w:rFonts w:ascii="Arial" w:eastAsia="Arial" w:hAnsi="Arial" w:cs="Arial"/>
                                <w:color w:val="444442"/>
                                <w:spacing w:val="-3"/>
                                <w:w w:val="116"/>
                                <w:position w:val="1"/>
                                <w:sz w:val="14"/>
                                <w:szCs w:val="14"/>
                              </w:rPr>
                              <w:t>b</w:t>
                            </w:r>
                            <w:r>
                              <w:rPr>
                                <w:rFonts w:ascii="Arial" w:eastAsia="Arial" w:hAnsi="Arial" w:cs="Arial"/>
                                <w:color w:val="282828"/>
                                <w:w w:val="91"/>
                                <w:position w:val="1"/>
                                <w:sz w:val="14"/>
                                <w:szCs w:val="14"/>
                              </w:rPr>
                              <w:t>as</w:t>
                            </w:r>
                            <w:r>
                              <w:rPr>
                                <w:rFonts w:ascii="Arial" w:eastAsia="Arial" w:hAnsi="Arial" w:cs="Arial"/>
                                <w:color w:val="282828"/>
                                <w:spacing w:val="-9"/>
                                <w:position w:val="1"/>
                                <w:sz w:val="14"/>
                                <w:szCs w:val="14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5B5E59"/>
                                <w:spacing w:val="-1"/>
                                <w:w w:val="126"/>
                                <w:position w:val="1"/>
                                <w:sz w:val="14"/>
                                <w:szCs w:val="14"/>
                              </w:rPr>
                              <w:t>(</w:t>
                            </w:r>
                            <w:r>
                              <w:rPr>
                                <w:rFonts w:ascii="Arial" w:eastAsia="Arial" w:hAnsi="Arial" w:cs="Arial"/>
                                <w:color w:val="010101"/>
                                <w:spacing w:val="-9"/>
                                <w:w w:val="91"/>
                                <w:position w:val="1"/>
                                <w:sz w:val="14"/>
                                <w:szCs w:val="14"/>
                              </w:rPr>
                              <w:t>T</w:t>
                            </w:r>
                            <w:r>
                              <w:rPr>
                                <w:rFonts w:ascii="Arial" w:eastAsia="Arial" w:hAnsi="Arial" w:cs="Arial"/>
                                <w:color w:val="444442"/>
                                <w:w w:val="90"/>
                                <w:position w:val="1"/>
                                <w:sz w:val="14"/>
                                <w:szCs w:val="14"/>
                              </w:rPr>
                              <w:t>OO</w:t>
                            </w:r>
                            <w:r>
                              <w:rPr>
                                <w:rFonts w:ascii="Arial" w:eastAsia="Arial" w:hAnsi="Arial" w:cs="Arial"/>
                                <w:color w:val="444442"/>
                                <w:w w:val="91"/>
                                <w:position w:val="1"/>
                                <w:sz w:val="14"/>
                                <w:szCs w:val="14"/>
                              </w:rPr>
                              <w:t>)</w:t>
                            </w:r>
                          </w:p>
                        </w:tc>
                        <w:tc>
                          <w:tcPr>
                            <w:tcW w:w="1080" w:type="dxa"/>
                            <w:gridSpan w:val="2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nil"/>
                            </w:tcBorders>
                          </w:tcPr>
                          <w:p w14:paraId="40BDEADA" w14:textId="77777777" w:rsidR="005513D0" w:rsidRDefault="005513D0">
                            <w:pPr>
                              <w:spacing w:before="26" w:after="0" w:line="240" w:lineRule="auto"/>
                              <w:ind w:left="470" w:right="383"/>
                              <w:jc w:val="center"/>
                              <w:rPr>
                                <w:rFonts w:ascii="Times New Roman" w:eastAsia="Times New Roman" w:hAnsi="Times New Roman" w:cs="Times New Roman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color w:val="444442"/>
                                <w:w w:val="199"/>
                                <w:sz w:val="14"/>
                                <w:szCs w:val="14"/>
                              </w:rPr>
                              <w:t>1</w:t>
                            </w:r>
                          </w:p>
                        </w:tc>
                      </w:tr>
                      <w:tr w:rsidR="005513D0" w14:paraId="6F66C997" w14:textId="77777777">
                        <w:trPr>
                          <w:trHeight w:hRule="exact" w:val="209"/>
                        </w:trPr>
                        <w:tc>
                          <w:tcPr>
                            <w:tcW w:w="3715" w:type="dxa"/>
                            <w:tcBorders>
                              <w:top w:val="single" w:sz="4" w:space="0" w:color="000000"/>
                              <w:left w:val="single" w:sz="4" w:space="0" w:color="030303"/>
                              <w:bottom w:val="single" w:sz="4" w:space="0" w:color="000000"/>
                              <w:right w:val="single" w:sz="4" w:space="0" w:color="030303"/>
                            </w:tcBorders>
                          </w:tcPr>
                          <w:p w14:paraId="5A8AF497" w14:textId="77777777" w:rsidR="005513D0" w:rsidRDefault="005513D0">
                            <w:pPr>
                              <w:spacing w:before="14" w:after="0" w:line="240" w:lineRule="auto"/>
                              <w:ind w:left="173" w:right="-20"/>
                              <w:rPr>
                                <w:rFonts w:ascii="Arial" w:eastAsia="Arial" w:hAnsi="Arial" w:cs="Arial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color w:val="181618"/>
                                <w:spacing w:val="-36"/>
                                <w:w w:val="298"/>
                                <w:sz w:val="14"/>
                                <w:szCs w:val="14"/>
                              </w:rPr>
                              <w:t>·</w:t>
                            </w:r>
                            <w:r>
                              <w:rPr>
                                <w:rFonts w:ascii="Arial" w:eastAsia="Arial" w:hAnsi="Arial" w:cs="Arial"/>
                                <w:color w:val="5B5E59"/>
                                <w:spacing w:val="4"/>
                                <w:w w:val="254"/>
                                <w:sz w:val="14"/>
                                <w:szCs w:val="14"/>
                              </w:rPr>
                              <w:t>l</w:t>
                            </w:r>
                            <w:r>
                              <w:rPr>
                                <w:rFonts w:ascii="Arial" w:eastAsia="Arial" w:hAnsi="Arial" w:cs="Arial"/>
                                <w:color w:val="444442"/>
                                <w:w w:val="110"/>
                                <w:sz w:val="14"/>
                                <w:szCs w:val="14"/>
                              </w:rPr>
                              <w:t>m</w:t>
                            </w:r>
                            <w:r>
                              <w:rPr>
                                <w:rFonts w:ascii="Arial" w:eastAsia="Arial" w:hAnsi="Arial" w:cs="Arial"/>
                                <w:color w:val="444442"/>
                                <w:spacing w:val="-12"/>
                                <w:w w:val="110"/>
                                <w:sz w:val="14"/>
                                <w:szCs w:val="14"/>
                              </w:rPr>
                              <w:t>p</w:t>
                            </w:r>
                            <w:r>
                              <w:rPr>
                                <w:rFonts w:ascii="Arial" w:eastAsia="Arial" w:hAnsi="Arial" w:cs="Arial"/>
                                <w:color w:val="5B5E59"/>
                                <w:w w:val="254"/>
                                <w:sz w:val="14"/>
                                <w:szCs w:val="14"/>
                              </w:rPr>
                              <w:t>l</w:t>
                            </w:r>
                            <w:r>
                              <w:rPr>
                                <w:rFonts w:ascii="Arial" w:eastAsia="Arial" w:hAnsi="Arial" w:cs="Arial"/>
                                <w:color w:val="5B5E59"/>
                                <w:spacing w:val="-27"/>
                                <w:sz w:val="14"/>
                                <w:szCs w:val="14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282828"/>
                                <w:spacing w:val="-5"/>
                                <w:w w:val="109"/>
                                <w:sz w:val="14"/>
                                <w:szCs w:val="14"/>
                              </w:rPr>
                              <w:t>e</w:t>
                            </w:r>
                            <w:r>
                              <w:rPr>
                                <w:rFonts w:ascii="Arial" w:eastAsia="Arial" w:hAnsi="Arial" w:cs="Arial"/>
                                <w:color w:val="444442"/>
                                <w:spacing w:val="-6"/>
                                <w:w w:val="116"/>
                                <w:sz w:val="14"/>
                                <w:szCs w:val="14"/>
                              </w:rPr>
                              <w:t>m</w:t>
                            </w:r>
                            <w:r>
                              <w:rPr>
                                <w:rFonts w:ascii="Arial" w:eastAsia="Arial" w:hAnsi="Arial" w:cs="Arial"/>
                                <w:color w:val="282828"/>
                                <w:spacing w:val="-5"/>
                                <w:w w:val="109"/>
                                <w:sz w:val="14"/>
                                <w:szCs w:val="14"/>
                              </w:rPr>
                              <w:t>e</w:t>
                            </w:r>
                            <w:r>
                              <w:rPr>
                                <w:rFonts w:ascii="Arial" w:eastAsia="Arial" w:hAnsi="Arial" w:cs="Arial"/>
                                <w:color w:val="444442"/>
                                <w:w w:val="128"/>
                                <w:sz w:val="14"/>
                                <w:szCs w:val="14"/>
                              </w:rPr>
                              <w:t>n</w:t>
                            </w:r>
                            <w:r>
                              <w:rPr>
                                <w:rFonts w:ascii="Arial" w:eastAsia="Arial" w:hAnsi="Arial" w:cs="Arial"/>
                                <w:color w:val="444442"/>
                                <w:spacing w:val="-8"/>
                                <w:w w:val="127"/>
                                <w:sz w:val="14"/>
                                <w:szCs w:val="14"/>
                              </w:rPr>
                              <w:t>t</w:t>
                            </w:r>
                            <w:r>
                              <w:rPr>
                                <w:rFonts w:ascii="Arial" w:eastAsia="Arial" w:hAnsi="Arial" w:cs="Arial"/>
                                <w:color w:val="282828"/>
                                <w:w w:val="96"/>
                                <w:sz w:val="14"/>
                                <w:szCs w:val="14"/>
                              </w:rPr>
                              <w:t>a</w:t>
                            </w:r>
                            <w:r>
                              <w:rPr>
                                <w:rFonts w:ascii="Arial" w:eastAsia="Arial" w:hAnsi="Arial" w:cs="Arial"/>
                                <w:color w:val="282828"/>
                                <w:spacing w:val="-14"/>
                                <w:w w:val="96"/>
                                <w:sz w:val="14"/>
                                <w:szCs w:val="14"/>
                              </w:rPr>
                              <w:t>c</w:t>
                            </w:r>
                            <w:r>
                              <w:rPr>
                                <w:rFonts w:ascii="Arial" w:eastAsia="Arial" w:hAnsi="Arial" w:cs="Arial"/>
                                <w:color w:val="5B5E59"/>
                                <w:w w:val="254"/>
                                <w:sz w:val="14"/>
                                <w:szCs w:val="14"/>
                              </w:rPr>
                              <w:t>i</w:t>
                            </w:r>
                            <w:r>
                              <w:rPr>
                                <w:rFonts w:ascii="Arial" w:eastAsia="Arial" w:hAnsi="Arial" w:cs="Arial"/>
                                <w:color w:val="5B5E59"/>
                                <w:spacing w:val="-25"/>
                                <w:sz w:val="14"/>
                                <w:szCs w:val="14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282828"/>
                                <w:spacing w:val="-17"/>
                                <w:sz w:val="14"/>
                                <w:szCs w:val="14"/>
                              </w:rPr>
                              <w:t>o</w:t>
                            </w:r>
                            <w:r>
                              <w:rPr>
                                <w:rFonts w:ascii="Arial" w:eastAsia="Arial" w:hAnsi="Arial" w:cs="Arial"/>
                                <w:color w:val="444442"/>
                                <w:sz w:val="14"/>
                                <w:szCs w:val="14"/>
                              </w:rPr>
                              <w:t>n</w:t>
                            </w:r>
                            <w:r>
                              <w:rPr>
                                <w:rFonts w:ascii="Arial" w:eastAsia="Arial" w:hAnsi="Arial" w:cs="Arial"/>
                                <w:color w:val="444442"/>
                                <w:spacing w:val="21"/>
                                <w:sz w:val="14"/>
                                <w:szCs w:val="14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282828"/>
                                <w:w w:val="108"/>
                                <w:sz w:val="14"/>
                                <w:szCs w:val="14"/>
                              </w:rPr>
                              <w:t>de</w:t>
                            </w:r>
                            <w:r>
                              <w:rPr>
                                <w:rFonts w:ascii="Arial" w:eastAsia="Arial" w:hAnsi="Arial" w:cs="Arial"/>
                                <w:color w:val="282828"/>
                                <w:spacing w:val="-29"/>
                                <w:sz w:val="14"/>
                                <w:szCs w:val="14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5B5E59"/>
                                <w:spacing w:val="5"/>
                                <w:w w:val="254"/>
                                <w:sz w:val="14"/>
                                <w:szCs w:val="14"/>
                              </w:rPr>
                              <w:t>i</w:t>
                            </w:r>
                            <w:r>
                              <w:rPr>
                                <w:rFonts w:ascii="Arial" w:eastAsia="Arial" w:hAnsi="Arial" w:cs="Arial"/>
                                <w:color w:val="282828"/>
                                <w:spacing w:val="-6"/>
                                <w:w w:val="124"/>
                                <w:sz w:val="14"/>
                                <w:szCs w:val="14"/>
                              </w:rPr>
                              <w:t>n</w:t>
                            </w:r>
                            <w:r>
                              <w:rPr>
                                <w:rFonts w:ascii="Arial" w:eastAsia="Arial" w:hAnsi="Arial" w:cs="Arial"/>
                                <w:color w:val="444442"/>
                                <w:spacing w:val="3"/>
                                <w:w w:val="117"/>
                                <w:sz w:val="14"/>
                                <w:szCs w:val="14"/>
                              </w:rPr>
                              <w:t>t</w:t>
                            </w:r>
                            <w:r>
                              <w:rPr>
                                <w:rFonts w:ascii="Arial" w:eastAsia="Arial" w:hAnsi="Arial" w:cs="Arial"/>
                                <w:color w:val="282828"/>
                                <w:w w:val="102"/>
                                <w:sz w:val="14"/>
                                <w:szCs w:val="14"/>
                              </w:rPr>
                              <w:t>erfa</w:t>
                            </w:r>
                            <w:r>
                              <w:rPr>
                                <w:rFonts w:ascii="Arial" w:eastAsia="Arial" w:hAnsi="Arial" w:cs="Arial"/>
                                <w:color w:val="282828"/>
                                <w:w w:val="103"/>
                                <w:sz w:val="14"/>
                                <w:szCs w:val="14"/>
                              </w:rPr>
                              <w:t>z</w:t>
                            </w:r>
                            <w:r>
                              <w:rPr>
                                <w:rFonts w:ascii="Arial" w:eastAsia="Arial" w:hAnsi="Arial" w:cs="Arial"/>
                                <w:color w:val="282828"/>
                                <w:spacing w:val="-3"/>
                                <w:sz w:val="14"/>
                                <w:szCs w:val="14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282828"/>
                                <w:w w:val="104"/>
                                <w:sz w:val="14"/>
                                <w:szCs w:val="14"/>
                              </w:rPr>
                              <w:t>gra</w:t>
                            </w:r>
                            <w:r>
                              <w:rPr>
                                <w:rFonts w:ascii="Arial" w:eastAsia="Arial" w:hAnsi="Arial" w:cs="Arial"/>
                                <w:color w:val="282828"/>
                                <w:spacing w:val="7"/>
                                <w:w w:val="103"/>
                                <w:sz w:val="14"/>
                                <w:szCs w:val="14"/>
                              </w:rPr>
                              <w:t>f</w:t>
                            </w:r>
                            <w:r>
                              <w:rPr>
                                <w:rFonts w:ascii="Arial" w:eastAsia="Arial" w:hAnsi="Arial" w:cs="Arial"/>
                                <w:color w:val="5B5E59"/>
                                <w:spacing w:val="-18"/>
                                <w:w w:val="169"/>
                                <w:sz w:val="14"/>
                                <w:szCs w:val="14"/>
                              </w:rPr>
                              <w:t>i</w:t>
                            </w:r>
                            <w:r>
                              <w:rPr>
                                <w:rFonts w:ascii="Arial" w:eastAsia="Arial" w:hAnsi="Arial" w:cs="Arial"/>
                                <w:color w:val="282828"/>
                                <w:w w:val="92"/>
                                <w:sz w:val="14"/>
                                <w:szCs w:val="14"/>
                              </w:rPr>
                              <w:t>ca</w:t>
                            </w:r>
                          </w:p>
                        </w:tc>
                        <w:tc>
                          <w:tcPr>
                            <w:tcW w:w="4800" w:type="dxa"/>
                            <w:tcBorders>
                              <w:top w:val="single" w:sz="4" w:space="0" w:color="000000"/>
                              <w:left w:val="single" w:sz="4" w:space="0" w:color="030303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14:paraId="1FD62FDB" w14:textId="77777777" w:rsidR="005513D0" w:rsidRDefault="005513D0">
                            <w:pPr>
                              <w:tabs>
                                <w:tab w:val="left" w:pos="1380"/>
                              </w:tabs>
                              <w:spacing w:before="15" w:after="0" w:line="240" w:lineRule="auto"/>
                              <w:ind w:left="511" w:right="-20"/>
                              <w:rPr>
                                <w:rFonts w:ascii="Arial" w:eastAsia="Arial" w:hAnsi="Arial" w:cs="Arial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color w:val="282828"/>
                                <w:sz w:val="14"/>
                                <w:szCs w:val="14"/>
                              </w:rPr>
                              <w:t>2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color w:val="282828"/>
                                <w:spacing w:val="-22"/>
                                <w:sz w:val="14"/>
                                <w:szCs w:val="1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color w:val="282828"/>
                                <w:sz w:val="14"/>
                                <w:szCs w:val="14"/>
                              </w:rPr>
                              <w:tab/>
                            </w:r>
                            <w:r>
                              <w:rPr>
                                <w:rFonts w:ascii="Arial" w:eastAsia="Arial" w:hAnsi="Arial" w:cs="Arial"/>
                                <w:color w:val="010101"/>
                                <w:spacing w:val="-36"/>
                                <w:w w:val="298"/>
                                <w:position w:val="1"/>
                                <w:sz w:val="14"/>
                                <w:szCs w:val="14"/>
                              </w:rPr>
                              <w:t>·</w:t>
                            </w:r>
                            <w:r>
                              <w:rPr>
                                <w:rFonts w:ascii="Arial" w:eastAsia="Arial" w:hAnsi="Arial" w:cs="Arial"/>
                                <w:color w:val="5B5E59"/>
                                <w:spacing w:val="4"/>
                                <w:w w:val="254"/>
                                <w:position w:val="1"/>
                                <w:sz w:val="14"/>
                                <w:szCs w:val="14"/>
                              </w:rPr>
                              <w:t>l</w:t>
                            </w:r>
                            <w:r>
                              <w:rPr>
                                <w:rFonts w:ascii="Arial" w:eastAsia="Arial" w:hAnsi="Arial" w:cs="Arial"/>
                                <w:color w:val="444442"/>
                                <w:w w:val="110"/>
                                <w:position w:val="1"/>
                                <w:sz w:val="14"/>
                                <w:szCs w:val="14"/>
                              </w:rPr>
                              <w:t>m</w:t>
                            </w:r>
                            <w:r>
                              <w:rPr>
                                <w:rFonts w:ascii="Arial" w:eastAsia="Arial" w:hAnsi="Arial" w:cs="Arial"/>
                                <w:color w:val="444442"/>
                                <w:spacing w:val="-12"/>
                                <w:w w:val="110"/>
                                <w:position w:val="1"/>
                                <w:sz w:val="14"/>
                                <w:szCs w:val="14"/>
                              </w:rPr>
                              <w:t>p</w:t>
                            </w:r>
                            <w:r>
                              <w:rPr>
                                <w:rFonts w:ascii="Arial" w:eastAsia="Arial" w:hAnsi="Arial" w:cs="Arial"/>
                                <w:color w:val="5B5E59"/>
                                <w:w w:val="254"/>
                                <w:position w:val="1"/>
                                <w:sz w:val="14"/>
                                <w:szCs w:val="14"/>
                              </w:rPr>
                              <w:t>l</w:t>
                            </w:r>
                            <w:r>
                              <w:rPr>
                                <w:rFonts w:ascii="Arial" w:eastAsia="Arial" w:hAnsi="Arial" w:cs="Arial"/>
                                <w:color w:val="5B5E59"/>
                                <w:spacing w:val="-27"/>
                                <w:position w:val="1"/>
                                <w:sz w:val="14"/>
                                <w:szCs w:val="14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282828"/>
                                <w:spacing w:val="-5"/>
                                <w:w w:val="109"/>
                                <w:position w:val="1"/>
                                <w:sz w:val="14"/>
                                <w:szCs w:val="14"/>
                              </w:rPr>
                              <w:t>e</w:t>
                            </w:r>
                            <w:r>
                              <w:rPr>
                                <w:rFonts w:ascii="Arial" w:eastAsia="Arial" w:hAnsi="Arial" w:cs="Arial"/>
                                <w:color w:val="444442"/>
                                <w:spacing w:val="-6"/>
                                <w:w w:val="116"/>
                                <w:position w:val="1"/>
                                <w:sz w:val="14"/>
                                <w:szCs w:val="14"/>
                              </w:rPr>
                              <w:t>m</w:t>
                            </w:r>
                            <w:r>
                              <w:rPr>
                                <w:rFonts w:ascii="Arial" w:eastAsia="Arial" w:hAnsi="Arial" w:cs="Arial"/>
                                <w:color w:val="282828"/>
                                <w:spacing w:val="-5"/>
                                <w:w w:val="109"/>
                                <w:position w:val="1"/>
                                <w:sz w:val="14"/>
                                <w:szCs w:val="14"/>
                              </w:rPr>
                              <w:t>e</w:t>
                            </w:r>
                            <w:r>
                              <w:rPr>
                                <w:rFonts w:ascii="Arial" w:eastAsia="Arial" w:hAnsi="Arial" w:cs="Arial"/>
                                <w:color w:val="444442"/>
                                <w:w w:val="128"/>
                                <w:position w:val="1"/>
                                <w:sz w:val="14"/>
                                <w:szCs w:val="14"/>
                              </w:rPr>
                              <w:t>n</w:t>
                            </w:r>
                            <w:r>
                              <w:rPr>
                                <w:rFonts w:ascii="Arial" w:eastAsia="Arial" w:hAnsi="Arial" w:cs="Arial"/>
                                <w:color w:val="444442"/>
                                <w:spacing w:val="-8"/>
                                <w:w w:val="127"/>
                                <w:position w:val="1"/>
                                <w:sz w:val="14"/>
                                <w:szCs w:val="14"/>
                              </w:rPr>
                              <w:t>t</w:t>
                            </w:r>
                            <w:r>
                              <w:rPr>
                                <w:rFonts w:ascii="Arial" w:eastAsia="Arial" w:hAnsi="Arial" w:cs="Arial"/>
                                <w:color w:val="282828"/>
                                <w:w w:val="96"/>
                                <w:position w:val="1"/>
                                <w:sz w:val="14"/>
                                <w:szCs w:val="14"/>
                              </w:rPr>
                              <w:t>a</w:t>
                            </w:r>
                            <w:r>
                              <w:rPr>
                                <w:rFonts w:ascii="Arial" w:eastAsia="Arial" w:hAnsi="Arial" w:cs="Arial"/>
                                <w:color w:val="282828"/>
                                <w:spacing w:val="-14"/>
                                <w:w w:val="96"/>
                                <w:position w:val="1"/>
                                <w:sz w:val="14"/>
                                <w:szCs w:val="14"/>
                              </w:rPr>
                              <w:t>c</w:t>
                            </w:r>
                            <w:r>
                              <w:rPr>
                                <w:rFonts w:ascii="Arial" w:eastAsia="Arial" w:hAnsi="Arial" w:cs="Arial"/>
                                <w:color w:val="5B5E59"/>
                                <w:w w:val="254"/>
                                <w:position w:val="1"/>
                                <w:sz w:val="14"/>
                                <w:szCs w:val="14"/>
                              </w:rPr>
                              <w:t>i</w:t>
                            </w:r>
                            <w:r>
                              <w:rPr>
                                <w:rFonts w:ascii="Arial" w:eastAsia="Arial" w:hAnsi="Arial" w:cs="Arial"/>
                                <w:color w:val="5B5E59"/>
                                <w:spacing w:val="-25"/>
                                <w:position w:val="1"/>
                                <w:sz w:val="14"/>
                                <w:szCs w:val="14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282828"/>
                                <w:spacing w:val="-4"/>
                                <w:position w:val="1"/>
                                <w:sz w:val="14"/>
                                <w:szCs w:val="14"/>
                              </w:rPr>
                              <w:t>o</w:t>
                            </w:r>
                            <w:r>
                              <w:rPr>
                                <w:rFonts w:ascii="Arial" w:eastAsia="Arial" w:hAnsi="Arial" w:cs="Arial"/>
                                <w:color w:val="444442"/>
                                <w:position w:val="1"/>
                                <w:sz w:val="14"/>
                                <w:szCs w:val="14"/>
                              </w:rPr>
                              <w:t>n</w:t>
                            </w:r>
                            <w:r>
                              <w:rPr>
                                <w:rFonts w:ascii="Arial" w:eastAsia="Arial" w:hAnsi="Arial" w:cs="Arial"/>
                                <w:color w:val="444442"/>
                                <w:spacing w:val="8"/>
                                <w:position w:val="1"/>
                                <w:sz w:val="14"/>
                                <w:szCs w:val="14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282828"/>
                                <w:w w:val="108"/>
                                <w:position w:val="1"/>
                                <w:sz w:val="14"/>
                                <w:szCs w:val="14"/>
                              </w:rPr>
                              <w:t>de</w:t>
                            </w:r>
                            <w:r>
                              <w:rPr>
                                <w:rFonts w:ascii="Arial" w:eastAsia="Arial" w:hAnsi="Arial" w:cs="Arial"/>
                                <w:color w:val="282828"/>
                                <w:spacing w:val="-29"/>
                                <w:position w:val="1"/>
                                <w:sz w:val="14"/>
                                <w:szCs w:val="14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5B5E59"/>
                                <w:spacing w:val="5"/>
                                <w:w w:val="254"/>
                                <w:position w:val="1"/>
                                <w:sz w:val="14"/>
                                <w:szCs w:val="14"/>
                              </w:rPr>
                              <w:t>i</w:t>
                            </w:r>
                            <w:r>
                              <w:rPr>
                                <w:rFonts w:ascii="Arial" w:eastAsia="Arial" w:hAnsi="Arial" w:cs="Arial"/>
                                <w:color w:val="444442"/>
                                <w:w w:val="128"/>
                                <w:position w:val="1"/>
                                <w:sz w:val="14"/>
                                <w:szCs w:val="14"/>
                              </w:rPr>
                              <w:t>n</w:t>
                            </w:r>
                            <w:r>
                              <w:rPr>
                                <w:rFonts w:ascii="Arial" w:eastAsia="Arial" w:hAnsi="Arial" w:cs="Arial"/>
                                <w:color w:val="444442"/>
                                <w:spacing w:val="-8"/>
                                <w:w w:val="127"/>
                                <w:position w:val="1"/>
                                <w:sz w:val="14"/>
                                <w:szCs w:val="14"/>
                              </w:rPr>
                              <w:t>t</w:t>
                            </w:r>
                            <w:r>
                              <w:rPr>
                                <w:rFonts w:ascii="Arial" w:eastAsia="Arial" w:hAnsi="Arial" w:cs="Arial"/>
                                <w:color w:val="282828"/>
                                <w:w w:val="102"/>
                                <w:position w:val="1"/>
                                <w:sz w:val="14"/>
                                <w:szCs w:val="14"/>
                              </w:rPr>
                              <w:t>erfa</w:t>
                            </w:r>
                            <w:r>
                              <w:rPr>
                                <w:rFonts w:ascii="Arial" w:eastAsia="Arial" w:hAnsi="Arial" w:cs="Arial"/>
                                <w:color w:val="282828"/>
                                <w:w w:val="103"/>
                                <w:position w:val="1"/>
                                <w:sz w:val="14"/>
                                <w:szCs w:val="14"/>
                              </w:rPr>
                              <w:t>z</w:t>
                            </w:r>
                            <w:r>
                              <w:rPr>
                                <w:rFonts w:ascii="Arial" w:eastAsia="Arial" w:hAnsi="Arial" w:cs="Arial"/>
                                <w:color w:val="282828"/>
                                <w:spacing w:val="-14"/>
                                <w:position w:val="1"/>
                                <w:sz w:val="14"/>
                                <w:szCs w:val="14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282828"/>
                                <w:w w:val="108"/>
                                <w:position w:val="1"/>
                                <w:sz w:val="14"/>
                                <w:szCs w:val="14"/>
                              </w:rPr>
                              <w:t>gra</w:t>
                            </w:r>
                            <w:r>
                              <w:rPr>
                                <w:rFonts w:ascii="Arial" w:eastAsia="Arial" w:hAnsi="Arial" w:cs="Arial"/>
                                <w:color w:val="282828"/>
                                <w:spacing w:val="-10"/>
                                <w:w w:val="107"/>
                                <w:position w:val="1"/>
                                <w:sz w:val="14"/>
                                <w:szCs w:val="14"/>
                              </w:rPr>
                              <w:t>f</w:t>
                            </w:r>
                            <w:r>
                              <w:rPr>
                                <w:rFonts w:ascii="Arial" w:eastAsia="Arial" w:hAnsi="Arial" w:cs="Arial"/>
                                <w:color w:val="5B5E59"/>
                                <w:w w:val="254"/>
                                <w:position w:val="1"/>
                                <w:sz w:val="14"/>
                                <w:szCs w:val="14"/>
                              </w:rPr>
                              <w:t>i</w:t>
                            </w:r>
                            <w:r>
                              <w:rPr>
                                <w:rFonts w:ascii="Arial" w:eastAsia="Arial" w:hAnsi="Arial" w:cs="Arial"/>
                                <w:color w:val="5B5E59"/>
                                <w:spacing w:val="-27"/>
                                <w:position w:val="1"/>
                                <w:sz w:val="14"/>
                                <w:szCs w:val="14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282828"/>
                                <w:position w:val="1"/>
                                <w:sz w:val="14"/>
                                <w:szCs w:val="14"/>
                              </w:rPr>
                              <w:t>ca</w:t>
                            </w:r>
                          </w:p>
                        </w:tc>
                        <w:tc>
                          <w:tcPr>
                            <w:tcW w:w="1080" w:type="dxa"/>
                            <w:gridSpan w:val="2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nil"/>
                            </w:tcBorders>
                          </w:tcPr>
                          <w:p w14:paraId="76F6A6B8" w14:textId="77777777" w:rsidR="005513D0" w:rsidRDefault="005513D0">
                            <w:pPr>
                              <w:spacing w:before="26" w:after="0" w:line="240" w:lineRule="auto"/>
                              <w:ind w:left="470" w:right="439"/>
                              <w:jc w:val="center"/>
                              <w:rPr>
                                <w:rFonts w:ascii="Times New Roman" w:eastAsia="Times New Roman" w:hAnsi="Times New Roman" w:cs="Times New Roman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color w:val="282828"/>
                                <w:w w:val="119"/>
                                <w:sz w:val="14"/>
                                <w:szCs w:val="14"/>
                              </w:rPr>
                              <w:t>3</w:t>
                            </w:r>
                          </w:p>
                        </w:tc>
                      </w:tr>
                      <w:tr w:rsidR="005513D0" w14:paraId="1995954C" w14:textId="77777777">
                        <w:trPr>
                          <w:trHeight w:hRule="exact" w:val="209"/>
                        </w:trPr>
                        <w:tc>
                          <w:tcPr>
                            <w:tcW w:w="3715" w:type="dxa"/>
                            <w:tcBorders>
                              <w:top w:val="single" w:sz="4" w:space="0" w:color="000000"/>
                              <w:left w:val="single" w:sz="4" w:space="0" w:color="030303"/>
                              <w:bottom w:val="single" w:sz="4" w:space="0" w:color="000000"/>
                              <w:right w:val="single" w:sz="4" w:space="0" w:color="030303"/>
                            </w:tcBorders>
                          </w:tcPr>
                          <w:p w14:paraId="5550A3A9" w14:textId="77777777" w:rsidR="005513D0" w:rsidRDefault="005513D0">
                            <w:pPr>
                              <w:spacing w:before="25" w:after="0" w:line="240" w:lineRule="auto"/>
                              <w:ind w:left="173" w:right="-20"/>
                              <w:rPr>
                                <w:rFonts w:ascii="Arial" w:eastAsia="Arial" w:hAnsi="Arial" w:cs="Arial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color w:val="010101"/>
                                <w:spacing w:val="-36"/>
                                <w:w w:val="298"/>
                                <w:sz w:val="14"/>
                                <w:szCs w:val="14"/>
                              </w:rPr>
                              <w:t>·</w:t>
                            </w:r>
                            <w:r>
                              <w:rPr>
                                <w:rFonts w:ascii="Arial" w:eastAsia="Arial" w:hAnsi="Arial" w:cs="Arial"/>
                                <w:color w:val="5B5E59"/>
                                <w:spacing w:val="4"/>
                                <w:w w:val="254"/>
                                <w:sz w:val="14"/>
                                <w:szCs w:val="14"/>
                              </w:rPr>
                              <w:t>l</w:t>
                            </w:r>
                            <w:r>
                              <w:rPr>
                                <w:rFonts w:ascii="Arial" w:eastAsia="Arial" w:hAnsi="Arial" w:cs="Arial"/>
                                <w:color w:val="444442"/>
                                <w:spacing w:val="-10"/>
                                <w:w w:val="116"/>
                                <w:sz w:val="14"/>
                                <w:szCs w:val="14"/>
                              </w:rPr>
                              <w:t>m</w:t>
                            </w:r>
                            <w:r>
                              <w:rPr>
                                <w:rFonts w:ascii="Arial" w:eastAsia="Arial" w:hAnsi="Arial" w:cs="Arial"/>
                                <w:color w:val="282828"/>
                                <w:spacing w:val="-12"/>
                                <w:w w:val="116"/>
                                <w:sz w:val="14"/>
                                <w:szCs w:val="14"/>
                              </w:rPr>
                              <w:t>p</w:t>
                            </w:r>
                            <w:r>
                              <w:rPr>
                                <w:rFonts w:ascii="Arial" w:eastAsia="Arial" w:hAnsi="Arial" w:cs="Arial"/>
                                <w:color w:val="5B5E59"/>
                                <w:w w:val="254"/>
                                <w:sz w:val="14"/>
                                <w:szCs w:val="14"/>
                              </w:rPr>
                              <w:t>l</w:t>
                            </w:r>
                            <w:r>
                              <w:rPr>
                                <w:rFonts w:ascii="Arial" w:eastAsia="Arial" w:hAnsi="Arial" w:cs="Arial"/>
                                <w:color w:val="5B5E59"/>
                                <w:spacing w:val="-27"/>
                                <w:sz w:val="14"/>
                                <w:szCs w:val="14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282828"/>
                                <w:spacing w:val="-5"/>
                                <w:w w:val="109"/>
                                <w:sz w:val="14"/>
                                <w:szCs w:val="14"/>
                              </w:rPr>
                              <w:t>e</w:t>
                            </w:r>
                            <w:r>
                              <w:rPr>
                                <w:rFonts w:ascii="Arial" w:eastAsia="Arial" w:hAnsi="Arial" w:cs="Arial"/>
                                <w:color w:val="444442"/>
                                <w:spacing w:val="-6"/>
                                <w:w w:val="116"/>
                                <w:sz w:val="14"/>
                                <w:szCs w:val="14"/>
                              </w:rPr>
                              <w:t>m</w:t>
                            </w:r>
                            <w:r>
                              <w:rPr>
                                <w:rFonts w:ascii="Arial" w:eastAsia="Arial" w:hAnsi="Arial" w:cs="Arial"/>
                                <w:color w:val="282828"/>
                                <w:spacing w:val="-5"/>
                                <w:w w:val="109"/>
                                <w:sz w:val="14"/>
                                <w:szCs w:val="14"/>
                              </w:rPr>
                              <w:t>e</w:t>
                            </w:r>
                            <w:r>
                              <w:rPr>
                                <w:rFonts w:ascii="Arial" w:eastAsia="Arial" w:hAnsi="Arial" w:cs="Arial"/>
                                <w:color w:val="444442"/>
                                <w:spacing w:val="-6"/>
                                <w:w w:val="124"/>
                                <w:sz w:val="14"/>
                                <w:szCs w:val="14"/>
                              </w:rPr>
                              <w:t>n</w:t>
                            </w:r>
                            <w:r>
                              <w:rPr>
                                <w:rFonts w:ascii="Arial" w:eastAsia="Arial" w:hAnsi="Arial" w:cs="Arial"/>
                                <w:color w:val="5B5E59"/>
                                <w:spacing w:val="-8"/>
                                <w:w w:val="146"/>
                                <w:sz w:val="14"/>
                                <w:szCs w:val="14"/>
                              </w:rPr>
                              <w:t>t</w:t>
                            </w:r>
                            <w:r>
                              <w:rPr>
                                <w:rFonts w:ascii="Arial" w:eastAsia="Arial" w:hAnsi="Arial" w:cs="Arial"/>
                                <w:color w:val="282828"/>
                                <w:w w:val="96"/>
                                <w:sz w:val="14"/>
                                <w:szCs w:val="14"/>
                              </w:rPr>
                              <w:t>a</w:t>
                            </w:r>
                            <w:r>
                              <w:rPr>
                                <w:rFonts w:ascii="Arial" w:eastAsia="Arial" w:hAnsi="Arial" w:cs="Arial"/>
                                <w:color w:val="282828"/>
                                <w:spacing w:val="-14"/>
                                <w:w w:val="96"/>
                                <w:sz w:val="14"/>
                                <w:szCs w:val="14"/>
                              </w:rPr>
                              <w:t>c</w:t>
                            </w:r>
                            <w:r>
                              <w:rPr>
                                <w:rFonts w:ascii="Arial" w:eastAsia="Arial" w:hAnsi="Arial" w:cs="Arial"/>
                                <w:color w:val="5B5E59"/>
                                <w:w w:val="254"/>
                                <w:sz w:val="14"/>
                                <w:szCs w:val="14"/>
                              </w:rPr>
                              <w:t>i</w:t>
                            </w:r>
                            <w:r>
                              <w:rPr>
                                <w:rFonts w:ascii="Arial" w:eastAsia="Arial" w:hAnsi="Arial" w:cs="Arial"/>
                                <w:color w:val="5B5E59"/>
                                <w:spacing w:val="-25"/>
                                <w:sz w:val="14"/>
                                <w:szCs w:val="14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282828"/>
                                <w:spacing w:val="-4"/>
                                <w:sz w:val="14"/>
                                <w:szCs w:val="14"/>
                              </w:rPr>
                              <w:t>o</w:t>
                            </w:r>
                            <w:r>
                              <w:rPr>
                                <w:rFonts w:ascii="Arial" w:eastAsia="Arial" w:hAnsi="Arial" w:cs="Arial"/>
                                <w:color w:val="444442"/>
                                <w:sz w:val="14"/>
                                <w:szCs w:val="14"/>
                              </w:rPr>
                              <w:t>n</w:t>
                            </w:r>
                            <w:r>
                              <w:rPr>
                                <w:rFonts w:ascii="Arial" w:eastAsia="Arial" w:hAnsi="Arial" w:cs="Arial"/>
                                <w:color w:val="444442"/>
                                <w:spacing w:val="8"/>
                                <w:sz w:val="14"/>
                                <w:szCs w:val="14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282828"/>
                                <w:sz w:val="14"/>
                                <w:szCs w:val="14"/>
                              </w:rPr>
                              <w:t>de</w:t>
                            </w:r>
                            <w:r>
                              <w:rPr>
                                <w:rFonts w:ascii="Arial" w:eastAsia="Arial" w:hAnsi="Arial" w:cs="Arial"/>
                                <w:color w:val="282828"/>
                                <w:spacing w:val="4"/>
                                <w:sz w:val="14"/>
                                <w:szCs w:val="14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282828"/>
                                <w:sz w:val="14"/>
                                <w:szCs w:val="14"/>
                              </w:rPr>
                              <w:t>s</w:t>
                            </w:r>
                            <w:r>
                              <w:rPr>
                                <w:rFonts w:ascii="Arial" w:eastAsia="Arial" w:hAnsi="Arial" w:cs="Arial"/>
                                <w:color w:val="282828"/>
                                <w:spacing w:val="-4"/>
                                <w:sz w:val="14"/>
                                <w:szCs w:val="14"/>
                              </w:rPr>
                              <w:t>a</w:t>
                            </w:r>
                            <w:r>
                              <w:rPr>
                                <w:rFonts w:ascii="Arial" w:eastAsia="Arial" w:hAnsi="Arial" w:cs="Arial"/>
                                <w:color w:val="444442"/>
                                <w:spacing w:val="-3"/>
                                <w:sz w:val="14"/>
                                <w:szCs w:val="14"/>
                              </w:rPr>
                              <w:t>b</w:t>
                            </w:r>
                            <w:r>
                              <w:rPr>
                                <w:rFonts w:ascii="Arial" w:eastAsia="Arial" w:hAnsi="Arial" w:cs="Arial"/>
                                <w:color w:val="282828"/>
                                <w:spacing w:val="-4"/>
                                <w:sz w:val="14"/>
                                <w:szCs w:val="14"/>
                              </w:rPr>
                              <w:t>a</w:t>
                            </w:r>
                            <w:r>
                              <w:rPr>
                                <w:rFonts w:ascii="Arial" w:eastAsia="Arial" w:hAnsi="Arial" w:cs="Arial"/>
                                <w:color w:val="444442"/>
                                <w:spacing w:val="-9"/>
                                <w:sz w:val="14"/>
                                <w:szCs w:val="14"/>
                              </w:rPr>
                              <w:t>n</w:t>
                            </w:r>
                            <w:r>
                              <w:rPr>
                                <w:rFonts w:ascii="Arial" w:eastAsia="Arial" w:hAnsi="Arial" w:cs="Arial"/>
                                <w:color w:val="282828"/>
                                <w:sz w:val="14"/>
                                <w:szCs w:val="14"/>
                              </w:rPr>
                              <w:t>a</w:t>
                            </w:r>
                            <w:r>
                              <w:rPr>
                                <w:rFonts w:ascii="Arial" w:eastAsia="Arial" w:hAnsi="Arial" w:cs="Arial"/>
                                <w:color w:val="282828"/>
                                <w:spacing w:val="1"/>
                                <w:sz w:val="14"/>
                                <w:szCs w:val="14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282828"/>
                                <w:sz w:val="14"/>
                                <w:szCs w:val="14"/>
                              </w:rPr>
                              <w:t>de</w:t>
                            </w:r>
                            <w:r>
                              <w:rPr>
                                <w:rFonts w:ascii="Arial" w:eastAsia="Arial" w:hAnsi="Arial" w:cs="Arial"/>
                                <w:color w:val="282828"/>
                                <w:spacing w:val="3"/>
                                <w:sz w:val="14"/>
                                <w:szCs w:val="14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282828"/>
                                <w:w w:val="92"/>
                                <w:sz w:val="14"/>
                                <w:szCs w:val="14"/>
                              </w:rPr>
                              <w:t>c</w:t>
                            </w:r>
                            <w:r>
                              <w:rPr>
                                <w:rFonts w:ascii="Arial" w:eastAsia="Arial" w:hAnsi="Arial" w:cs="Arial"/>
                                <w:color w:val="282828"/>
                                <w:spacing w:val="-4"/>
                                <w:w w:val="92"/>
                                <w:sz w:val="14"/>
                                <w:szCs w:val="14"/>
                              </w:rPr>
                              <w:t>a</w:t>
                            </w:r>
                            <w:r>
                              <w:rPr>
                                <w:rFonts w:ascii="Arial" w:eastAsia="Arial" w:hAnsi="Arial" w:cs="Arial"/>
                                <w:color w:val="5B5E59"/>
                                <w:w w:val="167"/>
                                <w:sz w:val="14"/>
                                <w:szCs w:val="14"/>
                              </w:rPr>
                              <w:t>l</w:t>
                            </w:r>
                            <w:r>
                              <w:rPr>
                                <w:rFonts w:ascii="Arial" w:eastAsia="Arial" w:hAnsi="Arial" w:cs="Arial"/>
                                <w:color w:val="5B5E59"/>
                                <w:spacing w:val="-10"/>
                                <w:w w:val="167"/>
                                <w:sz w:val="14"/>
                                <w:szCs w:val="14"/>
                              </w:rPr>
                              <w:t>i</w:t>
                            </w:r>
                            <w:r>
                              <w:rPr>
                                <w:rFonts w:ascii="Arial" w:eastAsia="Arial" w:hAnsi="Arial" w:cs="Arial"/>
                                <w:color w:val="282828"/>
                                <w:spacing w:val="-10"/>
                                <w:w w:val="122"/>
                                <w:sz w:val="14"/>
                                <w:szCs w:val="14"/>
                              </w:rPr>
                              <w:t>f</w:t>
                            </w:r>
                            <w:r>
                              <w:rPr>
                                <w:rFonts w:ascii="Arial" w:eastAsia="Arial" w:hAnsi="Arial" w:cs="Arial"/>
                                <w:color w:val="5B5E59"/>
                                <w:w w:val="254"/>
                                <w:sz w:val="14"/>
                                <w:szCs w:val="14"/>
                              </w:rPr>
                              <w:t>i</w:t>
                            </w:r>
                            <w:r>
                              <w:rPr>
                                <w:rFonts w:ascii="Arial" w:eastAsia="Arial" w:hAnsi="Arial" w:cs="Arial"/>
                                <w:color w:val="5B5E59"/>
                                <w:spacing w:val="-27"/>
                                <w:sz w:val="14"/>
                                <w:szCs w:val="14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282828"/>
                                <w:w w:val="94"/>
                                <w:sz w:val="14"/>
                                <w:szCs w:val="14"/>
                              </w:rPr>
                              <w:t>ca</w:t>
                            </w:r>
                            <w:r>
                              <w:rPr>
                                <w:rFonts w:ascii="Arial" w:eastAsia="Arial" w:hAnsi="Arial" w:cs="Arial"/>
                                <w:color w:val="282828"/>
                                <w:spacing w:val="-14"/>
                                <w:w w:val="94"/>
                                <w:sz w:val="14"/>
                                <w:szCs w:val="14"/>
                              </w:rPr>
                              <w:t>c</w:t>
                            </w:r>
                            <w:r>
                              <w:rPr>
                                <w:rFonts w:ascii="Arial" w:eastAsia="Arial" w:hAnsi="Arial" w:cs="Arial"/>
                                <w:color w:val="5B5E59"/>
                                <w:w w:val="254"/>
                                <w:sz w:val="14"/>
                                <w:szCs w:val="14"/>
                              </w:rPr>
                              <w:t>i</w:t>
                            </w:r>
                            <w:r>
                              <w:rPr>
                                <w:rFonts w:ascii="Arial" w:eastAsia="Arial" w:hAnsi="Arial" w:cs="Arial"/>
                                <w:color w:val="5B5E59"/>
                                <w:spacing w:val="-25"/>
                                <w:sz w:val="14"/>
                                <w:szCs w:val="14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282828"/>
                                <w:w w:val="107"/>
                                <w:sz w:val="14"/>
                                <w:szCs w:val="14"/>
                              </w:rPr>
                              <w:t>ones</w:t>
                            </w:r>
                          </w:p>
                        </w:tc>
                        <w:tc>
                          <w:tcPr>
                            <w:tcW w:w="4800" w:type="dxa"/>
                            <w:tcBorders>
                              <w:top w:val="single" w:sz="4" w:space="0" w:color="000000"/>
                              <w:left w:val="single" w:sz="4" w:space="0" w:color="030303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14:paraId="11A36356" w14:textId="77777777" w:rsidR="005513D0" w:rsidRDefault="005513D0">
                            <w:pPr>
                              <w:tabs>
                                <w:tab w:val="left" w:pos="1380"/>
                              </w:tabs>
                              <w:spacing w:before="25" w:after="0" w:line="240" w:lineRule="auto"/>
                              <w:ind w:left="511" w:right="-20"/>
                              <w:rPr>
                                <w:rFonts w:ascii="Arial" w:eastAsia="Arial" w:hAnsi="Arial" w:cs="Arial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color w:val="282828"/>
                                <w:sz w:val="14"/>
                                <w:szCs w:val="14"/>
                              </w:rPr>
                              <w:t>3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color w:val="282828"/>
                                <w:spacing w:val="-22"/>
                                <w:sz w:val="14"/>
                                <w:szCs w:val="1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color w:val="282828"/>
                                <w:sz w:val="14"/>
                                <w:szCs w:val="14"/>
                              </w:rPr>
                              <w:tab/>
                            </w:r>
                            <w:r>
                              <w:rPr>
                                <w:rFonts w:ascii="Arial" w:eastAsia="Arial" w:hAnsi="Arial" w:cs="Arial"/>
                                <w:color w:val="010101"/>
                                <w:spacing w:val="-36"/>
                                <w:w w:val="298"/>
                                <w:sz w:val="14"/>
                                <w:szCs w:val="14"/>
                              </w:rPr>
                              <w:t>·</w:t>
                            </w:r>
                            <w:r>
                              <w:rPr>
                                <w:rFonts w:ascii="Arial" w:eastAsia="Arial" w:hAnsi="Arial" w:cs="Arial"/>
                                <w:color w:val="5B5E59"/>
                                <w:spacing w:val="4"/>
                                <w:w w:val="254"/>
                                <w:sz w:val="14"/>
                                <w:szCs w:val="14"/>
                              </w:rPr>
                              <w:t>l</w:t>
                            </w:r>
                            <w:r>
                              <w:rPr>
                                <w:rFonts w:ascii="Arial" w:eastAsia="Arial" w:hAnsi="Arial" w:cs="Arial"/>
                                <w:color w:val="444442"/>
                                <w:w w:val="110"/>
                                <w:sz w:val="14"/>
                                <w:szCs w:val="14"/>
                              </w:rPr>
                              <w:t>m</w:t>
                            </w:r>
                            <w:r>
                              <w:rPr>
                                <w:rFonts w:ascii="Arial" w:eastAsia="Arial" w:hAnsi="Arial" w:cs="Arial"/>
                                <w:color w:val="444442"/>
                                <w:spacing w:val="-12"/>
                                <w:w w:val="110"/>
                                <w:sz w:val="14"/>
                                <w:szCs w:val="14"/>
                              </w:rPr>
                              <w:t>p</w:t>
                            </w:r>
                            <w:r>
                              <w:rPr>
                                <w:rFonts w:ascii="Arial" w:eastAsia="Arial" w:hAnsi="Arial" w:cs="Arial"/>
                                <w:color w:val="5B5E59"/>
                                <w:w w:val="254"/>
                                <w:sz w:val="14"/>
                                <w:szCs w:val="14"/>
                              </w:rPr>
                              <w:t>l</w:t>
                            </w:r>
                            <w:r>
                              <w:rPr>
                                <w:rFonts w:ascii="Arial" w:eastAsia="Arial" w:hAnsi="Arial" w:cs="Arial"/>
                                <w:color w:val="5B5E59"/>
                                <w:spacing w:val="-27"/>
                                <w:sz w:val="14"/>
                                <w:szCs w:val="14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282828"/>
                                <w:spacing w:val="-5"/>
                                <w:w w:val="109"/>
                                <w:sz w:val="14"/>
                                <w:szCs w:val="14"/>
                              </w:rPr>
                              <w:t>e</w:t>
                            </w:r>
                            <w:r>
                              <w:rPr>
                                <w:rFonts w:ascii="Arial" w:eastAsia="Arial" w:hAnsi="Arial" w:cs="Arial"/>
                                <w:color w:val="444442"/>
                                <w:spacing w:val="-6"/>
                                <w:w w:val="116"/>
                                <w:sz w:val="14"/>
                                <w:szCs w:val="14"/>
                              </w:rPr>
                              <w:t>m</w:t>
                            </w:r>
                            <w:r>
                              <w:rPr>
                                <w:rFonts w:ascii="Arial" w:eastAsia="Arial" w:hAnsi="Arial" w:cs="Arial"/>
                                <w:color w:val="282828"/>
                                <w:spacing w:val="-5"/>
                                <w:w w:val="109"/>
                                <w:sz w:val="14"/>
                                <w:szCs w:val="14"/>
                              </w:rPr>
                              <w:t>e</w:t>
                            </w:r>
                            <w:r>
                              <w:rPr>
                                <w:rFonts w:ascii="Arial" w:eastAsia="Arial" w:hAnsi="Arial" w:cs="Arial"/>
                                <w:color w:val="444442"/>
                                <w:w w:val="128"/>
                                <w:sz w:val="14"/>
                                <w:szCs w:val="14"/>
                              </w:rPr>
                              <w:t>n</w:t>
                            </w:r>
                            <w:r>
                              <w:rPr>
                                <w:rFonts w:ascii="Arial" w:eastAsia="Arial" w:hAnsi="Arial" w:cs="Arial"/>
                                <w:color w:val="444442"/>
                                <w:spacing w:val="-8"/>
                                <w:w w:val="127"/>
                                <w:sz w:val="14"/>
                                <w:szCs w:val="14"/>
                              </w:rPr>
                              <w:t>t</w:t>
                            </w:r>
                            <w:r>
                              <w:rPr>
                                <w:rFonts w:ascii="Arial" w:eastAsia="Arial" w:hAnsi="Arial" w:cs="Arial"/>
                                <w:color w:val="282828"/>
                                <w:w w:val="96"/>
                                <w:sz w:val="14"/>
                                <w:szCs w:val="14"/>
                              </w:rPr>
                              <w:t>ac</w:t>
                            </w:r>
                            <w:r>
                              <w:rPr>
                                <w:rFonts w:ascii="Arial" w:eastAsia="Arial" w:hAnsi="Arial" w:cs="Arial"/>
                                <w:color w:val="5B5E59"/>
                                <w:spacing w:val="-17"/>
                                <w:w w:val="169"/>
                                <w:sz w:val="14"/>
                                <w:szCs w:val="14"/>
                              </w:rPr>
                              <w:t>i</w:t>
                            </w:r>
                            <w:r>
                              <w:rPr>
                                <w:rFonts w:ascii="Arial" w:eastAsia="Arial" w:hAnsi="Arial" w:cs="Arial"/>
                                <w:color w:val="282828"/>
                                <w:spacing w:val="-4"/>
                                <w:w w:val="107"/>
                                <w:sz w:val="14"/>
                                <w:szCs w:val="14"/>
                              </w:rPr>
                              <w:t>o</w:t>
                            </w:r>
                            <w:r>
                              <w:rPr>
                                <w:rFonts w:ascii="Arial" w:eastAsia="Arial" w:hAnsi="Arial" w:cs="Arial"/>
                                <w:color w:val="444442"/>
                                <w:w w:val="124"/>
                                <w:sz w:val="14"/>
                                <w:szCs w:val="14"/>
                              </w:rPr>
                              <w:t>n</w:t>
                            </w:r>
                            <w:r>
                              <w:rPr>
                                <w:rFonts w:ascii="Arial" w:eastAsia="Arial" w:hAnsi="Arial" w:cs="Arial"/>
                                <w:color w:val="444442"/>
                                <w:spacing w:val="-16"/>
                                <w:sz w:val="14"/>
                                <w:szCs w:val="14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282828"/>
                                <w:sz w:val="14"/>
                                <w:szCs w:val="14"/>
                              </w:rPr>
                              <w:t>de</w:t>
                            </w:r>
                            <w:r>
                              <w:rPr>
                                <w:rFonts w:ascii="Arial" w:eastAsia="Arial" w:hAnsi="Arial" w:cs="Arial"/>
                                <w:color w:val="282828"/>
                                <w:spacing w:val="-1"/>
                                <w:sz w:val="14"/>
                                <w:szCs w:val="14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444442"/>
                                <w:spacing w:val="-6"/>
                                <w:w w:val="116"/>
                                <w:sz w:val="14"/>
                                <w:szCs w:val="14"/>
                              </w:rPr>
                              <w:t>m</w:t>
                            </w:r>
                            <w:r>
                              <w:rPr>
                                <w:rFonts w:ascii="Arial" w:eastAsia="Arial" w:hAnsi="Arial" w:cs="Arial"/>
                                <w:color w:val="181618"/>
                                <w:spacing w:val="-4"/>
                                <w:w w:val="94"/>
                                <w:sz w:val="14"/>
                                <w:szCs w:val="14"/>
                              </w:rPr>
                              <w:t>a</w:t>
                            </w:r>
                            <w:r>
                              <w:rPr>
                                <w:rFonts w:ascii="Arial" w:eastAsia="Arial" w:hAnsi="Arial" w:cs="Arial"/>
                                <w:color w:val="444442"/>
                                <w:spacing w:val="-3"/>
                                <w:w w:val="116"/>
                                <w:sz w:val="14"/>
                                <w:szCs w:val="14"/>
                              </w:rPr>
                              <w:t>p</w:t>
                            </w:r>
                            <w:r>
                              <w:rPr>
                                <w:rFonts w:ascii="Arial" w:eastAsia="Arial" w:hAnsi="Arial" w:cs="Arial"/>
                                <w:color w:val="282828"/>
                                <w:w w:val="99"/>
                                <w:sz w:val="14"/>
                                <w:szCs w:val="14"/>
                              </w:rPr>
                              <w:t>as</w:t>
                            </w:r>
                          </w:p>
                        </w:tc>
                        <w:tc>
                          <w:tcPr>
                            <w:tcW w:w="1080" w:type="dxa"/>
                            <w:gridSpan w:val="2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nil"/>
                            </w:tcBorders>
                          </w:tcPr>
                          <w:p w14:paraId="4426A505" w14:textId="77777777" w:rsidR="005513D0" w:rsidRDefault="005513D0">
                            <w:pPr>
                              <w:spacing w:before="15" w:after="0" w:line="240" w:lineRule="auto"/>
                              <w:ind w:left="459" w:right="440"/>
                              <w:jc w:val="center"/>
                              <w:rPr>
                                <w:rFonts w:ascii="Times New Roman" w:eastAsia="Times New Roman" w:hAnsi="Times New Roman" w:cs="Times New Roman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color w:val="444442"/>
                                <w:w w:val="133"/>
                                <w:sz w:val="14"/>
                                <w:szCs w:val="14"/>
                              </w:rPr>
                              <w:t>4</w:t>
                            </w:r>
                          </w:p>
                        </w:tc>
                      </w:tr>
                      <w:tr w:rsidR="005513D0" w14:paraId="446B9040" w14:textId="77777777">
                        <w:trPr>
                          <w:trHeight w:hRule="exact" w:val="209"/>
                        </w:trPr>
                        <w:tc>
                          <w:tcPr>
                            <w:tcW w:w="3715" w:type="dxa"/>
                            <w:tcBorders>
                              <w:top w:val="single" w:sz="4" w:space="0" w:color="000000"/>
                              <w:left w:val="single" w:sz="4" w:space="0" w:color="030303"/>
                              <w:bottom w:val="single" w:sz="4" w:space="0" w:color="000000"/>
                              <w:right w:val="single" w:sz="4" w:space="0" w:color="030303"/>
                            </w:tcBorders>
                          </w:tcPr>
                          <w:p w14:paraId="1A8D4E57" w14:textId="77777777" w:rsidR="005513D0" w:rsidRDefault="005513D0">
                            <w:pPr>
                              <w:spacing w:before="25" w:after="0" w:line="240" w:lineRule="auto"/>
                              <w:ind w:left="168" w:right="-20"/>
                              <w:rPr>
                                <w:rFonts w:ascii="Arial" w:eastAsia="Arial" w:hAnsi="Arial" w:cs="Arial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color w:val="181618"/>
                                <w:spacing w:val="-24"/>
                                <w:w w:val="298"/>
                                <w:sz w:val="14"/>
                                <w:szCs w:val="14"/>
                              </w:rPr>
                              <w:t>·</w:t>
                            </w:r>
                            <w:r>
                              <w:rPr>
                                <w:rFonts w:ascii="Arial" w:eastAsia="Arial" w:hAnsi="Arial" w:cs="Arial"/>
                                <w:color w:val="444442"/>
                                <w:spacing w:val="-16"/>
                                <w:w w:val="108"/>
                                <w:sz w:val="14"/>
                                <w:szCs w:val="14"/>
                              </w:rPr>
                              <w:t>P</w:t>
                            </w:r>
                            <w:r>
                              <w:rPr>
                                <w:rFonts w:ascii="Arial" w:eastAsia="Arial" w:hAnsi="Arial" w:cs="Arial"/>
                                <w:color w:val="282828"/>
                                <w:w w:val="111"/>
                                <w:sz w:val="14"/>
                                <w:szCs w:val="14"/>
                              </w:rPr>
                              <w:t>ru</w:t>
                            </w:r>
                            <w:r>
                              <w:rPr>
                                <w:rFonts w:ascii="Arial" w:eastAsia="Arial" w:hAnsi="Arial" w:cs="Arial"/>
                                <w:color w:val="282828"/>
                                <w:spacing w:val="-5"/>
                                <w:w w:val="111"/>
                                <w:sz w:val="14"/>
                                <w:szCs w:val="14"/>
                              </w:rPr>
                              <w:t>e</w:t>
                            </w:r>
                            <w:r>
                              <w:rPr>
                                <w:rFonts w:ascii="Arial" w:eastAsia="Arial" w:hAnsi="Arial" w:cs="Arial"/>
                                <w:color w:val="444442"/>
                                <w:spacing w:val="-16"/>
                                <w:w w:val="133"/>
                                <w:sz w:val="14"/>
                                <w:szCs w:val="14"/>
                              </w:rPr>
                              <w:t>b</w:t>
                            </w:r>
                            <w:r>
                              <w:rPr>
                                <w:rFonts w:ascii="Arial" w:eastAsia="Arial" w:hAnsi="Arial" w:cs="Arial"/>
                                <w:color w:val="282828"/>
                                <w:w w:val="94"/>
                                <w:sz w:val="14"/>
                                <w:szCs w:val="14"/>
                              </w:rPr>
                              <w:t>a</w:t>
                            </w:r>
                            <w:r>
                              <w:rPr>
                                <w:rFonts w:ascii="Arial" w:eastAsia="Arial" w:hAnsi="Arial" w:cs="Arial"/>
                                <w:color w:val="282828"/>
                                <w:spacing w:val="-7"/>
                                <w:sz w:val="14"/>
                                <w:szCs w:val="14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282828"/>
                                <w:sz w:val="14"/>
                                <w:szCs w:val="14"/>
                              </w:rPr>
                              <w:t>de</w:t>
                            </w:r>
                            <w:r>
                              <w:rPr>
                                <w:rFonts w:ascii="Arial" w:eastAsia="Arial" w:hAnsi="Arial" w:cs="Arial"/>
                                <w:color w:val="282828"/>
                                <w:spacing w:val="4"/>
                                <w:sz w:val="14"/>
                                <w:szCs w:val="14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282828"/>
                                <w:w w:val="101"/>
                                <w:sz w:val="14"/>
                                <w:szCs w:val="14"/>
                              </w:rPr>
                              <w:t>d</w:t>
                            </w:r>
                            <w:r>
                              <w:rPr>
                                <w:rFonts w:ascii="Arial" w:eastAsia="Arial" w:hAnsi="Arial" w:cs="Arial"/>
                                <w:color w:val="282828"/>
                                <w:spacing w:val="3"/>
                                <w:w w:val="101"/>
                                <w:sz w:val="14"/>
                                <w:szCs w:val="14"/>
                              </w:rPr>
                              <w:t>a</w:t>
                            </w:r>
                            <w:r>
                              <w:rPr>
                                <w:rFonts w:ascii="Arial" w:eastAsia="Arial" w:hAnsi="Arial" w:cs="Arial"/>
                                <w:color w:val="444442"/>
                                <w:spacing w:val="-7"/>
                                <w:w w:val="146"/>
                                <w:sz w:val="14"/>
                                <w:szCs w:val="14"/>
                              </w:rPr>
                              <w:t>t</w:t>
                            </w:r>
                            <w:r>
                              <w:rPr>
                                <w:rFonts w:ascii="Arial" w:eastAsia="Arial" w:hAnsi="Arial" w:cs="Arial"/>
                                <w:color w:val="282828"/>
                                <w:w w:val="106"/>
                                <w:sz w:val="14"/>
                                <w:szCs w:val="14"/>
                              </w:rPr>
                              <w:t>os</w:t>
                            </w:r>
                            <w:r>
                              <w:rPr>
                                <w:rFonts w:ascii="Arial" w:eastAsia="Arial" w:hAnsi="Arial" w:cs="Arial"/>
                                <w:color w:val="282828"/>
                                <w:spacing w:val="-23"/>
                                <w:sz w:val="14"/>
                                <w:szCs w:val="14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282828"/>
                                <w:w w:val="107"/>
                                <w:sz w:val="14"/>
                                <w:szCs w:val="14"/>
                              </w:rPr>
                              <w:t>prese</w:t>
                            </w:r>
                            <w:r>
                              <w:rPr>
                                <w:rFonts w:ascii="Arial" w:eastAsia="Arial" w:hAnsi="Arial" w:cs="Arial"/>
                                <w:color w:val="282828"/>
                                <w:spacing w:val="-6"/>
                                <w:w w:val="107"/>
                                <w:sz w:val="14"/>
                                <w:szCs w:val="14"/>
                              </w:rPr>
                              <w:t>n</w:t>
                            </w:r>
                            <w:r>
                              <w:rPr>
                                <w:rFonts w:ascii="Arial" w:eastAsia="Arial" w:hAnsi="Arial" w:cs="Arial"/>
                                <w:color w:val="444442"/>
                                <w:spacing w:val="-8"/>
                                <w:w w:val="146"/>
                                <w:sz w:val="14"/>
                                <w:szCs w:val="14"/>
                              </w:rPr>
                              <w:t>t</w:t>
                            </w:r>
                            <w:r>
                              <w:rPr>
                                <w:rFonts w:ascii="Arial" w:eastAsia="Arial" w:hAnsi="Arial" w:cs="Arial"/>
                                <w:color w:val="282828"/>
                                <w:w w:val="103"/>
                                <w:sz w:val="14"/>
                                <w:szCs w:val="14"/>
                              </w:rPr>
                              <w:t>ados</w:t>
                            </w:r>
                          </w:p>
                        </w:tc>
                        <w:tc>
                          <w:tcPr>
                            <w:tcW w:w="4800" w:type="dxa"/>
                            <w:tcBorders>
                              <w:top w:val="single" w:sz="4" w:space="0" w:color="000000"/>
                              <w:left w:val="single" w:sz="4" w:space="0" w:color="030303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14:paraId="3A032F41" w14:textId="77777777" w:rsidR="005513D0" w:rsidRDefault="005513D0">
                            <w:pPr>
                              <w:tabs>
                                <w:tab w:val="left" w:pos="1420"/>
                              </w:tabs>
                              <w:spacing w:before="15" w:after="0" w:line="240" w:lineRule="auto"/>
                              <w:ind w:left="511" w:right="-20"/>
                              <w:rPr>
                                <w:rFonts w:ascii="Arial" w:eastAsia="Arial" w:hAnsi="Arial" w:cs="Arial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color w:val="444442"/>
                                <w:w w:val="199"/>
                                <w:sz w:val="14"/>
                                <w:szCs w:val="14"/>
                              </w:rPr>
                              <w:t>1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color w:val="444442"/>
                                <w:sz w:val="14"/>
                                <w:szCs w:val="14"/>
                              </w:rPr>
                              <w:tab/>
                            </w:r>
                            <w:r>
                              <w:rPr>
                                <w:rFonts w:ascii="Arial" w:eastAsia="Arial" w:hAnsi="Arial" w:cs="Arial"/>
                                <w:color w:val="010101"/>
                                <w:spacing w:val="8"/>
                                <w:w w:val="296"/>
                                <w:position w:val="1"/>
                                <w:sz w:val="14"/>
                                <w:szCs w:val="14"/>
                              </w:rPr>
                              <w:t>.</w:t>
                            </w:r>
                            <w:r>
                              <w:rPr>
                                <w:rFonts w:ascii="Arial" w:eastAsia="Arial" w:hAnsi="Arial" w:cs="Arial"/>
                                <w:color w:val="181618"/>
                                <w:position w:val="1"/>
                                <w:sz w:val="14"/>
                                <w:szCs w:val="14"/>
                              </w:rPr>
                              <w:t>T</w:t>
                            </w:r>
                            <w:r>
                              <w:rPr>
                                <w:rFonts w:ascii="Arial" w:eastAsia="Arial" w:hAnsi="Arial" w:cs="Arial"/>
                                <w:color w:val="181618"/>
                                <w:spacing w:val="-17"/>
                                <w:w w:val="101"/>
                                <w:position w:val="1"/>
                                <w:sz w:val="14"/>
                                <w:szCs w:val="14"/>
                              </w:rPr>
                              <w:t>o</w:t>
                            </w:r>
                            <w:r>
                              <w:rPr>
                                <w:rFonts w:ascii="Arial" w:eastAsia="Arial" w:hAnsi="Arial" w:cs="Arial"/>
                                <w:color w:val="444442"/>
                                <w:spacing w:val="-6"/>
                                <w:w w:val="116"/>
                                <w:position w:val="1"/>
                                <w:sz w:val="14"/>
                                <w:szCs w:val="14"/>
                              </w:rPr>
                              <w:t>m</w:t>
                            </w:r>
                            <w:r>
                              <w:rPr>
                                <w:rFonts w:ascii="Arial" w:eastAsia="Arial" w:hAnsi="Arial" w:cs="Arial"/>
                                <w:color w:val="282828"/>
                                <w:w w:val="94"/>
                                <w:position w:val="1"/>
                                <w:sz w:val="14"/>
                                <w:szCs w:val="14"/>
                              </w:rPr>
                              <w:t>a</w:t>
                            </w:r>
                            <w:r>
                              <w:rPr>
                                <w:rFonts w:ascii="Arial" w:eastAsia="Arial" w:hAnsi="Arial" w:cs="Arial"/>
                                <w:color w:val="282828"/>
                                <w:spacing w:val="-7"/>
                                <w:position w:val="1"/>
                                <w:sz w:val="14"/>
                                <w:szCs w:val="14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282828"/>
                                <w:position w:val="1"/>
                                <w:sz w:val="14"/>
                                <w:szCs w:val="14"/>
                              </w:rPr>
                              <w:t>de</w:t>
                            </w:r>
                            <w:r>
                              <w:rPr>
                                <w:rFonts w:ascii="Arial" w:eastAsia="Arial" w:hAnsi="Arial" w:cs="Arial"/>
                                <w:color w:val="282828"/>
                                <w:spacing w:val="7"/>
                                <w:position w:val="1"/>
                                <w:sz w:val="14"/>
                                <w:szCs w:val="14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282828"/>
                                <w:w w:val="113"/>
                                <w:position w:val="1"/>
                                <w:sz w:val="14"/>
                                <w:szCs w:val="14"/>
                              </w:rPr>
                              <w:t>f</w:t>
                            </w:r>
                            <w:r>
                              <w:rPr>
                                <w:rFonts w:ascii="Arial" w:eastAsia="Arial" w:hAnsi="Arial" w:cs="Arial"/>
                                <w:color w:val="282828"/>
                                <w:spacing w:val="3"/>
                                <w:w w:val="114"/>
                                <w:position w:val="1"/>
                                <w:sz w:val="14"/>
                                <w:szCs w:val="14"/>
                              </w:rPr>
                              <w:t>o</w:t>
                            </w:r>
                            <w:r>
                              <w:rPr>
                                <w:rFonts w:ascii="Arial" w:eastAsia="Arial" w:hAnsi="Arial" w:cs="Arial"/>
                                <w:color w:val="444442"/>
                                <w:spacing w:val="-7"/>
                                <w:w w:val="146"/>
                                <w:position w:val="1"/>
                                <w:sz w:val="14"/>
                                <w:szCs w:val="14"/>
                              </w:rPr>
                              <w:t>t</w:t>
                            </w:r>
                            <w:r>
                              <w:rPr>
                                <w:rFonts w:ascii="Arial" w:eastAsia="Arial" w:hAnsi="Arial" w:cs="Arial"/>
                                <w:color w:val="282828"/>
                                <w:w w:val="98"/>
                                <w:position w:val="1"/>
                                <w:sz w:val="14"/>
                                <w:szCs w:val="14"/>
                              </w:rPr>
                              <w:t>os</w:t>
                            </w:r>
                            <w:r>
                              <w:rPr>
                                <w:rFonts w:ascii="Arial" w:eastAsia="Arial" w:hAnsi="Arial" w:cs="Arial"/>
                                <w:color w:val="282828"/>
                                <w:spacing w:val="-5"/>
                                <w:position w:val="1"/>
                                <w:sz w:val="14"/>
                                <w:szCs w:val="14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282828"/>
                                <w:position w:val="1"/>
                                <w:sz w:val="14"/>
                                <w:szCs w:val="14"/>
                              </w:rPr>
                              <w:t>de</w:t>
                            </w:r>
                            <w:r>
                              <w:rPr>
                                <w:rFonts w:ascii="Arial" w:eastAsia="Arial" w:hAnsi="Arial" w:cs="Arial"/>
                                <w:color w:val="282828"/>
                                <w:spacing w:val="-16"/>
                                <w:position w:val="1"/>
                                <w:sz w:val="14"/>
                                <w:szCs w:val="14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5B5E59"/>
                                <w:spacing w:val="5"/>
                                <w:w w:val="254"/>
                                <w:position w:val="1"/>
                                <w:sz w:val="14"/>
                                <w:szCs w:val="14"/>
                              </w:rPr>
                              <w:t>l</w:t>
                            </w:r>
                            <w:r>
                              <w:rPr>
                                <w:rFonts w:ascii="Arial" w:eastAsia="Arial" w:hAnsi="Arial" w:cs="Arial"/>
                                <w:color w:val="282828"/>
                                <w:w w:val="101"/>
                                <w:position w:val="1"/>
                                <w:sz w:val="14"/>
                                <w:szCs w:val="14"/>
                              </w:rPr>
                              <w:t>ugares</w:t>
                            </w:r>
                            <w:r>
                              <w:rPr>
                                <w:rFonts w:ascii="Arial" w:eastAsia="Arial" w:hAnsi="Arial" w:cs="Arial"/>
                                <w:color w:val="282828"/>
                                <w:spacing w:val="-16"/>
                                <w:position w:val="1"/>
                                <w:sz w:val="14"/>
                                <w:szCs w:val="14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282828"/>
                                <w:w w:val="105"/>
                                <w:position w:val="1"/>
                                <w:sz w:val="14"/>
                                <w:szCs w:val="14"/>
                              </w:rPr>
                              <w:t>geogra</w:t>
                            </w:r>
                            <w:r>
                              <w:rPr>
                                <w:rFonts w:ascii="Arial" w:eastAsia="Arial" w:hAnsi="Arial" w:cs="Arial"/>
                                <w:color w:val="282828"/>
                                <w:spacing w:val="-10"/>
                                <w:w w:val="104"/>
                                <w:position w:val="1"/>
                                <w:sz w:val="14"/>
                                <w:szCs w:val="14"/>
                              </w:rPr>
                              <w:t>f</w:t>
                            </w:r>
                            <w:r>
                              <w:rPr>
                                <w:rFonts w:ascii="Arial" w:eastAsia="Arial" w:hAnsi="Arial" w:cs="Arial"/>
                                <w:color w:val="5B5E59"/>
                                <w:w w:val="254"/>
                                <w:position w:val="1"/>
                                <w:sz w:val="14"/>
                                <w:szCs w:val="14"/>
                              </w:rPr>
                              <w:t>i</w:t>
                            </w:r>
                            <w:r>
                              <w:rPr>
                                <w:rFonts w:ascii="Arial" w:eastAsia="Arial" w:hAnsi="Arial" w:cs="Arial"/>
                                <w:color w:val="5B5E59"/>
                                <w:spacing w:val="-27"/>
                                <w:position w:val="1"/>
                                <w:sz w:val="14"/>
                                <w:szCs w:val="14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282828"/>
                                <w:w w:val="101"/>
                                <w:position w:val="1"/>
                                <w:sz w:val="14"/>
                                <w:szCs w:val="14"/>
                              </w:rPr>
                              <w:t>cos</w:t>
                            </w:r>
                          </w:p>
                        </w:tc>
                        <w:tc>
                          <w:tcPr>
                            <w:tcW w:w="1080" w:type="dxa"/>
                            <w:gridSpan w:val="2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nil"/>
                            </w:tcBorders>
                          </w:tcPr>
                          <w:p w14:paraId="2738ADAD" w14:textId="77777777" w:rsidR="005513D0" w:rsidRDefault="005513D0">
                            <w:pPr>
                              <w:spacing w:before="26" w:after="0" w:line="240" w:lineRule="auto"/>
                              <w:ind w:left="470" w:right="439"/>
                              <w:jc w:val="center"/>
                              <w:rPr>
                                <w:rFonts w:ascii="Times New Roman" w:eastAsia="Times New Roman" w:hAnsi="Times New Roman" w:cs="Times New Roman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color w:val="282828"/>
                                <w:w w:val="119"/>
                                <w:sz w:val="14"/>
                                <w:szCs w:val="14"/>
                              </w:rPr>
                              <w:t>2</w:t>
                            </w:r>
                          </w:p>
                        </w:tc>
                      </w:tr>
                      <w:tr w:rsidR="005513D0" w14:paraId="319C1BD6" w14:textId="77777777">
                        <w:trPr>
                          <w:trHeight w:hRule="exact" w:val="428"/>
                        </w:trPr>
                        <w:tc>
                          <w:tcPr>
                            <w:tcW w:w="3715" w:type="dxa"/>
                            <w:tcBorders>
                              <w:top w:val="single" w:sz="4" w:space="0" w:color="000000"/>
                              <w:left w:val="single" w:sz="4" w:space="0" w:color="030303"/>
                              <w:bottom w:val="single" w:sz="4" w:space="0" w:color="000000"/>
                              <w:right w:val="single" w:sz="4" w:space="0" w:color="030303"/>
                            </w:tcBorders>
                          </w:tcPr>
                          <w:p w14:paraId="6D89CF3F" w14:textId="77777777" w:rsidR="005513D0" w:rsidRDefault="005513D0">
                            <w:pPr>
                              <w:spacing w:before="77" w:after="0" w:line="240" w:lineRule="auto"/>
                              <w:ind w:left="31" w:right="-20"/>
                              <w:rPr>
                                <w:rFonts w:ascii="Arial" w:eastAsia="Arial" w:hAnsi="Arial" w:cs="Arial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color w:val="010101"/>
                                <w:sz w:val="14"/>
                                <w:szCs w:val="14"/>
                              </w:rPr>
                              <w:t>.</w:t>
                            </w:r>
                            <w:r>
                              <w:rPr>
                                <w:rFonts w:ascii="Arial" w:eastAsia="Arial" w:hAnsi="Arial" w:cs="Arial"/>
                                <w:color w:val="010101"/>
                                <w:spacing w:val="-10"/>
                                <w:sz w:val="14"/>
                                <w:szCs w:val="14"/>
                              </w:rPr>
                              <w:t>.</w:t>
                            </w:r>
                            <w:r>
                              <w:rPr>
                                <w:rFonts w:ascii="Arial" w:eastAsia="Arial" w:hAnsi="Arial" w:cs="Arial"/>
                                <w:color w:val="010101"/>
                                <w:spacing w:val="-34"/>
                                <w:sz w:val="14"/>
                                <w:szCs w:val="14"/>
                              </w:rPr>
                              <w:t>:</w:t>
                            </w:r>
                            <w:r>
                              <w:rPr>
                                <w:rFonts w:ascii="Arial" w:eastAsia="Arial" w:hAnsi="Arial" w:cs="Arial"/>
                                <w:color w:val="010101"/>
                                <w:sz w:val="14"/>
                                <w:szCs w:val="14"/>
                              </w:rPr>
                              <w:t xml:space="preserve">.  </w:t>
                            </w:r>
                            <w:r>
                              <w:rPr>
                                <w:rFonts w:ascii="Arial" w:eastAsia="Arial" w:hAnsi="Arial" w:cs="Arial"/>
                                <w:color w:val="010101"/>
                                <w:w w:val="123"/>
                                <w:sz w:val="14"/>
                                <w:szCs w:val="14"/>
                              </w:rPr>
                              <w:t>.'</w:t>
                            </w:r>
                            <w:r>
                              <w:rPr>
                                <w:rFonts w:ascii="Arial" w:eastAsia="Arial" w:hAnsi="Arial" w:cs="Arial"/>
                                <w:color w:val="010101"/>
                                <w:spacing w:val="-11"/>
                                <w:w w:val="124"/>
                                <w:sz w:val="14"/>
                                <w:szCs w:val="14"/>
                              </w:rPr>
                              <w:t>?</w:t>
                            </w:r>
                            <w:r>
                              <w:rPr>
                                <w:rFonts w:ascii="Arial" w:eastAsia="Arial" w:hAnsi="Arial" w:cs="Arial"/>
                                <w:color w:val="282828"/>
                                <w:spacing w:val="-54"/>
                                <w:w w:val="81"/>
                                <w:sz w:val="14"/>
                                <w:szCs w:val="14"/>
                              </w:rPr>
                              <w:t>1</w:t>
                            </w:r>
                            <w:r>
                              <w:rPr>
                                <w:rFonts w:ascii="Arial" w:eastAsia="Arial" w:hAnsi="Arial" w:cs="Arial"/>
                                <w:color w:val="010101"/>
                                <w:spacing w:val="-2"/>
                                <w:w w:val="123"/>
                                <w:sz w:val="14"/>
                                <w:szCs w:val="14"/>
                              </w:rPr>
                              <w:t>.</w:t>
                            </w:r>
                            <w:r>
                              <w:rPr>
                                <w:rFonts w:ascii="Arial" w:eastAsia="Arial" w:hAnsi="Arial" w:cs="Arial"/>
                                <w:color w:val="282828"/>
                                <w:spacing w:val="-1"/>
                                <w:w w:val="80"/>
                                <w:sz w:val="14"/>
                                <w:szCs w:val="14"/>
                              </w:rPr>
                              <w:t>!</w:t>
                            </w:r>
                            <w:proofErr w:type="gramStart"/>
                            <w:r>
                              <w:rPr>
                                <w:rFonts w:ascii="Arial" w:eastAsia="Arial" w:hAnsi="Arial" w:cs="Arial"/>
                                <w:color w:val="282828"/>
                                <w:spacing w:val="-29"/>
                                <w:w w:val="56"/>
                                <w:sz w:val="14"/>
                                <w:szCs w:val="14"/>
                              </w:rPr>
                              <w:t>1</w:t>
                            </w:r>
                            <w:r>
                              <w:rPr>
                                <w:rFonts w:ascii="Arial" w:eastAsia="Arial" w:hAnsi="Arial" w:cs="Arial"/>
                                <w:color w:val="010101"/>
                                <w:w w:val="122"/>
                                <w:sz w:val="14"/>
                                <w:szCs w:val="14"/>
                              </w:rPr>
                              <w:t>.'?.</w:t>
                            </w:r>
                            <w:proofErr w:type="gramEnd"/>
                            <w:r>
                              <w:rPr>
                                <w:rFonts w:ascii="Arial" w:eastAsia="Arial" w:hAnsi="Arial" w:cs="Arial"/>
                                <w:color w:val="010101"/>
                                <w:sz w:val="14"/>
                                <w:szCs w:val="14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010101"/>
                                <w:spacing w:val="18"/>
                                <w:sz w:val="14"/>
                                <w:szCs w:val="14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010101"/>
                                <w:sz w:val="14"/>
                                <w:szCs w:val="14"/>
                              </w:rPr>
                              <w:t>-</w:t>
                            </w:r>
                            <w:proofErr w:type="gramStart"/>
                            <w:r>
                              <w:rPr>
                                <w:rFonts w:ascii="Arial" w:eastAsia="Arial" w:hAnsi="Arial" w:cs="Arial"/>
                                <w:color w:val="010101"/>
                                <w:sz w:val="14"/>
                                <w:szCs w:val="14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010101"/>
                                <w:spacing w:val="29"/>
                                <w:sz w:val="14"/>
                                <w:szCs w:val="14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010101"/>
                                <w:spacing w:val="-3"/>
                                <w:w w:val="122"/>
                                <w:sz w:val="14"/>
                                <w:szCs w:val="14"/>
                              </w:rPr>
                              <w:t>!</w:t>
                            </w:r>
                            <w:r>
                              <w:rPr>
                                <w:rFonts w:ascii="Arial" w:eastAsia="Arial" w:hAnsi="Arial" w:cs="Arial"/>
                                <w:color w:val="010101"/>
                                <w:spacing w:val="-28"/>
                                <w:w w:val="123"/>
                                <w:sz w:val="14"/>
                                <w:szCs w:val="14"/>
                              </w:rPr>
                              <w:t>l</w:t>
                            </w:r>
                            <w:proofErr w:type="gramEnd"/>
                            <w:r>
                              <w:rPr>
                                <w:rFonts w:ascii="Arial" w:eastAsia="Arial" w:hAnsi="Arial" w:cs="Arial"/>
                                <w:color w:val="282828"/>
                                <w:w w:val="190"/>
                                <w:sz w:val="14"/>
                                <w:szCs w:val="14"/>
                              </w:rPr>
                              <w:t>!</w:t>
                            </w:r>
                            <w:r w:rsidRPr="00645533">
                              <w:rPr>
                                <w:rFonts w:ascii="Arial" w:eastAsia="Arial" w:hAnsi="Arial" w:cs="Arial"/>
                                <w:color w:val="010101"/>
                                <w:spacing w:val="-18"/>
                                <w:w w:val="82"/>
                                <w:sz w:val="14"/>
                                <w:szCs w:val="14"/>
                                <w14:shadow w14:blurRad="0" w14:dist="25400" w14:dir="27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9525" w14:cap="flat" w14:cmpd="sng" w14:algn="ctr">
                                  <w14:solidFill>
                                    <w14:schemeClr w14:val="bg1">
                                      <w14:alpha w14:val="50000"/>
                                      <w14:lumMod w14:val="7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-</w:t>
                            </w:r>
                            <w:r>
                              <w:rPr>
                                <w:rFonts w:ascii="Arial" w:eastAsia="Arial" w:hAnsi="Arial" w:cs="Arial"/>
                                <w:color w:val="010101"/>
                                <w:w w:val="95"/>
                                <w:sz w:val="14"/>
                                <w:szCs w:val="14"/>
                              </w:rPr>
                              <w:t>-</w:t>
                            </w:r>
                            <w:r>
                              <w:rPr>
                                <w:rFonts w:ascii="Arial" w:eastAsia="Arial" w:hAnsi="Arial" w:cs="Arial"/>
                                <w:color w:val="010101"/>
                                <w:spacing w:val="-2"/>
                                <w:sz w:val="14"/>
                                <w:szCs w:val="14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010101"/>
                                <w:spacing w:val="-2"/>
                                <w:w w:val="95"/>
                                <w:sz w:val="14"/>
                                <w:szCs w:val="14"/>
                              </w:rPr>
                              <w:t>-</w:t>
                            </w:r>
                            <w:r>
                              <w:rPr>
                                <w:rFonts w:ascii="Arial" w:eastAsia="Arial" w:hAnsi="Arial" w:cs="Arial"/>
                                <w:color w:val="010101"/>
                                <w:spacing w:val="-24"/>
                                <w:w w:val="95"/>
                                <w:sz w:val="14"/>
                                <w:szCs w:val="14"/>
                              </w:rPr>
                              <w:t>-</w:t>
                            </w:r>
                            <w:r>
                              <w:rPr>
                                <w:rFonts w:ascii="Arial" w:eastAsia="Arial" w:hAnsi="Arial" w:cs="Arial"/>
                                <w:color w:val="010101"/>
                                <w:spacing w:val="-9"/>
                                <w:w w:val="82"/>
                                <w:sz w:val="14"/>
                                <w:szCs w:val="14"/>
                              </w:rPr>
                              <w:t>-</w:t>
                            </w:r>
                            <w:r>
                              <w:rPr>
                                <w:rFonts w:ascii="Arial" w:eastAsia="Arial" w:hAnsi="Arial" w:cs="Arial"/>
                                <w:color w:val="010101"/>
                                <w:w w:val="232"/>
                                <w:sz w:val="14"/>
                                <w:szCs w:val="14"/>
                              </w:rPr>
                              <w:t>.</w:t>
                            </w:r>
                            <w:r>
                              <w:rPr>
                                <w:rFonts w:ascii="Arial" w:eastAsia="Arial" w:hAnsi="Arial" w:cs="Arial"/>
                                <w:color w:val="010101"/>
                                <w:w w:val="108"/>
                                <w:sz w:val="14"/>
                                <w:szCs w:val="14"/>
                              </w:rPr>
                              <w:t>.....................................</w:t>
                            </w:r>
                          </w:p>
                          <w:p w14:paraId="5AE0A895" w14:textId="77777777" w:rsidR="005513D0" w:rsidRDefault="005513D0">
                            <w:pPr>
                              <w:spacing w:after="0" w:line="157" w:lineRule="exact"/>
                              <w:ind w:left="271" w:right="-20"/>
                              <w:rPr>
                                <w:rFonts w:ascii="Arial" w:eastAsia="Arial" w:hAnsi="Arial" w:cs="Arial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color w:val="181618"/>
                                <w:spacing w:val="-6"/>
                                <w:w w:val="110"/>
                                <w:sz w:val="14"/>
                                <w:szCs w:val="14"/>
                              </w:rPr>
                              <w:t>-</w:t>
                            </w:r>
                            <w:r>
                              <w:rPr>
                                <w:rFonts w:ascii="Arial" w:eastAsia="Arial" w:hAnsi="Arial" w:cs="Arial"/>
                                <w:color w:val="444442"/>
                                <w:spacing w:val="-19"/>
                                <w:w w:val="113"/>
                                <w:sz w:val="14"/>
                                <w:szCs w:val="14"/>
                              </w:rPr>
                              <w:t>D</w:t>
                            </w:r>
                            <w:r>
                              <w:rPr>
                                <w:rFonts w:ascii="Arial" w:eastAsia="Arial" w:hAnsi="Arial" w:cs="Arial"/>
                                <w:color w:val="5B5E59"/>
                                <w:w w:val="254"/>
                                <w:sz w:val="14"/>
                                <w:szCs w:val="14"/>
                              </w:rPr>
                              <w:t>i</w:t>
                            </w:r>
                            <w:r>
                              <w:rPr>
                                <w:rFonts w:ascii="Arial" w:eastAsia="Arial" w:hAnsi="Arial" w:cs="Arial"/>
                                <w:color w:val="5B5E59"/>
                                <w:spacing w:val="-25"/>
                                <w:sz w:val="14"/>
                                <w:szCs w:val="14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282828"/>
                                <w:sz w:val="14"/>
                                <w:szCs w:val="14"/>
                              </w:rPr>
                              <w:t>s</w:t>
                            </w:r>
                            <w:r>
                              <w:rPr>
                                <w:rFonts w:ascii="Arial" w:eastAsia="Arial" w:hAnsi="Arial" w:cs="Arial"/>
                                <w:color w:val="282828"/>
                                <w:spacing w:val="-5"/>
                                <w:sz w:val="14"/>
                                <w:szCs w:val="14"/>
                              </w:rPr>
                              <w:t>e</w:t>
                            </w:r>
                            <w:r>
                              <w:rPr>
                                <w:rFonts w:ascii="Arial" w:eastAsia="Arial" w:hAnsi="Arial" w:cs="Arial"/>
                                <w:color w:val="444442"/>
                                <w:spacing w:val="-8"/>
                                <w:sz w:val="14"/>
                                <w:szCs w:val="14"/>
                              </w:rPr>
                              <w:t>ñ</w:t>
                            </w:r>
                            <w:r>
                              <w:rPr>
                                <w:rFonts w:ascii="Arial" w:eastAsia="Arial" w:hAnsi="Arial" w:cs="Arial"/>
                                <w:color w:val="282828"/>
                                <w:sz w:val="14"/>
                                <w:szCs w:val="14"/>
                              </w:rPr>
                              <w:t>o</w:t>
                            </w:r>
                            <w:r>
                              <w:rPr>
                                <w:rFonts w:ascii="Arial" w:eastAsia="Arial" w:hAnsi="Arial" w:cs="Arial"/>
                                <w:color w:val="282828"/>
                                <w:spacing w:val="15"/>
                                <w:sz w:val="14"/>
                                <w:szCs w:val="14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282828"/>
                                <w:w w:val="108"/>
                                <w:sz w:val="14"/>
                                <w:szCs w:val="14"/>
                              </w:rPr>
                              <w:t>de</w:t>
                            </w:r>
                            <w:r>
                              <w:rPr>
                                <w:rFonts w:ascii="Arial" w:eastAsia="Arial" w:hAnsi="Arial" w:cs="Arial"/>
                                <w:color w:val="282828"/>
                                <w:spacing w:val="-29"/>
                                <w:sz w:val="14"/>
                                <w:szCs w:val="14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5B5E59"/>
                                <w:spacing w:val="5"/>
                                <w:w w:val="254"/>
                                <w:sz w:val="14"/>
                                <w:szCs w:val="14"/>
                              </w:rPr>
                              <w:t>i</w:t>
                            </w:r>
                            <w:r>
                              <w:rPr>
                                <w:rFonts w:ascii="Arial" w:eastAsia="Arial" w:hAnsi="Arial" w:cs="Arial"/>
                                <w:color w:val="282828"/>
                                <w:spacing w:val="-6"/>
                                <w:w w:val="124"/>
                                <w:sz w:val="14"/>
                                <w:szCs w:val="14"/>
                              </w:rPr>
                              <w:t>n</w:t>
                            </w:r>
                            <w:r>
                              <w:rPr>
                                <w:rFonts w:ascii="Arial" w:eastAsia="Arial" w:hAnsi="Arial" w:cs="Arial"/>
                                <w:color w:val="444442"/>
                                <w:spacing w:val="-8"/>
                                <w:w w:val="146"/>
                                <w:sz w:val="14"/>
                                <w:szCs w:val="14"/>
                              </w:rPr>
                              <w:t>t</w:t>
                            </w:r>
                            <w:r>
                              <w:rPr>
                                <w:rFonts w:ascii="Arial" w:eastAsia="Arial" w:hAnsi="Arial" w:cs="Arial"/>
                                <w:color w:val="282828"/>
                                <w:w w:val="102"/>
                                <w:sz w:val="14"/>
                                <w:szCs w:val="14"/>
                              </w:rPr>
                              <w:t>erfa</w:t>
                            </w:r>
                            <w:r>
                              <w:rPr>
                                <w:rFonts w:ascii="Arial" w:eastAsia="Arial" w:hAnsi="Arial" w:cs="Arial"/>
                                <w:color w:val="282828"/>
                                <w:w w:val="103"/>
                                <w:sz w:val="14"/>
                                <w:szCs w:val="14"/>
                              </w:rPr>
                              <w:t>z</w:t>
                            </w:r>
                            <w:r>
                              <w:rPr>
                                <w:rFonts w:ascii="Arial" w:eastAsia="Arial" w:hAnsi="Arial" w:cs="Arial"/>
                                <w:color w:val="282828"/>
                                <w:spacing w:val="-3"/>
                                <w:sz w:val="14"/>
                                <w:szCs w:val="14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282828"/>
                                <w:w w:val="98"/>
                                <w:sz w:val="14"/>
                                <w:szCs w:val="14"/>
                              </w:rPr>
                              <w:t>gr</w:t>
                            </w:r>
                            <w:r>
                              <w:rPr>
                                <w:rFonts w:ascii="Arial" w:eastAsia="Arial" w:hAnsi="Arial" w:cs="Arial"/>
                                <w:color w:val="282828"/>
                                <w:spacing w:val="4"/>
                                <w:w w:val="98"/>
                                <w:sz w:val="14"/>
                                <w:szCs w:val="14"/>
                              </w:rPr>
                              <w:t>a</w:t>
                            </w:r>
                            <w:r>
                              <w:rPr>
                                <w:rFonts w:ascii="Arial" w:eastAsia="Arial" w:hAnsi="Arial" w:cs="Arial"/>
                                <w:color w:val="444442"/>
                                <w:w w:val="140"/>
                                <w:sz w:val="14"/>
                                <w:szCs w:val="14"/>
                              </w:rPr>
                              <w:t>f</w:t>
                            </w:r>
                            <w:r>
                              <w:rPr>
                                <w:rFonts w:ascii="Arial" w:eastAsia="Arial" w:hAnsi="Arial" w:cs="Arial"/>
                                <w:color w:val="444442"/>
                                <w:spacing w:val="-9"/>
                                <w:w w:val="141"/>
                                <w:sz w:val="14"/>
                                <w:szCs w:val="14"/>
                              </w:rPr>
                              <w:t>i</w:t>
                            </w:r>
                            <w:r>
                              <w:rPr>
                                <w:rFonts w:ascii="Arial" w:eastAsia="Arial" w:hAnsi="Arial" w:cs="Arial"/>
                                <w:color w:val="282828"/>
                                <w:w w:val="92"/>
                                <w:sz w:val="14"/>
                                <w:szCs w:val="14"/>
                              </w:rPr>
                              <w:t>ca</w:t>
                            </w:r>
                          </w:p>
                        </w:tc>
                        <w:tc>
                          <w:tcPr>
                            <w:tcW w:w="4800" w:type="dxa"/>
                            <w:tcBorders>
                              <w:top w:val="single" w:sz="4" w:space="0" w:color="000000"/>
                              <w:left w:val="single" w:sz="4" w:space="0" w:color="030303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14:paraId="77B05057" w14:textId="77777777" w:rsidR="005513D0" w:rsidRDefault="005513D0">
                            <w:pPr>
                              <w:spacing w:after="0" w:line="251" w:lineRule="exact"/>
                              <w:ind w:left="21" w:right="-20"/>
                              <w:rPr>
                                <w:rFonts w:ascii="Times New Roman" w:eastAsia="Times New Roman" w:hAnsi="Times New Roman" w:cs="Times New Roman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color w:val="010101"/>
                                <w:w w:val="60"/>
                                <w:position w:val="-1"/>
                                <w:sz w:val="27"/>
                                <w:szCs w:val="27"/>
                              </w:rPr>
                              <w:t>.........</w:t>
                            </w:r>
                            <w:r>
                              <w:rPr>
                                <w:rFonts w:ascii="Arial" w:eastAsia="Arial" w:hAnsi="Arial" w:cs="Arial"/>
                                <w:color w:val="010101"/>
                                <w:spacing w:val="-35"/>
                                <w:w w:val="60"/>
                                <w:position w:val="-1"/>
                                <w:sz w:val="27"/>
                                <w:szCs w:val="27"/>
                              </w:rPr>
                              <w:t>.</w:t>
                            </w:r>
                            <w:r>
                              <w:rPr>
                                <w:rFonts w:ascii="Arial" w:eastAsia="Arial" w:hAnsi="Arial" w:cs="Arial"/>
                                <w:color w:val="010101"/>
                                <w:spacing w:val="-26"/>
                                <w:w w:val="57"/>
                                <w:position w:val="-1"/>
                                <w:sz w:val="27"/>
                                <w:szCs w:val="27"/>
                              </w:rPr>
                              <w:t>.</w:t>
                            </w:r>
                            <w:r>
                              <w:rPr>
                                <w:rFonts w:ascii="Arial" w:eastAsia="Arial" w:hAnsi="Arial" w:cs="Arial"/>
                                <w:color w:val="010101"/>
                                <w:spacing w:val="-38"/>
                                <w:w w:val="60"/>
                                <w:position w:val="-1"/>
                                <w:sz w:val="27"/>
                                <w:szCs w:val="27"/>
                              </w:rPr>
                              <w:t>.</w:t>
                            </w:r>
                            <w:r>
                              <w:rPr>
                                <w:rFonts w:ascii="Arial" w:eastAsia="Arial" w:hAnsi="Arial" w:cs="Arial"/>
                                <w:color w:val="010101"/>
                                <w:w w:val="57"/>
                                <w:position w:val="-1"/>
                                <w:sz w:val="27"/>
                                <w:szCs w:val="27"/>
                              </w:rPr>
                              <w:t>........</w:t>
                            </w:r>
                            <w:r>
                              <w:rPr>
                                <w:rFonts w:ascii="Arial" w:eastAsia="Arial" w:hAnsi="Arial" w:cs="Arial"/>
                                <w:color w:val="010101"/>
                                <w:spacing w:val="-54"/>
                                <w:w w:val="57"/>
                                <w:position w:val="-1"/>
                                <w:sz w:val="27"/>
                                <w:szCs w:val="27"/>
                              </w:rPr>
                              <w:t>.</w:t>
                            </w:r>
                            <w:r>
                              <w:rPr>
                                <w:rFonts w:ascii="Arial" w:eastAsia="Arial" w:hAnsi="Arial" w:cs="Arial"/>
                                <w:color w:val="010101"/>
                                <w:w w:val="80"/>
                                <w:position w:val="-1"/>
                                <w:sz w:val="27"/>
                                <w:szCs w:val="27"/>
                              </w:rPr>
                              <w:t>l..</w:t>
                            </w:r>
                            <w:r>
                              <w:rPr>
                                <w:rFonts w:ascii="Arial" w:eastAsia="Arial" w:hAnsi="Arial" w:cs="Arial"/>
                                <w:color w:val="010101"/>
                                <w:spacing w:val="-47"/>
                                <w:w w:val="80"/>
                                <w:position w:val="-1"/>
                                <w:sz w:val="27"/>
                                <w:szCs w:val="27"/>
                              </w:rPr>
                              <w:t>.</w:t>
                            </w:r>
                            <w:r>
                              <w:rPr>
                                <w:rFonts w:ascii="Arial" w:eastAsia="Arial" w:hAnsi="Arial" w:cs="Arial"/>
                                <w:color w:val="010101"/>
                                <w:w w:val="61"/>
                                <w:position w:val="-1"/>
                                <w:sz w:val="27"/>
                                <w:szCs w:val="27"/>
                              </w:rPr>
                              <w:t>......</w:t>
                            </w:r>
                            <w:r>
                              <w:rPr>
                                <w:rFonts w:ascii="Arial" w:eastAsia="Arial" w:hAnsi="Arial" w:cs="Arial"/>
                                <w:color w:val="010101"/>
                                <w:position w:val="-1"/>
                                <w:sz w:val="27"/>
                                <w:szCs w:val="27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010101"/>
                                <w:spacing w:val="14"/>
                                <w:position w:val="-1"/>
                                <w:sz w:val="27"/>
                                <w:szCs w:val="27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010101"/>
                                <w:spacing w:val="-4"/>
                                <w:w w:val="371"/>
                                <w:position w:val="-1"/>
                                <w:sz w:val="14"/>
                                <w:szCs w:val="14"/>
                              </w:rPr>
                              <w:t>:</w:t>
                            </w:r>
                            <w:r>
                              <w:rPr>
                                <w:rFonts w:ascii="Arial" w:eastAsia="Arial" w:hAnsi="Arial" w:cs="Arial"/>
                                <w:color w:val="282828"/>
                                <w:w w:val="111"/>
                                <w:position w:val="-1"/>
                                <w:sz w:val="14"/>
                                <w:szCs w:val="14"/>
                              </w:rPr>
                              <w:t>g</w:t>
                            </w:r>
                            <w:r>
                              <w:rPr>
                                <w:rFonts w:ascii="Arial" w:eastAsia="Arial" w:hAnsi="Arial" w:cs="Arial"/>
                                <w:color w:val="282828"/>
                                <w:spacing w:val="-51"/>
                                <w:w w:val="111"/>
                                <w:position w:val="-1"/>
                                <w:sz w:val="14"/>
                                <w:szCs w:val="14"/>
                              </w:rPr>
                              <w:t>_</w:t>
                            </w:r>
                            <w:r>
                              <w:rPr>
                                <w:rFonts w:ascii="Arial" w:eastAsia="Arial" w:hAnsi="Arial" w:cs="Arial"/>
                                <w:color w:val="5B5E59"/>
                                <w:spacing w:val="-15"/>
                                <w:w w:val="254"/>
                                <w:position w:val="-1"/>
                                <w:sz w:val="14"/>
                                <w:szCs w:val="14"/>
                              </w:rPr>
                              <w:t>i</w:t>
                            </w:r>
                            <w:r>
                              <w:rPr>
                                <w:rFonts w:ascii="Arial" w:eastAsia="Arial" w:hAnsi="Arial" w:cs="Arial"/>
                                <w:color w:val="010101"/>
                                <w:w w:val="81"/>
                                <w:position w:val="-1"/>
                                <w:sz w:val="14"/>
                                <w:szCs w:val="14"/>
                              </w:rPr>
                              <w:t>_</w:t>
                            </w:r>
                            <w:r>
                              <w:rPr>
                                <w:rFonts w:ascii="Arial" w:eastAsia="Arial" w:hAnsi="Arial" w:cs="Arial"/>
                                <w:color w:val="010101"/>
                                <w:position w:val="-1"/>
                                <w:sz w:val="14"/>
                                <w:szCs w:val="14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010101"/>
                                <w:spacing w:val="-15"/>
                                <w:position w:val="-1"/>
                                <w:sz w:val="14"/>
                                <w:szCs w:val="14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282828"/>
                                <w:w w:val="160"/>
                                <w:position w:val="-1"/>
                                <w:sz w:val="14"/>
                                <w:szCs w:val="14"/>
                              </w:rPr>
                              <w:t>!:</w:t>
                            </w:r>
                            <w:r>
                              <w:rPr>
                                <w:rFonts w:ascii="Arial" w:eastAsia="Arial" w:hAnsi="Arial" w:cs="Arial"/>
                                <w:color w:val="010101"/>
                                <w:spacing w:val="-15"/>
                                <w:w w:val="137"/>
                                <w:position w:val="-1"/>
                                <w:sz w:val="14"/>
                                <w:szCs w:val="14"/>
                              </w:rPr>
                              <w:t>.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color w:val="010101"/>
                                <w:spacing w:val="-43"/>
                                <w:w w:val="138"/>
                                <w:position w:val="-1"/>
                                <w:sz w:val="21"/>
                                <w:szCs w:val="21"/>
                              </w:rPr>
                              <w:t>.</w:t>
                            </w:r>
                            <w:r>
                              <w:rPr>
                                <w:rFonts w:ascii="Arial" w:eastAsia="Arial" w:hAnsi="Arial" w:cs="Arial"/>
                                <w:color w:val="010101"/>
                                <w:spacing w:val="-30"/>
                                <w:w w:val="137"/>
                                <w:position w:val="-1"/>
                                <w:sz w:val="14"/>
                                <w:szCs w:val="14"/>
                              </w:rPr>
                              <w:t>.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color w:val="010101"/>
                                <w:spacing w:val="-19"/>
                                <w:w w:val="138"/>
                                <w:position w:val="-1"/>
                                <w:sz w:val="21"/>
                                <w:szCs w:val="21"/>
                              </w:rPr>
                              <w:t>.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color w:val="282828"/>
                                <w:w w:val="111"/>
                                <w:position w:val="-1"/>
                                <w:sz w:val="21"/>
                                <w:szCs w:val="21"/>
                              </w:rPr>
                              <w:t>P.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color w:val="444442"/>
                                <w:w w:val="136"/>
                                <w:position w:val="-1"/>
                                <w:sz w:val="21"/>
                                <w:szCs w:val="21"/>
                              </w:rPr>
                              <w:t>!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color w:val="444442"/>
                                <w:spacing w:val="-31"/>
                                <w:position w:val="-1"/>
                                <w:sz w:val="21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color w:val="282828"/>
                                <w:w w:val="92"/>
                                <w:position w:val="-1"/>
                                <w:sz w:val="21"/>
                                <w:szCs w:val="21"/>
                              </w:rPr>
                              <w:t>!"!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color w:val="010101"/>
                                <w:w w:val="59"/>
                                <w:position w:val="-1"/>
                                <w:sz w:val="21"/>
                                <w:szCs w:val="21"/>
                              </w:rPr>
                              <w:t>-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color w:val="010101"/>
                                <w:position w:val="-1"/>
                                <w:sz w:val="21"/>
                                <w:szCs w:val="21"/>
                              </w:rPr>
                              <w:t xml:space="preserve"> 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color w:val="010101"/>
                                <w:spacing w:val="17"/>
                                <w:position w:val="-1"/>
                                <w:sz w:val="21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color w:val="282828"/>
                                <w:w w:val="113"/>
                                <w:position w:val="-1"/>
                                <w:sz w:val="21"/>
                                <w:szCs w:val="21"/>
                              </w:rPr>
                              <w:t>1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color w:val="282828"/>
                                <w:spacing w:val="-37"/>
                                <w:w w:val="113"/>
                                <w:position w:val="-1"/>
                                <w:sz w:val="21"/>
                                <w:szCs w:val="21"/>
                              </w:rPr>
                              <w:t>!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color w:val="444442"/>
                                <w:spacing w:val="-44"/>
                                <w:w w:val="113"/>
                                <w:position w:val="-1"/>
                                <w:sz w:val="21"/>
                                <w:szCs w:val="21"/>
                              </w:rPr>
                              <w:t>!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color w:val="282828"/>
                                <w:w w:val="113"/>
                                <w:position w:val="-1"/>
                                <w:sz w:val="21"/>
                                <w:szCs w:val="21"/>
                              </w:rPr>
                              <w:t>!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color w:val="282828"/>
                                <w:spacing w:val="1"/>
                                <w:w w:val="113"/>
                                <w:position w:val="-1"/>
                                <w:sz w:val="21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color w:val="181618"/>
                                <w:position w:val="-1"/>
                                <w:sz w:val="21"/>
                                <w:szCs w:val="21"/>
                              </w:rPr>
                              <w:t>-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color w:val="181618"/>
                                <w:spacing w:val="-10"/>
                                <w:position w:val="-1"/>
                                <w:sz w:val="21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color w:val="181618"/>
                                <w:position w:val="-1"/>
                                <w:sz w:val="21"/>
                                <w:szCs w:val="21"/>
                              </w:rPr>
                              <w:t>-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color w:val="181618"/>
                                <w:spacing w:val="-10"/>
                                <w:position w:val="-1"/>
                                <w:sz w:val="21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color w:val="181618"/>
                                <w:position w:val="-1"/>
                                <w:sz w:val="21"/>
                                <w:szCs w:val="21"/>
                              </w:rPr>
                              <w:t>-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color w:val="181618"/>
                                <w:spacing w:val="-10"/>
                                <w:position w:val="-1"/>
                                <w:sz w:val="21"/>
                                <w:szCs w:val="21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color w:val="181618"/>
                                <w:spacing w:val="-11"/>
                                <w:w w:val="92"/>
                                <w:position w:val="-1"/>
                                <w:sz w:val="21"/>
                                <w:szCs w:val="21"/>
                              </w:rPr>
                              <w:t>-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color w:val="444442"/>
                                <w:spacing w:val="-26"/>
                                <w:w w:val="181"/>
                                <w:position w:val="-1"/>
                                <w:sz w:val="21"/>
                                <w:szCs w:val="21"/>
                              </w:rPr>
                              <w:t>!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color w:val="010101"/>
                                <w:spacing w:val="-13"/>
                                <w:w w:val="138"/>
                                <w:position w:val="-1"/>
                                <w:sz w:val="21"/>
                                <w:szCs w:val="21"/>
                              </w:rPr>
                              <w:t>.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color w:val="5B5E59"/>
                                <w:spacing w:val="-24"/>
                                <w:w w:val="136"/>
                                <w:position w:val="-1"/>
                                <w:sz w:val="21"/>
                                <w:szCs w:val="21"/>
                              </w:rPr>
                              <w:t>!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color w:val="010101"/>
                                <w:w w:val="90"/>
                                <w:position w:val="-1"/>
                                <w:sz w:val="21"/>
                                <w:szCs w:val="21"/>
                              </w:rPr>
                              <w:t>...</w:t>
                            </w:r>
                          </w:p>
                          <w:p w14:paraId="42070F3E" w14:textId="77777777" w:rsidR="005513D0" w:rsidRDefault="005513D0">
                            <w:pPr>
                              <w:tabs>
                                <w:tab w:val="left" w:pos="1060"/>
                                <w:tab w:val="left" w:pos="1480"/>
                              </w:tabs>
                              <w:spacing w:after="0" w:line="157" w:lineRule="exact"/>
                              <w:ind w:left="511" w:right="-20"/>
                              <w:rPr>
                                <w:rFonts w:ascii="Arial" w:eastAsia="Arial" w:hAnsi="Arial" w:cs="Arial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color w:val="282828"/>
                                <w:sz w:val="15"/>
                                <w:szCs w:val="15"/>
                              </w:rPr>
                              <w:t>2</w:t>
                            </w:r>
                            <w:r>
                              <w:rPr>
                                <w:rFonts w:ascii="Arial" w:eastAsia="Arial" w:hAnsi="Arial" w:cs="Arial"/>
                                <w:color w:val="282828"/>
                                <w:spacing w:val="-39"/>
                                <w:sz w:val="15"/>
                                <w:szCs w:val="15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282828"/>
                                <w:sz w:val="15"/>
                                <w:szCs w:val="15"/>
                              </w:rPr>
                              <w:tab/>
                            </w:r>
                            <w:r>
                              <w:rPr>
                                <w:rFonts w:ascii="Arial" w:eastAsia="Arial" w:hAnsi="Arial" w:cs="Arial"/>
                                <w:color w:val="010101"/>
                                <w:w w:val="158"/>
                                <w:position w:val="1"/>
                                <w:sz w:val="15"/>
                                <w:szCs w:val="15"/>
                              </w:rPr>
                              <w:t>i</w:t>
                            </w:r>
                            <w:r>
                              <w:rPr>
                                <w:rFonts w:ascii="Arial" w:eastAsia="Arial" w:hAnsi="Arial" w:cs="Arial"/>
                                <w:color w:val="010101"/>
                                <w:position w:val="1"/>
                                <w:sz w:val="15"/>
                                <w:szCs w:val="15"/>
                              </w:rPr>
                              <w:tab/>
                            </w:r>
                            <w:r>
                              <w:rPr>
                                <w:rFonts w:ascii="Arial" w:eastAsia="Arial" w:hAnsi="Arial" w:cs="Arial"/>
                                <w:color w:val="282828"/>
                                <w:spacing w:val="-7"/>
                                <w:w w:val="110"/>
                                <w:position w:val="1"/>
                                <w:sz w:val="14"/>
                                <w:szCs w:val="14"/>
                              </w:rPr>
                              <w:t>-</w:t>
                            </w:r>
                            <w:r>
                              <w:rPr>
                                <w:rFonts w:ascii="Arial" w:eastAsia="Arial" w:hAnsi="Arial" w:cs="Arial"/>
                                <w:color w:val="444442"/>
                                <w:spacing w:val="-3"/>
                                <w:w w:val="110"/>
                                <w:position w:val="1"/>
                                <w:sz w:val="14"/>
                                <w:szCs w:val="14"/>
                              </w:rPr>
                              <w:t>P</w:t>
                            </w:r>
                            <w:r>
                              <w:rPr>
                                <w:rFonts w:ascii="Arial" w:eastAsia="Arial" w:hAnsi="Arial" w:cs="Arial"/>
                                <w:color w:val="282828"/>
                                <w:spacing w:val="-10"/>
                                <w:w w:val="110"/>
                                <w:position w:val="1"/>
                                <w:sz w:val="14"/>
                                <w:szCs w:val="14"/>
                              </w:rPr>
                              <w:t>r</w:t>
                            </w:r>
                            <w:r>
                              <w:rPr>
                                <w:rFonts w:ascii="Arial" w:eastAsia="Arial" w:hAnsi="Arial" w:cs="Arial"/>
                                <w:color w:val="444442"/>
                                <w:spacing w:val="-10"/>
                                <w:w w:val="110"/>
                                <w:position w:val="1"/>
                                <w:sz w:val="14"/>
                                <w:szCs w:val="14"/>
                              </w:rPr>
                              <w:t>u</w:t>
                            </w:r>
                            <w:r>
                              <w:rPr>
                                <w:rFonts w:ascii="Arial" w:eastAsia="Arial" w:hAnsi="Arial" w:cs="Arial"/>
                                <w:color w:val="282828"/>
                                <w:spacing w:val="-5"/>
                                <w:w w:val="110"/>
                                <w:position w:val="1"/>
                                <w:sz w:val="14"/>
                                <w:szCs w:val="14"/>
                              </w:rPr>
                              <w:t>e</w:t>
                            </w:r>
                            <w:r>
                              <w:rPr>
                                <w:rFonts w:ascii="Arial" w:eastAsia="Arial" w:hAnsi="Arial" w:cs="Arial"/>
                                <w:color w:val="444442"/>
                                <w:spacing w:val="-3"/>
                                <w:w w:val="110"/>
                                <w:position w:val="1"/>
                                <w:sz w:val="14"/>
                                <w:szCs w:val="14"/>
                              </w:rPr>
                              <w:t>b</w:t>
                            </w:r>
                            <w:r>
                              <w:rPr>
                                <w:rFonts w:ascii="Arial" w:eastAsia="Arial" w:hAnsi="Arial" w:cs="Arial"/>
                                <w:color w:val="282828"/>
                                <w:w w:val="110"/>
                                <w:position w:val="1"/>
                                <w:sz w:val="14"/>
                                <w:szCs w:val="14"/>
                              </w:rPr>
                              <w:t>a</w:t>
                            </w:r>
                            <w:r>
                              <w:rPr>
                                <w:rFonts w:ascii="Arial" w:eastAsia="Arial" w:hAnsi="Arial" w:cs="Arial"/>
                                <w:color w:val="282828"/>
                                <w:spacing w:val="-10"/>
                                <w:w w:val="110"/>
                                <w:position w:val="1"/>
                                <w:sz w:val="14"/>
                                <w:szCs w:val="14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282828"/>
                                <w:position w:val="1"/>
                                <w:sz w:val="14"/>
                                <w:szCs w:val="14"/>
                              </w:rPr>
                              <w:t>de</w:t>
                            </w:r>
                            <w:r>
                              <w:rPr>
                                <w:rFonts w:ascii="Arial" w:eastAsia="Arial" w:hAnsi="Arial" w:cs="Arial"/>
                                <w:color w:val="282828"/>
                                <w:spacing w:val="3"/>
                                <w:position w:val="1"/>
                                <w:sz w:val="14"/>
                                <w:szCs w:val="14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282828"/>
                                <w:w w:val="107"/>
                                <w:position w:val="1"/>
                                <w:sz w:val="14"/>
                                <w:szCs w:val="14"/>
                              </w:rPr>
                              <w:t>c</w:t>
                            </w:r>
                            <w:r>
                              <w:rPr>
                                <w:rFonts w:ascii="Arial" w:eastAsia="Arial" w:hAnsi="Arial" w:cs="Arial"/>
                                <w:color w:val="282828"/>
                                <w:spacing w:val="-17"/>
                                <w:w w:val="107"/>
                                <w:position w:val="1"/>
                                <w:sz w:val="14"/>
                                <w:szCs w:val="14"/>
                              </w:rPr>
                              <w:t>o</w:t>
                            </w:r>
                            <w:r>
                              <w:rPr>
                                <w:rFonts w:ascii="Arial" w:eastAsia="Arial" w:hAnsi="Arial" w:cs="Arial"/>
                                <w:color w:val="444442"/>
                                <w:spacing w:val="-9"/>
                                <w:w w:val="124"/>
                                <w:position w:val="1"/>
                                <w:sz w:val="14"/>
                                <w:szCs w:val="14"/>
                              </w:rPr>
                              <w:t>n</w:t>
                            </w:r>
                            <w:r>
                              <w:rPr>
                                <w:rFonts w:ascii="Arial" w:eastAsia="Arial" w:hAnsi="Arial" w:cs="Arial"/>
                                <w:color w:val="282828"/>
                                <w:spacing w:val="3"/>
                                <w:w w:val="109"/>
                                <w:position w:val="1"/>
                                <w:sz w:val="14"/>
                                <w:szCs w:val="14"/>
                              </w:rPr>
                              <w:t>e</w:t>
                            </w:r>
                            <w:r>
                              <w:rPr>
                                <w:rFonts w:ascii="Arial" w:eastAsia="Arial" w:hAnsi="Arial" w:cs="Arial"/>
                                <w:color w:val="444442"/>
                                <w:spacing w:val="-4"/>
                                <w:w w:val="92"/>
                                <w:position w:val="1"/>
                                <w:sz w:val="14"/>
                                <w:szCs w:val="14"/>
                              </w:rPr>
                              <w:t>x</w:t>
                            </w:r>
                            <w:r>
                              <w:rPr>
                                <w:rFonts w:ascii="Arial" w:eastAsia="Arial" w:hAnsi="Arial" w:cs="Arial"/>
                                <w:color w:val="5B5E59"/>
                                <w:w w:val="254"/>
                                <w:position w:val="1"/>
                                <w:sz w:val="14"/>
                                <w:szCs w:val="14"/>
                              </w:rPr>
                              <w:t>i</w:t>
                            </w:r>
                            <w:r>
                              <w:rPr>
                                <w:rFonts w:ascii="Arial" w:eastAsia="Arial" w:hAnsi="Arial" w:cs="Arial"/>
                                <w:color w:val="5B5E59"/>
                                <w:spacing w:val="-25"/>
                                <w:position w:val="1"/>
                                <w:sz w:val="14"/>
                                <w:szCs w:val="14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282828"/>
                                <w:spacing w:val="-17"/>
                                <w:position w:val="1"/>
                                <w:sz w:val="14"/>
                                <w:szCs w:val="14"/>
                              </w:rPr>
                              <w:t>ó</w:t>
                            </w:r>
                            <w:r>
                              <w:rPr>
                                <w:rFonts w:ascii="Arial" w:eastAsia="Arial" w:hAnsi="Arial" w:cs="Arial"/>
                                <w:color w:val="444442"/>
                                <w:position w:val="1"/>
                                <w:sz w:val="14"/>
                                <w:szCs w:val="14"/>
                              </w:rPr>
                              <w:t>n</w:t>
                            </w:r>
                            <w:r>
                              <w:rPr>
                                <w:rFonts w:ascii="Arial" w:eastAsia="Arial" w:hAnsi="Arial" w:cs="Arial"/>
                                <w:color w:val="444442"/>
                                <w:spacing w:val="21"/>
                                <w:position w:val="1"/>
                                <w:sz w:val="14"/>
                                <w:szCs w:val="14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282828"/>
                                <w:position w:val="1"/>
                                <w:sz w:val="14"/>
                                <w:szCs w:val="14"/>
                              </w:rPr>
                              <w:t>a</w:t>
                            </w:r>
                            <w:r>
                              <w:rPr>
                                <w:rFonts w:ascii="Arial" w:eastAsia="Arial" w:hAnsi="Arial" w:cs="Arial"/>
                                <w:color w:val="282828"/>
                                <w:spacing w:val="-12"/>
                                <w:position w:val="1"/>
                                <w:sz w:val="14"/>
                                <w:szCs w:val="14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282828"/>
                                <w:w w:val="101"/>
                                <w:position w:val="1"/>
                                <w:sz w:val="14"/>
                                <w:szCs w:val="14"/>
                              </w:rPr>
                              <w:t>d</w:t>
                            </w:r>
                            <w:r>
                              <w:rPr>
                                <w:rFonts w:ascii="Arial" w:eastAsia="Arial" w:hAnsi="Arial" w:cs="Arial"/>
                                <w:color w:val="282828"/>
                                <w:spacing w:val="3"/>
                                <w:w w:val="101"/>
                                <w:position w:val="1"/>
                                <w:sz w:val="14"/>
                                <w:szCs w:val="14"/>
                              </w:rPr>
                              <w:t>a</w:t>
                            </w:r>
                            <w:r>
                              <w:rPr>
                                <w:rFonts w:ascii="Arial" w:eastAsia="Arial" w:hAnsi="Arial" w:cs="Arial"/>
                                <w:color w:val="444442"/>
                                <w:spacing w:val="-7"/>
                                <w:w w:val="146"/>
                                <w:position w:val="1"/>
                                <w:sz w:val="14"/>
                                <w:szCs w:val="14"/>
                              </w:rPr>
                              <w:t>t</w:t>
                            </w:r>
                            <w:r>
                              <w:rPr>
                                <w:rFonts w:ascii="Arial" w:eastAsia="Arial" w:hAnsi="Arial" w:cs="Arial"/>
                                <w:color w:val="282828"/>
                                <w:w w:val="106"/>
                                <w:position w:val="1"/>
                                <w:sz w:val="14"/>
                                <w:szCs w:val="14"/>
                              </w:rPr>
                              <w:t>os</w:t>
                            </w:r>
                            <w:r>
                              <w:rPr>
                                <w:rFonts w:ascii="Arial" w:eastAsia="Arial" w:hAnsi="Arial" w:cs="Arial"/>
                                <w:color w:val="282828"/>
                                <w:spacing w:val="-16"/>
                                <w:position w:val="1"/>
                                <w:sz w:val="14"/>
                                <w:szCs w:val="14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444442"/>
                                <w:w w:val="96"/>
                                <w:position w:val="1"/>
                                <w:sz w:val="16"/>
                                <w:szCs w:val="16"/>
                              </w:rPr>
                              <w:t>y</w:t>
                            </w:r>
                            <w:r>
                              <w:rPr>
                                <w:rFonts w:ascii="Arial" w:eastAsia="Arial" w:hAnsi="Arial" w:cs="Arial"/>
                                <w:color w:val="444442"/>
                                <w:spacing w:val="-19"/>
                                <w:position w:val="1"/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282828"/>
                                <w:position w:val="1"/>
                                <w:sz w:val="14"/>
                                <w:szCs w:val="14"/>
                              </w:rPr>
                              <w:t>a</w:t>
                            </w:r>
                            <w:r>
                              <w:rPr>
                                <w:rFonts w:ascii="Arial" w:eastAsia="Arial" w:hAnsi="Arial" w:cs="Arial"/>
                                <w:color w:val="282828"/>
                                <w:spacing w:val="-7"/>
                                <w:position w:val="1"/>
                                <w:sz w:val="14"/>
                                <w:szCs w:val="14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444442"/>
                                <w:spacing w:val="1"/>
                                <w:w w:val="88"/>
                                <w:position w:val="1"/>
                                <w:sz w:val="14"/>
                                <w:szCs w:val="14"/>
                              </w:rPr>
                              <w:t>A</w:t>
                            </w:r>
                            <w:r>
                              <w:rPr>
                                <w:rFonts w:ascii="Arial" w:eastAsia="Arial" w:hAnsi="Arial" w:cs="Arial"/>
                                <w:color w:val="444442"/>
                                <w:spacing w:val="-13"/>
                                <w:w w:val="133"/>
                                <w:position w:val="1"/>
                                <w:sz w:val="14"/>
                                <w:szCs w:val="14"/>
                              </w:rPr>
                              <w:t>p</w:t>
                            </w:r>
                            <w:r>
                              <w:rPr>
                                <w:rFonts w:ascii="Arial" w:eastAsia="Arial" w:hAnsi="Arial" w:cs="Arial"/>
                                <w:color w:val="5B5E59"/>
                                <w:spacing w:val="-1"/>
                                <w:w w:val="254"/>
                                <w:position w:val="1"/>
                                <w:sz w:val="14"/>
                                <w:szCs w:val="14"/>
                              </w:rPr>
                              <w:t>i</w:t>
                            </w:r>
                            <w:r>
                              <w:rPr>
                                <w:rFonts w:ascii="Arial" w:eastAsia="Arial" w:hAnsi="Arial" w:cs="Arial"/>
                                <w:color w:val="282828"/>
                                <w:w w:val="108"/>
                                <w:position w:val="1"/>
                                <w:sz w:val="14"/>
                                <w:szCs w:val="14"/>
                              </w:rPr>
                              <w:t>de</w:t>
                            </w:r>
                            <w:r>
                              <w:rPr>
                                <w:rFonts w:ascii="Arial" w:eastAsia="Arial" w:hAnsi="Arial" w:cs="Arial"/>
                                <w:color w:val="282828"/>
                                <w:spacing w:val="-19"/>
                                <w:position w:val="1"/>
                                <w:sz w:val="14"/>
                                <w:szCs w:val="14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282828"/>
                                <w:w w:val="109"/>
                                <w:position w:val="1"/>
                                <w:sz w:val="14"/>
                                <w:szCs w:val="14"/>
                              </w:rPr>
                              <w:t>goo</w:t>
                            </w:r>
                            <w:r>
                              <w:rPr>
                                <w:rFonts w:ascii="Arial" w:eastAsia="Arial" w:hAnsi="Arial" w:cs="Arial"/>
                                <w:color w:val="282828"/>
                                <w:spacing w:val="-24"/>
                                <w:w w:val="109"/>
                                <w:position w:val="1"/>
                                <w:sz w:val="14"/>
                                <w:szCs w:val="14"/>
                              </w:rPr>
                              <w:t>g</w:t>
                            </w:r>
                            <w:r>
                              <w:rPr>
                                <w:rFonts w:ascii="Arial" w:eastAsia="Arial" w:hAnsi="Arial" w:cs="Arial"/>
                                <w:color w:val="5B5E59"/>
                                <w:w w:val="254"/>
                                <w:position w:val="1"/>
                                <w:sz w:val="14"/>
                                <w:szCs w:val="14"/>
                              </w:rPr>
                              <w:t>l</w:t>
                            </w:r>
                            <w:r>
                              <w:rPr>
                                <w:rFonts w:ascii="Arial" w:eastAsia="Arial" w:hAnsi="Arial" w:cs="Arial"/>
                                <w:color w:val="5B5E59"/>
                                <w:spacing w:val="-27"/>
                                <w:position w:val="1"/>
                                <w:sz w:val="14"/>
                                <w:szCs w:val="14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282828"/>
                                <w:w w:val="109"/>
                                <w:position w:val="1"/>
                                <w:sz w:val="14"/>
                                <w:szCs w:val="14"/>
                              </w:rPr>
                              <w:t>e</w:t>
                            </w:r>
                            <w:r>
                              <w:rPr>
                                <w:rFonts w:ascii="Arial" w:eastAsia="Arial" w:hAnsi="Arial" w:cs="Arial"/>
                                <w:color w:val="282828"/>
                                <w:spacing w:val="-13"/>
                                <w:position w:val="1"/>
                                <w:sz w:val="14"/>
                                <w:szCs w:val="14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444442"/>
                                <w:spacing w:val="-6"/>
                                <w:w w:val="116"/>
                                <w:position w:val="1"/>
                                <w:sz w:val="14"/>
                                <w:szCs w:val="14"/>
                              </w:rPr>
                              <w:t>m</w:t>
                            </w:r>
                            <w:r>
                              <w:rPr>
                                <w:rFonts w:ascii="Arial" w:eastAsia="Arial" w:hAnsi="Arial" w:cs="Arial"/>
                                <w:color w:val="282828"/>
                                <w:spacing w:val="-4"/>
                                <w:w w:val="94"/>
                                <w:position w:val="1"/>
                                <w:sz w:val="14"/>
                                <w:szCs w:val="14"/>
                              </w:rPr>
                              <w:t>a</w:t>
                            </w:r>
                            <w:r>
                              <w:rPr>
                                <w:rFonts w:ascii="Arial" w:eastAsia="Arial" w:hAnsi="Arial" w:cs="Arial"/>
                                <w:color w:val="444442"/>
                                <w:w w:val="116"/>
                                <w:position w:val="1"/>
                                <w:sz w:val="14"/>
                                <w:szCs w:val="14"/>
                              </w:rPr>
                              <w:t>p</w:t>
                            </w:r>
                          </w:p>
                        </w:tc>
                        <w:tc>
                          <w:tcPr>
                            <w:tcW w:w="1080" w:type="dxa"/>
                            <w:gridSpan w:val="2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nil"/>
                            </w:tcBorders>
                          </w:tcPr>
                          <w:p w14:paraId="23E09E42" w14:textId="77777777" w:rsidR="005513D0" w:rsidRDefault="005513D0">
                            <w:pPr>
                              <w:spacing w:before="53" w:after="0" w:line="215" w:lineRule="exact"/>
                              <w:ind w:left="7" w:right="-61"/>
                              <w:jc w:val="center"/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color w:val="010101"/>
                                <w:w w:val="65"/>
                                <w:position w:val="-1"/>
                                <w:sz w:val="20"/>
                                <w:szCs w:val="20"/>
                              </w:rPr>
                              <w:t>--------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color w:val="010101"/>
                                <w:spacing w:val="-12"/>
                                <w:w w:val="65"/>
                                <w:position w:val="-1"/>
                                <w:sz w:val="20"/>
                                <w:szCs w:val="20"/>
                              </w:rPr>
                              <w:t>-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color w:val="010101"/>
                                <w:w w:val="65"/>
                                <w:position w:val="-1"/>
                                <w:sz w:val="20"/>
                                <w:szCs w:val="20"/>
                              </w:rPr>
                              <w:t>-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color w:val="010101"/>
                                <w:spacing w:val="-6"/>
                                <w:w w:val="65"/>
                                <w:position w:val="-1"/>
                                <w:sz w:val="20"/>
                                <w:szCs w:val="20"/>
                              </w:rPr>
                              <w:t>-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color w:val="010101"/>
                                <w:w w:val="65"/>
                                <w:position w:val="-1"/>
                                <w:sz w:val="20"/>
                                <w:szCs w:val="20"/>
                              </w:rPr>
                              <w:t>-------------</w:t>
                            </w:r>
                          </w:p>
                          <w:p w14:paraId="7B24108E" w14:textId="77777777" w:rsidR="005513D0" w:rsidRDefault="005513D0">
                            <w:pPr>
                              <w:spacing w:after="0" w:line="139" w:lineRule="exact"/>
                              <w:ind w:left="470" w:right="369"/>
                              <w:jc w:val="center"/>
                              <w:rPr>
                                <w:rFonts w:ascii="Arial" w:eastAsia="Arial" w:hAnsi="Arial" w:cs="Arial"/>
                                <w:sz w:val="15"/>
                                <w:szCs w:val="15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color w:val="444442"/>
                                <w:w w:val="184"/>
                                <w:sz w:val="15"/>
                                <w:szCs w:val="15"/>
                              </w:rPr>
                              <w:t>1</w:t>
                            </w:r>
                          </w:p>
                        </w:tc>
                      </w:tr>
                      <w:tr w:rsidR="005513D0" w14:paraId="25CFBED1" w14:textId="77777777">
                        <w:trPr>
                          <w:trHeight w:hRule="exact" w:val="209"/>
                        </w:trPr>
                        <w:tc>
                          <w:tcPr>
                            <w:tcW w:w="3715" w:type="dxa"/>
                            <w:tcBorders>
                              <w:top w:val="single" w:sz="4" w:space="0" w:color="000000"/>
                              <w:left w:val="single" w:sz="4" w:space="0" w:color="030303"/>
                              <w:bottom w:val="single" w:sz="4" w:space="0" w:color="000000"/>
                              <w:right w:val="single" w:sz="4" w:space="0" w:color="030303"/>
                            </w:tcBorders>
                          </w:tcPr>
                          <w:p w14:paraId="4CE4AB25" w14:textId="77777777" w:rsidR="005513D0" w:rsidRDefault="005513D0">
                            <w:pPr>
                              <w:spacing w:before="25" w:after="0" w:line="240" w:lineRule="auto"/>
                              <w:ind w:left="179" w:right="-20"/>
                              <w:rPr>
                                <w:rFonts w:ascii="Arial" w:eastAsia="Arial" w:hAnsi="Arial" w:cs="Arial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color w:val="010101"/>
                                <w:spacing w:val="-16"/>
                                <w:w w:val="298"/>
                                <w:sz w:val="14"/>
                                <w:szCs w:val="14"/>
                              </w:rPr>
                              <w:t>·</w:t>
                            </w:r>
                            <w:r>
                              <w:rPr>
                                <w:rFonts w:ascii="Arial" w:eastAsia="Arial" w:hAnsi="Arial" w:cs="Arial"/>
                                <w:color w:val="282828"/>
                                <w:w w:val="97"/>
                                <w:sz w:val="14"/>
                                <w:szCs w:val="14"/>
                              </w:rPr>
                              <w:t>Crea</w:t>
                            </w:r>
                            <w:r>
                              <w:rPr>
                                <w:rFonts w:ascii="Arial" w:eastAsia="Arial" w:hAnsi="Arial" w:cs="Arial"/>
                                <w:color w:val="282828"/>
                                <w:spacing w:val="-14"/>
                                <w:w w:val="97"/>
                                <w:sz w:val="14"/>
                                <w:szCs w:val="14"/>
                              </w:rPr>
                              <w:t>c</w:t>
                            </w:r>
                            <w:r>
                              <w:rPr>
                                <w:rFonts w:ascii="Arial" w:eastAsia="Arial" w:hAnsi="Arial" w:cs="Arial"/>
                                <w:color w:val="5B5E59"/>
                                <w:w w:val="254"/>
                                <w:sz w:val="14"/>
                                <w:szCs w:val="14"/>
                              </w:rPr>
                              <w:t>i</w:t>
                            </w:r>
                            <w:r>
                              <w:rPr>
                                <w:rFonts w:ascii="Arial" w:eastAsia="Arial" w:hAnsi="Arial" w:cs="Arial"/>
                                <w:color w:val="5B5E59"/>
                                <w:spacing w:val="-25"/>
                                <w:sz w:val="14"/>
                                <w:szCs w:val="14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282828"/>
                                <w:spacing w:val="-4"/>
                                <w:sz w:val="14"/>
                                <w:szCs w:val="14"/>
                              </w:rPr>
                              <w:t>o</w:t>
                            </w:r>
                            <w:r>
                              <w:rPr>
                                <w:rFonts w:ascii="Arial" w:eastAsia="Arial" w:hAnsi="Arial" w:cs="Arial"/>
                                <w:color w:val="444442"/>
                                <w:sz w:val="14"/>
                                <w:szCs w:val="14"/>
                              </w:rPr>
                              <w:t>n</w:t>
                            </w:r>
                            <w:r>
                              <w:rPr>
                                <w:rFonts w:ascii="Arial" w:eastAsia="Arial" w:hAnsi="Arial" w:cs="Arial"/>
                                <w:color w:val="444442"/>
                                <w:spacing w:val="8"/>
                                <w:sz w:val="14"/>
                                <w:szCs w:val="14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282828"/>
                                <w:sz w:val="14"/>
                                <w:szCs w:val="14"/>
                              </w:rPr>
                              <w:t>de</w:t>
                            </w:r>
                            <w:r>
                              <w:rPr>
                                <w:rFonts w:ascii="Arial" w:eastAsia="Arial" w:hAnsi="Arial" w:cs="Arial"/>
                                <w:color w:val="282828"/>
                                <w:spacing w:val="-1"/>
                                <w:sz w:val="14"/>
                                <w:szCs w:val="14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282828"/>
                                <w:sz w:val="14"/>
                                <w:szCs w:val="14"/>
                              </w:rPr>
                              <w:t>p</w:t>
                            </w:r>
                            <w:r>
                              <w:rPr>
                                <w:rFonts w:ascii="Arial" w:eastAsia="Arial" w:hAnsi="Arial" w:cs="Arial"/>
                                <w:color w:val="282828"/>
                                <w:spacing w:val="-9"/>
                                <w:sz w:val="14"/>
                                <w:szCs w:val="14"/>
                              </w:rPr>
                              <w:t>r</w:t>
                            </w:r>
                            <w:r>
                              <w:rPr>
                                <w:rFonts w:ascii="Arial" w:eastAsia="Arial" w:hAnsi="Arial" w:cs="Arial"/>
                                <w:color w:val="444442"/>
                                <w:spacing w:val="-9"/>
                                <w:sz w:val="14"/>
                                <w:szCs w:val="14"/>
                              </w:rPr>
                              <w:t>u</w:t>
                            </w:r>
                            <w:r>
                              <w:rPr>
                                <w:rFonts w:ascii="Arial" w:eastAsia="Arial" w:hAnsi="Arial" w:cs="Arial"/>
                                <w:color w:val="282828"/>
                                <w:sz w:val="14"/>
                                <w:szCs w:val="14"/>
                              </w:rPr>
                              <w:t>ebas</w:t>
                            </w:r>
                            <w:r>
                              <w:rPr>
                                <w:rFonts w:ascii="Arial" w:eastAsia="Arial" w:hAnsi="Arial" w:cs="Arial"/>
                                <w:color w:val="282828"/>
                                <w:spacing w:val="34"/>
                                <w:sz w:val="14"/>
                                <w:szCs w:val="14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282828"/>
                                <w:sz w:val="14"/>
                                <w:szCs w:val="14"/>
                              </w:rPr>
                              <w:t>de</w:t>
                            </w:r>
                            <w:r>
                              <w:rPr>
                                <w:rFonts w:ascii="Arial" w:eastAsia="Arial" w:hAnsi="Arial" w:cs="Arial"/>
                                <w:color w:val="282828"/>
                                <w:spacing w:val="3"/>
                                <w:sz w:val="14"/>
                                <w:szCs w:val="14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282828"/>
                                <w:w w:val="97"/>
                                <w:sz w:val="14"/>
                                <w:szCs w:val="14"/>
                              </w:rPr>
                              <w:t>ac</w:t>
                            </w:r>
                            <w:r>
                              <w:rPr>
                                <w:rFonts w:ascii="Arial" w:eastAsia="Arial" w:hAnsi="Arial" w:cs="Arial"/>
                                <w:color w:val="282828"/>
                                <w:spacing w:val="-5"/>
                                <w:w w:val="97"/>
                                <w:sz w:val="14"/>
                                <w:szCs w:val="14"/>
                              </w:rPr>
                              <w:t>e</w:t>
                            </w:r>
                            <w:r>
                              <w:rPr>
                                <w:rFonts w:ascii="Arial" w:eastAsia="Arial" w:hAnsi="Arial" w:cs="Arial"/>
                                <w:color w:val="444442"/>
                                <w:w w:val="128"/>
                                <w:sz w:val="14"/>
                                <w:szCs w:val="14"/>
                              </w:rPr>
                              <w:t>p</w:t>
                            </w:r>
                            <w:r>
                              <w:rPr>
                                <w:rFonts w:ascii="Arial" w:eastAsia="Arial" w:hAnsi="Arial" w:cs="Arial"/>
                                <w:color w:val="444442"/>
                                <w:spacing w:val="-8"/>
                                <w:w w:val="127"/>
                                <w:sz w:val="14"/>
                                <w:szCs w:val="14"/>
                              </w:rPr>
                              <w:t>t</w:t>
                            </w:r>
                            <w:r>
                              <w:rPr>
                                <w:rFonts w:ascii="Arial" w:eastAsia="Arial" w:hAnsi="Arial" w:cs="Arial"/>
                                <w:color w:val="282828"/>
                                <w:w w:val="96"/>
                                <w:sz w:val="14"/>
                                <w:szCs w:val="14"/>
                              </w:rPr>
                              <w:t>a</w:t>
                            </w:r>
                            <w:r>
                              <w:rPr>
                                <w:rFonts w:ascii="Arial" w:eastAsia="Arial" w:hAnsi="Arial" w:cs="Arial"/>
                                <w:color w:val="282828"/>
                                <w:spacing w:val="-14"/>
                                <w:w w:val="96"/>
                                <w:sz w:val="14"/>
                                <w:szCs w:val="14"/>
                              </w:rPr>
                              <w:t>c</w:t>
                            </w:r>
                            <w:r>
                              <w:rPr>
                                <w:rFonts w:ascii="Arial" w:eastAsia="Arial" w:hAnsi="Arial" w:cs="Arial"/>
                                <w:color w:val="5B5E59"/>
                                <w:w w:val="254"/>
                                <w:sz w:val="14"/>
                                <w:szCs w:val="14"/>
                              </w:rPr>
                              <w:t>i</w:t>
                            </w:r>
                            <w:r>
                              <w:rPr>
                                <w:rFonts w:ascii="Arial" w:eastAsia="Arial" w:hAnsi="Arial" w:cs="Arial"/>
                                <w:color w:val="5B5E59"/>
                                <w:spacing w:val="-25"/>
                                <w:sz w:val="14"/>
                                <w:szCs w:val="14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282828"/>
                                <w:spacing w:val="-17"/>
                                <w:sz w:val="14"/>
                                <w:szCs w:val="14"/>
                              </w:rPr>
                              <w:t>o</w:t>
                            </w:r>
                            <w:r>
                              <w:rPr>
                                <w:rFonts w:ascii="Arial" w:eastAsia="Arial" w:hAnsi="Arial" w:cs="Arial"/>
                                <w:color w:val="444442"/>
                                <w:sz w:val="14"/>
                                <w:szCs w:val="14"/>
                              </w:rPr>
                              <w:t>n</w:t>
                            </w:r>
                            <w:r>
                              <w:rPr>
                                <w:rFonts w:ascii="Arial" w:eastAsia="Arial" w:hAnsi="Arial" w:cs="Arial"/>
                                <w:color w:val="444442"/>
                                <w:spacing w:val="17"/>
                                <w:sz w:val="14"/>
                                <w:szCs w:val="14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5B5E59"/>
                                <w:spacing w:val="-1"/>
                                <w:w w:val="126"/>
                                <w:sz w:val="14"/>
                                <w:szCs w:val="14"/>
                              </w:rPr>
                              <w:t>(</w:t>
                            </w:r>
                            <w:r>
                              <w:rPr>
                                <w:rFonts w:ascii="Arial" w:eastAsia="Arial" w:hAnsi="Arial" w:cs="Arial"/>
                                <w:color w:val="282828"/>
                                <w:w w:val="84"/>
                                <w:sz w:val="14"/>
                                <w:szCs w:val="14"/>
                              </w:rPr>
                              <w:t>TO</w:t>
                            </w:r>
                            <w:r>
                              <w:rPr>
                                <w:rFonts w:ascii="Arial" w:eastAsia="Arial" w:hAnsi="Arial" w:cs="Arial"/>
                                <w:color w:val="282828"/>
                                <w:spacing w:val="-3"/>
                                <w:w w:val="84"/>
                                <w:sz w:val="14"/>
                                <w:szCs w:val="14"/>
                              </w:rPr>
                              <w:t>O</w:t>
                            </w:r>
                            <w:r>
                              <w:rPr>
                                <w:rFonts w:ascii="Arial" w:eastAsia="Arial" w:hAnsi="Arial" w:cs="Arial"/>
                                <w:color w:val="444442"/>
                                <w:w w:val="126"/>
                                <w:sz w:val="14"/>
                                <w:szCs w:val="14"/>
                              </w:rPr>
                              <w:t>)</w:t>
                            </w:r>
                          </w:p>
                        </w:tc>
                        <w:tc>
                          <w:tcPr>
                            <w:tcW w:w="4800" w:type="dxa"/>
                            <w:tcBorders>
                              <w:top w:val="single" w:sz="4" w:space="0" w:color="000000"/>
                              <w:left w:val="single" w:sz="4" w:space="0" w:color="030303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14:paraId="7B869270" w14:textId="77777777" w:rsidR="005513D0" w:rsidRDefault="005513D0">
                            <w:pPr>
                              <w:tabs>
                                <w:tab w:val="left" w:pos="1220"/>
                              </w:tabs>
                              <w:spacing w:before="25" w:after="0" w:line="240" w:lineRule="auto"/>
                              <w:ind w:left="511" w:right="-20"/>
                              <w:rPr>
                                <w:rFonts w:ascii="Arial" w:eastAsia="Arial" w:hAnsi="Arial" w:cs="Arial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color w:val="282828"/>
                                <w:sz w:val="14"/>
                                <w:szCs w:val="14"/>
                              </w:rPr>
                              <w:t>2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color w:val="282828"/>
                                <w:spacing w:val="-22"/>
                                <w:sz w:val="14"/>
                                <w:szCs w:val="1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color w:val="282828"/>
                                <w:sz w:val="14"/>
                                <w:szCs w:val="14"/>
                              </w:rPr>
                              <w:tab/>
                            </w:r>
                            <w:r>
                              <w:rPr>
                                <w:rFonts w:ascii="Arial" w:eastAsia="Arial" w:hAnsi="Arial" w:cs="Arial"/>
                                <w:color w:val="010101"/>
                                <w:w w:val="108"/>
                                <w:sz w:val="14"/>
                                <w:szCs w:val="14"/>
                              </w:rPr>
                              <w:t>·</w:t>
                            </w:r>
                            <w:r>
                              <w:rPr>
                                <w:rFonts w:ascii="Arial" w:eastAsia="Arial" w:hAnsi="Arial" w:cs="Arial"/>
                                <w:color w:val="010101"/>
                                <w:spacing w:val="-20"/>
                                <w:w w:val="107"/>
                                <w:sz w:val="14"/>
                                <w:szCs w:val="14"/>
                              </w:rPr>
                              <w:t>E</w:t>
                            </w:r>
                            <w:r>
                              <w:rPr>
                                <w:rFonts w:ascii="Arial" w:eastAsia="Arial" w:hAnsi="Arial" w:cs="Arial"/>
                                <w:color w:val="444442"/>
                                <w:spacing w:val="-10"/>
                                <w:w w:val="121"/>
                                <w:sz w:val="14"/>
                                <w:szCs w:val="14"/>
                              </w:rPr>
                              <w:t>s</w:t>
                            </w:r>
                            <w:r>
                              <w:rPr>
                                <w:rFonts w:ascii="Arial" w:eastAsia="Arial" w:hAnsi="Arial" w:cs="Arial"/>
                                <w:color w:val="282828"/>
                                <w:w w:val="106"/>
                                <w:sz w:val="14"/>
                                <w:szCs w:val="14"/>
                              </w:rPr>
                              <w:t>tabilizacion</w:t>
                            </w:r>
                          </w:p>
                        </w:tc>
                        <w:tc>
                          <w:tcPr>
                            <w:tcW w:w="1080" w:type="dxa"/>
                            <w:gridSpan w:val="2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nil"/>
                            </w:tcBorders>
                          </w:tcPr>
                          <w:p w14:paraId="74ACD762" w14:textId="77777777" w:rsidR="005513D0" w:rsidRDefault="005513D0">
                            <w:pPr>
                              <w:spacing w:before="31" w:after="0" w:line="167" w:lineRule="exact"/>
                              <w:ind w:left="428" w:right="388"/>
                              <w:jc w:val="center"/>
                              <w:rPr>
                                <w:rFonts w:ascii="Courier New" w:eastAsia="Courier New" w:hAnsi="Courier New" w:cs="Courier New"/>
                                <w:sz w:val="15"/>
                                <w:szCs w:val="15"/>
                              </w:rPr>
                            </w:pPr>
                            <w:r>
                              <w:rPr>
                                <w:rFonts w:ascii="Courier New" w:eastAsia="Courier New" w:hAnsi="Courier New" w:cs="Courier New"/>
                                <w:color w:val="282828"/>
                                <w:w w:val="98"/>
                                <w:position w:val="1"/>
                                <w:sz w:val="15"/>
                                <w:szCs w:val="15"/>
                              </w:rPr>
                              <w:t>51</w:t>
                            </w:r>
                          </w:p>
                        </w:tc>
                      </w:tr>
                      <w:tr w:rsidR="005513D0" w14:paraId="0917780B" w14:textId="77777777">
                        <w:trPr>
                          <w:trHeight w:hRule="exact" w:val="209"/>
                        </w:trPr>
                        <w:tc>
                          <w:tcPr>
                            <w:tcW w:w="3715" w:type="dxa"/>
                            <w:tcBorders>
                              <w:top w:val="single" w:sz="4" w:space="0" w:color="000000"/>
                              <w:left w:val="single" w:sz="4" w:space="0" w:color="030303"/>
                              <w:bottom w:val="single" w:sz="4" w:space="0" w:color="000000"/>
                              <w:right w:val="single" w:sz="4" w:space="0" w:color="030303"/>
                            </w:tcBorders>
                          </w:tcPr>
                          <w:p w14:paraId="2DD82747" w14:textId="77777777" w:rsidR="005513D0" w:rsidRDefault="005513D0">
                            <w:pPr>
                              <w:spacing w:before="25" w:after="0" w:line="240" w:lineRule="auto"/>
                              <w:ind w:left="173" w:right="-20"/>
                              <w:rPr>
                                <w:rFonts w:ascii="Arial" w:eastAsia="Arial" w:hAnsi="Arial" w:cs="Arial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color w:val="181618"/>
                                <w:spacing w:val="-36"/>
                                <w:w w:val="298"/>
                                <w:sz w:val="14"/>
                                <w:szCs w:val="14"/>
                              </w:rPr>
                              <w:t>·</w:t>
                            </w:r>
                            <w:r>
                              <w:rPr>
                                <w:rFonts w:ascii="Arial" w:eastAsia="Arial" w:hAnsi="Arial" w:cs="Arial"/>
                                <w:color w:val="5B5E59"/>
                                <w:spacing w:val="4"/>
                                <w:w w:val="254"/>
                                <w:sz w:val="14"/>
                                <w:szCs w:val="14"/>
                              </w:rPr>
                              <w:t>l</w:t>
                            </w:r>
                            <w:r>
                              <w:rPr>
                                <w:rFonts w:ascii="Arial" w:eastAsia="Arial" w:hAnsi="Arial" w:cs="Arial"/>
                                <w:color w:val="444442"/>
                                <w:w w:val="110"/>
                                <w:sz w:val="14"/>
                                <w:szCs w:val="14"/>
                              </w:rPr>
                              <w:t>m</w:t>
                            </w:r>
                            <w:r>
                              <w:rPr>
                                <w:rFonts w:ascii="Arial" w:eastAsia="Arial" w:hAnsi="Arial" w:cs="Arial"/>
                                <w:color w:val="444442"/>
                                <w:spacing w:val="-12"/>
                                <w:w w:val="110"/>
                                <w:sz w:val="14"/>
                                <w:szCs w:val="14"/>
                              </w:rPr>
                              <w:t>p</w:t>
                            </w:r>
                            <w:r>
                              <w:rPr>
                                <w:rFonts w:ascii="Arial" w:eastAsia="Arial" w:hAnsi="Arial" w:cs="Arial"/>
                                <w:color w:val="5B5E59"/>
                                <w:w w:val="254"/>
                                <w:sz w:val="14"/>
                                <w:szCs w:val="14"/>
                              </w:rPr>
                              <w:t>l</w:t>
                            </w:r>
                            <w:r>
                              <w:rPr>
                                <w:rFonts w:ascii="Arial" w:eastAsia="Arial" w:hAnsi="Arial" w:cs="Arial"/>
                                <w:color w:val="5B5E59"/>
                                <w:spacing w:val="-27"/>
                                <w:sz w:val="14"/>
                                <w:szCs w:val="14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282828"/>
                                <w:spacing w:val="-5"/>
                                <w:w w:val="109"/>
                                <w:sz w:val="14"/>
                                <w:szCs w:val="14"/>
                              </w:rPr>
                              <w:t>e</w:t>
                            </w:r>
                            <w:r>
                              <w:rPr>
                                <w:rFonts w:ascii="Arial" w:eastAsia="Arial" w:hAnsi="Arial" w:cs="Arial"/>
                                <w:color w:val="444442"/>
                                <w:spacing w:val="-6"/>
                                <w:w w:val="116"/>
                                <w:sz w:val="14"/>
                                <w:szCs w:val="14"/>
                              </w:rPr>
                              <w:t>m</w:t>
                            </w:r>
                            <w:r>
                              <w:rPr>
                                <w:rFonts w:ascii="Arial" w:eastAsia="Arial" w:hAnsi="Arial" w:cs="Arial"/>
                                <w:color w:val="282828"/>
                                <w:spacing w:val="-5"/>
                                <w:w w:val="109"/>
                                <w:sz w:val="14"/>
                                <w:szCs w:val="14"/>
                              </w:rPr>
                              <w:t>e</w:t>
                            </w:r>
                            <w:r>
                              <w:rPr>
                                <w:rFonts w:ascii="Arial" w:eastAsia="Arial" w:hAnsi="Arial" w:cs="Arial"/>
                                <w:color w:val="444442"/>
                                <w:w w:val="128"/>
                                <w:sz w:val="14"/>
                                <w:szCs w:val="14"/>
                              </w:rPr>
                              <w:t>n</w:t>
                            </w:r>
                            <w:r>
                              <w:rPr>
                                <w:rFonts w:ascii="Arial" w:eastAsia="Arial" w:hAnsi="Arial" w:cs="Arial"/>
                                <w:color w:val="444442"/>
                                <w:spacing w:val="-8"/>
                                <w:w w:val="127"/>
                                <w:sz w:val="14"/>
                                <w:szCs w:val="14"/>
                              </w:rPr>
                              <w:t>t</w:t>
                            </w:r>
                            <w:r>
                              <w:rPr>
                                <w:rFonts w:ascii="Arial" w:eastAsia="Arial" w:hAnsi="Arial" w:cs="Arial"/>
                                <w:color w:val="282828"/>
                                <w:w w:val="96"/>
                                <w:sz w:val="14"/>
                                <w:szCs w:val="14"/>
                              </w:rPr>
                              <w:t>a</w:t>
                            </w:r>
                            <w:r>
                              <w:rPr>
                                <w:rFonts w:ascii="Arial" w:eastAsia="Arial" w:hAnsi="Arial" w:cs="Arial"/>
                                <w:color w:val="282828"/>
                                <w:spacing w:val="-14"/>
                                <w:w w:val="96"/>
                                <w:sz w:val="14"/>
                                <w:szCs w:val="14"/>
                              </w:rPr>
                              <w:t>c</w:t>
                            </w:r>
                            <w:r>
                              <w:rPr>
                                <w:rFonts w:ascii="Arial" w:eastAsia="Arial" w:hAnsi="Arial" w:cs="Arial"/>
                                <w:color w:val="5B5E59"/>
                                <w:w w:val="254"/>
                                <w:sz w:val="14"/>
                                <w:szCs w:val="14"/>
                              </w:rPr>
                              <w:t>i</w:t>
                            </w:r>
                            <w:r>
                              <w:rPr>
                                <w:rFonts w:ascii="Arial" w:eastAsia="Arial" w:hAnsi="Arial" w:cs="Arial"/>
                                <w:color w:val="5B5E59"/>
                                <w:spacing w:val="-25"/>
                                <w:sz w:val="14"/>
                                <w:szCs w:val="14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282828"/>
                                <w:spacing w:val="-17"/>
                                <w:sz w:val="14"/>
                                <w:szCs w:val="14"/>
                              </w:rPr>
                              <w:t>o</w:t>
                            </w:r>
                            <w:r>
                              <w:rPr>
                                <w:rFonts w:ascii="Arial" w:eastAsia="Arial" w:hAnsi="Arial" w:cs="Arial"/>
                                <w:color w:val="444442"/>
                                <w:sz w:val="14"/>
                                <w:szCs w:val="14"/>
                              </w:rPr>
                              <w:t>n</w:t>
                            </w:r>
                            <w:r>
                              <w:rPr>
                                <w:rFonts w:ascii="Arial" w:eastAsia="Arial" w:hAnsi="Arial" w:cs="Arial"/>
                                <w:color w:val="444442"/>
                                <w:spacing w:val="21"/>
                                <w:sz w:val="14"/>
                                <w:szCs w:val="14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282828"/>
                                <w:sz w:val="14"/>
                                <w:szCs w:val="14"/>
                              </w:rPr>
                              <w:t>de</w:t>
                            </w:r>
                            <w:r>
                              <w:rPr>
                                <w:rFonts w:ascii="Arial" w:eastAsia="Arial" w:hAnsi="Arial" w:cs="Arial"/>
                                <w:color w:val="282828"/>
                                <w:spacing w:val="-6"/>
                                <w:sz w:val="14"/>
                                <w:szCs w:val="14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5B5E59"/>
                                <w:w w:val="254"/>
                                <w:sz w:val="14"/>
                                <w:szCs w:val="14"/>
                              </w:rPr>
                              <w:t>l</w:t>
                            </w:r>
                            <w:r>
                              <w:rPr>
                                <w:rFonts w:ascii="Arial" w:eastAsia="Arial" w:hAnsi="Arial" w:cs="Arial"/>
                                <w:color w:val="5B5E59"/>
                                <w:spacing w:val="-27"/>
                                <w:sz w:val="14"/>
                                <w:szCs w:val="14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282828"/>
                                <w:spacing w:val="-20"/>
                                <w:w w:val="94"/>
                                <w:sz w:val="14"/>
                                <w:szCs w:val="14"/>
                              </w:rPr>
                              <w:t>a</w:t>
                            </w:r>
                            <w:r>
                              <w:rPr>
                                <w:rFonts w:ascii="Arial" w:eastAsia="Arial" w:hAnsi="Arial" w:cs="Arial"/>
                                <w:color w:val="5B5E59"/>
                                <w:spacing w:val="5"/>
                                <w:w w:val="254"/>
                                <w:sz w:val="14"/>
                                <w:szCs w:val="14"/>
                              </w:rPr>
                              <w:t>i</w:t>
                            </w:r>
                            <w:r>
                              <w:rPr>
                                <w:rFonts w:ascii="Arial" w:eastAsia="Arial" w:hAnsi="Arial" w:cs="Arial"/>
                                <w:color w:val="444442"/>
                                <w:w w:val="118"/>
                                <w:sz w:val="14"/>
                                <w:szCs w:val="14"/>
                              </w:rPr>
                              <w:t>n</w:t>
                            </w:r>
                            <w:r>
                              <w:rPr>
                                <w:rFonts w:ascii="Arial" w:eastAsia="Arial" w:hAnsi="Arial" w:cs="Arial"/>
                                <w:color w:val="444442"/>
                                <w:spacing w:val="3"/>
                                <w:w w:val="117"/>
                                <w:sz w:val="14"/>
                                <w:szCs w:val="14"/>
                              </w:rPr>
                              <w:t>t</w:t>
                            </w:r>
                            <w:r>
                              <w:rPr>
                                <w:rFonts w:ascii="Arial" w:eastAsia="Arial" w:hAnsi="Arial" w:cs="Arial"/>
                                <w:color w:val="282828"/>
                                <w:w w:val="102"/>
                                <w:sz w:val="14"/>
                                <w:szCs w:val="14"/>
                              </w:rPr>
                              <w:t>erfa</w:t>
                            </w:r>
                            <w:r>
                              <w:rPr>
                                <w:rFonts w:ascii="Arial" w:eastAsia="Arial" w:hAnsi="Arial" w:cs="Arial"/>
                                <w:color w:val="282828"/>
                                <w:w w:val="103"/>
                                <w:sz w:val="14"/>
                                <w:szCs w:val="14"/>
                              </w:rPr>
                              <w:t>z</w:t>
                            </w:r>
                            <w:r>
                              <w:rPr>
                                <w:rFonts w:ascii="Arial" w:eastAsia="Arial" w:hAnsi="Arial" w:cs="Arial"/>
                                <w:color w:val="282828"/>
                                <w:spacing w:val="-3"/>
                                <w:sz w:val="14"/>
                                <w:szCs w:val="14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282828"/>
                                <w:w w:val="104"/>
                                <w:sz w:val="14"/>
                                <w:szCs w:val="14"/>
                              </w:rPr>
                              <w:t>gra</w:t>
                            </w:r>
                            <w:r>
                              <w:rPr>
                                <w:rFonts w:ascii="Arial" w:eastAsia="Arial" w:hAnsi="Arial" w:cs="Arial"/>
                                <w:color w:val="282828"/>
                                <w:spacing w:val="-10"/>
                                <w:w w:val="103"/>
                                <w:sz w:val="14"/>
                                <w:szCs w:val="14"/>
                              </w:rPr>
                              <w:t>f</w:t>
                            </w:r>
                            <w:r>
                              <w:rPr>
                                <w:rFonts w:ascii="Arial" w:eastAsia="Arial" w:hAnsi="Arial" w:cs="Arial"/>
                                <w:color w:val="5B5E59"/>
                                <w:w w:val="254"/>
                                <w:sz w:val="14"/>
                                <w:szCs w:val="14"/>
                              </w:rPr>
                              <w:t>i</w:t>
                            </w:r>
                            <w:r>
                              <w:rPr>
                                <w:rFonts w:ascii="Arial" w:eastAsia="Arial" w:hAnsi="Arial" w:cs="Arial"/>
                                <w:color w:val="5B5E59"/>
                                <w:spacing w:val="-27"/>
                                <w:sz w:val="14"/>
                                <w:szCs w:val="14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282828"/>
                                <w:sz w:val="14"/>
                                <w:szCs w:val="14"/>
                              </w:rPr>
                              <w:t>ca</w:t>
                            </w:r>
                          </w:p>
                        </w:tc>
                        <w:tc>
                          <w:tcPr>
                            <w:tcW w:w="4800" w:type="dxa"/>
                            <w:tcBorders>
                              <w:top w:val="single" w:sz="4" w:space="0" w:color="000000"/>
                              <w:left w:val="single" w:sz="4" w:space="0" w:color="030303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14:paraId="58678FFB" w14:textId="77777777" w:rsidR="005513D0" w:rsidRDefault="005513D0">
                            <w:pPr>
                              <w:tabs>
                                <w:tab w:val="left" w:pos="1340"/>
                              </w:tabs>
                              <w:spacing w:before="15" w:after="0" w:line="240" w:lineRule="auto"/>
                              <w:ind w:left="511" w:right="-20"/>
                              <w:rPr>
                                <w:rFonts w:ascii="Arial" w:eastAsia="Arial" w:hAnsi="Arial" w:cs="Arial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color w:val="282828"/>
                                <w:sz w:val="14"/>
                                <w:szCs w:val="14"/>
                              </w:rPr>
                              <w:t>2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color w:val="282828"/>
                                <w:spacing w:val="-22"/>
                                <w:sz w:val="14"/>
                                <w:szCs w:val="1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color w:val="282828"/>
                                <w:sz w:val="14"/>
                                <w:szCs w:val="14"/>
                              </w:rPr>
                              <w:tab/>
                            </w:r>
                            <w:r>
                              <w:rPr>
                                <w:rFonts w:ascii="Arial" w:eastAsia="Arial" w:hAnsi="Arial" w:cs="Arial"/>
                                <w:color w:val="444442"/>
                                <w:spacing w:val="-14"/>
                                <w:w w:val="137"/>
                                <w:position w:val="1"/>
                                <w:sz w:val="14"/>
                                <w:szCs w:val="14"/>
                              </w:rPr>
                              <w:t>-</w:t>
                            </w:r>
                            <w:r>
                              <w:rPr>
                                <w:rFonts w:ascii="Arial" w:eastAsia="Arial" w:hAnsi="Arial" w:cs="Arial"/>
                                <w:color w:val="5B5E59"/>
                                <w:spacing w:val="4"/>
                                <w:w w:val="254"/>
                                <w:position w:val="1"/>
                                <w:sz w:val="14"/>
                                <w:szCs w:val="14"/>
                              </w:rPr>
                              <w:t>l</w:t>
                            </w:r>
                            <w:r>
                              <w:rPr>
                                <w:rFonts w:ascii="Arial" w:eastAsia="Arial" w:hAnsi="Arial" w:cs="Arial"/>
                                <w:color w:val="444442"/>
                                <w:w w:val="128"/>
                                <w:position w:val="1"/>
                                <w:sz w:val="14"/>
                                <w:szCs w:val="14"/>
                              </w:rPr>
                              <w:t>n</w:t>
                            </w:r>
                            <w:r>
                              <w:rPr>
                                <w:rFonts w:ascii="Arial" w:eastAsia="Arial" w:hAnsi="Arial" w:cs="Arial"/>
                                <w:color w:val="444442"/>
                                <w:spacing w:val="-8"/>
                                <w:w w:val="127"/>
                                <w:position w:val="1"/>
                                <w:sz w:val="14"/>
                                <w:szCs w:val="14"/>
                              </w:rPr>
                              <w:t>t</w:t>
                            </w:r>
                            <w:r>
                              <w:rPr>
                                <w:rFonts w:ascii="Arial" w:eastAsia="Arial" w:hAnsi="Arial" w:cs="Arial"/>
                                <w:color w:val="282828"/>
                                <w:position w:val="1"/>
                                <w:sz w:val="14"/>
                                <w:szCs w:val="14"/>
                              </w:rPr>
                              <w:t>egra</w:t>
                            </w:r>
                            <w:r>
                              <w:rPr>
                                <w:rFonts w:ascii="Arial" w:eastAsia="Arial" w:hAnsi="Arial" w:cs="Arial"/>
                                <w:color w:val="282828"/>
                                <w:spacing w:val="-14"/>
                                <w:position w:val="1"/>
                                <w:sz w:val="14"/>
                                <w:szCs w:val="14"/>
                              </w:rPr>
                              <w:t>c</w:t>
                            </w:r>
                            <w:r>
                              <w:rPr>
                                <w:rFonts w:ascii="Arial" w:eastAsia="Arial" w:hAnsi="Arial" w:cs="Arial"/>
                                <w:color w:val="5B5E59"/>
                                <w:w w:val="254"/>
                                <w:position w:val="1"/>
                                <w:sz w:val="14"/>
                                <w:szCs w:val="14"/>
                              </w:rPr>
                              <w:t>i</w:t>
                            </w:r>
                            <w:r>
                              <w:rPr>
                                <w:rFonts w:ascii="Arial" w:eastAsia="Arial" w:hAnsi="Arial" w:cs="Arial"/>
                                <w:color w:val="5B5E59"/>
                                <w:spacing w:val="-25"/>
                                <w:position w:val="1"/>
                                <w:sz w:val="14"/>
                                <w:szCs w:val="14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282828"/>
                                <w:spacing w:val="-17"/>
                                <w:position w:val="1"/>
                                <w:sz w:val="14"/>
                                <w:szCs w:val="14"/>
                              </w:rPr>
                              <w:t>o</w:t>
                            </w:r>
                            <w:r>
                              <w:rPr>
                                <w:rFonts w:ascii="Arial" w:eastAsia="Arial" w:hAnsi="Arial" w:cs="Arial"/>
                                <w:color w:val="444442"/>
                                <w:position w:val="1"/>
                                <w:sz w:val="14"/>
                                <w:szCs w:val="14"/>
                              </w:rPr>
                              <w:t>n</w:t>
                            </w:r>
                            <w:r>
                              <w:rPr>
                                <w:rFonts w:ascii="Arial" w:eastAsia="Arial" w:hAnsi="Arial" w:cs="Arial"/>
                                <w:color w:val="444442"/>
                                <w:spacing w:val="21"/>
                                <w:position w:val="1"/>
                                <w:sz w:val="14"/>
                                <w:szCs w:val="14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282828"/>
                                <w:position w:val="1"/>
                                <w:sz w:val="14"/>
                                <w:szCs w:val="14"/>
                              </w:rPr>
                              <w:t>de</w:t>
                            </w:r>
                            <w:r>
                              <w:rPr>
                                <w:rFonts w:ascii="Arial" w:eastAsia="Arial" w:hAnsi="Arial" w:cs="Arial"/>
                                <w:color w:val="282828"/>
                                <w:spacing w:val="-1"/>
                                <w:position w:val="1"/>
                                <w:sz w:val="14"/>
                                <w:szCs w:val="14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444442"/>
                                <w:spacing w:val="-5"/>
                                <w:w w:val="116"/>
                                <w:position w:val="1"/>
                                <w:sz w:val="14"/>
                                <w:szCs w:val="14"/>
                              </w:rPr>
                              <w:t>m</w:t>
                            </w:r>
                            <w:r>
                              <w:rPr>
                                <w:rFonts w:ascii="Arial" w:eastAsia="Arial" w:hAnsi="Arial" w:cs="Arial"/>
                                <w:color w:val="282828"/>
                                <w:w w:val="111"/>
                                <w:position w:val="1"/>
                                <w:sz w:val="14"/>
                                <w:szCs w:val="14"/>
                              </w:rPr>
                              <w:t>o</w:t>
                            </w:r>
                            <w:r>
                              <w:rPr>
                                <w:rFonts w:ascii="Arial" w:eastAsia="Arial" w:hAnsi="Arial" w:cs="Arial"/>
                                <w:color w:val="282828"/>
                                <w:spacing w:val="-11"/>
                                <w:w w:val="111"/>
                                <w:position w:val="1"/>
                                <w:sz w:val="14"/>
                                <w:szCs w:val="14"/>
                              </w:rPr>
                              <w:t>d</w:t>
                            </w:r>
                            <w:r>
                              <w:rPr>
                                <w:rFonts w:ascii="Arial" w:eastAsia="Arial" w:hAnsi="Arial" w:cs="Arial"/>
                                <w:color w:val="444442"/>
                                <w:spacing w:val="-19"/>
                                <w:w w:val="124"/>
                                <w:position w:val="1"/>
                                <w:sz w:val="14"/>
                                <w:szCs w:val="14"/>
                              </w:rPr>
                              <w:t>u</w:t>
                            </w:r>
                            <w:r>
                              <w:rPr>
                                <w:rFonts w:ascii="Arial" w:eastAsia="Arial" w:hAnsi="Arial" w:cs="Arial"/>
                                <w:color w:val="5B5E59"/>
                                <w:w w:val="254"/>
                                <w:position w:val="1"/>
                                <w:sz w:val="14"/>
                                <w:szCs w:val="14"/>
                              </w:rPr>
                              <w:t>l</w:t>
                            </w:r>
                            <w:r>
                              <w:rPr>
                                <w:rFonts w:ascii="Arial" w:eastAsia="Arial" w:hAnsi="Arial" w:cs="Arial"/>
                                <w:color w:val="5B5E59"/>
                                <w:spacing w:val="-27"/>
                                <w:position w:val="1"/>
                                <w:sz w:val="14"/>
                                <w:szCs w:val="14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282828"/>
                                <w:position w:val="1"/>
                                <w:sz w:val="14"/>
                                <w:szCs w:val="14"/>
                              </w:rPr>
                              <w:t>es</w:t>
                            </w:r>
                            <w:r>
                              <w:rPr>
                                <w:rFonts w:ascii="Arial" w:eastAsia="Arial" w:hAnsi="Arial" w:cs="Arial"/>
                                <w:color w:val="282828"/>
                                <w:spacing w:val="-9"/>
                                <w:position w:val="1"/>
                                <w:sz w:val="14"/>
                                <w:szCs w:val="14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282828"/>
                                <w:w w:val="108"/>
                                <w:position w:val="1"/>
                                <w:sz w:val="14"/>
                                <w:szCs w:val="14"/>
                              </w:rPr>
                              <w:t>d</w:t>
                            </w:r>
                            <w:r>
                              <w:rPr>
                                <w:rFonts w:ascii="Arial" w:eastAsia="Arial" w:hAnsi="Arial" w:cs="Arial"/>
                                <w:color w:val="282828"/>
                                <w:spacing w:val="-5"/>
                                <w:w w:val="108"/>
                                <w:position w:val="1"/>
                                <w:sz w:val="14"/>
                                <w:szCs w:val="14"/>
                              </w:rPr>
                              <w:t>e</w:t>
                            </w:r>
                            <w:r>
                              <w:rPr>
                                <w:rFonts w:ascii="Arial" w:eastAsia="Arial" w:hAnsi="Arial" w:cs="Arial"/>
                                <w:color w:val="5B5E59"/>
                                <w:spacing w:val="-1"/>
                                <w:w w:val="254"/>
                                <w:position w:val="1"/>
                                <w:sz w:val="14"/>
                                <w:szCs w:val="14"/>
                              </w:rPr>
                              <w:t>l</w:t>
                            </w:r>
                            <w:r>
                              <w:rPr>
                                <w:rFonts w:ascii="Arial" w:eastAsia="Arial" w:hAnsi="Arial" w:cs="Arial"/>
                                <w:color w:val="181618"/>
                                <w:spacing w:val="8"/>
                                <w:w w:val="86"/>
                                <w:position w:val="1"/>
                                <w:sz w:val="14"/>
                                <w:szCs w:val="14"/>
                              </w:rPr>
                              <w:t>s</w:t>
                            </w:r>
                            <w:r>
                              <w:rPr>
                                <w:rFonts w:ascii="Arial" w:eastAsia="Arial" w:hAnsi="Arial" w:cs="Arial"/>
                                <w:color w:val="5B5E59"/>
                                <w:spacing w:val="-16"/>
                                <w:w w:val="169"/>
                                <w:position w:val="1"/>
                                <w:sz w:val="14"/>
                                <w:szCs w:val="14"/>
                              </w:rPr>
                              <w:t>i</w:t>
                            </w:r>
                            <w:r>
                              <w:rPr>
                                <w:rFonts w:ascii="Arial" w:eastAsia="Arial" w:hAnsi="Arial" w:cs="Arial"/>
                                <w:color w:val="282828"/>
                                <w:spacing w:val="-19"/>
                                <w:w w:val="104"/>
                                <w:position w:val="1"/>
                                <w:sz w:val="14"/>
                                <w:szCs w:val="14"/>
                              </w:rPr>
                              <w:t>s</w:t>
                            </w:r>
                            <w:r>
                              <w:rPr>
                                <w:rFonts w:ascii="Arial" w:eastAsia="Arial" w:hAnsi="Arial" w:cs="Arial"/>
                                <w:color w:val="444442"/>
                                <w:spacing w:val="-9"/>
                                <w:w w:val="176"/>
                                <w:position w:val="1"/>
                                <w:sz w:val="14"/>
                                <w:szCs w:val="14"/>
                              </w:rPr>
                              <w:t>t</w:t>
                            </w:r>
                            <w:r>
                              <w:rPr>
                                <w:rFonts w:ascii="Arial" w:eastAsia="Arial" w:hAnsi="Arial" w:cs="Arial"/>
                                <w:color w:val="282828"/>
                                <w:spacing w:val="-5"/>
                                <w:w w:val="109"/>
                                <w:position w:val="1"/>
                                <w:sz w:val="14"/>
                                <w:szCs w:val="14"/>
                              </w:rPr>
                              <w:t>e</w:t>
                            </w:r>
                            <w:r>
                              <w:rPr>
                                <w:rFonts w:ascii="Arial" w:eastAsia="Arial" w:hAnsi="Arial" w:cs="Arial"/>
                                <w:color w:val="444442"/>
                                <w:spacing w:val="-6"/>
                                <w:w w:val="116"/>
                                <w:position w:val="1"/>
                                <w:sz w:val="14"/>
                                <w:szCs w:val="14"/>
                              </w:rPr>
                              <w:t>m</w:t>
                            </w:r>
                            <w:r>
                              <w:rPr>
                                <w:rFonts w:ascii="Arial" w:eastAsia="Arial" w:hAnsi="Arial" w:cs="Arial"/>
                                <w:color w:val="282828"/>
                                <w:w w:val="94"/>
                                <w:position w:val="1"/>
                                <w:sz w:val="14"/>
                                <w:szCs w:val="14"/>
                              </w:rPr>
                              <w:t>a</w:t>
                            </w:r>
                            <w:r>
                              <w:rPr>
                                <w:rFonts w:ascii="Arial" w:eastAsia="Arial" w:hAnsi="Arial" w:cs="Arial"/>
                                <w:color w:val="282828"/>
                                <w:spacing w:val="-8"/>
                                <w:position w:val="1"/>
                                <w:sz w:val="14"/>
                                <w:szCs w:val="14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282828"/>
                                <w:w w:val="104"/>
                                <w:position w:val="1"/>
                                <w:sz w:val="14"/>
                                <w:szCs w:val="14"/>
                              </w:rPr>
                              <w:t>core</w:t>
                            </w:r>
                          </w:p>
                        </w:tc>
                        <w:tc>
                          <w:tcPr>
                            <w:tcW w:w="1080" w:type="dxa"/>
                            <w:gridSpan w:val="2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nil"/>
                            </w:tcBorders>
                          </w:tcPr>
                          <w:p w14:paraId="180B6B13" w14:textId="77777777" w:rsidR="005513D0" w:rsidRDefault="005513D0">
                            <w:pPr>
                              <w:spacing w:before="26" w:after="0" w:line="240" w:lineRule="auto"/>
                              <w:ind w:left="470" w:right="439"/>
                              <w:jc w:val="center"/>
                              <w:rPr>
                                <w:rFonts w:ascii="Times New Roman" w:eastAsia="Times New Roman" w:hAnsi="Times New Roman" w:cs="Times New Roman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color w:val="282828"/>
                                <w:w w:val="119"/>
                                <w:sz w:val="14"/>
                                <w:szCs w:val="14"/>
                              </w:rPr>
                              <w:t>3</w:t>
                            </w:r>
                          </w:p>
                        </w:tc>
                      </w:tr>
                      <w:tr w:rsidR="005513D0" w14:paraId="0D752D41" w14:textId="77777777">
                        <w:trPr>
                          <w:trHeight w:hRule="exact" w:val="209"/>
                        </w:trPr>
                        <w:tc>
                          <w:tcPr>
                            <w:tcW w:w="3715" w:type="dxa"/>
                            <w:tcBorders>
                              <w:top w:val="single" w:sz="4" w:space="0" w:color="000000"/>
                              <w:left w:val="single" w:sz="4" w:space="0" w:color="030303"/>
                              <w:bottom w:val="single" w:sz="4" w:space="0" w:color="000000"/>
                              <w:right w:val="single" w:sz="4" w:space="0" w:color="030303"/>
                            </w:tcBorders>
                          </w:tcPr>
                          <w:p w14:paraId="6465040D" w14:textId="77777777" w:rsidR="005513D0" w:rsidRDefault="005513D0">
                            <w:pPr>
                              <w:spacing w:before="25" w:after="0" w:line="240" w:lineRule="auto"/>
                              <w:ind w:left="173" w:right="-20"/>
                              <w:rPr>
                                <w:rFonts w:ascii="Arial" w:eastAsia="Arial" w:hAnsi="Arial" w:cs="Arial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color w:val="010101"/>
                                <w:spacing w:val="-36"/>
                                <w:w w:val="298"/>
                                <w:sz w:val="14"/>
                                <w:szCs w:val="14"/>
                              </w:rPr>
                              <w:t>·</w:t>
                            </w:r>
                            <w:r>
                              <w:rPr>
                                <w:rFonts w:ascii="Arial" w:eastAsia="Arial" w:hAnsi="Arial" w:cs="Arial"/>
                                <w:color w:val="5B5E59"/>
                                <w:spacing w:val="4"/>
                                <w:w w:val="254"/>
                                <w:sz w:val="14"/>
                                <w:szCs w:val="14"/>
                              </w:rPr>
                              <w:t>l</w:t>
                            </w:r>
                            <w:r>
                              <w:rPr>
                                <w:rFonts w:ascii="Arial" w:eastAsia="Arial" w:hAnsi="Arial" w:cs="Arial"/>
                                <w:color w:val="444442"/>
                                <w:spacing w:val="-10"/>
                                <w:w w:val="116"/>
                                <w:sz w:val="14"/>
                                <w:szCs w:val="14"/>
                              </w:rPr>
                              <w:t>m</w:t>
                            </w:r>
                            <w:r>
                              <w:rPr>
                                <w:rFonts w:ascii="Arial" w:eastAsia="Arial" w:hAnsi="Arial" w:cs="Arial"/>
                                <w:color w:val="282828"/>
                                <w:spacing w:val="-12"/>
                                <w:w w:val="116"/>
                                <w:sz w:val="14"/>
                                <w:szCs w:val="14"/>
                              </w:rPr>
                              <w:t>p</w:t>
                            </w:r>
                            <w:r>
                              <w:rPr>
                                <w:rFonts w:ascii="Arial" w:eastAsia="Arial" w:hAnsi="Arial" w:cs="Arial"/>
                                <w:color w:val="5B5E59"/>
                                <w:w w:val="254"/>
                                <w:sz w:val="14"/>
                                <w:szCs w:val="14"/>
                              </w:rPr>
                              <w:t>l</w:t>
                            </w:r>
                            <w:r>
                              <w:rPr>
                                <w:rFonts w:ascii="Arial" w:eastAsia="Arial" w:hAnsi="Arial" w:cs="Arial"/>
                                <w:color w:val="5B5E59"/>
                                <w:spacing w:val="-27"/>
                                <w:sz w:val="14"/>
                                <w:szCs w:val="14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282828"/>
                                <w:spacing w:val="-5"/>
                                <w:w w:val="109"/>
                                <w:sz w:val="14"/>
                                <w:szCs w:val="14"/>
                              </w:rPr>
                              <w:t>e</w:t>
                            </w:r>
                            <w:r>
                              <w:rPr>
                                <w:rFonts w:ascii="Arial" w:eastAsia="Arial" w:hAnsi="Arial" w:cs="Arial"/>
                                <w:color w:val="444442"/>
                                <w:spacing w:val="-6"/>
                                <w:w w:val="116"/>
                                <w:sz w:val="14"/>
                                <w:szCs w:val="14"/>
                              </w:rPr>
                              <w:t>m</w:t>
                            </w:r>
                            <w:r>
                              <w:rPr>
                                <w:rFonts w:ascii="Arial" w:eastAsia="Arial" w:hAnsi="Arial" w:cs="Arial"/>
                                <w:color w:val="282828"/>
                                <w:spacing w:val="-5"/>
                                <w:w w:val="109"/>
                                <w:sz w:val="14"/>
                                <w:szCs w:val="14"/>
                              </w:rPr>
                              <w:t>e</w:t>
                            </w:r>
                            <w:r>
                              <w:rPr>
                                <w:rFonts w:ascii="Arial" w:eastAsia="Arial" w:hAnsi="Arial" w:cs="Arial"/>
                                <w:color w:val="444442"/>
                                <w:w w:val="128"/>
                                <w:sz w:val="14"/>
                                <w:szCs w:val="14"/>
                              </w:rPr>
                              <w:t>n</w:t>
                            </w:r>
                            <w:r>
                              <w:rPr>
                                <w:rFonts w:ascii="Arial" w:eastAsia="Arial" w:hAnsi="Arial" w:cs="Arial"/>
                                <w:color w:val="444442"/>
                                <w:spacing w:val="-8"/>
                                <w:w w:val="127"/>
                                <w:sz w:val="14"/>
                                <w:szCs w:val="14"/>
                              </w:rPr>
                              <w:t>t</w:t>
                            </w:r>
                            <w:r>
                              <w:rPr>
                                <w:rFonts w:ascii="Arial" w:eastAsia="Arial" w:hAnsi="Arial" w:cs="Arial"/>
                                <w:color w:val="282828"/>
                                <w:w w:val="96"/>
                                <w:sz w:val="14"/>
                                <w:szCs w:val="14"/>
                              </w:rPr>
                              <w:t>a</w:t>
                            </w:r>
                            <w:r>
                              <w:rPr>
                                <w:rFonts w:ascii="Arial" w:eastAsia="Arial" w:hAnsi="Arial" w:cs="Arial"/>
                                <w:color w:val="282828"/>
                                <w:spacing w:val="-14"/>
                                <w:w w:val="96"/>
                                <w:sz w:val="14"/>
                                <w:szCs w:val="14"/>
                              </w:rPr>
                              <w:t>c</w:t>
                            </w:r>
                            <w:r>
                              <w:rPr>
                                <w:rFonts w:ascii="Arial" w:eastAsia="Arial" w:hAnsi="Arial" w:cs="Arial"/>
                                <w:color w:val="5B5E59"/>
                                <w:w w:val="254"/>
                                <w:sz w:val="14"/>
                                <w:szCs w:val="14"/>
                              </w:rPr>
                              <w:t>i</w:t>
                            </w:r>
                            <w:r>
                              <w:rPr>
                                <w:rFonts w:ascii="Arial" w:eastAsia="Arial" w:hAnsi="Arial" w:cs="Arial"/>
                                <w:color w:val="5B5E59"/>
                                <w:spacing w:val="-25"/>
                                <w:sz w:val="14"/>
                                <w:szCs w:val="14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282828"/>
                                <w:spacing w:val="-4"/>
                                <w:sz w:val="14"/>
                                <w:szCs w:val="14"/>
                              </w:rPr>
                              <w:t>o</w:t>
                            </w:r>
                            <w:r>
                              <w:rPr>
                                <w:rFonts w:ascii="Arial" w:eastAsia="Arial" w:hAnsi="Arial" w:cs="Arial"/>
                                <w:color w:val="444442"/>
                                <w:sz w:val="14"/>
                                <w:szCs w:val="14"/>
                              </w:rPr>
                              <w:t>n</w:t>
                            </w:r>
                            <w:r>
                              <w:rPr>
                                <w:rFonts w:ascii="Arial" w:eastAsia="Arial" w:hAnsi="Arial" w:cs="Arial"/>
                                <w:color w:val="444442"/>
                                <w:spacing w:val="8"/>
                                <w:sz w:val="14"/>
                                <w:szCs w:val="14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282828"/>
                                <w:sz w:val="14"/>
                                <w:szCs w:val="14"/>
                              </w:rPr>
                              <w:t>de</w:t>
                            </w:r>
                            <w:r>
                              <w:rPr>
                                <w:rFonts w:ascii="Arial" w:eastAsia="Arial" w:hAnsi="Arial" w:cs="Arial"/>
                                <w:color w:val="282828"/>
                                <w:spacing w:val="3"/>
                                <w:sz w:val="14"/>
                                <w:szCs w:val="14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282828"/>
                                <w:w w:val="102"/>
                                <w:sz w:val="14"/>
                                <w:szCs w:val="14"/>
                              </w:rPr>
                              <w:t>cons</w:t>
                            </w:r>
                            <w:r>
                              <w:rPr>
                                <w:rFonts w:ascii="Arial" w:eastAsia="Arial" w:hAnsi="Arial" w:cs="Arial"/>
                                <w:color w:val="282828"/>
                                <w:spacing w:val="-13"/>
                                <w:w w:val="102"/>
                                <w:sz w:val="14"/>
                                <w:szCs w:val="14"/>
                              </w:rPr>
                              <w:t>u</w:t>
                            </w:r>
                            <w:r>
                              <w:rPr>
                                <w:rFonts w:ascii="Arial" w:eastAsia="Arial" w:hAnsi="Arial" w:cs="Arial"/>
                                <w:color w:val="5B5E59"/>
                                <w:w w:val="254"/>
                                <w:sz w:val="14"/>
                                <w:szCs w:val="14"/>
                              </w:rPr>
                              <w:t>l</w:t>
                            </w:r>
                            <w:r>
                              <w:rPr>
                                <w:rFonts w:ascii="Arial" w:eastAsia="Arial" w:hAnsi="Arial" w:cs="Arial"/>
                                <w:color w:val="5B5E59"/>
                                <w:spacing w:val="-22"/>
                                <w:sz w:val="14"/>
                                <w:szCs w:val="14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444442"/>
                                <w:spacing w:val="-8"/>
                                <w:w w:val="146"/>
                                <w:sz w:val="14"/>
                                <w:szCs w:val="14"/>
                              </w:rPr>
                              <w:t>t</w:t>
                            </w:r>
                            <w:r>
                              <w:rPr>
                                <w:rFonts w:ascii="Arial" w:eastAsia="Arial" w:hAnsi="Arial" w:cs="Arial"/>
                                <w:color w:val="282828"/>
                                <w:w w:val="94"/>
                                <w:sz w:val="14"/>
                                <w:szCs w:val="14"/>
                              </w:rPr>
                              <w:t>a</w:t>
                            </w:r>
                            <w:r>
                              <w:rPr>
                                <w:rFonts w:ascii="Arial" w:eastAsia="Arial" w:hAnsi="Arial" w:cs="Arial"/>
                                <w:color w:val="282828"/>
                                <w:spacing w:val="-7"/>
                                <w:sz w:val="14"/>
                                <w:szCs w:val="14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282828"/>
                                <w:sz w:val="14"/>
                                <w:szCs w:val="14"/>
                              </w:rPr>
                              <w:t>de</w:t>
                            </w:r>
                            <w:r>
                              <w:rPr>
                                <w:rFonts w:ascii="Arial" w:eastAsia="Arial" w:hAnsi="Arial" w:cs="Arial"/>
                                <w:color w:val="282828"/>
                                <w:spacing w:val="3"/>
                                <w:sz w:val="14"/>
                                <w:szCs w:val="14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282828"/>
                                <w:w w:val="99"/>
                                <w:sz w:val="14"/>
                                <w:szCs w:val="14"/>
                              </w:rPr>
                              <w:t>a</w:t>
                            </w:r>
                            <w:r>
                              <w:rPr>
                                <w:rFonts w:ascii="Arial" w:eastAsia="Arial" w:hAnsi="Arial" w:cs="Arial"/>
                                <w:color w:val="282828"/>
                                <w:spacing w:val="-45"/>
                                <w:w w:val="99"/>
                                <w:sz w:val="14"/>
                                <w:szCs w:val="14"/>
                              </w:rPr>
                              <w:t>s</w:t>
                            </w:r>
                            <w:r>
                              <w:rPr>
                                <w:rFonts w:ascii="Arial" w:eastAsia="Arial" w:hAnsi="Arial" w:cs="Arial"/>
                                <w:color w:val="5B5E59"/>
                                <w:spacing w:val="-7"/>
                                <w:w w:val="254"/>
                                <w:sz w:val="14"/>
                                <w:szCs w:val="14"/>
                              </w:rPr>
                              <w:t>i</w:t>
                            </w:r>
                            <w:r>
                              <w:rPr>
                                <w:rFonts w:ascii="Arial" w:eastAsia="Arial" w:hAnsi="Arial" w:cs="Arial"/>
                                <w:color w:val="282828"/>
                                <w:spacing w:val="-16"/>
                                <w:w w:val="130"/>
                                <w:sz w:val="14"/>
                                <w:szCs w:val="14"/>
                              </w:rPr>
                              <w:t>g</w:t>
                            </w:r>
                            <w:r>
                              <w:rPr>
                                <w:rFonts w:ascii="Arial" w:eastAsia="Arial" w:hAnsi="Arial" w:cs="Arial"/>
                                <w:color w:val="444442"/>
                                <w:spacing w:val="-9"/>
                                <w:w w:val="124"/>
                                <w:sz w:val="14"/>
                                <w:szCs w:val="14"/>
                              </w:rPr>
                              <w:t>n</w:t>
                            </w:r>
                            <w:r>
                              <w:rPr>
                                <w:rFonts w:ascii="Arial" w:eastAsia="Arial" w:hAnsi="Arial" w:cs="Arial"/>
                                <w:color w:val="282828"/>
                                <w:spacing w:val="3"/>
                                <w:w w:val="94"/>
                                <w:sz w:val="14"/>
                                <w:szCs w:val="14"/>
                              </w:rPr>
                              <w:t>a</w:t>
                            </w:r>
                            <w:r>
                              <w:rPr>
                                <w:rFonts w:ascii="Arial" w:eastAsia="Arial" w:hAnsi="Arial" w:cs="Arial"/>
                                <w:color w:val="444442"/>
                                <w:w w:val="119"/>
                                <w:sz w:val="14"/>
                                <w:szCs w:val="14"/>
                              </w:rPr>
                              <w:t>t</w:t>
                            </w:r>
                            <w:r>
                              <w:rPr>
                                <w:rFonts w:ascii="Arial" w:eastAsia="Arial" w:hAnsi="Arial" w:cs="Arial"/>
                                <w:color w:val="444442"/>
                                <w:spacing w:val="-13"/>
                                <w:w w:val="120"/>
                                <w:sz w:val="14"/>
                                <w:szCs w:val="14"/>
                              </w:rPr>
                              <w:t>u</w:t>
                            </w:r>
                            <w:r>
                              <w:rPr>
                                <w:rFonts w:ascii="Arial" w:eastAsia="Arial" w:hAnsi="Arial" w:cs="Arial"/>
                                <w:color w:val="282828"/>
                                <w:w w:val="99"/>
                                <w:sz w:val="14"/>
                                <w:szCs w:val="14"/>
                              </w:rPr>
                              <w:t>ras</w:t>
                            </w:r>
                          </w:p>
                        </w:tc>
                        <w:tc>
                          <w:tcPr>
                            <w:tcW w:w="4800" w:type="dxa"/>
                            <w:tcBorders>
                              <w:top w:val="single" w:sz="4" w:space="0" w:color="000000"/>
                              <w:left w:val="single" w:sz="4" w:space="0" w:color="030303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14:paraId="1259608F" w14:textId="77777777" w:rsidR="005513D0" w:rsidRDefault="005513D0">
                            <w:pPr>
                              <w:tabs>
                                <w:tab w:val="left" w:pos="1240"/>
                              </w:tabs>
                              <w:spacing w:before="15" w:after="0" w:line="240" w:lineRule="auto"/>
                              <w:ind w:left="501" w:right="-20"/>
                              <w:rPr>
                                <w:rFonts w:ascii="Arial" w:eastAsia="Arial" w:hAnsi="Arial" w:cs="Arial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color w:val="282828"/>
                                <w:w w:val="135"/>
                                <w:sz w:val="14"/>
                                <w:szCs w:val="14"/>
                              </w:rPr>
                              <w:t>S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color w:val="282828"/>
                                <w:sz w:val="14"/>
                                <w:szCs w:val="14"/>
                              </w:rPr>
                              <w:tab/>
                            </w:r>
                            <w:r>
                              <w:rPr>
                                <w:rFonts w:ascii="Arial" w:eastAsia="Arial" w:hAnsi="Arial" w:cs="Arial"/>
                                <w:color w:val="010101"/>
                                <w:spacing w:val="-36"/>
                                <w:w w:val="298"/>
                                <w:position w:val="1"/>
                                <w:sz w:val="14"/>
                                <w:szCs w:val="14"/>
                              </w:rPr>
                              <w:t>·</w:t>
                            </w:r>
                            <w:r>
                              <w:rPr>
                                <w:rFonts w:ascii="Arial" w:eastAsia="Arial" w:hAnsi="Arial" w:cs="Arial"/>
                                <w:color w:val="5B5E59"/>
                                <w:spacing w:val="4"/>
                                <w:w w:val="254"/>
                                <w:position w:val="1"/>
                                <w:sz w:val="14"/>
                                <w:szCs w:val="14"/>
                              </w:rPr>
                              <w:t>l</w:t>
                            </w:r>
                            <w:r>
                              <w:rPr>
                                <w:rFonts w:ascii="Arial" w:eastAsia="Arial" w:hAnsi="Arial" w:cs="Arial"/>
                                <w:color w:val="444442"/>
                                <w:w w:val="128"/>
                                <w:position w:val="1"/>
                                <w:sz w:val="14"/>
                                <w:szCs w:val="14"/>
                              </w:rPr>
                              <w:t>n</w:t>
                            </w:r>
                            <w:r>
                              <w:rPr>
                                <w:rFonts w:ascii="Arial" w:eastAsia="Arial" w:hAnsi="Arial" w:cs="Arial"/>
                                <w:color w:val="444442"/>
                                <w:spacing w:val="-8"/>
                                <w:w w:val="127"/>
                                <w:position w:val="1"/>
                                <w:sz w:val="14"/>
                                <w:szCs w:val="14"/>
                              </w:rPr>
                              <w:t>t</w:t>
                            </w:r>
                            <w:r>
                              <w:rPr>
                                <w:rFonts w:ascii="Arial" w:eastAsia="Arial" w:hAnsi="Arial" w:cs="Arial"/>
                                <w:color w:val="282828"/>
                                <w:position w:val="1"/>
                                <w:sz w:val="14"/>
                                <w:szCs w:val="14"/>
                              </w:rPr>
                              <w:t>egra</w:t>
                            </w:r>
                            <w:r>
                              <w:rPr>
                                <w:rFonts w:ascii="Arial" w:eastAsia="Arial" w:hAnsi="Arial" w:cs="Arial"/>
                                <w:color w:val="282828"/>
                                <w:spacing w:val="-14"/>
                                <w:position w:val="1"/>
                                <w:sz w:val="14"/>
                                <w:szCs w:val="14"/>
                              </w:rPr>
                              <w:t>c</w:t>
                            </w:r>
                            <w:r>
                              <w:rPr>
                                <w:rFonts w:ascii="Arial" w:eastAsia="Arial" w:hAnsi="Arial" w:cs="Arial"/>
                                <w:color w:val="5B5E59"/>
                                <w:w w:val="254"/>
                                <w:position w:val="1"/>
                                <w:sz w:val="14"/>
                                <w:szCs w:val="14"/>
                              </w:rPr>
                              <w:t>i</w:t>
                            </w:r>
                            <w:r>
                              <w:rPr>
                                <w:rFonts w:ascii="Arial" w:eastAsia="Arial" w:hAnsi="Arial" w:cs="Arial"/>
                                <w:color w:val="5B5E59"/>
                                <w:spacing w:val="-25"/>
                                <w:position w:val="1"/>
                                <w:sz w:val="14"/>
                                <w:szCs w:val="14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282828"/>
                                <w:spacing w:val="-4"/>
                                <w:position w:val="1"/>
                                <w:sz w:val="14"/>
                                <w:szCs w:val="14"/>
                              </w:rPr>
                              <w:t>o</w:t>
                            </w:r>
                            <w:r>
                              <w:rPr>
                                <w:rFonts w:ascii="Arial" w:eastAsia="Arial" w:hAnsi="Arial" w:cs="Arial"/>
                                <w:color w:val="444442"/>
                                <w:position w:val="1"/>
                                <w:sz w:val="14"/>
                                <w:szCs w:val="14"/>
                              </w:rPr>
                              <w:t>n</w:t>
                            </w:r>
                            <w:r>
                              <w:rPr>
                                <w:rFonts w:ascii="Arial" w:eastAsia="Arial" w:hAnsi="Arial" w:cs="Arial"/>
                                <w:color w:val="444442"/>
                                <w:spacing w:val="8"/>
                                <w:position w:val="1"/>
                                <w:sz w:val="14"/>
                                <w:szCs w:val="14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282828"/>
                                <w:w w:val="108"/>
                                <w:position w:val="1"/>
                                <w:sz w:val="14"/>
                                <w:szCs w:val="14"/>
                              </w:rPr>
                              <w:t>d</w:t>
                            </w:r>
                            <w:r>
                              <w:rPr>
                                <w:rFonts w:ascii="Arial" w:eastAsia="Arial" w:hAnsi="Arial" w:cs="Arial"/>
                                <w:color w:val="282828"/>
                                <w:spacing w:val="-5"/>
                                <w:w w:val="108"/>
                                <w:position w:val="1"/>
                                <w:sz w:val="14"/>
                                <w:szCs w:val="14"/>
                              </w:rPr>
                              <w:t>e</w:t>
                            </w:r>
                            <w:r>
                              <w:rPr>
                                <w:rFonts w:ascii="Arial" w:eastAsia="Arial" w:hAnsi="Arial" w:cs="Arial"/>
                                <w:color w:val="5B5E59"/>
                                <w:spacing w:val="-6"/>
                                <w:w w:val="254"/>
                                <w:position w:val="1"/>
                                <w:sz w:val="14"/>
                                <w:szCs w:val="14"/>
                              </w:rPr>
                              <w:t>l</w:t>
                            </w:r>
                            <w:r>
                              <w:rPr>
                                <w:rFonts w:ascii="Arial" w:eastAsia="Arial" w:hAnsi="Arial" w:cs="Arial"/>
                                <w:color w:val="444442"/>
                                <w:spacing w:val="-5"/>
                                <w:w w:val="116"/>
                                <w:position w:val="1"/>
                                <w:sz w:val="14"/>
                                <w:szCs w:val="14"/>
                              </w:rPr>
                              <w:t>m</w:t>
                            </w:r>
                            <w:r>
                              <w:rPr>
                                <w:rFonts w:ascii="Arial" w:eastAsia="Arial" w:hAnsi="Arial" w:cs="Arial"/>
                                <w:color w:val="282828"/>
                                <w:w w:val="111"/>
                                <w:position w:val="1"/>
                                <w:sz w:val="14"/>
                                <w:szCs w:val="14"/>
                              </w:rPr>
                              <w:t>o</w:t>
                            </w:r>
                            <w:r>
                              <w:rPr>
                                <w:rFonts w:ascii="Arial" w:eastAsia="Arial" w:hAnsi="Arial" w:cs="Arial"/>
                                <w:color w:val="282828"/>
                                <w:spacing w:val="-11"/>
                                <w:w w:val="111"/>
                                <w:position w:val="1"/>
                                <w:sz w:val="14"/>
                                <w:szCs w:val="14"/>
                              </w:rPr>
                              <w:t>d</w:t>
                            </w:r>
                            <w:r>
                              <w:rPr>
                                <w:rFonts w:ascii="Arial" w:eastAsia="Arial" w:hAnsi="Arial" w:cs="Arial"/>
                                <w:color w:val="444442"/>
                                <w:spacing w:val="-3"/>
                                <w:w w:val="124"/>
                                <w:position w:val="1"/>
                                <w:sz w:val="14"/>
                                <w:szCs w:val="14"/>
                              </w:rPr>
                              <w:t>u</w:t>
                            </w:r>
                            <w:r>
                              <w:rPr>
                                <w:rFonts w:ascii="Arial" w:eastAsia="Arial" w:hAnsi="Arial" w:cs="Arial"/>
                                <w:color w:val="5B5E59"/>
                                <w:spacing w:val="-17"/>
                                <w:w w:val="169"/>
                                <w:position w:val="1"/>
                                <w:sz w:val="14"/>
                                <w:szCs w:val="14"/>
                              </w:rPr>
                              <w:t>l</w:t>
                            </w:r>
                            <w:r>
                              <w:rPr>
                                <w:rFonts w:ascii="Arial" w:eastAsia="Arial" w:hAnsi="Arial" w:cs="Arial"/>
                                <w:color w:val="282828"/>
                                <w:w w:val="123"/>
                                <w:position w:val="1"/>
                                <w:sz w:val="14"/>
                                <w:szCs w:val="14"/>
                              </w:rPr>
                              <w:t>o</w:t>
                            </w:r>
                            <w:r>
                              <w:rPr>
                                <w:rFonts w:ascii="Arial" w:eastAsia="Arial" w:hAnsi="Arial" w:cs="Arial"/>
                                <w:color w:val="282828"/>
                                <w:spacing w:val="-20"/>
                                <w:position w:val="1"/>
                                <w:sz w:val="14"/>
                                <w:szCs w:val="14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282828"/>
                                <w:position w:val="1"/>
                                <w:sz w:val="14"/>
                                <w:szCs w:val="14"/>
                              </w:rPr>
                              <w:t>de</w:t>
                            </w:r>
                            <w:r>
                              <w:rPr>
                                <w:rFonts w:ascii="Arial" w:eastAsia="Arial" w:hAnsi="Arial" w:cs="Arial"/>
                                <w:color w:val="282828"/>
                                <w:spacing w:val="-1"/>
                                <w:position w:val="1"/>
                                <w:sz w:val="14"/>
                                <w:szCs w:val="14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444442"/>
                                <w:spacing w:val="-9"/>
                                <w:w w:val="124"/>
                                <w:position w:val="1"/>
                                <w:sz w:val="14"/>
                                <w:szCs w:val="14"/>
                              </w:rPr>
                              <w:t>h</w:t>
                            </w:r>
                            <w:r>
                              <w:rPr>
                                <w:rFonts w:ascii="Arial" w:eastAsia="Arial" w:hAnsi="Arial" w:cs="Arial"/>
                                <w:color w:val="282828"/>
                                <w:w w:val="105"/>
                                <w:position w:val="1"/>
                                <w:sz w:val="14"/>
                                <w:szCs w:val="14"/>
                              </w:rPr>
                              <w:t>err</w:t>
                            </w:r>
                            <w:r>
                              <w:rPr>
                                <w:rFonts w:ascii="Arial" w:eastAsia="Arial" w:hAnsi="Arial" w:cs="Arial"/>
                                <w:color w:val="282828"/>
                                <w:spacing w:val="-4"/>
                                <w:w w:val="105"/>
                                <w:position w:val="1"/>
                                <w:sz w:val="14"/>
                                <w:szCs w:val="14"/>
                              </w:rPr>
                              <w:t>a</w:t>
                            </w:r>
                            <w:r>
                              <w:rPr>
                                <w:rFonts w:ascii="Arial" w:eastAsia="Arial" w:hAnsi="Arial" w:cs="Arial"/>
                                <w:color w:val="444442"/>
                                <w:spacing w:val="-15"/>
                                <w:w w:val="116"/>
                                <w:position w:val="1"/>
                                <w:sz w:val="14"/>
                                <w:szCs w:val="14"/>
                              </w:rPr>
                              <w:t>m</w:t>
                            </w:r>
                            <w:r>
                              <w:rPr>
                                <w:rFonts w:ascii="Arial" w:eastAsia="Arial" w:hAnsi="Arial" w:cs="Arial"/>
                                <w:color w:val="5B5E59"/>
                                <w:w w:val="254"/>
                                <w:position w:val="1"/>
                                <w:sz w:val="14"/>
                                <w:szCs w:val="14"/>
                              </w:rPr>
                              <w:t>i</w:t>
                            </w:r>
                            <w:r>
                              <w:rPr>
                                <w:rFonts w:ascii="Arial" w:eastAsia="Arial" w:hAnsi="Arial" w:cs="Arial"/>
                                <w:color w:val="5B5E59"/>
                                <w:spacing w:val="-26"/>
                                <w:position w:val="1"/>
                                <w:sz w:val="14"/>
                                <w:szCs w:val="14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181618"/>
                                <w:w w:val="111"/>
                                <w:position w:val="1"/>
                                <w:sz w:val="14"/>
                                <w:szCs w:val="14"/>
                              </w:rPr>
                              <w:t>e</w:t>
                            </w:r>
                            <w:r>
                              <w:rPr>
                                <w:rFonts w:ascii="Arial" w:eastAsia="Arial" w:hAnsi="Arial" w:cs="Arial"/>
                                <w:color w:val="181618"/>
                                <w:spacing w:val="-6"/>
                                <w:w w:val="111"/>
                                <w:position w:val="1"/>
                                <w:sz w:val="14"/>
                                <w:szCs w:val="14"/>
                              </w:rPr>
                              <w:t>n</w:t>
                            </w:r>
                            <w:r>
                              <w:rPr>
                                <w:rFonts w:ascii="Arial" w:eastAsia="Arial" w:hAnsi="Arial" w:cs="Arial"/>
                                <w:color w:val="444442"/>
                                <w:spacing w:val="-8"/>
                                <w:w w:val="146"/>
                                <w:position w:val="1"/>
                                <w:sz w:val="14"/>
                                <w:szCs w:val="14"/>
                              </w:rPr>
                              <w:t>t</w:t>
                            </w:r>
                            <w:r>
                              <w:rPr>
                                <w:rFonts w:ascii="Arial" w:eastAsia="Arial" w:hAnsi="Arial" w:cs="Arial"/>
                                <w:color w:val="282828"/>
                                <w:w w:val="91"/>
                                <w:position w:val="1"/>
                                <w:sz w:val="14"/>
                                <w:szCs w:val="14"/>
                              </w:rPr>
                              <w:t>as</w:t>
                            </w:r>
                            <w:r>
                              <w:rPr>
                                <w:rFonts w:ascii="Arial" w:eastAsia="Arial" w:hAnsi="Arial" w:cs="Arial"/>
                                <w:color w:val="282828"/>
                                <w:spacing w:val="-6"/>
                                <w:position w:val="1"/>
                                <w:sz w:val="14"/>
                                <w:szCs w:val="14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181618"/>
                                <w:spacing w:val="-4"/>
                                <w:w w:val="94"/>
                                <w:position w:val="1"/>
                                <w:sz w:val="14"/>
                                <w:szCs w:val="14"/>
                              </w:rPr>
                              <w:t>a</w:t>
                            </w:r>
                            <w:r>
                              <w:rPr>
                                <w:rFonts w:ascii="Arial" w:eastAsia="Arial" w:hAnsi="Arial" w:cs="Arial"/>
                                <w:color w:val="5B5E59"/>
                                <w:spacing w:val="-1"/>
                                <w:w w:val="254"/>
                                <w:position w:val="1"/>
                                <w:sz w:val="14"/>
                                <w:szCs w:val="14"/>
                              </w:rPr>
                              <w:t>l</w:t>
                            </w:r>
                            <w:r>
                              <w:rPr>
                                <w:rFonts w:ascii="Arial" w:eastAsia="Arial" w:hAnsi="Arial" w:cs="Arial"/>
                                <w:color w:val="282828"/>
                                <w:spacing w:val="-18"/>
                                <w:w w:val="104"/>
                                <w:position w:val="1"/>
                                <w:sz w:val="14"/>
                                <w:szCs w:val="14"/>
                              </w:rPr>
                              <w:t>s</w:t>
                            </w:r>
                            <w:r>
                              <w:rPr>
                                <w:rFonts w:ascii="Arial" w:eastAsia="Arial" w:hAnsi="Arial" w:cs="Arial"/>
                                <w:color w:val="5B5E59"/>
                                <w:w w:val="254"/>
                                <w:position w:val="1"/>
                                <w:sz w:val="14"/>
                                <w:szCs w:val="14"/>
                              </w:rPr>
                              <w:t>i</w:t>
                            </w:r>
                            <w:r>
                              <w:rPr>
                                <w:rFonts w:ascii="Arial" w:eastAsia="Arial" w:hAnsi="Arial" w:cs="Arial"/>
                                <w:color w:val="5B5E59"/>
                                <w:spacing w:val="-25"/>
                                <w:position w:val="1"/>
                                <w:sz w:val="14"/>
                                <w:szCs w:val="14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282828"/>
                                <w:spacing w:val="5"/>
                                <w:w w:val="86"/>
                                <w:position w:val="1"/>
                                <w:sz w:val="14"/>
                                <w:szCs w:val="14"/>
                              </w:rPr>
                              <w:t>s</w:t>
                            </w:r>
                            <w:r>
                              <w:rPr>
                                <w:rFonts w:ascii="Arial" w:eastAsia="Arial" w:hAnsi="Arial" w:cs="Arial"/>
                                <w:color w:val="444442"/>
                                <w:spacing w:val="3"/>
                                <w:w w:val="117"/>
                                <w:position w:val="1"/>
                                <w:sz w:val="14"/>
                                <w:szCs w:val="14"/>
                              </w:rPr>
                              <w:t>t</w:t>
                            </w:r>
                            <w:r>
                              <w:rPr>
                                <w:rFonts w:ascii="Arial" w:eastAsia="Arial" w:hAnsi="Arial" w:cs="Arial"/>
                                <w:color w:val="282828"/>
                                <w:w w:val="104"/>
                                <w:position w:val="1"/>
                                <w:sz w:val="14"/>
                                <w:szCs w:val="14"/>
                              </w:rPr>
                              <w:t>ema</w:t>
                            </w:r>
                          </w:p>
                        </w:tc>
                        <w:tc>
                          <w:tcPr>
                            <w:tcW w:w="1080" w:type="dxa"/>
                            <w:gridSpan w:val="2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nil"/>
                            </w:tcBorders>
                          </w:tcPr>
                          <w:p w14:paraId="09DA0EC4" w14:textId="77777777" w:rsidR="005513D0" w:rsidRDefault="005513D0">
                            <w:pPr>
                              <w:spacing w:before="26" w:after="0" w:line="240" w:lineRule="auto"/>
                              <w:ind w:left="470" w:right="439"/>
                              <w:jc w:val="center"/>
                              <w:rPr>
                                <w:rFonts w:ascii="Times New Roman" w:eastAsia="Times New Roman" w:hAnsi="Times New Roman" w:cs="Times New Roman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color w:val="282828"/>
                                <w:w w:val="119"/>
                                <w:sz w:val="14"/>
                                <w:szCs w:val="14"/>
                              </w:rPr>
                              <w:t>2</w:t>
                            </w:r>
                          </w:p>
                        </w:tc>
                      </w:tr>
                      <w:tr w:rsidR="005513D0" w14:paraId="116BD857" w14:textId="77777777">
                        <w:trPr>
                          <w:trHeight w:hRule="exact" w:val="209"/>
                        </w:trPr>
                        <w:tc>
                          <w:tcPr>
                            <w:tcW w:w="3715" w:type="dxa"/>
                            <w:tcBorders>
                              <w:top w:val="single" w:sz="4" w:space="0" w:color="000000"/>
                              <w:left w:val="single" w:sz="4" w:space="0" w:color="030303"/>
                              <w:bottom w:val="single" w:sz="4" w:space="0" w:color="000000"/>
                              <w:right w:val="single" w:sz="4" w:space="0" w:color="030303"/>
                            </w:tcBorders>
                          </w:tcPr>
                          <w:p w14:paraId="6355C4FE" w14:textId="77777777" w:rsidR="005513D0" w:rsidRDefault="005513D0">
                            <w:pPr>
                              <w:spacing w:before="25" w:after="0" w:line="240" w:lineRule="auto"/>
                              <w:ind w:left="168" w:right="-20"/>
                              <w:rPr>
                                <w:rFonts w:ascii="Arial" w:eastAsia="Arial" w:hAnsi="Arial" w:cs="Arial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color w:val="181618"/>
                                <w:spacing w:val="-24"/>
                                <w:w w:val="298"/>
                                <w:sz w:val="14"/>
                                <w:szCs w:val="14"/>
                              </w:rPr>
                              <w:t>·</w:t>
                            </w:r>
                            <w:r>
                              <w:rPr>
                                <w:rFonts w:ascii="Arial" w:eastAsia="Arial" w:hAnsi="Arial" w:cs="Arial"/>
                                <w:color w:val="444442"/>
                                <w:spacing w:val="-16"/>
                                <w:w w:val="108"/>
                                <w:sz w:val="14"/>
                                <w:szCs w:val="14"/>
                              </w:rPr>
                              <w:t>P</w:t>
                            </w:r>
                            <w:r>
                              <w:rPr>
                                <w:rFonts w:ascii="Arial" w:eastAsia="Arial" w:hAnsi="Arial" w:cs="Arial"/>
                                <w:color w:val="282828"/>
                                <w:spacing w:val="-9"/>
                                <w:w w:val="132"/>
                                <w:sz w:val="14"/>
                                <w:szCs w:val="14"/>
                              </w:rPr>
                              <w:t>r</w:t>
                            </w:r>
                            <w:r>
                              <w:rPr>
                                <w:rFonts w:ascii="Arial" w:eastAsia="Arial" w:hAnsi="Arial" w:cs="Arial"/>
                                <w:color w:val="444442"/>
                                <w:spacing w:val="-9"/>
                                <w:w w:val="124"/>
                                <w:sz w:val="14"/>
                                <w:szCs w:val="14"/>
                              </w:rPr>
                              <w:t>u</w:t>
                            </w:r>
                            <w:r>
                              <w:rPr>
                                <w:rFonts w:ascii="Arial" w:eastAsia="Arial" w:hAnsi="Arial" w:cs="Arial"/>
                                <w:color w:val="282828"/>
                                <w:spacing w:val="-5"/>
                                <w:w w:val="109"/>
                                <w:sz w:val="14"/>
                                <w:szCs w:val="14"/>
                              </w:rPr>
                              <w:t>e</w:t>
                            </w:r>
                            <w:r>
                              <w:rPr>
                                <w:rFonts w:ascii="Arial" w:eastAsia="Arial" w:hAnsi="Arial" w:cs="Arial"/>
                                <w:color w:val="444442"/>
                                <w:spacing w:val="-16"/>
                                <w:w w:val="133"/>
                                <w:sz w:val="14"/>
                                <w:szCs w:val="14"/>
                              </w:rPr>
                              <w:t>b</w:t>
                            </w:r>
                            <w:r>
                              <w:rPr>
                                <w:rFonts w:ascii="Arial" w:eastAsia="Arial" w:hAnsi="Arial" w:cs="Arial"/>
                                <w:color w:val="282828"/>
                                <w:w w:val="91"/>
                                <w:sz w:val="14"/>
                                <w:szCs w:val="14"/>
                              </w:rPr>
                              <w:t>as</w:t>
                            </w:r>
                            <w:r>
                              <w:rPr>
                                <w:rFonts w:ascii="Arial" w:eastAsia="Arial" w:hAnsi="Arial" w:cs="Arial"/>
                                <w:color w:val="282828"/>
                                <w:spacing w:val="-5"/>
                                <w:sz w:val="14"/>
                                <w:szCs w:val="14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282828"/>
                                <w:sz w:val="14"/>
                                <w:szCs w:val="14"/>
                              </w:rPr>
                              <w:t>de</w:t>
                            </w:r>
                            <w:r>
                              <w:rPr>
                                <w:rFonts w:ascii="Arial" w:eastAsia="Arial" w:hAnsi="Arial" w:cs="Arial"/>
                                <w:color w:val="282828"/>
                                <w:spacing w:val="3"/>
                                <w:sz w:val="14"/>
                                <w:szCs w:val="14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282828"/>
                                <w:w w:val="102"/>
                                <w:sz w:val="14"/>
                                <w:szCs w:val="14"/>
                              </w:rPr>
                              <w:t>cone</w:t>
                            </w:r>
                            <w:r>
                              <w:rPr>
                                <w:rFonts w:ascii="Arial" w:eastAsia="Arial" w:hAnsi="Arial" w:cs="Arial"/>
                                <w:color w:val="282828"/>
                                <w:spacing w:val="-4"/>
                                <w:w w:val="102"/>
                                <w:sz w:val="14"/>
                                <w:szCs w:val="14"/>
                              </w:rPr>
                              <w:t>x</w:t>
                            </w:r>
                            <w:r>
                              <w:rPr>
                                <w:rFonts w:ascii="Arial" w:eastAsia="Arial" w:hAnsi="Arial" w:cs="Arial"/>
                                <w:color w:val="5B5E59"/>
                                <w:w w:val="254"/>
                                <w:sz w:val="14"/>
                                <w:szCs w:val="14"/>
                              </w:rPr>
                              <w:t>i</w:t>
                            </w:r>
                            <w:r>
                              <w:rPr>
                                <w:rFonts w:ascii="Arial" w:eastAsia="Arial" w:hAnsi="Arial" w:cs="Arial"/>
                                <w:color w:val="5B5E59"/>
                                <w:spacing w:val="-25"/>
                                <w:sz w:val="14"/>
                                <w:szCs w:val="14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282828"/>
                                <w:spacing w:val="-17"/>
                                <w:sz w:val="14"/>
                                <w:szCs w:val="14"/>
                              </w:rPr>
                              <w:t>ó</w:t>
                            </w:r>
                            <w:r>
                              <w:rPr>
                                <w:rFonts w:ascii="Arial" w:eastAsia="Arial" w:hAnsi="Arial" w:cs="Arial"/>
                                <w:color w:val="444442"/>
                                <w:sz w:val="14"/>
                                <w:szCs w:val="14"/>
                              </w:rPr>
                              <w:t>n</w:t>
                            </w:r>
                            <w:r>
                              <w:rPr>
                                <w:rFonts w:ascii="Arial" w:eastAsia="Arial" w:hAnsi="Arial" w:cs="Arial"/>
                                <w:color w:val="444442"/>
                                <w:spacing w:val="21"/>
                                <w:sz w:val="14"/>
                                <w:szCs w:val="14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282828"/>
                                <w:spacing w:val="-4"/>
                                <w:w w:val="94"/>
                                <w:sz w:val="14"/>
                                <w:szCs w:val="14"/>
                              </w:rPr>
                              <w:t>a</w:t>
                            </w:r>
                            <w:r>
                              <w:rPr>
                                <w:rFonts w:ascii="Arial" w:eastAsia="Arial" w:hAnsi="Arial" w:cs="Arial"/>
                                <w:color w:val="5B5E59"/>
                                <w:spacing w:val="-1"/>
                                <w:w w:val="254"/>
                                <w:sz w:val="14"/>
                                <w:szCs w:val="14"/>
                              </w:rPr>
                              <w:t>l</w:t>
                            </w:r>
                            <w:r>
                              <w:rPr>
                                <w:rFonts w:ascii="Arial" w:eastAsia="Arial" w:hAnsi="Arial" w:cs="Arial"/>
                                <w:color w:val="282828"/>
                                <w:spacing w:val="-5"/>
                                <w:w w:val="104"/>
                                <w:sz w:val="14"/>
                                <w:szCs w:val="14"/>
                              </w:rPr>
                              <w:t>s</w:t>
                            </w:r>
                            <w:r>
                              <w:rPr>
                                <w:rFonts w:ascii="Arial" w:eastAsia="Arial" w:hAnsi="Arial" w:cs="Arial"/>
                                <w:color w:val="5B5E59"/>
                                <w:spacing w:val="-16"/>
                                <w:w w:val="169"/>
                                <w:sz w:val="14"/>
                                <w:szCs w:val="14"/>
                              </w:rPr>
                              <w:t>i</w:t>
                            </w:r>
                            <w:r>
                              <w:rPr>
                                <w:rFonts w:ascii="Arial" w:eastAsia="Arial" w:hAnsi="Arial" w:cs="Arial"/>
                                <w:color w:val="282828"/>
                                <w:spacing w:val="-8"/>
                                <w:w w:val="104"/>
                                <w:sz w:val="14"/>
                                <w:szCs w:val="14"/>
                              </w:rPr>
                              <w:t>s</w:t>
                            </w:r>
                            <w:r>
                              <w:rPr>
                                <w:rFonts w:ascii="Arial" w:eastAsia="Arial" w:hAnsi="Arial" w:cs="Arial"/>
                                <w:color w:val="444442"/>
                                <w:spacing w:val="3"/>
                                <w:w w:val="117"/>
                                <w:sz w:val="14"/>
                                <w:szCs w:val="14"/>
                              </w:rPr>
                              <w:t>t</w:t>
                            </w:r>
                            <w:r>
                              <w:rPr>
                                <w:rFonts w:ascii="Arial" w:eastAsia="Arial" w:hAnsi="Arial" w:cs="Arial"/>
                                <w:color w:val="282828"/>
                                <w:spacing w:val="-5"/>
                                <w:w w:val="109"/>
                                <w:sz w:val="14"/>
                                <w:szCs w:val="14"/>
                              </w:rPr>
                              <w:t>e</w:t>
                            </w:r>
                            <w:r>
                              <w:rPr>
                                <w:rFonts w:ascii="Arial" w:eastAsia="Arial" w:hAnsi="Arial" w:cs="Arial"/>
                                <w:color w:val="444442"/>
                                <w:spacing w:val="-6"/>
                                <w:w w:val="116"/>
                                <w:sz w:val="14"/>
                                <w:szCs w:val="14"/>
                              </w:rPr>
                              <w:t>m</w:t>
                            </w:r>
                            <w:r>
                              <w:rPr>
                                <w:rFonts w:ascii="Arial" w:eastAsia="Arial" w:hAnsi="Arial" w:cs="Arial"/>
                                <w:color w:val="282828"/>
                                <w:w w:val="94"/>
                                <w:sz w:val="14"/>
                                <w:szCs w:val="14"/>
                              </w:rPr>
                              <w:t>a</w:t>
                            </w:r>
                            <w:r>
                              <w:rPr>
                                <w:rFonts w:ascii="Arial" w:eastAsia="Arial" w:hAnsi="Arial" w:cs="Arial"/>
                                <w:color w:val="282828"/>
                                <w:spacing w:val="-7"/>
                                <w:sz w:val="14"/>
                                <w:szCs w:val="14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282828"/>
                                <w:sz w:val="14"/>
                                <w:szCs w:val="14"/>
                              </w:rPr>
                              <w:t>de</w:t>
                            </w:r>
                            <w:r>
                              <w:rPr>
                                <w:rFonts w:ascii="Arial" w:eastAsia="Arial" w:hAnsi="Arial" w:cs="Arial"/>
                                <w:color w:val="282828"/>
                                <w:spacing w:val="8"/>
                                <w:sz w:val="14"/>
                                <w:szCs w:val="14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444442"/>
                                <w:w w:val="102"/>
                                <w:sz w:val="14"/>
                                <w:szCs w:val="14"/>
                              </w:rPr>
                              <w:t>A</w:t>
                            </w:r>
                            <w:r>
                              <w:rPr>
                                <w:rFonts w:ascii="Arial" w:eastAsia="Arial" w:hAnsi="Arial" w:cs="Arial"/>
                                <w:color w:val="444442"/>
                                <w:spacing w:val="-11"/>
                                <w:w w:val="103"/>
                                <w:sz w:val="14"/>
                                <w:szCs w:val="14"/>
                              </w:rPr>
                              <w:t>y</w:t>
                            </w:r>
                            <w:r>
                              <w:rPr>
                                <w:rFonts w:ascii="Arial" w:eastAsia="Arial" w:hAnsi="Arial" w:cs="Arial"/>
                                <w:color w:val="282828"/>
                                <w:w w:val="114"/>
                                <w:sz w:val="14"/>
                                <w:szCs w:val="14"/>
                              </w:rPr>
                              <w:t>re</w:t>
                            </w:r>
                          </w:p>
                        </w:tc>
                        <w:tc>
                          <w:tcPr>
                            <w:tcW w:w="4800" w:type="dxa"/>
                            <w:tcBorders>
                              <w:top w:val="single" w:sz="4" w:space="0" w:color="000000"/>
                              <w:left w:val="single" w:sz="4" w:space="0" w:color="030303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14:paraId="6C732ED2" w14:textId="77777777" w:rsidR="005513D0" w:rsidRDefault="005513D0">
                            <w:pPr>
                              <w:tabs>
                                <w:tab w:val="left" w:pos="1340"/>
                              </w:tabs>
                              <w:spacing w:before="15" w:after="0" w:line="240" w:lineRule="auto"/>
                              <w:ind w:left="511" w:right="-20"/>
                              <w:rPr>
                                <w:rFonts w:ascii="Arial" w:eastAsia="Arial" w:hAnsi="Arial" w:cs="Arial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color w:val="444442"/>
                                <w:w w:val="199"/>
                                <w:sz w:val="14"/>
                                <w:szCs w:val="14"/>
                              </w:rPr>
                              <w:t>1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color w:val="444442"/>
                                <w:sz w:val="14"/>
                                <w:szCs w:val="14"/>
                              </w:rPr>
                              <w:tab/>
                            </w:r>
                            <w:r>
                              <w:rPr>
                                <w:rFonts w:ascii="Arial" w:eastAsia="Arial" w:hAnsi="Arial" w:cs="Arial"/>
                                <w:color w:val="444442"/>
                                <w:spacing w:val="-4"/>
                                <w:w w:val="137"/>
                                <w:position w:val="1"/>
                                <w:sz w:val="14"/>
                                <w:szCs w:val="14"/>
                              </w:rPr>
                              <w:t>-</w:t>
                            </w:r>
                            <w:r>
                              <w:rPr>
                                <w:rFonts w:ascii="Arial" w:eastAsia="Arial" w:hAnsi="Arial" w:cs="Arial"/>
                                <w:color w:val="282828"/>
                                <w:w w:val="97"/>
                                <w:position w:val="1"/>
                                <w:sz w:val="14"/>
                                <w:szCs w:val="14"/>
                              </w:rPr>
                              <w:t>Creac</w:t>
                            </w:r>
                            <w:r>
                              <w:rPr>
                                <w:rFonts w:ascii="Arial" w:eastAsia="Arial" w:hAnsi="Arial" w:cs="Arial"/>
                                <w:color w:val="5B5E59"/>
                                <w:spacing w:val="-17"/>
                                <w:w w:val="169"/>
                                <w:position w:val="1"/>
                                <w:sz w:val="14"/>
                                <w:szCs w:val="14"/>
                              </w:rPr>
                              <w:t>i</w:t>
                            </w:r>
                            <w:r>
                              <w:rPr>
                                <w:rFonts w:ascii="Arial" w:eastAsia="Arial" w:hAnsi="Arial" w:cs="Arial"/>
                                <w:color w:val="282828"/>
                                <w:spacing w:val="-17"/>
                                <w:w w:val="123"/>
                                <w:position w:val="1"/>
                                <w:sz w:val="14"/>
                                <w:szCs w:val="14"/>
                              </w:rPr>
                              <w:t>o</w:t>
                            </w:r>
                            <w:r>
                              <w:rPr>
                                <w:rFonts w:ascii="Arial" w:eastAsia="Arial" w:hAnsi="Arial" w:cs="Arial"/>
                                <w:color w:val="444442"/>
                                <w:w w:val="124"/>
                                <w:position w:val="1"/>
                                <w:sz w:val="14"/>
                                <w:szCs w:val="14"/>
                              </w:rPr>
                              <w:t>n</w:t>
                            </w:r>
                            <w:r>
                              <w:rPr>
                                <w:rFonts w:ascii="Arial" w:eastAsia="Arial" w:hAnsi="Arial" w:cs="Arial"/>
                                <w:color w:val="444442"/>
                                <w:spacing w:val="-16"/>
                                <w:position w:val="1"/>
                                <w:sz w:val="14"/>
                                <w:szCs w:val="14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282828"/>
                                <w:position w:val="1"/>
                                <w:sz w:val="14"/>
                                <w:szCs w:val="14"/>
                              </w:rPr>
                              <w:t>de</w:t>
                            </w:r>
                            <w:r>
                              <w:rPr>
                                <w:rFonts w:ascii="Arial" w:eastAsia="Arial" w:hAnsi="Arial" w:cs="Arial"/>
                                <w:color w:val="282828"/>
                                <w:spacing w:val="3"/>
                                <w:position w:val="1"/>
                                <w:sz w:val="14"/>
                                <w:szCs w:val="14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282828"/>
                                <w:w w:val="104"/>
                                <w:position w:val="1"/>
                                <w:sz w:val="14"/>
                                <w:szCs w:val="14"/>
                              </w:rPr>
                              <w:t>co</w:t>
                            </w:r>
                            <w:r>
                              <w:rPr>
                                <w:rFonts w:ascii="Arial" w:eastAsia="Arial" w:hAnsi="Arial" w:cs="Arial"/>
                                <w:color w:val="282828"/>
                                <w:spacing w:val="-6"/>
                                <w:w w:val="104"/>
                                <w:position w:val="1"/>
                                <w:sz w:val="14"/>
                                <w:szCs w:val="14"/>
                              </w:rPr>
                              <w:t>n</w:t>
                            </w:r>
                            <w:r>
                              <w:rPr>
                                <w:rFonts w:ascii="Arial" w:eastAsia="Arial" w:hAnsi="Arial" w:cs="Arial"/>
                                <w:color w:val="444442"/>
                                <w:spacing w:val="-8"/>
                                <w:w w:val="146"/>
                                <w:position w:val="1"/>
                                <w:sz w:val="14"/>
                                <w:szCs w:val="14"/>
                              </w:rPr>
                              <w:t>t</w:t>
                            </w:r>
                            <w:r>
                              <w:rPr>
                                <w:rFonts w:ascii="Arial" w:eastAsia="Arial" w:hAnsi="Arial" w:cs="Arial"/>
                                <w:color w:val="282828"/>
                                <w:spacing w:val="-5"/>
                                <w:w w:val="109"/>
                                <w:position w:val="1"/>
                                <w:sz w:val="14"/>
                                <w:szCs w:val="14"/>
                              </w:rPr>
                              <w:t>e</w:t>
                            </w:r>
                            <w:r>
                              <w:rPr>
                                <w:rFonts w:ascii="Arial" w:eastAsia="Arial" w:hAnsi="Arial" w:cs="Arial"/>
                                <w:color w:val="444442"/>
                                <w:spacing w:val="-17"/>
                                <w:w w:val="124"/>
                                <w:position w:val="1"/>
                                <w:sz w:val="14"/>
                                <w:szCs w:val="14"/>
                              </w:rPr>
                              <w:t>n</w:t>
                            </w:r>
                            <w:r>
                              <w:rPr>
                                <w:rFonts w:ascii="Arial" w:eastAsia="Arial" w:hAnsi="Arial" w:cs="Arial"/>
                                <w:color w:val="5B5E59"/>
                                <w:w w:val="254"/>
                                <w:position w:val="1"/>
                                <w:sz w:val="14"/>
                                <w:szCs w:val="14"/>
                              </w:rPr>
                              <w:t>i</w:t>
                            </w:r>
                            <w:r>
                              <w:rPr>
                                <w:rFonts w:ascii="Arial" w:eastAsia="Arial" w:hAnsi="Arial" w:cs="Arial"/>
                                <w:color w:val="5B5E59"/>
                                <w:spacing w:val="-25"/>
                                <w:position w:val="1"/>
                                <w:sz w:val="14"/>
                                <w:szCs w:val="14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282828"/>
                                <w:position w:val="1"/>
                                <w:sz w:val="14"/>
                                <w:szCs w:val="14"/>
                              </w:rPr>
                              <w:t>do</w:t>
                            </w:r>
                            <w:r>
                              <w:rPr>
                                <w:rFonts w:ascii="Arial" w:eastAsia="Arial" w:hAnsi="Arial" w:cs="Arial"/>
                                <w:color w:val="282828"/>
                                <w:spacing w:val="-2"/>
                                <w:position w:val="1"/>
                                <w:sz w:val="14"/>
                                <w:szCs w:val="14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444442"/>
                                <w:spacing w:val="-10"/>
                                <w:w w:val="116"/>
                                <w:position w:val="1"/>
                                <w:sz w:val="14"/>
                                <w:szCs w:val="14"/>
                              </w:rPr>
                              <w:t>m</w:t>
                            </w:r>
                            <w:r>
                              <w:rPr>
                                <w:rFonts w:ascii="Arial" w:eastAsia="Arial" w:hAnsi="Arial" w:cs="Arial"/>
                                <w:color w:val="282828"/>
                                <w:spacing w:val="-13"/>
                                <w:w w:val="124"/>
                                <w:position w:val="1"/>
                                <w:sz w:val="14"/>
                                <w:szCs w:val="14"/>
                              </w:rPr>
                              <w:t>u</w:t>
                            </w:r>
                            <w:r>
                              <w:rPr>
                                <w:rFonts w:ascii="Arial" w:eastAsia="Arial" w:hAnsi="Arial" w:cs="Arial"/>
                                <w:color w:val="5B5E59"/>
                                <w:w w:val="254"/>
                                <w:position w:val="1"/>
                                <w:sz w:val="14"/>
                                <w:szCs w:val="14"/>
                              </w:rPr>
                              <w:t>l</w:t>
                            </w:r>
                            <w:r>
                              <w:rPr>
                                <w:rFonts w:ascii="Arial" w:eastAsia="Arial" w:hAnsi="Arial" w:cs="Arial"/>
                                <w:color w:val="5B5E59"/>
                                <w:spacing w:val="-22"/>
                                <w:position w:val="1"/>
                                <w:sz w:val="14"/>
                                <w:szCs w:val="14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444442"/>
                                <w:spacing w:val="-15"/>
                                <w:w w:val="146"/>
                                <w:position w:val="1"/>
                                <w:sz w:val="14"/>
                                <w:szCs w:val="14"/>
                              </w:rPr>
                              <w:t>t</w:t>
                            </w:r>
                            <w:r>
                              <w:rPr>
                                <w:rFonts w:ascii="Arial" w:eastAsia="Arial" w:hAnsi="Arial" w:cs="Arial"/>
                                <w:color w:val="5B5E59"/>
                                <w:spacing w:val="5"/>
                                <w:w w:val="254"/>
                                <w:position w:val="1"/>
                                <w:sz w:val="14"/>
                                <w:szCs w:val="14"/>
                              </w:rPr>
                              <w:t>i</w:t>
                            </w:r>
                            <w:r>
                              <w:rPr>
                                <w:rFonts w:ascii="Arial" w:eastAsia="Arial" w:hAnsi="Arial" w:cs="Arial"/>
                                <w:color w:val="444442"/>
                                <w:spacing w:val="-6"/>
                                <w:w w:val="116"/>
                                <w:position w:val="1"/>
                                <w:sz w:val="14"/>
                                <w:szCs w:val="14"/>
                              </w:rPr>
                              <w:t>m</w:t>
                            </w:r>
                            <w:r>
                              <w:rPr>
                                <w:rFonts w:ascii="Arial" w:eastAsia="Arial" w:hAnsi="Arial" w:cs="Arial"/>
                                <w:color w:val="282828"/>
                                <w:w w:val="112"/>
                                <w:position w:val="1"/>
                                <w:sz w:val="14"/>
                                <w:szCs w:val="14"/>
                              </w:rPr>
                              <w:t>e</w:t>
                            </w:r>
                            <w:r>
                              <w:rPr>
                                <w:rFonts w:ascii="Arial" w:eastAsia="Arial" w:hAnsi="Arial" w:cs="Arial"/>
                                <w:color w:val="282828"/>
                                <w:spacing w:val="-16"/>
                                <w:w w:val="112"/>
                                <w:position w:val="1"/>
                                <w:sz w:val="14"/>
                                <w:szCs w:val="14"/>
                              </w:rPr>
                              <w:t>d</w:t>
                            </w:r>
                            <w:r>
                              <w:rPr>
                                <w:rFonts w:ascii="Arial" w:eastAsia="Arial" w:hAnsi="Arial" w:cs="Arial"/>
                                <w:color w:val="5B5E59"/>
                                <w:w w:val="254"/>
                                <w:position w:val="1"/>
                                <w:sz w:val="14"/>
                                <w:szCs w:val="14"/>
                              </w:rPr>
                              <w:t>i</w:t>
                            </w:r>
                            <w:r>
                              <w:rPr>
                                <w:rFonts w:ascii="Arial" w:eastAsia="Arial" w:hAnsi="Arial" w:cs="Arial"/>
                                <w:color w:val="5B5E59"/>
                                <w:spacing w:val="-26"/>
                                <w:position w:val="1"/>
                                <w:sz w:val="14"/>
                                <w:szCs w:val="14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282828"/>
                                <w:position w:val="1"/>
                                <w:sz w:val="14"/>
                                <w:szCs w:val="14"/>
                              </w:rPr>
                              <w:t>a</w:t>
                            </w:r>
                            <w:r>
                              <w:rPr>
                                <w:rFonts w:ascii="Arial" w:eastAsia="Arial" w:hAnsi="Arial" w:cs="Arial"/>
                                <w:color w:val="282828"/>
                                <w:spacing w:val="-13"/>
                                <w:position w:val="1"/>
                                <w:sz w:val="14"/>
                                <w:szCs w:val="14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282828"/>
                                <w:spacing w:val="-5"/>
                                <w:position w:val="1"/>
                                <w:sz w:val="14"/>
                                <w:szCs w:val="14"/>
                              </w:rPr>
                              <w:t>e</w:t>
                            </w:r>
                            <w:r>
                              <w:rPr>
                                <w:rFonts w:ascii="Arial" w:eastAsia="Arial" w:hAnsi="Arial" w:cs="Arial"/>
                                <w:color w:val="444442"/>
                                <w:position w:val="1"/>
                                <w:sz w:val="14"/>
                                <w:szCs w:val="14"/>
                              </w:rPr>
                              <w:t xml:space="preserve">n </w:t>
                            </w:r>
                            <w:r>
                              <w:rPr>
                                <w:rFonts w:ascii="Arial" w:eastAsia="Arial" w:hAnsi="Arial" w:cs="Arial"/>
                                <w:color w:val="282828"/>
                                <w:w w:val="105"/>
                                <w:position w:val="1"/>
                                <w:sz w:val="14"/>
                                <w:szCs w:val="14"/>
                              </w:rPr>
                              <w:t>gener</w:t>
                            </w:r>
                            <w:r>
                              <w:rPr>
                                <w:rFonts w:ascii="Arial" w:eastAsia="Arial" w:hAnsi="Arial" w:cs="Arial"/>
                                <w:color w:val="282828"/>
                                <w:spacing w:val="-4"/>
                                <w:w w:val="105"/>
                                <w:position w:val="1"/>
                                <w:sz w:val="14"/>
                                <w:szCs w:val="14"/>
                              </w:rPr>
                              <w:t>a</w:t>
                            </w:r>
                            <w:r>
                              <w:rPr>
                                <w:rFonts w:ascii="Arial" w:eastAsia="Arial" w:hAnsi="Arial" w:cs="Arial"/>
                                <w:color w:val="5B5E59"/>
                                <w:w w:val="254"/>
                                <w:position w:val="1"/>
                                <w:sz w:val="14"/>
                                <w:szCs w:val="14"/>
                              </w:rPr>
                              <w:t>l</w:t>
                            </w:r>
                          </w:p>
                        </w:tc>
                        <w:tc>
                          <w:tcPr>
                            <w:tcW w:w="1080" w:type="dxa"/>
                            <w:gridSpan w:val="2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nil"/>
                            </w:tcBorders>
                          </w:tcPr>
                          <w:p w14:paraId="19D8135F" w14:textId="77777777" w:rsidR="005513D0" w:rsidRDefault="005513D0">
                            <w:pPr>
                              <w:spacing w:before="26" w:after="0" w:line="240" w:lineRule="auto"/>
                              <w:ind w:left="459" w:right="441"/>
                              <w:jc w:val="center"/>
                              <w:rPr>
                                <w:rFonts w:ascii="Times New Roman" w:eastAsia="Times New Roman" w:hAnsi="Times New Roman" w:cs="Times New Roman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color w:val="282828"/>
                                <w:w w:val="118"/>
                                <w:sz w:val="14"/>
                                <w:szCs w:val="14"/>
                              </w:rPr>
                              <w:t>S</w:t>
                            </w:r>
                          </w:p>
                        </w:tc>
                      </w:tr>
                      <w:tr w:rsidR="005513D0" w14:paraId="4A50A2C3" w14:textId="77777777">
                        <w:trPr>
                          <w:trHeight w:hRule="exact" w:val="209"/>
                        </w:trPr>
                        <w:tc>
                          <w:tcPr>
                            <w:tcW w:w="3715" w:type="dxa"/>
                            <w:tcBorders>
                              <w:top w:val="single" w:sz="4" w:space="0" w:color="000000"/>
                              <w:left w:val="single" w:sz="4" w:space="0" w:color="030303"/>
                              <w:bottom w:val="single" w:sz="4" w:space="0" w:color="000000"/>
                              <w:right w:val="single" w:sz="4" w:space="0" w:color="030303"/>
                            </w:tcBorders>
                          </w:tcPr>
                          <w:p w14:paraId="71573740" w14:textId="77777777" w:rsidR="005513D0" w:rsidRDefault="005513D0">
                            <w:pPr>
                              <w:spacing w:before="25" w:after="0" w:line="240" w:lineRule="auto"/>
                              <w:ind w:left="168" w:right="-20"/>
                              <w:rPr>
                                <w:rFonts w:ascii="Arial" w:eastAsia="Arial" w:hAnsi="Arial" w:cs="Arial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color w:val="010101"/>
                                <w:spacing w:val="-24"/>
                                <w:w w:val="298"/>
                                <w:sz w:val="14"/>
                                <w:szCs w:val="14"/>
                              </w:rPr>
                              <w:t>·</w:t>
                            </w:r>
                            <w:r>
                              <w:rPr>
                                <w:rFonts w:ascii="Arial" w:eastAsia="Arial" w:hAnsi="Arial" w:cs="Arial"/>
                                <w:color w:val="444442"/>
                                <w:spacing w:val="-3"/>
                                <w:w w:val="94"/>
                                <w:sz w:val="14"/>
                                <w:szCs w:val="14"/>
                              </w:rPr>
                              <w:t>P</w:t>
                            </w:r>
                            <w:r>
                              <w:rPr>
                                <w:rFonts w:ascii="Arial" w:eastAsia="Arial" w:hAnsi="Arial" w:cs="Arial"/>
                                <w:color w:val="282828"/>
                                <w:spacing w:val="-9"/>
                                <w:w w:val="132"/>
                                <w:sz w:val="14"/>
                                <w:szCs w:val="14"/>
                              </w:rPr>
                              <w:t>r</w:t>
                            </w:r>
                            <w:r>
                              <w:rPr>
                                <w:rFonts w:ascii="Arial" w:eastAsia="Arial" w:hAnsi="Arial" w:cs="Arial"/>
                                <w:color w:val="444442"/>
                                <w:spacing w:val="-9"/>
                                <w:w w:val="124"/>
                                <w:sz w:val="14"/>
                                <w:szCs w:val="14"/>
                              </w:rPr>
                              <w:t>u</w:t>
                            </w:r>
                            <w:r>
                              <w:rPr>
                                <w:rFonts w:ascii="Arial" w:eastAsia="Arial" w:hAnsi="Arial" w:cs="Arial"/>
                                <w:color w:val="282828"/>
                                <w:w w:val="103"/>
                                <w:sz w:val="14"/>
                                <w:szCs w:val="14"/>
                              </w:rPr>
                              <w:t>ebas</w:t>
                            </w:r>
                            <w:r>
                              <w:rPr>
                                <w:rFonts w:ascii="Arial" w:eastAsia="Arial" w:hAnsi="Arial" w:cs="Arial"/>
                                <w:color w:val="282828"/>
                                <w:spacing w:val="-18"/>
                                <w:sz w:val="14"/>
                                <w:szCs w:val="14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282828"/>
                                <w:sz w:val="14"/>
                                <w:szCs w:val="14"/>
                              </w:rPr>
                              <w:t>de</w:t>
                            </w:r>
                            <w:r>
                              <w:rPr>
                                <w:rFonts w:ascii="Arial" w:eastAsia="Arial" w:hAnsi="Arial" w:cs="Arial"/>
                                <w:color w:val="282828"/>
                                <w:spacing w:val="3"/>
                                <w:sz w:val="14"/>
                                <w:szCs w:val="14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282828"/>
                                <w:w w:val="99"/>
                                <w:sz w:val="14"/>
                                <w:szCs w:val="14"/>
                              </w:rPr>
                              <w:t>c</w:t>
                            </w:r>
                            <w:r>
                              <w:rPr>
                                <w:rFonts w:ascii="Arial" w:eastAsia="Arial" w:hAnsi="Arial" w:cs="Arial"/>
                                <w:color w:val="282828"/>
                                <w:spacing w:val="-4"/>
                                <w:w w:val="99"/>
                                <w:sz w:val="14"/>
                                <w:szCs w:val="14"/>
                              </w:rPr>
                              <w:t>o</w:t>
                            </w:r>
                            <w:r>
                              <w:rPr>
                                <w:rFonts w:ascii="Arial" w:eastAsia="Arial" w:hAnsi="Arial" w:cs="Arial"/>
                                <w:color w:val="444442"/>
                                <w:spacing w:val="-8"/>
                                <w:w w:val="124"/>
                                <w:sz w:val="14"/>
                                <w:szCs w:val="14"/>
                              </w:rPr>
                              <w:t>n</w:t>
                            </w:r>
                            <w:r>
                              <w:rPr>
                                <w:rFonts w:ascii="Arial" w:eastAsia="Arial" w:hAnsi="Arial" w:cs="Arial"/>
                                <w:color w:val="181618"/>
                                <w:spacing w:val="-2"/>
                                <w:w w:val="86"/>
                                <w:sz w:val="14"/>
                                <w:szCs w:val="14"/>
                              </w:rPr>
                              <w:t>s</w:t>
                            </w:r>
                            <w:r>
                              <w:rPr>
                                <w:rFonts w:ascii="Arial" w:eastAsia="Arial" w:hAnsi="Arial" w:cs="Arial"/>
                                <w:color w:val="444442"/>
                                <w:spacing w:val="-13"/>
                                <w:w w:val="124"/>
                                <w:sz w:val="14"/>
                                <w:szCs w:val="14"/>
                              </w:rPr>
                              <w:t>u</w:t>
                            </w:r>
                            <w:r>
                              <w:rPr>
                                <w:rFonts w:ascii="Arial" w:eastAsia="Arial" w:hAnsi="Arial" w:cs="Arial"/>
                                <w:color w:val="5B5E59"/>
                                <w:w w:val="254"/>
                                <w:sz w:val="14"/>
                                <w:szCs w:val="14"/>
                              </w:rPr>
                              <w:t>l</w:t>
                            </w:r>
                            <w:r>
                              <w:rPr>
                                <w:rFonts w:ascii="Arial" w:eastAsia="Arial" w:hAnsi="Arial" w:cs="Arial"/>
                                <w:color w:val="5B5E59"/>
                                <w:spacing w:val="-22"/>
                                <w:sz w:val="14"/>
                                <w:szCs w:val="14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444442"/>
                                <w:spacing w:val="-8"/>
                                <w:w w:val="146"/>
                                <w:sz w:val="14"/>
                                <w:szCs w:val="14"/>
                              </w:rPr>
                              <w:t>t</w:t>
                            </w:r>
                            <w:r>
                              <w:rPr>
                                <w:rFonts w:ascii="Arial" w:eastAsia="Arial" w:hAnsi="Arial" w:cs="Arial"/>
                                <w:color w:val="282828"/>
                                <w:w w:val="94"/>
                                <w:sz w:val="14"/>
                                <w:szCs w:val="14"/>
                              </w:rPr>
                              <w:t>a</w:t>
                            </w:r>
                            <w:r>
                              <w:rPr>
                                <w:rFonts w:ascii="Arial" w:eastAsia="Arial" w:hAnsi="Arial" w:cs="Arial"/>
                                <w:color w:val="282828"/>
                                <w:spacing w:val="-7"/>
                                <w:sz w:val="14"/>
                                <w:szCs w:val="14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282828"/>
                                <w:sz w:val="14"/>
                                <w:szCs w:val="14"/>
                              </w:rPr>
                              <w:t>de</w:t>
                            </w:r>
                            <w:r>
                              <w:rPr>
                                <w:rFonts w:ascii="Arial" w:eastAsia="Arial" w:hAnsi="Arial" w:cs="Arial"/>
                                <w:color w:val="282828"/>
                                <w:spacing w:val="4"/>
                                <w:sz w:val="14"/>
                                <w:szCs w:val="14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282828"/>
                                <w:w w:val="101"/>
                                <w:sz w:val="14"/>
                                <w:szCs w:val="14"/>
                              </w:rPr>
                              <w:t>d</w:t>
                            </w:r>
                            <w:r>
                              <w:rPr>
                                <w:rFonts w:ascii="Arial" w:eastAsia="Arial" w:hAnsi="Arial" w:cs="Arial"/>
                                <w:color w:val="282828"/>
                                <w:spacing w:val="3"/>
                                <w:w w:val="101"/>
                                <w:sz w:val="14"/>
                                <w:szCs w:val="14"/>
                              </w:rPr>
                              <w:t>a</w:t>
                            </w:r>
                            <w:r>
                              <w:rPr>
                                <w:rFonts w:ascii="Arial" w:eastAsia="Arial" w:hAnsi="Arial" w:cs="Arial"/>
                                <w:color w:val="444442"/>
                                <w:spacing w:val="-7"/>
                                <w:w w:val="146"/>
                                <w:sz w:val="14"/>
                                <w:szCs w:val="14"/>
                              </w:rPr>
                              <w:t>t</w:t>
                            </w:r>
                            <w:r>
                              <w:rPr>
                                <w:rFonts w:ascii="Arial" w:eastAsia="Arial" w:hAnsi="Arial" w:cs="Arial"/>
                                <w:color w:val="282828"/>
                                <w:w w:val="98"/>
                                <w:sz w:val="14"/>
                                <w:szCs w:val="14"/>
                              </w:rPr>
                              <w:t>os</w:t>
                            </w:r>
                          </w:p>
                        </w:tc>
                        <w:tc>
                          <w:tcPr>
                            <w:tcW w:w="4800" w:type="dxa"/>
                            <w:tcBorders>
                              <w:top w:val="single" w:sz="4" w:space="0" w:color="000000"/>
                              <w:left w:val="single" w:sz="4" w:space="0" w:color="030303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14:paraId="39EF948D" w14:textId="77777777" w:rsidR="005513D0" w:rsidRDefault="005513D0">
                            <w:pPr>
                              <w:tabs>
                                <w:tab w:val="left" w:pos="1240"/>
                              </w:tabs>
                              <w:spacing w:before="25" w:after="0" w:line="240" w:lineRule="auto"/>
                              <w:ind w:left="511" w:right="-20"/>
                              <w:rPr>
                                <w:rFonts w:ascii="Arial" w:eastAsia="Arial" w:hAnsi="Arial" w:cs="Arial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color w:val="444442"/>
                                <w:w w:val="199"/>
                                <w:sz w:val="14"/>
                                <w:szCs w:val="14"/>
                              </w:rPr>
                              <w:t>1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color w:val="444442"/>
                                <w:sz w:val="14"/>
                                <w:szCs w:val="14"/>
                              </w:rPr>
                              <w:tab/>
                            </w:r>
                            <w:r>
                              <w:rPr>
                                <w:rFonts w:ascii="Arial" w:eastAsia="Arial" w:hAnsi="Arial" w:cs="Arial"/>
                                <w:color w:val="010101"/>
                                <w:spacing w:val="-23"/>
                                <w:w w:val="298"/>
                                <w:sz w:val="14"/>
                                <w:szCs w:val="14"/>
                              </w:rPr>
                              <w:t>·</w:t>
                            </w:r>
                            <w:r>
                              <w:rPr>
                                <w:rFonts w:ascii="Arial" w:eastAsia="Arial" w:hAnsi="Arial" w:cs="Arial"/>
                                <w:color w:val="282828"/>
                                <w:w w:val="115"/>
                                <w:sz w:val="14"/>
                                <w:szCs w:val="14"/>
                              </w:rPr>
                              <w:t>Modulo</w:t>
                            </w:r>
                            <w:r>
                              <w:rPr>
                                <w:rFonts w:ascii="Arial" w:eastAsia="Arial" w:hAnsi="Arial" w:cs="Arial"/>
                                <w:color w:val="282828"/>
                                <w:spacing w:val="-20"/>
                                <w:sz w:val="14"/>
                                <w:szCs w:val="14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282828"/>
                                <w:sz w:val="14"/>
                                <w:szCs w:val="14"/>
                              </w:rPr>
                              <w:t>de</w:t>
                            </w:r>
                            <w:r>
                              <w:rPr>
                                <w:rFonts w:ascii="Arial" w:eastAsia="Arial" w:hAnsi="Arial" w:cs="Arial"/>
                                <w:color w:val="282828"/>
                                <w:spacing w:val="-1"/>
                                <w:sz w:val="14"/>
                                <w:szCs w:val="14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282828"/>
                                <w:w w:val="113"/>
                                <w:sz w:val="14"/>
                                <w:szCs w:val="14"/>
                              </w:rPr>
                              <w:t>login</w:t>
                            </w:r>
                          </w:p>
                        </w:tc>
                        <w:tc>
                          <w:tcPr>
                            <w:tcW w:w="1080" w:type="dxa"/>
                            <w:gridSpan w:val="2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nil"/>
                            </w:tcBorders>
                          </w:tcPr>
                          <w:p w14:paraId="3722BA44" w14:textId="77777777" w:rsidR="005513D0" w:rsidRDefault="005513D0">
                            <w:pPr>
                              <w:spacing w:before="26" w:after="0" w:line="240" w:lineRule="auto"/>
                              <w:ind w:left="470" w:right="429"/>
                              <w:jc w:val="center"/>
                              <w:rPr>
                                <w:rFonts w:ascii="Times New Roman" w:eastAsia="Times New Roman" w:hAnsi="Times New Roman" w:cs="Times New Roman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color w:val="282828"/>
                                <w:w w:val="135"/>
                                <w:sz w:val="14"/>
                                <w:szCs w:val="14"/>
                              </w:rPr>
                              <w:t>5</w:t>
                            </w:r>
                          </w:p>
                        </w:tc>
                      </w:tr>
                      <w:tr w:rsidR="005513D0" w14:paraId="4025DCE1" w14:textId="77777777">
                        <w:trPr>
                          <w:trHeight w:hRule="exact" w:val="209"/>
                        </w:trPr>
                        <w:tc>
                          <w:tcPr>
                            <w:tcW w:w="3715" w:type="dxa"/>
                            <w:tcBorders>
                              <w:top w:val="single" w:sz="4" w:space="0" w:color="000000"/>
                              <w:left w:val="single" w:sz="4" w:space="0" w:color="030303"/>
                              <w:bottom w:val="single" w:sz="4" w:space="0" w:color="000000"/>
                              <w:right w:val="single" w:sz="4" w:space="0" w:color="030303"/>
                            </w:tcBorders>
                          </w:tcPr>
                          <w:p w14:paraId="1280E770" w14:textId="77777777" w:rsidR="005513D0" w:rsidRDefault="005513D0">
                            <w:pPr>
                              <w:spacing w:before="14" w:after="0" w:line="240" w:lineRule="auto"/>
                              <w:ind w:left="146" w:right="-20"/>
                              <w:rPr>
                                <w:rFonts w:ascii="Arial" w:eastAsia="Arial" w:hAnsi="Arial" w:cs="Arial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color w:val="010101"/>
                                <w:w w:val="118"/>
                                <w:sz w:val="14"/>
                                <w:szCs w:val="14"/>
                              </w:rPr>
                              <w:t>·</w:t>
                            </w:r>
                            <w:r>
                              <w:rPr>
                                <w:rFonts w:ascii="Arial" w:eastAsia="Arial" w:hAnsi="Arial" w:cs="Arial"/>
                                <w:color w:val="010101"/>
                                <w:spacing w:val="-13"/>
                                <w:w w:val="118"/>
                                <w:sz w:val="14"/>
                                <w:szCs w:val="14"/>
                              </w:rPr>
                              <w:t>M</w:t>
                            </w:r>
                            <w:r>
                              <w:rPr>
                                <w:rFonts w:ascii="Arial" w:eastAsia="Arial" w:hAnsi="Arial" w:cs="Arial"/>
                                <w:color w:val="282828"/>
                                <w:w w:val="118"/>
                                <w:sz w:val="14"/>
                                <w:szCs w:val="14"/>
                              </w:rPr>
                              <w:t>odulo</w:t>
                            </w:r>
                            <w:r>
                              <w:rPr>
                                <w:rFonts w:ascii="Arial" w:eastAsia="Arial" w:hAnsi="Arial" w:cs="Arial"/>
                                <w:color w:val="282828"/>
                                <w:spacing w:val="-23"/>
                                <w:w w:val="118"/>
                                <w:sz w:val="14"/>
                                <w:szCs w:val="14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282828"/>
                                <w:sz w:val="14"/>
                                <w:szCs w:val="14"/>
                              </w:rPr>
                              <w:t>de</w:t>
                            </w:r>
                            <w:r>
                              <w:rPr>
                                <w:rFonts w:ascii="Arial" w:eastAsia="Arial" w:hAnsi="Arial" w:cs="Arial"/>
                                <w:color w:val="282828"/>
                                <w:spacing w:val="-3"/>
                                <w:sz w:val="14"/>
                                <w:szCs w:val="14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282828"/>
                                <w:w w:val="106"/>
                                <w:sz w:val="14"/>
                                <w:szCs w:val="14"/>
                              </w:rPr>
                              <w:t>Herramient</w:t>
                            </w:r>
                            <w:r>
                              <w:rPr>
                                <w:rFonts w:ascii="Arial" w:eastAsia="Arial" w:hAnsi="Arial" w:cs="Arial"/>
                                <w:color w:val="282828"/>
                                <w:spacing w:val="-10"/>
                                <w:w w:val="107"/>
                                <w:sz w:val="14"/>
                                <w:szCs w:val="14"/>
                              </w:rPr>
                              <w:t>a</w:t>
                            </w:r>
                            <w:r>
                              <w:rPr>
                                <w:rFonts w:ascii="Arial" w:eastAsia="Arial" w:hAnsi="Arial" w:cs="Arial"/>
                                <w:color w:val="444442"/>
                                <w:w w:val="121"/>
                                <w:sz w:val="14"/>
                                <w:szCs w:val="14"/>
                              </w:rPr>
                              <w:t>s</w:t>
                            </w:r>
                            <w:r>
                              <w:rPr>
                                <w:rFonts w:ascii="Arial" w:eastAsia="Arial" w:hAnsi="Arial" w:cs="Arial"/>
                                <w:color w:val="444442"/>
                                <w:spacing w:val="-20"/>
                                <w:sz w:val="14"/>
                                <w:szCs w:val="14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181618"/>
                                <w:spacing w:val="-11"/>
                                <w:w w:val="109"/>
                                <w:sz w:val="14"/>
                                <w:szCs w:val="14"/>
                              </w:rPr>
                              <w:t>e</w:t>
                            </w:r>
                            <w:r>
                              <w:rPr>
                                <w:rFonts w:ascii="Arial" w:eastAsia="Arial" w:hAnsi="Arial" w:cs="Arial"/>
                                <w:color w:val="444442"/>
                                <w:spacing w:val="-10"/>
                                <w:w w:val="121"/>
                                <w:sz w:val="14"/>
                                <w:szCs w:val="14"/>
                              </w:rPr>
                              <w:t>s</w:t>
                            </w:r>
                            <w:r>
                              <w:rPr>
                                <w:rFonts w:ascii="Arial" w:eastAsia="Arial" w:hAnsi="Arial" w:cs="Arial"/>
                                <w:color w:val="282828"/>
                                <w:w w:val="112"/>
                                <w:sz w:val="14"/>
                                <w:szCs w:val="14"/>
                              </w:rPr>
                              <w:t>tudiantil</w:t>
                            </w:r>
                            <w:r>
                              <w:rPr>
                                <w:rFonts w:ascii="Arial" w:eastAsia="Arial" w:hAnsi="Arial" w:cs="Arial"/>
                                <w:color w:val="282828"/>
                                <w:spacing w:val="-1"/>
                                <w:w w:val="113"/>
                                <w:sz w:val="14"/>
                                <w:szCs w:val="14"/>
                              </w:rPr>
                              <w:t>e</w:t>
                            </w:r>
                            <w:r>
                              <w:rPr>
                                <w:rFonts w:ascii="Arial" w:eastAsia="Arial" w:hAnsi="Arial" w:cs="Arial"/>
                                <w:color w:val="444442"/>
                                <w:w w:val="104"/>
                                <w:sz w:val="14"/>
                                <w:szCs w:val="14"/>
                              </w:rPr>
                              <w:t>s</w:t>
                            </w:r>
                          </w:p>
                        </w:tc>
                        <w:tc>
                          <w:tcPr>
                            <w:tcW w:w="4800" w:type="dxa"/>
                            <w:tcBorders>
                              <w:top w:val="single" w:sz="4" w:space="0" w:color="000000"/>
                              <w:left w:val="single" w:sz="4" w:space="0" w:color="030303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14:paraId="763B69EF" w14:textId="77777777" w:rsidR="005513D0" w:rsidRDefault="005513D0">
                            <w:pPr>
                              <w:tabs>
                                <w:tab w:val="left" w:pos="1480"/>
                              </w:tabs>
                              <w:spacing w:before="15" w:after="0" w:line="240" w:lineRule="auto"/>
                              <w:ind w:left="470" w:right="-20"/>
                              <w:rPr>
                                <w:rFonts w:ascii="Arial" w:eastAsia="Arial" w:hAnsi="Arial" w:cs="Arial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color w:val="282828"/>
                                <w:sz w:val="14"/>
                                <w:szCs w:val="14"/>
                              </w:rPr>
                              <w:t>23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color w:val="282828"/>
                                <w:spacing w:val="-24"/>
                                <w:sz w:val="14"/>
                                <w:szCs w:val="1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color w:val="282828"/>
                                <w:sz w:val="14"/>
                                <w:szCs w:val="14"/>
                              </w:rPr>
                              <w:tab/>
                            </w:r>
                            <w:r>
                              <w:rPr>
                                <w:rFonts w:ascii="Arial" w:eastAsia="Arial" w:hAnsi="Arial" w:cs="Arial"/>
                                <w:color w:val="010101"/>
                                <w:spacing w:val="5"/>
                                <w:w w:val="110"/>
                                <w:position w:val="1"/>
                                <w:sz w:val="14"/>
                                <w:szCs w:val="14"/>
                              </w:rPr>
                              <w:t>-</w:t>
                            </w:r>
                            <w:r>
                              <w:rPr>
                                <w:rFonts w:ascii="Arial" w:eastAsia="Arial" w:hAnsi="Arial" w:cs="Arial"/>
                                <w:color w:val="444442"/>
                                <w:spacing w:val="5"/>
                                <w:w w:val="90"/>
                                <w:position w:val="1"/>
                                <w:sz w:val="14"/>
                                <w:szCs w:val="14"/>
                              </w:rPr>
                              <w:t>V</w:t>
                            </w:r>
                            <w:r>
                              <w:rPr>
                                <w:rFonts w:ascii="Arial" w:eastAsia="Arial" w:hAnsi="Arial" w:cs="Arial"/>
                                <w:color w:val="282828"/>
                                <w:spacing w:val="-4"/>
                                <w:w w:val="94"/>
                                <w:position w:val="1"/>
                                <w:sz w:val="14"/>
                                <w:szCs w:val="14"/>
                              </w:rPr>
                              <w:t>a</w:t>
                            </w:r>
                            <w:r>
                              <w:rPr>
                                <w:rFonts w:ascii="Arial" w:eastAsia="Arial" w:hAnsi="Arial" w:cs="Arial"/>
                                <w:color w:val="5B5E59"/>
                                <w:w w:val="167"/>
                                <w:position w:val="1"/>
                                <w:sz w:val="14"/>
                                <w:szCs w:val="14"/>
                              </w:rPr>
                              <w:t>l</w:t>
                            </w:r>
                            <w:r>
                              <w:rPr>
                                <w:rFonts w:ascii="Arial" w:eastAsia="Arial" w:hAnsi="Arial" w:cs="Arial"/>
                                <w:color w:val="5B5E59"/>
                                <w:spacing w:val="-16"/>
                                <w:w w:val="167"/>
                                <w:position w:val="1"/>
                                <w:sz w:val="14"/>
                                <w:szCs w:val="14"/>
                              </w:rPr>
                              <w:t>i</w:t>
                            </w:r>
                            <w:r>
                              <w:rPr>
                                <w:rFonts w:ascii="Arial" w:eastAsia="Arial" w:hAnsi="Arial" w:cs="Arial"/>
                                <w:color w:val="282828"/>
                                <w:position w:val="1"/>
                                <w:sz w:val="14"/>
                                <w:szCs w:val="14"/>
                              </w:rPr>
                              <w:t>dac</w:t>
                            </w:r>
                            <w:r>
                              <w:rPr>
                                <w:rFonts w:ascii="Arial" w:eastAsia="Arial" w:hAnsi="Arial" w:cs="Arial"/>
                                <w:color w:val="5B5E59"/>
                                <w:spacing w:val="-17"/>
                                <w:w w:val="169"/>
                                <w:position w:val="1"/>
                                <w:sz w:val="14"/>
                                <w:szCs w:val="14"/>
                              </w:rPr>
                              <w:t>i</w:t>
                            </w:r>
                            <w:r>
                              <w:rPr>
                                <w:rFonts w:ascii="Arial" w:eastAsia="Arial" w:hAnsi="Arial" w:cs="Arial"/>
                                <w:color w:val="282828"/>
                                <w:w w:val="103"/>
                                <w:position w:val="1"/>
                                <w:sz w:val="14"/>
                                <w:szCs w:val="14"/>
                              </w:rPr>
                              <w:t>ones</w:t>
                            </w:r>
                            <w:r>
                              <w:rPr>
                                <w:rFonts w:ascii="Arial" w:eastAsia="Arial" w:hAnsi="Arial" w:cs="Arial"/>
                                <w:color w:val="282828"/>
                                <w:spacing w:val="-5"/>
                                <w:position w:val="1"/>
                                <w:sz w:val="14"/>
                                <w:szCs w:val="14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282828"/>
                                <w:w w:val="108"/>
                                <w:position w:val="1"/>
                                <w:sz w:val="14"/>
                                <w:szCs w:val="14"/>
                              </w:rPr>
                              <w:t>de</w:t>
                            </w:r>
                            <w:r>
                              <w:rPr>
                                <w:rFonts w:ascii="Arial" w:eastAsia="Arial" w:hAnsi="Arial" w:cs="Arial"/>
                                <w:color w:val="282828"/>
                                <w:spacing w:val="-29"/>
                                <w:position w:val="1"/>
                                <w:sz w:val="14"/>
                                <w:szCs w:val="14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5B5E59"/>
                                <w:spacing w:val="5"/>
                                <w:w w:val="254"/>
                                <w:position w:val="1"/>
                                <w:sz w:val="14"/>
                                <w:szCs w:val="14"/>
                              </w:rPr>
                              <w:t>i</w:t>
                            </w:r>
                            <w:r>
                              <w:rPr>
                                <w:rFonts w:ascii="Arial" w:eastAsia="Arial" w:hAnsi="Arial" w:cs="Arial"/>
                                <w:color w:val="282828"/>
                                <w:w w:val="101"/>
                                <w:position w:val="1"/>
                                <w:sz w:val="14"/>
                                <w:szCs w:val="14"/>
                              </w:rPr>
                              <w:t>ngresos</w:t>
                            </w:r>
                            <w:r>
                              <w:rPr>
                                <w:rFonts w:ascii="Arial" w:eastAsia="Arial" w:hAnsi="Arial" w:cs="Arial"/>
                                <w:color w:val="282828"/>
                                <w:spacing w:val="-5"/>
                                <w:position w:val="1"/>
                                <w:sz w:val="14"/>
                                <w:szCs w:val="14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282828"/>
                                <w:position w:val="1"/>
                                <w:sz w:val="14"/>
                                <w:szCs w:val="14"/>
                              </w:rPr>
                              <w:t>de</w:t>
                            </w:r>
                            <w:r>
                              <w:rPr>
                                <w:rFonts w:ascii="Arial" w:eastAsia="Arial" w:hAnsi="Arial" w:cs="Arial"/>
                                <w:color w:val="282828"/>
                                <w:spacing w:val="4"/>
                                <w:position w:val="1"/>
                                <w:sz w:val="14"/>
                                <w:szCs w:val="14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282828"/>
                                <w:w w:val="101"/>
                                <w:position w:val="1"/>
                                <w:sz w:val="14"/>
                                <w:szCs w:val="14"/>
                              </w:rPr>
                              <w:t>d</w:t>
                            </w:r>
                            <w:r>
                              <w:rPr>
                                <w:rFonts w:ascii="Arial" w:eastAsia="Arial" w:hAnsi="Arial" w:cs="Arial"/>
                                <w:color w:val="282828"/>
                                <w:spacing w:val="3"/>
                                <w:w w:val="101"/>
                                <w:position w:val="1"/>
                                <w:sz w:val="14"/>
                                <w:szCs w:val="14"/>
                              </w:rPr>
                              <w:t>a</w:t>
                            </w:r>
                            <w:r>
                              <w:rPr>
                                <w:rFonts w:ascii="Arial" w:eastAsia="Arial" w:hAnsi="Arial" w:cs="Arial"/>
                                <w:color w:val="444442"/>
                                <w:spacing w:val="-7"/>
                                <w:w w:val="146"/>
                                <w:position w:val="1"/>
                                <w:sz w:val="14"/>
                                <w:szCs w:val="14"/>
                              </w:rPr>
                              <w:t>t</w:t>
                            </w:r>
                            <w:r>
                              <w:rPr>
                                <w:rFonts w:ascii="Arial" w:eastAsia="Arial" w:hAnsi="Arial" w:cs="Arial"/>
                                <w:color w:val="282828"/>
                                <w:w w:val="98"/>
                                <w:position w:val="1"/>
                                <w:sz w:val="14"/>
                                <w:szCs w:val="14"/>
                              </w:rPr>
                              <w:t>os</w:t>
                            </w:r>
                          </w:p>
                        </w:tc>
                        <w:tc>
                          <w:tcPr>
                            <w:tcW w:w="1080" w:type="dxa"/>
                            <w:gridSpan w:val="2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nil"/>
                            </w:tcBorders>
                          </w:tcPr>
                          <w:p w14:paraId="605BE325" w14:textId="77777777" w:rsidR="005513D0" w:rsidRDefault="005513D0">
                            <w:pPr>
                              <w:spacing w:before="26" w:after="0" w:line="240" w:lineRule="auto"/>
                              <w:ind w:left="470" w:right="439"/>
                              <w:jc w:val="center"/>
                              <w:rPr>
                                <w:rFonts w:ascii="Times New Roman" w:eastAsia="Times New Roman" w:hAnsi="Times New Roman" w:cs="Times New Roman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color w:val="282828"/>
                                <w:w w:val="119"/>
                                <w:sz w:val="14"/>
                                <w:szCs w:val="14"/>
                              </w:rPr>
                              <w:t>2</w:t>
                            </w:r>
                          </w:p>
                        </w:tc>
                      </w:tr>
                      <w:tr w:rsidR="005513D0" w14:paraId="5CE4D86E" w14:textId="77777777">
                        <w:trPr>
                          <w:trHeight w:hRule="exact" w:val="209"/>
                        </w:trPr>
                        <w:tc>
                          <w:tcPr>
                            <w:tcW w:w="3715" w:type="dxa"/>
                            <w:tcBorders>
                              <w:top w:val="single" w:sz="4" w:space="0" w:color="000000"/>
                              <w:left w:val="single" w:sz="4" w:space="0" w:color="030303"/>
                              <w:bottom w:val="single" w:sz="4" w:space="0" w:color="000000"/>
                              <w:right w:val="single" w:sz="4" w:space="0" w:color="030303"/>
                            </w:tcBorders>
                          </w:tcPr>
                          <w:p w14:paraId="079786CC" w14:textId="77777777" w:rsidR="005513D0" w:rsidRDefault="005513D0">
                            <w:pPr>
                              <w:spacing w:before="25" w:after="0" w:line="240" w:lineRule="auto"/>
                              <w:ind w:left="201" w:right="-20"/>
                              <w:rPr>
                                <w:rFonts w:ascii="Arial" w:eastAsia="Arial" w:hAnsi="Arial" w:cs="Arial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color w:val="010101"/>
                                <w:spacing w:val="-2"/>
                                <w:w w:val="298"/>
                                <w:sz w:val="14"/>
                                <w:szCs w:val="14"/>
                              </w:rPr>
                              <w:t>·</w:t>
                            </w:r>
                            <w:r>
                              <w:rPr>
                                <w:rFonts w:ascii="Arial" w:eastAsia="Arial" w:hAnsi="Arial" w:cs="Arial"/>
                                <w:color w:val="282828"/>
                                <w:w w:val="102"/>
                                <w:sz w:val="14"/>
                                <w:szCs w:val="14"/>
                              </w:rPr>
                              <w:t>Alarma</w:t>
                            </w:r>
                          </w:p>
                        </w:tc>
                        <w:tc>
                          <w:tcPr>
                            <w:tcW w:w="4800" w:type="dxa"/>
                            <w:tcBorders>
                              <w:top w:val="single" w:sz="4" w:space="0" w:color="000000"/>
                              <w:left w:val="single" w:sz="4" w:space="0" w:color="030303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14:paraId="5B1AF887" w14:textId="77777777" w:rsidR="005513D0" w:rsidRDefault="005513D0">
                            <w:pPr>
                              <w:tabs>
                                <w:tab w:val="left" w:pos="1380"/>
                              </w:tabs>
                              <w:spacing w:before="25" w:after="0" w:line="240" w:lineRule="auto"/>
                              <w:ind w:left="470" w:right="-20"/>
                              <w:rPr>
                                <w:rFonts w:ascii="Arial" w:eastAsia="Arial" w:hAnsi="Arial" w:cs="Arial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color w:val="444442"/>
                                <w:sz w:val="14"/>
                                <w:szCs w:val="14"/>
                              </w:rPr>
                              <w:t>10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color w:val="444442"/>
                                <w:spacing w:val="-3"/>
                                <w:sz w:val="14"/>
                                <w:szCs w:val="1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color w:val="444442"/>
                                <w:sz w:val="14"/>
                                <w:szCs w:val="14"/>
                              </w:rPr>
                              <w:tab/>
                            </w:r>
                            <w:r>
                              <w:rPr>
                                <w:rFonts w:ascii="Arial" w:eastAsia="Arial" w:hAnsi="Arial" w:cs="Arial"/>
                                <w:color w:val="010101"/>
                                <w:spacing w:val="-16"/>
                                <w:w w:val="298"/>
                                <w:sz w:val="14"/>
                                <w:szCs w:val="14"/>
                              </w:rPr>
                              <w:t>·</w:t>
                            </w:r>
                            <w:r>
                              <w:rPr>
                                <w:rFonts w:ascii="Arial" w:eastAsia="Arial" w:hAnsi="Arial" w:cs="Arial"/>
                                <w:color w:val="282828"/>
                                <w:w w:val="101"/>
                                <w:sz w:val="14"/>
                                <w:szCs w:val="14"/>
                              </w:rPr>
                              <w:t>Corre</w:t>
                            </w:r>
                            <w:r>
                              <w:rPr>
                                <w:rFonts w:ascii="Arial" w:eastAsia="Arial" w:hAnsi="Arial" w:cs="Arial"/>
                                <w:color w:val="282828"/>
                                <w:spacing w:val="-14"/>
                                <w:w w:val="101"/>
                                <w:sz w:val="14"/>
                                <w:szCs w:val="14"/>
                              </w:rPr>
                              <w:t>c</w:t>
                            </w:r>
                            <w:r>
                              <w:rPr>
                                <w:rFonts w:ascii="Arial" w:eastAsia="Arial" w:hAnsi="Arial" w:cs="Arial"/>
                                <w:color w:val="5B5E59"/>
                                <w:w w:val="254"/>
                                <w:sz w:val="14"/>
                                <w:szCs w:val="14"/>
                              </w:rPr>
                              <w:t>i</w:t>
                            </w:r>
                            <w:r>
                              <w:rPr>
                                <w:rFonts w:ascii="Arial" w:eastAsia="Arial" w:hAnsi="Arial" w:cs="Arial"/>
                                <w:color w:val="5B5E59"/>
                                <w:spacing w:val="-25"/>
                                <w:sz w:val="14"/>
                                <w:szCs w:val="14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282828"/>
                                <w:spacing w:val="-17"/>
                                <w:sz w:val="14"/>
                                <w:szCs w:val="14"/>
                              </w:rPr>
                              <w:t>o</w:t>
                            </w:r>
                            <w:r>
                              <w:rPr>
                                <w:rFonts w:ascii="Arial" w:eastAsia="Arial" w:hAnsi="Arial" w:cs="Arial"/>
                                <w:color w:val="444442"/>
                                <w:sz w:val="14"/>
                                <w:szCs w:val="14"/>
                              </w:rPr>
                              <w:t>n</w:t>
                            </w:r>
                            <w:r>
                              <w:rPr>
                                <w:rFonts w:ascii="Arial" w:eastAsia="Arial" w:hAnsi="Arial" w:cs="Arial"/>
                                <w:color w:val="444442"/>
                                <w:spacing w:val="21"/>
                                <w:sz w:val="14"/>
                                <w:szCs w:val="14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282828"/>
                                <w:sz w:val="14"/>
                                <w:szCs w:val="14"/>
                              </w:rPr>
                              <w:t>de</w:t>
                            </w:r>
                            <w:r>
                              <w:rPr>
                                <w:rFonts w:ascii="Arial" w:eastAsia="Arial" w:hAnsi="Arial" w:cs="Arial"/>
                                <w:color w:val="282828"/>
                                <w:spacing w:val="-1"/>
                                <w:sz w:val="14"/>
                                <w:szCs w:val="14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444442"/>
                                <w:w w:val="115"/>
                                <w:sz w:val="14"/>
                                <w:szCs w:val="14"/>
                              </w:rPr>
                              <w:t>b</w:t>
                            </w:r>
                            <w:r>
                              <w:rPr>
                                <w:rFonts w:ascii="Arial" w:eastAsia="Arial" w:hAnsi="Arial" w:cs="Arial"/>
                                <w:color w:val="444442"/>
                                <w:spacing w:val="-9"/>
                                <w:w w:val="115"/>
                                <w:sz w:val="14"/>
                                <w:szCs w:val="14"/>
                              </w:rPr>
                              <w:t>u</w:t>
                            </w:r>
                            <w:r>
                              <w:rPr>
                                <w:rFonts w:ascii="Arial" w:eastAsia="Arial" w:hAnsi="Arial" w:cs="Arial"/>
                                <w:color w:val="282828"/>
                                <w:w w:val="98"/>
                                <w:sz w:val="14"/>
                                <w:szCs w:val="14"/>
                              </w:rPr>
                              <w:t>gs</w:t>
                            </w:r>
                          </w:p>
                        </w:tc>
                        <w:tc>
                          <w:tcPr>
                            <w:tcW w:w="1080" w:type="dxa"/>
                            <w:gridSpan w:val="2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nil"/>
                            </w:tcBorders>
                          </w:tcPr>
                          <w:p w14:paraId="34BD4AA1" w14:textId="77777777" w:rsidR="005513D0" w:rsidRDefault="005513D0">
                            <w:pPr>
                              <w:spacing w:before="26" w:after="0" w:line="240" w:lineRule="auto"/>
                              <w:ind w:left="470" w:right="440"/>
                              <w:jc w:val="center"/>
                              <w:rPr>
                                <w:rFonts w:ascii="Times New Roman" w:eastAsia="Times New Roman" w:hAnsi="Times New Roman" w:cs="Times New Roman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color w:val="282828"/>
                                <w:w w:val="119"/>
                                <w:sz w:val="14"/>
                                <w:szCs w:val="14"/>
                              </w:rPr>
                              <w:t>2</w:t>
                            </w:r>
                          </w:p>
                        </w:tc>
                      </w:tr>
                      <w:tr w:rsidR="005513D0" w14:paraId="47A63C17" w14:textId="77777777">
                        <w:trPr>
                          <w:trHeight w:hRule="exact" w:val="209"/>
                        </w:trPr>
                        <w:tc>
                          <w:tcPr>
                            <w:tcW w:w="3715" w:type="dxa"/>
                            <w:tcBorders>
                              <w:top w:val="single" w:sz="4" w:space="0" w:color="000000"/>
                              <w:left w:val="single" w:sz="4" w:space="0" w:color="030303"/>
                              <w:bottom w:val="single" w:sz="4" w:space="0" w:color="000000"/>
                              <w:right w:val="single" w:sz="4" w:space="0" w:color="030303"/>
                            </w:tcBorders>
                          </w:tcPr>
                          <w:p w14:paraId="524FDAE9" w14:textId="77777777" w:rsidR="005513D0" w:rsidRDefault="005513D0">
                            <w:pPr>
                              <w:spacing w:before="14" w:after="0" w:line="240" w:lineRule="auto"/>
                              <w:ind w:left="293" w:right="-20"/>
                              <w:rPr>
                                <w:rFonts w:ascii="Arial" w:eastAsia="Arial" w:hAnsi="Arial" w:cs="Arial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color w:val="010101"/>
                                <w:spacing w:val="-24"/>
                                <w:w w:val="298"/>
                                <w:sz w:val="14"/>
                                <w:szCs w:val="14"/>
                              </w:rPr>
                              <w:t>·</w:t>
                            </w:r>
                            <w:r>
                              <w:rPr>
                                <w:rFonts w:ascii="Arial" w:eastAsia="Arial" w:hAnsi="Arial" w:cs="Arial"/>
                                <w:color w:val="444442"/>
                                <w:spacing w:val="-19"/>
                                <w:w w:val="113"/>
                                <w:sz w:val="14"/>
                                <w:szCs w:val="14"/>
                              </w:rPr>
                              <w:t>D</w:t>
                            </w:r>
                            <w:r>
                              <w:rPr>
                                <w:rFonts w:ascii="Arial" w:eastAsia="Arial" w:hAnsi="Arial" w:cs="Arial"/>
                                <w:color w:val="5B5E59"/>
                                <w:w w:val="254"/>
                                <w:sz w:val="14"/>
                                <w:szCs w:val="14"/>
                              </w:rPr>
                              <w:t>i</w:t>
                            </w:r>
                            <w:r>
                              <w:rPr>
                                <w:rFonts w:ascii="Arial" w:eastAsia="Arial" w:hAnsi="Arial" w:cs="Arial"/>
                                <w:color w:val="5B5E59"/>
                                <w:spacing w:val="-25"/>
                                <w:sz w:val="14"/>
                                <w:szCs w:val="14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282828"/>
                                <w:sz w:val="14"/>
                                <w:szCs w:val="14"/>
                              </w:rPr>
                              <w:t>s</w:t>
                            </w:r>
                            <w:r>
                              <w:rPr>
                                <w:rFonts w:ascii="Arial" w:eastAsia="Arial" w:hAnsi="Arial" w:cs="Arial"/>
                                <w:color w:val="282828"/>
                                <w:spacing w:val="-5"/>
                                <w:sz w:val="14"/>
                                <w:szCs w:val="14"/>
                              </w:rPr>
                              <w:t>e</w:t>
                            </w:r>
                            <w:r>
                              <w:rPr>
                                <w:rFonts w:ascii="Arial" w:eastAsia="Arial" w:hAnsi="Arial" w:cs="Arial"/>
                                <w:color w:val="5B5E59"/>
                                <w:spacing w:val="-8"/>
                                <w:sz w:val="14"/>
                                <w:szCs w:val="14"/>
                              </w:rPr>
                              <w:t>ñ</w:t>
                            </w:r>
                            <w:r>
                              <w:rPr>
                                <w:rFonts w:ascii="Arial" w:eastAsia="Arial" w:hAnsi="Arial" w:cs="Arial"/>
                                <w:color w:val="282828"/>
                                <w:sz w:val="14"/>
                                <w:szCs w:val="14"/>
                              </w:rPr>
                              <w:t>o</w:t>
                            </w:r>
                            <w:r>
                              <w:rPr>
                                <w:rFonts w:ascii="Arial" w:eastAsia="Arial" w:hAnsi="Arial" w:cs="Arial"/>
                                <w:color w:val="282828"/>
                                <w:spacing w:val="15"/>
                                <w:sz w:val="14"/>
                                <w:szCs w:val="14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282828"/>
                                <w:w w:val="108"/>
                                <w:sz w:val="14"/>
                                <w:szCs w:val="14"/>
                              </w:rPr>
                              <w:t>de</w:t>
                            </w:r>
                            <w:r>
                              <w:rPr>
                                <w:rFonts w:ascii="Arial" w:eastAsia="Arial" w:hAnsi="Arial" w:cs="Arial"/>
                                <w:color w:val="282828"/>
                                <w:spacing w:val="-29"/>
                                <w:sz w:val="14"/>
                                <w:szCs w:val="14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5B5E59"/>
                                <w:spacing w:val="5"/>
                                <w:w w:val="254"/>
                                <w:sz w:val="14"/>
                                <w:szCs w:val="14"/>
                              </w:rPr>
                              <w:t>i</w:t>
                            </w:r>
                            <w:r>
                              <w:rPr>
                                <w:rFonts w:ascii="Arial" w:eastAsia="Arial" w:hAnsi="Arial" w:cs="Arial"/>
                                <w:color w:val="282828"/>
                                <w:spacing w:val="-6"/>
                                <w:w w:val="124"/>
                                <w:sz w:val="14"/>
                                <w:szCs w:val="14"/>
                              </w:rPr>
                              <w:t>n</w:t>
                            </w:r>
                            <w:r>
                              <w:rPr>
                                <w:rFonts w:ascii="Arial" w:eastAsia="Arial" w:hAnsi="Arial" w:cs="Arial"/>
                                <w:color w:val="444442"/>
                                <w:spacing w:val="-8"/>
                                <w:w w:val="146"/>
                                <w:sz w:val="14"/>
                                <w:szCs w:val="14"/>
                              </w:rPr>
                              <w:t>t</w:t>
                            </w:r>
                            <w:r>
                              <w:rPr>
                                <w:rFonts w:ascii="Arial" w:eastAsia="Arial" w:hAnsi="Arial" w:cs="Arial"/>
                                <w:color w:val="282828"/>
                                <w:w w:val="102"/>
                                <w:sz w:val="14"/>
                                <w:szCs w:val="14"/>
                              </w:rPr>
                              <w:t>erfa</w:t>
                            </w:r>
                            <w:r>
                              <w:rPr>
                                <w:rFonts w:ascii="Arial" w:eastAsia="Arial" w:hAnsi="Arial" w:cs="Arial"/>
                                <w:color w:val="282828"/>
                                <w:w w:val="103"/>
                                <w:sz w:val="14"/>
                                <w:szCs w:val="14"/>
                              </w:rPr>
                              <w:t>z</w:t>
                            </w:r>
                            <w:r>
                              <w:rPr>
                                <w:rFonts w:ascii="Arial" w:eastAsia="Arial" w:hAnsi="Arial" w:cs="Arial"/>
                                <w:color w:val="282828"/>
                                <w:spacing w:val="-14"/>
                                <w:sz w:val="14"/>
                                <w:szCs w:val="14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282828"/>
                                <w:w w:val="103"/>
                                <w:sz w:val="14"/>
                                <w:szCs w:val="14"/>
                              </w:rPr>
                              <w:t>gr</w:t>
                            </w:r>
                            <w:r>
                              <w:rPr>
                                <w:rFonts w:ascii="Arial" w:eastAsia="Arial" w:hAnsi="Arial" w:cs="Arial"/>
                                <w:color w:val="282828"/>
                                <w:spacing w:val="4"/>
                                <w:w w:val="103"/>
                                <w:sz w:val="14"/>
                                <w:szCs w:val="14"/>
                              </w:rPr>
                              <w:t>a</w:t>
                            </w:r>
                            <w:r>
                              <w:rPr>
                                <w:rFonts w:ascii="Arial" w:eastAsia="Arial" w:hAnsi="Arial" w:cs="Arial"/>
                                <w:color w:val="444442"/>
                                <w:w w:val="140"/>
                                <w:sz w:val="14"/>
                                <w:szCs w:val="14"/>
                              </w:rPr>
                              <w:t>f</w:t>
                            </w:r>
                            <w:r>
                              <w:rPr>
                                <w:rFonts w:ascii="Arial" w:eastAsia="Arial" w:hAnsi="Arial" w:cs="Arial"/>
                                <w:color w:val="444442"/>
                                <w:spacing w:val="-9"/>
                                <w:w w:val="141"/>
                                <w:sz w:val="14"/>
                                <w:szCs w:val="14"/>
                              </w:rPr>
                              <w:t>i</w:t>
                            </w:r>
                            <w:r>
                              <w:rPr>
                                <w:rFonts w:ascii="Arial" w:eastAsia="Arial" w:hAnsi="Arial" w:cs="Arial"/>
                                <w:color w:val="282828"/>
                                <w:w w:val="92"/>
                                <w:sz w:val="14"/>
                                <w:szCs w:val="14"/>
                              </w:rPr>
                              <w:t>ca</w:t>
                            </w:r>
                          </w:p>
                        </w:tc>
                        <w:tc>
                          <w:tcPr>
                            <w:tcW w:w="4800" w:type="dxa"/>
                            <w:tcBorders>
                              <w:top w:val="single" w:sz="4" w:space="0" w:color="000000"/>
                              <w:left w:val="single" w:sz="4" w:space="0" w:color="030303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14:paraId="5C8E0C83" w14:textId="77777777" w:rsidR="005513D0" w:rsidRDefault="005513D0">
                            <w:pPr>
                              <w:tabs>
                                <w:tab w:val="left" w:pos="1480"/>
                              </w:tabs>
                              <w:spacing w:before="15" w:after="0" w:line="240" w:lineRule="auto"/>
                              <w:ind w:left="511" w:right="-20"/>
                              <w:rPr>
                                <w:rFonts w:ascii="Arial" w:eastAsia="Arial" w:hAnsi="Arial" w:cs="Arial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color w:val="282828"/>
                                <w:sz w:val="14"/>
                                <w:szCs w:val="14"/>
                              </w:rPr>
                              <w:t>2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color w:val="282828"/>
                                <w:spacing w:val="-22"/>
                                <w:sz w:val="14"/>
                                <w:szCs w:val="1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color w:val="282828"/>
                                <w:sz w:val="14"/>
                                <w:szCs w:val="14"/>
                              </w:rPr>
                              <w:tab/>
                            </w:r>
                            <w:r>
                              <w:rPr>
                                <w:rFonts w:ascii="Arial" w:eastAsia="Arial" w:hAnsi="Arial" w:cs="Arial"/>
                                <w:color w:val="282828"/>
                                <w:spacing w:val="-7"/>
                                <w:w w:val="110"/>
                                <w:position w:val="1"/>
                                <w:sz w:val="14"/>
                                <w:szCs w:val="14"/>
                              </w:rPr>
                              <w:t>-</w:t>
                            </w:r>
                            <w:r>
                              <w:rPr>
                                <w:rFonts w:ascii="Arial" w:eastAsia="Arial" w:hAnsi="Arial" w:cs="Arial"/>
                                <w:color w:val="444442"/>
                                <w:spacing w:val="-3"/>
                                <w:w w:val="110"/>
                                <w:position w:val="1"/>
                                <w:sz w:val="14"/>
                                <w:szCs w:val="14"/>
                              </w:rPr>
                              <w:t>P</w:t>
                            </w:r>
                            <w:r>
                              <w:rPr>
                                <w:rFonts w:ascii="Arial" w:eastAsia="Arial" w:hAnsi="Arial" w:cs="Arial"/>
                                <w:color w:val="282828"/>
                                <w:spacing w:val="-10"/>
                                <w:w w:val="110"/>
                                <w:position w:val="1"/>
                                <w:sz w:val="14"/>
                                <w:szCs w:val="14"/>
                              </w:rPr>
                              <w:t>r</w:t>
                            </w:r>
                            <w:r>
                              <w:rPr>
                                <w:rFonts w:ascii="Arial" w:eastAsia="Arial" w:hAnsi="Arial" w:cs="Arial"/>
                                <w:color w:val="444442"/>
                                <w:spacing w:val="-10"/>
                                <w:w w:val="110"/>
                                <w:position w:val="1"/>
                                <w:sz w:val="14"/>
                                <w:szCs w:val="14"/>
                              </w:rPr>
                              <w:t>u</w:t>
                            </w:r>
                            <w:r>
                              <w:rPr>
                                <w:rFonts w:ascii="Arial" w:eastAsia="Arial" w:hAnsi="Arial" w:cs="Arial"/>
                                <w:color w:val="282828"/>
                                <w:spacing w:val="-5"/>
                                <w:w w:val="110"/>
                                <w:position w:val="1"/>
                                <w:sz w:val="14"/>
                                <w:szCs w:val="14"/>
                              </w:rPr>
                              <w:t>e</w:t>
                            </w:r>
                            <w:r>
                              <w:rPr>
                                <w:rFonts w:ascii="Arial" w:eastAsia="Arial" w:hAnsi="Arial" w:cs="Arial"/>
                                <w:color w:val="444442"/>
                                <w:spacing w:val="-3"/>
                                <w:w w:val="110"/>
                                <w:position w:val="1"/>
                                <w:sz w:val="14"/>
                                <w:szCs w:val="14"/>
                              </w:rPr>
                              <w:t>b</w:t>
                            </w:r>
                            <w:r>
                              <w:rPr>
                                <w:rFonts w:ascii="Arial" w:eastAsia="Arial" w:hAnsi="Arial" w:cs="Arial"/>
                                <w:color w:val="282828"/>
                                <w:w w:val="110"/>
                                <w:position w:val="1"/>
                                <w:sz w:val="14"/>
                                <w:szCs w:val="14"/>
                              </w:rPr>
                              <w:t>a</w:t>
                            </w:r>
                            <w:r>
                              <w:rPr>
                                <w:rFonts w:ascii="Arial" w:eastAsia="Arial" w:hAnsi="Arial" w:cs="Arial"/>
                                <w:color w:val="282828"/>
                                <w:spacing w:val="-10"/>
                                <w:w w:val="110"/>
                                <w:position w:val="1"/>
                                <w:sz w:val="14"/>
                                <w:szCs w:val="14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282828"/>
                                <w:position w:val="1"/>
                                <w:sz w:val="14"/>
                                <w:szCs w:val="14"/>
                              </w:rPr>
                              <w:t>de</w:t>
                            </w:r>
                            <w:r>
                              <w:rPr>
                                <w:rFonts w:ascii="Arial" w:eastAsia="Arial" w:hAnsi="Arial" w:cs="Arial"/>
                                <w:color w:val="282828"/>
                                <w:spacing w:val="-4"/>
                                <w:position w:val="1"/>
                                <w:sz w:val="14"/>
                                <w:szCs w:val="14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444442"/>
                                <w:spacing w:val="-15"/>
                                <w:w w:val="125"/>
                                <w:position w:val="1"/>
                                <w:sz w:val="14"/>
                                <w:szCs w:val="14"/>
                              </w:rPr>
                              <w:t>v</w:t>
                            </w:r>
                            <w:r>
                              <w:rPr>
                                <w:rFonts w:ascii="Arial" w:eastAsia="Arial" w:hAnsi="Arial" w:cs="Arial"/>
                                <w:color w:val="5B5E59"/>
                                <w:w w:val="254"/>
                                <w:position w:val="1"/>
                                <w:sz w:val="14"/>
                                <w:szCs w:val="14"/>
                              </w:rPr>
                              <w:t>i</w:t>
                            </w:r>
                            <w:r>
                              <w:rPr>
                                <w:rFonts w:ascii="Arial" w:eastAsia="Arial" w:hAnsi="Arial" w:cs="Arial"/>
                                <w:color w:val="5B5E59"/>
                                <w:spacing w:val="-25"/>
                                <w:position w:val="1"/>
                                <w:sz w:val="14"/>
                                <w:szCs w:val="14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282828"/>
                                <w:spacing w:val="-2"/>
                                <w:w w:val="86"/>
                                <w:position w:val="1"/>
                                <w:sz w:val="14"/>
                                <w:szCs w:val="14"/>
                              </w:rPr>
                              <w:t>s</w:t>
                            </w:r>
                            <w:r>
                              <w:rPr>
                                <w:rFonts w:ascii="Arial" w:eastAsia="Arial" w:hAnsi="Arial" w:cs="Arial"/>
                                <w:color w:val="444442"/>
                                <w:spacing w:val="-9"/>
                                <w:w w:val="124"/>
                                <w:position w:val="1"/>
                                <w:sz w:val="14"/>
                                <w:szCs w:val="14"/>
                              </w:rPr>
                              <w:t>u</w:t>
                            </w:r>
                            <w:r>
                              <w:rPr>
                                <w:rFonts w:ascii="Arial" w:eastAsia="Arial" w:hAnsi="Arial" w:cs="Arial"/>
                                <w:color w:val="282828"/>
                                <w:spacing w:val="-4"/>
                                <w:w w:val="94"/>
                                <w:position w:val="1"/>
                                <w:sz w:val="14"/>
                                <w:szCs w:val="14"/>
                              </w:rPr>
                              <w:t>a</w:t>
                            </w:r>
                            <w:r>
                              <w:rPr>
                                <w:rFonts w:ascii="Arial" w:eastAsia="Arial" w:hAnsi="Arial" w:cs="Arial"/>
                                <w:color w:val="5B5E59"/>
                                <w:w w:val="167"/>
                                <w:position w:val="1"/>
                                <w:sz w:val="14"/>
                                <w:szCs w:val="14"/>
                              </w:rPr>
                              <w:t>l</w:t>
                            </w:r>
                            <w:r>
                              <w:rPr>
                                <w:rFonts w:ascii="Arial" w:eastAsia="Arial" w:hAnsi="Arial" w:cs="Arial"/>
                                <w:color w:val="5B5E59"/>
                                <w:spacing w:val="-10"/>
                                <w:w w:val="167"/>
                                <w:position w:val="1"/>
                                <w:sz w:val="14"/>
                                <w:szCs w:val="14"/>
                              </w:rPr>
                              <w:t>i</w:t>
                            </w:r>
                            <w:r>
                              <w:rPr>
                                <w:rFonts w:ascii="Arial" w:eastAsia="Arial" w:hAnsi="Arial" w:cs="Arial"/>
                                <w:color w:val="181618"/>
                                <w:w w:val="93"/>
                                <w:position w:val="1"/>
                                <w:sz w:val="14"/>
                                <w:szCs w:val="14"/>
                              </w:rPr>
                              <w:t>zac</w:t>
                            </w:r>
                            <w:r>
                              <w:rPr>
                                <w:rFonts w:ascii="Arial" w:eastAsia="Arial" w:hAnsi="Arial" w:cs="Arial"/>
                                <w:color w:val="5B5E59"/>
                                <w:spacing w:val="-17"/>
                                <w:w w:val="169"/>
                                <w:position w:val="1"/>
                                <w:sz w:val="14"/>
                                <w:szCs w:val="14"/>
                              </w:rPr>
                              <w:t>i</w:t>
                            </w:r>
                            <w:r>
                              <w:rPr>
                                <w:rFonts w:ascii="Arial" w:eastAsia="Arial" w:hAnsi="Arial" w:cs="Arial"/>
                                <w:color w:val="282828"/>
                                <w:spacing w:val="-17"/>
                                <w:w w:val="123"/>
                                <w:position w:val="1"/>
                                <w:sz w:val="14"/>
                                <w:szCs w:val="14"/>
                              </w:rPr>
                              <w:t>o</w:t>
                            </w:r>
                            <w:r>
                              <w:rPr>
                                <w:rFonts w:ascii="Arial" w:eastAsia="Arial" w:hAnsi="Arial" w:cs="Arial"/>
                                <w:color w:val="444442"/>
                                <w:w w:val="124"/>
                                <w:position w:val="1"/>
                                <w:sz w:val="14"/>
                                <w:szCs w:val="14"/>
                              </w:rPr>
                              <w:t>n</w:t>
                            </w:r>
                            <w:r>
                              <w:rPr>
                                <w:rFonts w:ascii="Arial" w:eastAsia="Arial" w:hAnsi="Arial" w:cs="Arial"/>
                                <w:color w:val="444442"/>
                                <w:spacing w:val="-16"/>
                                <w:position w:val="1"/>
                                <w:sz w:val="14"/>
                                <w:szCs w:val="14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282828"/>
                                <w:position w:val="1"/>
                                <w:sz w:val="14"/>
                                <w:szCs w:val="14"/>
                              </w:rPr>
                              <w:t>de</w:t>
                            </w:r>
                            <w:r>
                              <w:rPr>
                                <w:rFonts w:ascii="Arial" w:eastAsia="Arial" w:hAnsi="Arial" w:cs="Arial"/>
                                <w:color w:val="282828"/>
                                <w:spacing w:val="-1"/>
                                <w:position w:val="1"/>
                                <w:sz w:val="14"/>
                                <w:szCs w:val="14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444442"/>
                                <w:w w:val="113"/>
                                <w:position w:val="1"/>
                                <w:sz w:val="14"/>
                                <w:szCs w:val="14"/>
                              </w:rPr>
                              <w:t>m</w:t>
                            </w:r>
                            <w:r>
                              <w:rPr>
                                <w:rFonts w:ascii="Arial" w:eastAsia="Arial" w:hAnsi="Arial" w:cs="Arial"/>
                                <w:color w:val="444442"/>
                                <w:spacing w:val="-13"/>
                                <w:w w:val="113"/>
                                <w:position w:val="1"/>
                                <w:sz w:val="14"/>
                                <w:szCs w:val="14"/>
                              </w:rPr>
                              <w:t>u</w:t>
                            </w:r>
                            <w:r>
                              <w:rPr>
                                <w:rFonts w:ascii="Arial" w:eastAsia="Arial" w:hAnsi="Arial" w:cs="Arial"/>
                                <w:color w:val="5B5E59"/>
                                <w:w w:val="254"/>
                                <w:position w:val="1"/>
                                <w:sz w:val="14"/>
                                <w:szCs w:val="14"/>
                              </w:rPr>
                              <w:t>l</w:t>
                            </w:r>
                            <w:r>
                              <w:rPr>
                                <w:rFonts w:ascii="Arial" w:eastAsia="Arial" w:hAnsi="Arial" w:cs="Arial"/>
                                <w:color w:val="5B5E59"/>
                                <w:spacing w:val="-22"/>
                                <w:position w:val="1"/>
                                <w:sz w:val="14"/>
                                <w:szCs w:val="14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444442"/>
                                <w:spacing w:val="-15"/>
                                <w:w w:val="146"/>
                                <w:position w:val="1"/>
                                <w:sz w:val="14"/>
                                <w:szCs w:val="14"/>
                              </w:rPr>
                              <w:t>t</w:t>
                            </w:r>
                            <w:r>
                              <w:rPr>
                                <w:rFonts w:ascii="Arial" w:eastAsia="Arial" w:hAnsi="Arial" w:cs="Arial"/>
                                <w:color w:val="5B5E59"/>
                                <w:spacing w:val="5"/>
                                <w:w w:val="254"/>
                                <w:position w:val="1"/>
                                <w:sz w:val="14"/>
                                <w:szCs w:val="14"/>
                              </w:rPr>
                              <w:t>i</w:t>
                            </w:r>
                            <w:r>
                              <w:rPr>
                                <w:rFonts w:ascii="Arial" w:eastAsia="Arial" w:hAnsi="Arial" w:cs="Arial"/>
                                <w:color w:val="444442"/>
                                <w:spacing w:val="-12"/>
                                <w:w w:val="116"/>
                                <w:position w:val="1"/>
                                <w:sz w:val="14"/>
                                <w:szCs w:val="14"/>
                              </w:rPr>
                              <w:t>p</w:t>
                            </w:r>
                            <w:r>
                              <w:rPr>
                                <w:rFonts w:ascii="Arial" w:eastAsia="Arial" w:hAnsi="Arial" w:cs="Arial"/>
                                <w:color w:val="5B5E59"/>
                                <w:w w:val="254"/>
                                <w:position w:val="1"/>
                                <w:sz w:val="14"/>
                                <w:szCs w:val="14"/>
                              </w:rPr>
                              <w:t>l</w:t>
                            </w:r>
                            <w:r>
                              <w:rPr>
                                <w:rFonts w:ascii="Arial" w:eastAsia="Arial" w:hAnsi="Arial" w:cs="Arial"/>
                                <w:color w:val="5B5E59"/>
                                <w:spacing w:val="-27"/>
                                <w:position w:val="1"/>
                                <w:sz w:val="14"/>
                                <w:szCs w:val="14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282828"/>
                                <w:position w:val="1"/>
                                <w:sz w:val="14"/>
                                <w:szCs w:val="14"/>
                              </w:rPr>
                              <w:t>es</w:t>
                            </w:r>
                            <w:r>
                              <w:rPr>
                                <w:rFonts w:ascii="Arial" w:eastAsia="Arial" w:hAnsi="Arial" w:cs="Arial"/>
                                <w:color w:val="282828"/>
                                <w:spacing w:val="-7"/>
                                <w:position w:val="1"/>
                                <w:sz w:val="14"/>
                                <w:szCs w:val="14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444442"/>
                                <w:spacing w:val="-8"/>
                                <w:w w:val="146"/>
                                <w:position w:val="1"/>
                                <w:sz w:val="14"/>
                                <w:szCs w:val="14"/>
                              </w:rPr>
                              <w:t>t</w:t>
                            </w:r>
                            <w:r>
                              <w:rPr>
                                <w:rFonts w:ascii="Arial" w:eastAsia="Arial" w:hAnsi="Arial" w:cs="Arial"/>
                                <w:color w:val="282828"/>
                                <w:spacing w:val="-4"/>
                                <w:w w:val="94"/>
                                <w:position w:val="1"/>
                                <w:sz w:val="14"/>
                                <w:szCs w:val="14"/>
                              </w:rPr>
                              <w:t>a</w:t>
                            </w:r>
                            <w:r>
                              <w:rPr>
                                <w:rFonts w:ascii="Arial" w:eastAsia="Arial" w:hAnsi="Arial" w:cs="Arial"/>
                                <w:color w:val="444442"/>
                                <w:spacing w:val="-6"/>
                                <w:w w:val="116"/>
                                <w:position w:val="1"/>
                                <w:sz w:val="14"/>
                                <w:szCs w:val="14"/>
                              </w:rPr>
                              <w:t>m</w:t>
                            </w:r>
                            <w:r>
                              <w:rPr>
                                <w:rFonts w:ascii="Arial" w:eastAsia="Arial" w:hAnsi="Arial" w:cs="Arial"/>
                                <w:color w:val="282828"/>
                                <w:spacing w:val="-4"/>
                                <w:w w:val="94"/>
                                <w:position w:val="1"/>
                                <w:sz w:val="14"/>
                                <w:szCs w:val="14"/>
                              </w:rPr>
                              <w:t>a</w:t>
                            </w:r>
                            <w:r>
                              <w:rPr>
                                <w:rFonts w:ascii="Arial" w:eastAsia="Arial" w:hAnsi="Arial" w:cs="Arial"/>
                                <w:color w:val="444442"/>
                                <w:spacing w:val="-8"/>
                                <w:w w:val="124"/>
                                <w:position w:val="1"/>
                                <w:sz w:val="14"/>
                                <w:szCs w:val="14"/>
                              </w:rPr>
                              <w:t>ñ</w:t>
                            </w:r>
                            <w:r>
                              <w:rPr>
                                <w:rFonts w:ascii="Arial" w:eastAsia="Arial" w:hAnsi="Arial" w:cs="Arial"/>
                                <w:color w:val="282828"/>
                                <w:w w:val="98"/>
                                <w:position w:val="1"/>
                                <w:sz w:val="14"/>
                                <w:szCs w:val="14"/>
                              </w:rPr>
                              <w:t>os</w:t>
                            </w:r>
                          </w:p>
                        </w:tc>
                        <w:tc>
                          <w:tcPr>
                            <w:tcW w:w="1080" w:type="dxa"/>
                            <w:gridSpan w:val="2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nil"/>
                            </w:tcBorders>
                          </w:tcPr>
                          <w:p w14:paraId="5082DEB2" w14:textId="77777777" w:rsidR="005513D0" w:rsidRDefault="005513D0">
                            <w:pPr>
                              <w:spacing w:before="26" w:after="0" w:line="240" w:lineRule="auto"/>
                              <w:ind w:left="470" w:right="383"/>
                              <w:jc w:val="center"/>
                              <w:rPr>
                                <w:rFonts w:ascii="Times New Roman" w:eastAsia="Times New Roman" w:hAnsi="Times New Roman" w:cs="Times New Roman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color w:val="444442"/>
                                <w:w w:val="199"/>
                                <w:sz w:val="14"/>
                                <w:szCs w:val="14"/>
                              </w:rPr>
                              <w:t>1</w:t>
                            </w:r>
                          </w:p>
                        </w:tc>
                      </w:tr>
                      <w:tr w:rsidR="005513D0" w14:paraId="463587C4" w14:textId="77777777">
                        <w:trPr>
                          <w:trHeight w:hRule="exact" w:val="209"/>
                        </w:trPr>
                        <w:tc>
                          <w:tcPr>
                            <w:tcW w:w="3715" w:type="dxa"/>
                            <w:tcBorders>
                              <w:top w:val="single" w:sz="4" w:space="0" w:color="000000"/>
                              <w:left w:val="single" w:sz="4" w:space="0" w:color="030303"/>
                              <w:bottom w:val="single" w:sz="4" w:space="0" w:color="000000"/>
                              <w:right w:val="single" w:sz="4" w:space="0" w:color="030303"/>
                            </w:tcBorders>
                          </w:tcPr>
                          <w:p w14:paraId="4F5C07A2" w14:textId="77777777" w:rsidR="005513D0" w:rsidRDefault="005513D0">
                            <w:pPr>
                              <w:spacing w:before="14" w:after="0" w:line="240" w:lineRule="auto"/>
                              <w:ind w:left="397" w:right="-20"/>
                              <w:rPr>
                                <w:rFonts w:ascii="Arial" w:eastAsia="Arial" w:hAnsi="Arial" w:cs="Arial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color w:val="282828"/>
                                <w:w w:val="98"/>
                                <w:sz w:val="14"/>
                                <w:szCs w:val="14"/>
                              </w:rPr>
                              <w:t>-Crea</w:t>
                            </w:r>
                            <w:r>
                              <w:rPr>
                                <w:rFonts w:ascii="Arial" w:eastAsia="Arial" w:hAnsi="Arial" w:cs="Arial"/>
                                <w:color w:val="282828"/>
                                <w:spacing w:val="-14"/>
                                <w:w w:val="98"/>
                                <w:sz w:val="14"/>
                                <w:szCs w:val="14"/>
                              </w:rPr>
                              <w:t>c</w:t>
                            </w:r>
                            <w:r>
                              <w:rPr>
                                <w:rFonts w:ascii="Arial" w:eastAsia="Arial" w:hAnsi="Arial" w:cs="Arial"/>
                                <w:color w:val="5B5E59"/>
                                <w:w w:val="254"/>
                                <w:sz w:val="14"/>
                                <w:szCs w:val="14"/>
                              </w:rPr>
                              <w:t>i</w:t>
                            </w:r>
                            <w:r>
                              <w:rPr>
                                <w:rFonts w:ascii="Arial" w:eastAsia="Arial" w:hAnsi="Arial" w:cs="Arial"/>
                                <w:color w:val="5B5E59"/>
                                <w:spacing w:val="-25"/>
                                <w:sz w:val="14"/>
                                <w:szCs w:val="14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282828"/>
                                <w:sz w:val="14"/>
                                <w:szCs w:val="14"/>
                              </w:rPr>
                              <w:t>on</w:t>
                            </w:r>
                            <w:r>
                              <w:rPr>
                                <w:rFonts w:ascii="Arial" w:eastAsia="Arial" w:hAnsi="Arial" w:cs="Arial"/>
                                <w:color w:val="282828"/>
                                <w:spacing w:val="1"/>
                                <w:sz w:val="14"/>
                                <w:szCs w:val="14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282828"/>
                                <w:sz w:val="14"/>
                                <w:szCs w:val="14"/>
                              </w:rPr>
                              <w:t>de</w:t>
                            </w:r>
                            <w:r>
                              <w:rPr>
                                <w:rFonts w:ascii="Arial" w:eastAsia="Arial" w:hAnsi="Arial" w:cs="Arial"/>
                                <w:color w:val="282828"/>
                                <w:spacing w:val="-1"/>
                                <w:sz w:val="14"/>
                                <w:szCs w:val="14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282828"/>
                                <w:sz w:val="14"/>
                                <w:szCs w:val="14"/>
                              </w:rPr>
                              <w:t>pruebas</w:t>
                            </w:r>
                            <w:r>
                              <w:rPr>
                                <w:rFonts w:ascii="Arial" w:eastAsia="Arial" w:hAnsi="Arial" w:cs="Arial"/>
                                <w:color w:val="282828"/>
                                <w:spacing w:val="11"/>
                                <w:sz w:val="14"/>
                                <w:szCs w:val="14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5B5E59"/>
                                <w:spacing w:val="-12"/>
                                <w:w w:val="126"/>
                                <w:sz w:val="14"/>
                                <w:szCs w:val="14"/>
                              </w:rPr>
                              <w:t>(</w:t>
                            </w:r>
                            <w:r>
                              <w:rPr>
                                <w:rFonts w:ascii="Arial" w:eastAsia="Arial" w:hAnsi="Arial" w:cs="Arial"/>
                                <w:color w:val="181618"/>
                                <w:spacing w:val="-10"/>
                                <w:w w:val="104"/>
                                <w:sz w:val="14"/>
                                <w:szCs w:val="14"/>
                              </w:rPr>
                              <w:t>T</w:t>
                            </w:r>
                            <w:r>
                              <w:rPr>
                                <w:rFonts w:ascii="Arial" w:eastAsia="Arial" w:hAnsi="Arial" w:cs="Arial"/>
                                <w:color w:val="444442"/>
                                <w:w w:val="91"/>
                                <w:sz w:val="14"/>
                                <w:szCs w:val="14"/>
                              </w:rPr>
                              <w:t>O</w:t>
                            </w:r>
                            <w:r>
                              <w:rPr>
                                <w:rFonts w:ascii="Arial" w:eastAsia="Arial" w:hAnsi="Arial" w:cs="Arial"/>
                                <w:color w:val="444442"/>
                                <w:spacing w:val="-15"/>
                                <w:w w:val="91"/>
                                <w:sz w:val="14"/>
                                <w:szCs w:val="14"/>
                              </w:rPr>
                              <w:t>O</w:t>
                            </w:r>
                            <w:r>
                              <w:rPr>
                                <w:rFonts w:ascii="Arial" w:eastAsia="Arial" w:hAnsi="Arial" w:cs="Arial"/>
                                <w:color w:val="5B5E59"/>
                                <w:w w:val="126"/>
                                <w:sz w:val="14"/>
                                <w:szCs w:val="14"/>
                              </w:rPr>
                              <w:t>)</w:t>
                            </w:r>
                          </w:p>
                        </w:tc>
                        <w:tc>
                          <w:tcPr>
                            <w:tcW w:w="4800" w:type="dxa"/>
                            <w:tcBorders>
                              <w:top w:val="single" w:sz="4" w:space="0" w:color="000000"/>
                              <w:left w:val="single" w:sz="4" w:space="0" w:color="030303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14:paraId="189DC46B" w14:textId="77777777" w:rsidR="005513D0" w:rsidRDefault="005513D0">
                            <w:pPr>
                              <w:tabs>
                                <w:tab w:val="left" w:pos="1340"/>
                              </w:tabs>
                              <w:spacing w:before="15" w:after="0" w:line="240" w:lineRule="auto"/>
                              <w:ind w:left="511" w:right="-20"/>
                              <w:rPr>
                                <w:rFonts w:ascii="Arial" w:eastAsia="Arial" w:hAnsi="Arial" w:cs="Arial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color w:val="444442"/>
                                <w:w w:val="199"/>
                                <w:sz w:val="14"/>
                                <w:szCs w:val="14"/>
                              </w:rPr>
                              <w:t>1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color w:val="444442"/>
                                <w:sz w:val="14"/>
                                <w:szCs w:val="14"/>
                              </w:rPr>
                              <w:tab/>
                            </w:r>
                            <w:r>
                              <w:rPr>
                                <w:rFonts w:ascii="Arial" w:eastAsia="Arial" w:hAnsi="Arial" w:cs="Arial"/>
                                <w:color w:val="010101"/>
                                <w:spacing w:val="-5"/>
                                <w:w w:val="110"/>
                                <w:position w:val="1"/>
                                <w:sz w:val="14"/>
                                <w:szCs w:val="14"/>
                              </w:rPr>
                              <w:t>-</w:t>
                            </w:r>
                            <w:r>
                              <w:rPr>
                                <w:rFonts w:ascii="Arial" w:eastAsia="Arial" w:hAnsi="Arial" w:cs="Arial"/>
                                <w:color w:val="282828"/>
                                <w:w w:val="115"/>
                                <w:position w:val="1"/>
                                <w:sz w:val="14"/>
                                <w:szCs w:val="14"/>
                              </w:rPr>
                              <w:t>Modulo</w:t>
                            </w:r>
                            <w:r>
                              <w:rPr>
                                <w:rFonts w:ascii="Arial" w:eastAsia="Arial" w:hAnsi="Arial" w:cs="Arial"/>
                                <w:color w:val="282828"/>
                                <w:spacing w:val="-20"/>
                                <w:position w:val="1"/>
                                <w:sz w:val="14"/>
                                <w:szCs w:val="14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282828"/>
                                <w:position w:val="1"/>
                                <w:sz w:val="14"/>
                                <w:szCs w:val="14"/>
                              </w:rPr>
                              <w:t>de</w:t>
                            </w:r>
                            <w:r>
                              <w:rPr>
                                <w:rFonts w:ascii="Arial" w:eastAsia="Arial" w:hAnsi="Arial" w:cs="Arial"/>
                                <w:color w:val="282828"/>
                                <w:spacing w:val="-1"/>
                                <w:position w:val="1"/>
                                <w:sz w:val="14"/>
                                <w:szCs w:val="14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282828"/>
                                <w:w w:val="111"/>
                                <w:position w:val="1"/>
                                <w:sz w:val="14"/>
                                <w:szCs w:val="14"/>
                              </w:rPr>
                              <w:t>horario</w:t>
                            </w:r>
                          </w:p>
                        </w:tc>
                        <w:tc>
                          <w:tcPr>
                            <w:tcW w:w="1080" w:type="dxa"/>
                            <w:gridSpan w:val="2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nil"/>
                            </w:tcBorders>
                          </w:tcPr>
                          <w:p w14:paraId="77850C4B" w14:textId="77777777" w:rsidR="005513D0" w:rsidRDefault="005513D0">
                            <w:pPr>
                              <w:spacing w:before="26" w:after="0" w:line="240" w:lineRule="auto"/>
                              <w:ind w:left="470" w:right="441"/>
                              <w:jc w:val="center"/>
                              <w:rPr>
                                <w:rFonts w:ascii="Times New Roman" w:eastAsia="Times New Roman" w:hAnsi="Times New Roman" w:cs="Times New Roman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color w:val="282828"/>
                                <w:w w:val="116"/>
                                <w:sz w:val="14"/>
                                <w:szCs w:val="14"/>
                              </w:rPr>
                              <w:t>4</w:t>
                            </w:r>
                          </w:p>
                        </w:tc>
                      </w:tr>
                      <w:tr w:rsidR="005513D0" w14:paraId="19B99FB5" w14:textId="77777777">
                        <w:trPr>
                          <w:trHeight w:hRule="exact" w:val="209"/>
                        </w:trPr>
                        <w:tc>
                          <w:tcPr>
                            <w:tcW w:w="3715" w:type="dxa"/>
                            <w:tcBorders>
                              <w:top w:val="single" w:sz="4" w:space="0" w:color="000000"/>
                              <w:left w:val="single" w:sz="4" w:space="0" w:color="030303"/>
                              <w:bottom w:val="single" w:sz="4" w:space="0" w:color="000000"/>
                              <w:right w:val="single" w:sz="4" w:space="0" w:color="030303"/>
                            </w:tcBorders>
                          </w:tcPr>
                          <w:p w14:paraId="0EA6410C" w14:textId="77777777" w:rsidR="005513D0" w:rsidRDefault="005513D0">
                            <w:pPr>
                              <w:spacing w:before="14" w:after="0" w:line="240" w:lineRule="auto"/>
                              <w:ind w:left="397" w:right="-20"/>
                              <w:rPr>
                                <w:rFonts w:ascii="Arial" w:eastAsia="Arial" w:hAnsi="Arial" w:cs="Arial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color w:val="010101"/>
                                <w:spacing w:val="-20"/>
                                <w:w w:val="110"/>
                                <w:sz w:val="14"/>
                                <w:szCs w:val="14"/>
                              </w:rPr>
                              <w:t>-</w:t>
                            </w:r>
                            <w:r>
                              <w:rPr>
                                <w:rFonts w:ascii="Arial" w:eastAsia="Arial" w:hAnsi="Arial" w:cs="Arial"/>
                                <w:color w:val="5B5E59"/>
                                <w:spacing w:val="4"/>
                                <w:w w:val="254"/>
                                <w:sz w:val="14"/>
                                <w:szCs w:val="14"/>
                              </w:rPr>
                              <w:t>l</w:t>
                            </w:r>
                            <w:r>
                              <w:rPr>
                                <w:rFonts w:ascii="Arial" w:eastAsia="Arial" w:hAnsi="Arial" w:cs="Arial"/>
                                <w:color w:val="444442"/>
                                <w:w w:val="116"/>
                                <w:sz w:val="14"/>
                                <w:szCs w:val="14"/>
                              </w:rPr>
                              <w:t>m</w:t>
                            </w:r>
                            <w:r>
                              <w:rPr>
                                <w:rFonts w:ascii="Arial" w:eastAsia="Arial" w:hAnsi="Arial" w:cs="Arial"/>
                                <w:color w:val="444442"/>
                                <w:spacing w:val="-22"/>
                                <w:w w:val="116"/>
                                <w:sz w:val="14"/>
                                <w:szCs w:val="14"/>
                              </w:rPr>
                              <w:t>p</w:t>
                            </w:r>
                            <w:r>
                              <w:rPr>
                                <w:rFonts w:ascii="Arial" w:eastAsia="Arial" w:hAnsi="Arial" w:cs="Arial"/>
                                <w:color w:val="5B5E59"/>
                                <w:w w:val="254"/>
                                <w:sz w:val="14"/>
                                <w:szCs w:val="14"/>
                              </w:rPr>
                              <w:t>l</w:t>
                            </w:r>
                            <w:r>
                              <w:rPr>
                                <w:rFonts w:ascii="Arial" w:eastAsia="Arial" w:hAnsi="Arial" w:cs="Arial"/>
                                <w:color w:val="5B5E59"/>
                                <w:spacing w:val="-27"/>
                                <w:sz w:val="14"/>
                                <w:szCs w:val="14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282828"/>
                                <w:spacing w:val="-5"/>
                                <w:w w:val="109"/>
                                <w:sz w:val="14"/>
                                <w:szCs w:val="14"/>
                              </w:rPr>
                              <w:t>e</w:t>
                            </w:r>
                            <w:r>
                              <w:rPr>
                                <w:rFonts w:ascii="Arial" w:eastAsia="Arial" w:hAnsi="Arial" w:cs="Arial"/>
                                <w:color w:val="444442"/>
                                <w:spacing w:val="-6"/>
                                <w:w w:val="116"/>
                                <w:sz w:val="14"/>
                                <w:szCs w:val="14"/>
                              </w:rPr>
                              <w:t>m</w:t>
                            </w:r>
                            <w:r>
                              <w:rPr>
                                <w:rFonts w:ascii="Arial" w:eastAsia="Arial" w:hAnsi="Arial" w:cs="Arial"/>
                                <w:color w:val="282828"/>
                                <w:spacing w:val="-5"/>
                                <w:w w:val="109"/>
                                <w:sz w:val="14"/>
                                <w:szCs w:val="14"/>
                              </w:rPr>
                              <w:t>e</w:t>
                            </w:r>
                            <w:r>
                              <w:rPr>
                                <w:rFonts w:ascii="Arial" w:eastAsia="Arial" w:hAnsi="Arial" w:cs="Arial"/>
                                <w:color w:val="444442"/>
                                <w:w w:val="128"/>
                                <w:sz w:val="14"/>
                                <w:szCs w:val="14"/>
                              </w:rPr>
                              <w:t>n</w:t>
                            </w:r>
                            <w:r>
                              <w:rPr>
                                <w:rFonts w:ascii="Arial" w:eastAsia="Arial" w:hAnsi="Arial" w:cs="Arial"/>
                                <w:color w:val="444442"/>
                                <w:spacing w:val="-8"/>
                                <w:w w:val="127"/>
                                <w:sz w:val="14"/>
                                <w:szCs w:val="14"/>
                              </w:rPr>
                              <w:t>t</w:t>
                            </w:r>
                            <w:r>
                              <w:rPr>
                                <w:rFonts w:ascii="Arial" w:eastAsia="Arial" w:hAnsi="Arial" w:cs="Arial"/>
                                <w:color w:val="282828"/>
                                <w:w w:val="96"/>
                                <w:sz w:val="14"/>
                                <w:szCs w:val="14"/>
                              </w:rPr>
                              <w:t>a</w:t>
                            </w:r>
                            <w:r>
                              <w:rPr>
                                <w:rFonts w:ascii="Arial" w:eastAsia="Arial" w:hAnsi="Arial" w:cs="Arial"/>
                                <w:color w:val="282828"/>
                                <w:spacing w:val="-14"/>
                                <w:w w:val="96"/>
                                <w:sz w:val="14"/>
                                <w:szCs w:val="14"/>
                              </w:rPr>
                              <w:t>c</w:t>
                            </w:r>
                            <w:r>
                              <w:rPr>
                                <w:rFonts w:ascii="Arial" w:eastAsia="Arial" w:hAnsi="Arial" w:cs="Arial"/>
                                <w:color w:val="5B5E59"/>
                                <w:w w:val="254"/>
                                <w:sz w:val="14"/>
                                <w:szCs w:val="14"/>
                              </w:rPr>
                              <w:t>i</w:t>
                            </w:r>
                            <w:r>
                              <w:rPr>
                                <w:rFonts w:ascii="Arial" w:eastAsia="Arial" w:hAnsi="Arial" w:cs="Arial"/>
                                <w:color w:val="5B5E59"/>
                                <w:spacing w:val="-25"/>
                                <w:sz w:val="14"/>
                                <w:szCs w:val="14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282828"/>
                                <w:spacing w:val="-17"/>
                                <w:sz w:val="14"/>
                                <w:szCs w:val="14"/>
                              </w:rPr>
                              <w:t>o</w:t>
                            </w:r>
                            <w:r>
                              <w:rPr>
                                <w:rFonts w:ascii="Arial" w:eastAsia="Arial" w:hAnsi="Arial" w:cs="Arial"/>
                                <w:color w:val="444442"/>
                                <w:sz w:val="14"/>
                                <w:szCs w:val="14"/>
                              </w:rPr>
                              <w:t>n</w:t>
                            </w:r>
                            <w:r>
                              <w:rPr>
                                <w:rFonts w:ascii="Arial" w:eastAsia="Arial" w:hAnsi="Arial" w:cs="Arial"/>
                                <w:color w:val="444442"/>
                                <w:spacing w:val="21"/>
                                <w:sz w:val="14"/>
                                <w:szCs w:val="14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282828"/>
                                <w:w w:val="108"/>
                                <w:sz w:val="14"/>
                                <w:szCs w:val="14"/>
                              </w:rPr>
                              <w:t>de</w:t>
                            </w:r>
                            <w:r>
                              <w:rPr>
                                <w:rFonts w:ascii="Arial" w:eastAsia="Arial" w:hAnsi="Arial" w:cs="Arial"/>
                                <w:color w:val="282828"/>
                                <w:spacing w:val="-29"/>
                                <w:sz w:val="14"/>
                                <w:szCs w:val="14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5B5E59"/>
                                <w:spacing w:val="5"/>
                                <w:w w:val="254"/>
                                <w:sz w:val="14"/>
                                <w:szCs w:val="14"/>
                              </w:rPr>
                              <w:t>i</w:t>
                            </w:r>
                            <w:r>
                              <w:rPr>
                                <w:rFonts w:ascii="Arial" w:eastAsia="Arial" w:hAnsi="Arial" w:cs="Arial"/>
                                <w:color w:val="444442"/>
                                <w:w w:val="118"/>
                                <w:sz w:val="14"/>
                                <w:szCs w:val="14"/>
                              </w:rPr>
                              <w:t>n</w:t>
                            </w:r>
                            <w:r>
                              <w:rPr>
                                <w:rFonts w:ascii="Arial" w:eastAsia="Arial" w:hAnsi="Arial" w:cs="Arial"/>
                                <w:color w:val="444442"/>
                                <w:spacing w:val="3"/>
                                <w:w w:val="117"/>
                                <w:sz w:val="14"/>
                                <w:szCs w:val="14"/>
                              </w:rPr>
                              <w:t>t</w:t>
                            </w:r>
                            <w:r>
                              <w:rPr>
                                <w:rFonts w:ascii="Arial" w:eastAsia="Arial" w:hAnsi="Arial" w:cs="Arial"/>
                                <w:color w:val="282828"/>
                                <w:w w:val="102"/>
                                <w:sz w:val="14"/>
                                <w:szCs w:val="14"/>
                              </w:rPr>
                              <w:t>erfa</w:t>
                            </w:r>
                            <w:r>
                              <w:rPr>
                                <w:rFonts w:ascii="Arial" w:eastAsia="Arial" w:hAnsi="Arial" w:cs="Arial"/>
                                <w:color w:val="282828"/>
                                <w:w w:val="103"/>
                                <w:sz w:val="14"/>
                                <w:szCs w:val="14"/>
                              </w:rPr>
                              <w:t>z</w:t>
                            </w:r>
                            <w:r>
                              <w:rPr>
                                <w:rFonts w:ascii="Arial" w:eastAsia="Arial" w:hAnsi="Arial" w:cs="Arial"/>
                                <w:color w:val="282828"/>
                                <w:spacing w:val="-14"/>
                                <w:sz w:val="14"/>
                                <w:szCs w:val="14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282828"/>
                                <w:w w:val="108"/>
                                <w:sz w:val="14"/>
                                <w:szCs w:val="14"/>
                              </w:rPr>
                              <w:t>gra</w:t>
                            </w:r>
                            <w:r>
                              <w:rPr>
                                <w:rFonts w:ascii="Arial" w:eastAsia="Arial" w:hAnsi="Arial" w:cs="Arial"/>
                                <w:color w:val="282828"/>
                                <w:spacing w:val="-10"/>
                                <w:w w:val="107"/>
                                <w:sz w:val="14"/>
                                <w:szCs w:val="14"/>
                              </w:rPr>
                              <w:t>f</w:t>
                            </w:r>
                            <w:r>
                              <w:rPr>
                                <w:rFonts w:ascii="Arial" w:eastAsia="Arial" w:hAnsi="Arial" w:cs="Arial"/>
                                <w:color w:val="5B5E59"/>
                                <w:w w:val="254"/>
                                <w:sz w:val="14"/>
                                <w:szCs w:val="14"/>
                              </w:rPr>
                              <w:t>i</w:t>
                            </w:r>
                            <w:r>
                              <w:rPr>
                                <w:rFonts w:ascii="Arial" w:eastAsia="Arial" w:hAnsi="Arial" w:cs="Arial"/>
                                <w:color w:val="5B5E59"/>
                                <w:spacing w:val="-27"/>
                                <w:sz w:val="14"/>
                                <w:szCs w:val="14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282828"/>
                                <w:sz w:val="14"/>
                                <w:szCs w:val="14"/>
                              </w:rPr>
                              <w:t>ca</w:t>
                            </w:r>
                          </w:p>
                        </w:tc>
                        <w:tc>
                          <w:tcPr>
                            <w:tcW w:w="4800" w:type="dxa"/>
                            <w:tcBorders>
                              <w:top w:val="single" w:sz="4" w:space="0" w:color="000000"/>
                              <w:left w:val="single" w:sz="4" w:space="0" w:color="030303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14:paraId="1B1A30D8" w14:textId="77777777" w:rsidR="005513D0" w:rsidRDefault="005513D0">
                            <w:pPr>
                              <w:tabs>
                                <w:tab w:val="left" w:pos="1480"/>
                              </w:tabs>
                              <w:spacing w:before="15" w:after="0" w:line="240" w:lineRule="auto"/>
                              <w:ind w:left="511" w:right="-20"/>
                              <w:rPr>
                                <w:rFonts w:ascii="Arial" w:eastAsia="Arial" w:hAnsi="Arial" w:cs="Arial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color w:val="282828"/>
                                <w:sz w:val="14"/>
                                <w:szCs w:val="14"/>
                              </w:rPr>
                              <w:t>2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color w:val="282828"/>
                                <w:spacing w:val="-22"/>
                                <w:sz w:val="14"/>
                                <w:szCs w:val="1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color w:val="282828"/>
                                <w:sz w:val="14"/>
                                <w:szCs w:val="14"/>
                              </w:rPr>
                              <w:tab/>
                            </w:r>
                            <w:r>
                              <w:rPr>
                                <w:rFonts w:ascii="Arial" w:eastAsia="Arial" w:hAnsi="Arial" w:cs="Arial"/>
                                <w:color w:val="010101"/>
                                <w:spacing w:val="-2"/>
                                <w:w w:val="110"/>
                                <w:position w:val="1"/>
                                <w:sz w:val="14"/>
                                <w:szCs w:val="14"/>
                              </w:rPr>
                              <w:t>-</w:t>
                            </w:r>
                            <w:r>
                              <w:rPr>
                                <w:rFonts w:ascii="Arial" w:eastAsia="Arial" w:hAnsi="Arial" w:cs="Arial"/>
                                <w:color w:val="282828"/>
                                <w:w w:val="101"/>
                                <w:position w:val="1"/>
                                <w:sz w:val="14"/>
                                <w:szCs w:val="14"/>
                              </w:rPr>
                              <w:t>Correc</w:t>
                            </w:r>
                            <w:r>
                              <w:rPr>
                                <w:rFonts w:ascii="Arial" w:eastAsia="Arial" w:hAnsi="Arial" w:cs="Arial"/>
                                <w:color w:val="5B5E59"/>
                                <w:spacing w:val="-17"/>
                                <w:w w:val="169"/>
                                <w:position w:val="1"/>
                                <w:sz w:val="14"/>
                                <w:szCs w:val="14"/>
                              </w:rPr>
                              <w:t>i</w:t>
                            </w:r>
                            <w:r>
                              <w:rPr>
                                <w:rFonts w:ascii="Arial" w:eastAsia="Arial" w:hAnsi="Arial" w:cs="Arial"/>
                                <w:color w:val="282828"/>
                                <w:spacing w:val="-17"/>
                                <w:w w:val="123"/>
                                <w:position w:val="1"/>
                                <w:sz w:val="14"/>
                                <w:szCs w:val="14"/>
                              </w:rPr>
                              <w:t>o</w:t>
                            </w:r>
                            <w:r>
                              <w:rPr>
                                <w:rFonts w:ascii="Arial" w:eastAsia="Arial" w:hAnsi="Arial" w:cs="Arial"/>
                                <w:color w:val="444442"/>
                                <w:w w:val="124"/>
                                <w:position w:val="1"/>
                                <w:sz w:val="14"/>
                                <w:szCs w:val="14"/>
                              </w:rPr>
                              <w:t>n</w:t>
                            </w:r>
                            <w:r>
                              <w:rPr>
                                <w:rFonts w:ascii="Arial" w:eastAsia="Arial" w:hAnsi="Arial" w:cs="Arial"/>
                                <w:color w:val="444442"/>
                                <w:spacing w:val="-16"/>
                                <w:position w:val="1"/>
                                <w:sz w:val="14"/>
                                <w:szCs w:val="14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282828"/>
                                <w:position w:val="1"/>
                                <w:sz w:val="14"/>
                                <w:szCs w:val="14"/>
                              </w:rPr>
                              <w:t>de</w:t>
                            </w:r>
                            <w:r>
                              <w:rPr>
                                <w:rFonts w:ascii="Arial" w:eastAsia="Arial" w:hAnsi="Arial" w:cs="Arial"/>
                                <w:color w:val="282828"/>
                                <w:spacing w:val="-1"/>
                                <w:position w:val="1"/>
                                <w:sz w:val="14"/>
                                <w:szCs w:val="14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282828"/>
                                <w:spacing w:val="-20"/>
                                <w:w w:val="133"/>
                                <w:position w:val="1"/>
                                <w:sz w:val="14"/>
                                <w:szCs w:val="14"/>
                              </w:rPr>
                              <w:t>b</w:t>
                            </w:r>
                            <w:r>
                              <w:rPr>
                                <w:rFonts w:ascii="Arial" w:eastAsia="Arial" w:hAnsi="Arial" w:cs="Arial"/>
                                <w:color w:val="444442"/>
                                <w:spacing w:val="-9"/>
                                <w:w w:val="124"/>
                                <w:position w:val="1"/>
                                <w:sz w:val="14"/>
                                <w:szCs w:val="14"/>
                              </w:rPr>
                              <w:t>u</w:t>
                            </w:r>
                            <w:r>
                              <w:rPr>
                                <w:rFonts w:ascii="Arial" w:eastAsia="Arial" w:hAnsi="Arial" w:cs="Arial"/>
                                <w:color w:val="282828"/>
                                <w:w w:val="98"/>
                                <w:position w:val="1"/>
                                <w:sz w:val="14"/>
                                <w:szCs w:val="14"/>
                              </w:rPr>
                              <w:t>gs</w:t>
                            </w:r>
                          </w:p>
                        </w:tc>
                        <w:tc>
                          <w:tcPr>
                            <w:tcW w:w="1080" w:type="dxa"/>
                            <w:gridSpan w:val="2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nil"/>
                            </w:tcBorders>
                          </w:tcPr>
                          <w:p w14:paraId="56D08CE2" w14:textId="77777777" w:rsidR="005513D0" w:rsidRDefault="005513D0">
                            <w:pPr>
                              <w:spacing w:before="26" w:after="0" w:line="240" w:lineRule="auto"/>
                              <w:ind w:left="470" w:right="439"/>
                              <w:jc w:val="center"/>
                              <w:rPr>
                                <w:rFonts w:ascii="Times New Roman" w:eastAsia="Times New Roman" w:hAnsi="Times New Roman" w:cs="Times New Roman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color w:val="282828"/>
                                <w:w w:val="119"/>
                                <w:sz w:val="14"/>
                                <w:szCs w:val="14"/>
                              </w:rPr>
                              <w:t>3</w:t>
                            </w:r>
                          </w:p>
                        </w:tc>
                      </w:tr>
                      <w:tr w:rsidR="005513D0" w14:paraId="6AA02DD9" w14:textId="77777777">
                        <w:trPr>
                          <w:trHeight w:hRule="exact" w:val="209"/>
                        </w:trPr>
                        <w:tc>
                          <w:tcPr>
                            <w:tcW w:w="3715" w:type="dxa"/>
                            <w:tcBorders>
                              <w:top w:val="single" w:sz="4" w:space="0" w:color="000000"/>
                              <w:left w:val="single" w:sz="4" w:space="0" w:color="030303"/>
                              <w:bottom w:val="single" w:sz="4" w:space="0" w:color="000000"/>
                              <w:right w:val="single" w:sz="4" w:space="0" w:color="030303"/>
                            </w:tcBorders>
                          </w:tcPr>
                          <w:p w14:paraId="0130A1EC" w14:textId="77777777" w:rsidR="005513D0" w:rsidRDefault="005513D0">
                            <w:pPr>
                              <w:spacing w:before="14" w:after="0" w:line="240" w:lineRule="auto"/>
                              <w:ind w:left="397" w:right="-20"/>
                              <w:rPr>
                                <w:rFonts w:ascii="Arial" w:eastAsia="Arial" w:hAnsi="Arial" w:cs="Arial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color w:val="010101"/>
                                <w:spacing w:val="-20"/>
                                <w:w w:val="110"/>
                                <w:sz w:val="14"/>
                                <w:szCs w:val="14"/>
                              </w:rPr>
                              <w:t>-</w:t>
                            </w:r>
                            <w:r>
                              <w:rPr>
                                <w:rFonts w:ascii="Arial" w:eastAsia="Arial" w:hAnsi="Arial" w:cs="Arial"/>
                                <w:color w:val="5B5E59"/>
                                <w:spacing w:val="4"/>
                                <w:w w:val="254"/>
                                <w:sz w:val="14"/>
                                <w:szCs w:val="14"/>
                              </w:rPr>
                              <w:t>l</w:t>
                            </w:r>
                            <w:r>
                              <w:rPr>
                                <w:rFonts w:ascii="Arial" w:eastAsia="Arial" w:hAnsi="Arial" w:cs="Arial"/>
                                <w:color w:val="444442"/>
                                <w:spacing w:val="-10"/>
                                <w:w w:val="116"/>
                                <w:sz w:val="14"/>
                                <w:szCs w:val="14"/>
                              </w:rPr>
                              <w:t>m</w:t>
                            </w:r>
                            <w:r>
                              <w:rPr>
                                <w:rFonts w:ascii="Arial" w:eastAsia="Arial" w:hAnsi="Arial" w:cs="Arial"/>
                                <w:color w:val="282828"/>
                                <w:spacing w:val="-12"/>
                                <w:w w:val="116"/>
                                <w:sz w:val="14"/>
                                <w:szCs w:val="14"/>
                              </w:rPr>
                              <w:t>p</w:t>
                            </w:r>
                            <w:r>
                              <w:rPr>
                                <w:rFonts w:ascii="Arial" w:eastAsia="Arial" w:hAnsi="Arial" w:cs="Arial"/>
                                <w:color w:val="5B5E59"/>
                                <w:w w:val="254"/>
                                <w:sz w:val="14"/>
                                <w:szCs w:val="14"/>
                              </w:rPr>
                              <w:t>l</w:t>
                            </w:r>
                            <w:r>
                              <w:rPr>
                                <w:rFonts w:ascii="Arial" w:eastAsia="Arial" w:hAnsi="Arial" w:cs="Arial"/>
                                <w:color w:val="5B5E59"/>
                                <w:spacing w:val="-27"/>
                                <w:sz w:val="14"/>
                                <w:szCs w:val="14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282828"/>
                                <w:spacing w:val="-5"/>
                                <w:w w:val="109"/>
                                <w:sz w:val="14"/>
                                <w:szCs w:val="14"/>
                              </w:rPr>
                              <w:t>e</w:t>
                            </w:r>
                            <w:r>
                              <w:rPr>
                                <w:rFonts w:ascii="Arial" w:eastAsia="Arial" w:hAnsi="Arial" w:cs="Arial"/>
                                <w:color w:val="444442"/>
                                <w:spacing w:val="-6"/>
                                <w:w w:val="116"/>
                                <w:sz w:val="14"/>
                                <w:szCs w:val="14"/>
                              </w:rPr>
                              <w:t>m</w:t>
                            </w:r>
                            <w:r>
                              <w:rPr>
                                <w:rFonts w:ascii="Arial" w:eastAsia="Arial" w:hAnsi="Arial" w:cs="Arial"/>
                                <w:color w:val="282828"/>
                                <w:spacing w:val="-5"/>
                                <w:w w:val="109"/>
                                <w:sz w:val="14"/>
                                <w:szCs w:val="14"/>
                              </w:rPr>
                              <w:t>e</w:t>
                            </w:r>
                            <w:r>
                              <w:rPr>
                                <w:rFonts w:ascii="Arial" w:eastAsia="Arial" w:hAnsi="Arial" w:cs="Arial"/>
                                <w:color w:val="444442"/>
                                <w:w w:val="128"/>
                                <w:sz w:val="14"/>
                                <w:szCs w:val="14"/>
                              </w:rPr>
                              <w:t>n</w:t>
                            </w:r>
                            <w:r>
                              <w:rPr>
                                <w:rFonts w:ascii="Arial" w:eastAsia="Arial" w:hAnsi="Arial" w:cs="Arial"/>
                                <w:color w:val="444442"/>
                                <w:spacing w:val="-8"/>
                                <w:w w:val="127"/>
                                <w:sz w:val="14"/>
                                <w:szCs w:val="14"/>
                              </w:rPr>
                              <w:t>t</w:t>
                            </w:r>
                            <w:r>
                              <w:rPr>
                                <w:rFonts w:ascii="Arial" w:eastAsia="Arial" w:hAnsi="Arial" w:cs="Arial"/>
                                <w:color w:val="282828"/>
                                <w:w w:val="96"/>
                                <w:sz w:val="14"/>
                                <w:szCs w:val="14"/>
                              </w:rPr>
                              <w:t>a</w:t>
                            </w:r>
                            <w:r>
                              <w:rPr>
                                <w:rFonts w:ascii="Arial" w:eastAsia="Arial" w:hAnsi="Arial" w:cs="Arial"/>
                                <w:color w:val="282828"/>
                                <w:spacing w:val="-14"/>
                                <w:w w:val="96"/>
                                <w:sz w:val="14"/>
                                <w:szCs w:val="14"/>
                              </w:rPr>
                              <w:t>c</w:t>
                            </w:r>
                            <w:r>
                              <w:rPr>
                                <w:rFonts w:ascii="Arial" w:eastAsia="Arial" w:hAnsi="Arial" w:cs="Arial"/>
                                <w:color w:val="5B5E59"/>
                                <w:w w:val="254"/>
                                <w:sz w:val="14"/>
                                <w:szCs w:val="14"/>
                              </w:rPr>
                              <w:t>i</w:t>
                            </w:r>
                            <w:r>
                              <w:rPr>
                                <w:rFonts w:ascii="Arial" w:eastAsia="Arial" w:hAnsi="Arial" w:cs="Arial"/>
                                <w:color w:val="5B5E59"/>
                                <w:spacing w:val="-25"/>
                                <w:sz w:val="14"/>
                                <w:szCs w:val="14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282828"/>
                                <w:sz w:val="14"/>
                                <w:szCs w:val="14"/>
                              </w:rPr>
                              <w:t>on</w:t>
                            </w:r>
                            <w:r>
                              <w:rPr>
                                <w:rFonts w:ascii="Arial" w:eastAsia="Arial" w:hAnsi="Arial" w:cs="Arial"/>
                                <w:color w:val="282828"/>
                                <w:spacing w:val="1"/>
                                <w:sz w:val="14"/>
                                <w:szCs w:val="14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282828"/>
                                <w:sz w:val="14"/>
                                <w:szCs w:val="14"/>
                              </w:rPr>
                              <w:t>de</w:t>
                            </w:r>
                            <w:r>
                              <w:rPr>
                                <w:rFonts w:ascii="Arial" w:eastAsia="Arial" w:hAnsi="Arial" w:cs="Arial"/>
                                <w:color w:val="282828"/>
                                <w:spacing w:val="-6"/>
                                <w:sz w:val="14"/>
                                <w:szCs w:val="14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5B5E59"/>
                                <w:w w:val="254"/>
                                <w:sz w:val="14"/>
                                <w:szCs w:val="14"/>
                              </w:rPr>
                              <w:t>l</w:t>
                            </w:r>
                            <w:r>
                              <w:rPr>
                                <w:rFonts w:ascii="Arial" w:eastAsia="Arial" w:hAnsi="Arial" w:cs="Arial"/>
                                <w:color w:val="5B5E59"/>
                                <w:spacing w:val="-27"/>
                                <w:sz w:val="14"/>
                                <w:szCs w:val="14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282828"/>
                                <w:sz w:val="14"/>
                                <w:szCs w:val="14"/>
                              </w:rPr>
                              <w:t>a</w:t>
                            </w:r>
                            <w:r>
                              <w:rPr>
                                <w:rFonts w:ascii="Arial" w:eastAsia="Arial" w:hAnsi="Arial" w:cs="Arial"/>
                                <w:color w:val="282828"/>
                                <w:spacing w:val="-13"/>
                                <w:sz w:val="14"/>
                                <w:szCs w:val="14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282828"/>
                                <w:spacing w:val="-10"/>
                                <w:w w:val="94"/>
                                <w:sz w:val="14"/>
                                <w:szCs w:val="14"/>
                              </w:rPr>
                              <w:t>a</w:t>
                            </w:r>
                            <w:r>
                              <w:rPr>
                                <w:rFonts w:ascii="Arial" w:eastAsia="Arial" w:hAnsi="Arial" w:cs="Arial"/>
                                <w:color w:val="5B5E59"/>
                                <w:w w:val="254"/>
                                <w:sz w:val="14"/>
                                <w:szCs w:val="14"/>
                              </w:rPr>
                              <w:t>l</w:t>
                            </w:r>
                            <w:r>
                              <w:rPr>
                                <w:rFonts w:ascii="Arial" w:eastAsia="Arial" w:hAnsi="Arial" w:cs="Arial"/>
                                <w:color w:val="5B5E59"/>
                                <w:spacing w:val="-27"/>
                                <w:sz w:val="14"/>
                                <w:szCs w:val="14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282828"/>
                                <w:w w:val="103"/>
                                <w:sz w:val="14"/>
                                <w:szCs w:val="14"/>
                              </w:rPr>
                              <w:t>a</w:t>
                            </w:r>
                            <w:r>
                              <w:rPr>
                                <w:rFonts w:ascii="Arial" w:eastAsia="Arial" w:hAnsi="Arial" w:cs="Arial"/>
                                <w:color w:val="282828"/>
                                <w:spacing w:val="-9"/>
                                <w:w w:val="103"/>
                                <w:sz w:val="14"/>
                                <w:szCs w:val="14"/>
                              </w:rPr>
                              <w:t>r</w:t>
                            </w:r>
                            <w:r>
                              <w:rPr>
                                <w:rFonts w:ascii="Arial" w:eastAsia="Arial" w:hAnsi="Arial" w:cs="Arial"/>
                                <w:color w:val="444442"/>
                                <w:spacing w:val="-6"/>
                                <w:w w:val="116"/>
                                <w:sz w:val="14"/>
                                <w:szCs w:val="14"/>
                              </w:rPr>
                              <w:t>m</w:t>
                            </w:r>
                            <w:r>
                              <w:rPr>
                                <w:rFonts w:ascii="Arial" w:eastAsia="Arial" w:hAnsi="Arial" w:cs="Arial"/>
                                <w:color w:val="282828"/>
                                <w:w w:val="94"/>
                                <w:sz w:val="14"/>
                                <w:szCs w:val="14"/>
                              </w:rPr>
                              <w:t>a</w:t>
                            </w:r>
                          </w:p>
                        </w:tc>
                        <w:tc>
                          <w:tcPr>
                            <w:tcW w:w="4800" w:type="dxa"/>
                            <w:tcBorders>
                              <w:top w:val="single" w:sz="4" w:space="0" w:color="000000"/>
                              <w:left w:val="single" w:sz="4" w:space="0" w:color="030303"/>
                              <w:bottom w:val="single" w:sz="4" w:space="0" w:color="000000"/>
                              <w:right w:val="single" w:sz="4" w:space="0" w:color="000000"/>
                            </w:tcBorders>
                          </w:tcPr>
                          <w:p w14:paraId="41C092EE" w14:textId="77777777" w:rsidR="005513D0" w:rsidRDefault="005513D0">
                            <w:pPr>
                              <w:tabs>
                                <w:tab w:val="left" w:pos="1480"/>
                              </w:tabs>
                              <w:spacing w:before="15" w:after="0" w:line="240" w:lineRule="auto"/>
                              <w:ind w:left="501" w:right="-20"/>
                              <w:rPr>
                                <w:rFonts w:ascii="Arial" w:eastAsia="Arial" w:hAnsi="Arial" w:cs="Arial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color w:val="444442"/>
                                <w:w w:val="133"/>
                                <w:sz w:val="14"/>
                                <w:szCs w:val="14"/>
                              </w:rPr>
                              <w:t>4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color w:val="444442"/>
                                <w:sz w:val="14"/>
                                <w:szCs w:val="14"/>
                              </w:rPr>
                              <w:tab/>
                            </w:r>
                            <w:r>
                              <w:rPr>
                                <w:rFonts w:ascii="Arial" w:eastAsia="Arial" w:hAnsi="Arial" w:cs="Arial"/>
                                <w:color w:val="010101"/>
                                <w:spacing w:val="-6"/>
                                <w:position w:val="1"/>
                                <w:sz w:val="14"/>
                                <w:szCs w:val="14"/>
                              </w:rPr>
                              <w:t>-</w:t>
                            </w:r>
                            <w:r>
                              <w:rPr>
                                <w:rFonts w:ascii="Arial" w:eastAsia="Arial" w:hAnsi="Arial" w:cs="Arial"/>
                                <w:color w:val="444442"/>
                                <w:spacing w:val="-3"/>
                                <w:position w:val="1"/>
                                <w:sz w:val="14"/>
                                <w:szCs w:val="14"/>
                              </w:rPr>
                              <w:t>P</w:t>
                            </w:r>
                            <w:r>
                              <w:rPr>
                                <w:rFonts w:ascii="Arial" w:eastAsia="Arial" w:hAnsi="Arial" w:cs="Arial"/>
                                <w:color w:val="181618"/>
                                <w:position w:val="1"/>
                                <w:sz w:val="14"/>
                                <w:szCs w:val="14"/>
                              </w:rPr>
                              <w:t>rueba</w:t>
                            </w:r>
                            <w:r>
                              <w:rPr>
                                <w:rFonts w:ascii="Arial" w:eastAsia="Arial" w:hAnsi="Arial" w:cs="Arial"/>
                                <w:color w:val="181618"/>
                                <w:spacing w:val="14"/>
                                <w:position w:val="1"/>
                                <w:sz w:val="14"/>
                                <w:szCs w:val="14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282828"/>
                                <w:position w:val="1"/>
                                <w:sz w:val="14"/>
                                <w:szCs w:val="14"/>
                              </w:rPr>
                              <w:t>de</w:t>
                            </w:r>
                            <w:r>
                              <w:rPr>
                                <w:rFonts w:ascii="Arial" w:eastAsia="Arial" w:hAnsi="Arial" w:cs="Arial"/>
                                <w:color w:val="282828"/>
                                <w:spacing w:val="-4"/>
                                <w:position w:val="1"/>
                                <w:sz w:val="14"/>
                                <w:szCs w:val="14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444442"/>
                                <w:spacing w:val="-15"/>
                                <w:w w:val="125"/>
                                <w:position w:val="1"/>
                                <w:sz w:val="14"/>
                                <w:szCs w:val="14"/>
                              </w:rPr>
                              <w:t>v</w:t>
                            </w:r>
                            <w:r>
                              <w:rPr>
                                <w:rFonts w:ascii="Arial" w:eastAsia="Arial" w:hAnsi="Arial" w:cs="Arial"/>
                                <w:color w:val="5B5E59"/>
                                <w:w w:val="254"/>
                                <w:position w:val="1"/>
                                <w:sz w:val="14"/>
                                <w:szCs w:val="14"/>
                              </w:rPr>
                              <w:t>i</w:t>
                            </w:r>
                            <w:r>
                              <w:rPr>
                                <w:rFonts w:ascii="Arial" w:eastAsia="Arial" w:hAnsi="Arial" w:cs="Arial"/>
                                <w:color w:val="5B5E59"/>
                                <w:spacing w:val="-25"/>
                                <w:position w:val="1"/>
                                <w:sz w:val="14"/>
                                <w:szCs w:val="14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282828"/>
                                <w:w w:val="97"/>
                                <w:position w:val="1"/>
                                <w:sz w:val="14"/>
                                <w:szCs w:val="14"/>
                              </w:rPr>
                              <w:t>su</w:t>
                            </w:r>
                            <w:r>
                              <w:rPr>
                                <w:rFonts w:ascii="Arial" w:eastAsia="Arial" w:hAnsi="Arial" w:cs="Arial"/>
                                <w:color w:val="282828"/>
                                <w:spacing w:val="-4"/>
                                <w:w w:val="97"/>
                                <w:position w:val="1"/>
                                <w:sz w:val="14"/>
                                <w:szCs w:val="14"/>
                              </w:rPr>
                              <w:t>a</w:t>
                            </w:r>
                            <w:r>
                              <w:rPr>
                                <w:rFonts w:ascii="Arial" w:eastAsia="Arial" w:hAnsi="Arial" w:cs="Arial"/>
                                <w:color w:val="5B5E59"/>
                                <w:w w:val="167"/>
                                <w:position w:val="1"/>
                                <w:sz w:val="14"/>
                                <w:szCs w:val="14"/>
                              </w:rPr>
                              <w:t>l</w:t>
                            </w:r>
                            <w:r>
                              <w:rPr>
                                <w:rFonts w:ascii="Arial" w:eastAsia="Arial" w:hAnsi="Arial" w:cs="Arial"/>
                                <w:color w:val="5B5E59"/>
                                <w:spacing w:val="-10"/>
                                <w:w w:val="167"/>
                                <w:position w:val="1"/>
                                <w:sz w:val="14"/>
                                <w:szCs w:val="14"/>
                              </w:rPr>
                              <w:t>i</w:t>
                            </w:r>
                            <w:r>
                              <w:rPr>
                                <w:rFonts w:ascii="Arial" w:eastAsia="Arial" w:hAnsi="Arial" w:cs="Arial"/>
                                <w:color w:val="282828"/>
                                <w:w w:val="93"/>
                                <w:position w:val="1"/>
                                <w:sz w:val="14"/>
                                <w:szCs w:val="14"/>
                              </w:rPr>
                              <w:t>za</w:t>
                            </w:r>
                            <w:r>
                              <w:rPr>
                                <w:rFonts w:ascii="Arial" w:eastAsia="Arial" w:hAnsi="Arial" w:cs="Arial"/>
                                <w:color w:val="282828"/>
                                <w:spacing w:val="-14"/>
                                <w:w w:val="93"/>
                                <w:position w:val="1"/>
                                <w:sz w:val="14"/>
                                <w:szCs w:val="14"/>
                              </w:rPr>
                              <w:t>c</w:t>
                            </w:r>
                            <w:r>
                              <w:rPr>
                                <w:rFonts w:ascii="Arial" w:eastAsia="Arial" w:hAnsi="Arial" w:cs="Arial"/>
                                <w:color w:val="5B5E59"/>
                                <w:w w:val="254"/>
                                <w:position w:val="1"/>
                                <w:sz w:val="14"/>
                                <w:szCs w:val="14"/>
                              </w:rPr>
                              <w:t>i</w:t>
                            </w:r>
                            <w:r>
                              <w:rPr>
                                <w:rFonts w:ascii="Arial" w:eastAsia="Arial" w:hAnsi="Arial" w:cs="Arial"/>
                                <w:color w:val="5B5E59"/>
                                <w:spacing w:val="-25"/>
                                <w:position w:val="1"/>
                                <w:sz w:val="14"/>
                                <w:szCs w:val="14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282828"/>
                                <w:position w:val="1"/>
                                <w:sz w:val="14"/>
                                <w:szCs w:val="14"/>
                              </w:rPr>
                              <w:t>on</w:t>
                            </w:r>
                            <w:r>
                              <w:rPr>
                                <w:rFonts w:ascii="Arial" w:eastAsia="Arial" w:hAnsi="Arial" w:cs="Arial"/>
                                <w:color w:val="282828"/>
                                <w:spacing w:val="1"/>
                                <w:position w:val="1"/>
                                <w:sz w:val="14"/>
                                <w:szCs w:val="14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282828"/>
                                <w:position w:val="1"/>
                                <w:sz w:val="14"/>
                                <w:szCs w:val="14"/>
                              </w:rPr>
                              <w:t>de</w:t>
                            </w:r>
                            <w:r>
                              <w:rPr>
                                <w:rFonts w:ascii="Arial" w:eastAsia="Arial" w:hAnsi="Arial" w:cs="Arial"/>
                                <w:color w:val="282828"/>
                                <w:spacing w:val="-1"/>
                                <w:position w:val="1"/>
                                <w:sz w:val="14"/>
                                <w:szCs w:val="14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444442"/>
                                <w:spacing w:val="-10"/>
                                <w:w w:val="116"/>
                                <w:position w:val="1"/>
                                <w:sz w:val="14"/>
                                <w:szCs w:val="14"/>
                              </w:rPr>
                              <w:t>m</w:t>
                            </w:r>
                            <w:r>
                              <w:rPr>
                                <w:rFonts w:ascii="Arial" w:eastAsia="Arial" w:hAnsi="Arial" w:cs="Arial"/>
                                <w:color w:val="282828"/>
                                <w:spacing w:val="-13"/>
                                <w:w w:val="124"/>
                                <w:position w:val="1"/>
                                <w:sz w:val="14"/>
                                <w:szCs w:val="14"/>
                              </w:rPr>
                              <w:t>u</w:t>
                            </w:r>
                            <w:r>
                              <w:rPr>
                                <w:rFonts w:ascii="Arial" w:eastAsia="Arial" w:hAnsi="Arial" w:cs="Arial"/>
                                <w:color w:val="5B5E59"/>
                                <w:w w:val="151"/>
                                <w:position w:val="1"/>
                                <w:sz w:val="14"/>
                                <w:szCs w:val="14"/>
                              </w:rPr>
                              <w:t>l</w:t>
                            </w:r>
                            <w:r>
                              <w:rPr>
                                <w:rFonts w:ascii="Arial" w:eastAsia="Arial" w:hAnsi="Arial" w:cs="Arial"/>
                                <w:color w:val="5B5E59"/>
                                <w:spacing w:val="-9"/>
                                <w:w w:val="151"/>
                                <w:position w:val="1"/>
                                <w:sz w:val="14"/>
                                <w:szCs w:val="14"/>
                              </w:rPr>
                              <w:t>t</w:t>
                            </w:r>
                            <w:r>
                              <w:rPr>
                                <w:rFonts w:ascii="Arial" w:eastAsia="Arial" w:hAnsi="Arial" w:cs="Arial"/>
                                <w:color w:val="5B5E59"/>
                                <w:spacing w:val="-27"/>
                                <w:w w:val="152"/>
                                <w:position w:val="1"/>
                                <w:sz w:val="14"/>
                                <w:szCs w:val="14"/>
                              </w:rPr>
                              <w:t>i</w:t>
                            </w:r>
                            <w:r>
                              <w:rPr>
                                <w:rFonts w:ascii="Arial" w:eastAsia="Arial" w:hAnsi="Arial" w:cs="Arial"/>
                                <w:color w:val="282828"/>
                                <w:spacing w:val="-12"/>
                                <w:w w:val="116"/>
                                <w:position w:val="1"/>
                                <w:sz w:val="14"/>
                                <w:szCs w:val="14"/>
                              </w:rPr>
                              <w:t>p</w:t>
                            </w:r>
                            <w:r>
                              <w:rPr>
                                <w:rFonts w:ascii="Arial" w:eastAsia="Arial" w:hAnsi="Arial" w:cs="Arial"/>
                                <w:color w:val="5B5E59"/>
                                <w:w w:val="254"/>
                                <w:position w:val="1"/>
                                <w:sz w:val="14"/>
                                <w:szCs w:val="14"/>
                              </w:rPr>
                              <w:t>l</w:t>
                            </w:r>
                            <w:r>
                              <w:rPr>
                                <w:rFonts w:ascii="Arial" w:eastAsia="Arial" w:hAnsi="Arial" w:cs="Arial"/>
                                <w:color w:val="5B5E59"/>
                                <w:spacing w:val="-27"/>
                                <w:position w:val="1"/>
                                <w:sz w:val="14"/>
                                <w:szCs w:val="14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282828"/>
                                <w:position w:val="1"/>
                                <w:sz w:val="14"/>
                                <w:szCs w:val="14"/>
                              </w:rPr>
                              <w:t>es</w:t>
                            </w:r>
                            <w:r>
                              <w:rPr>
                                <w:rFonts w:ascii="Arial" w:eastAsia="Arial" w:hAnsi="Arial" w:cs="Arial"/>
                                <w:color w:val="282828"/>
                                <w:spacing w:val="-7"/>
                                <w:position w:val="1"/>
                                <w:sz w:val="14"/>
                                <w:szCs w:val="14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444442"/>
                                <w:spacing w:val="-8"/>
                                <w:w w:val="146"/>
                                <w:position w:val="1"/>
                                <w:sz w:val="14"/>
                                <w:szCs w:val="14"/>
                              </w:rPr>
                              <w:t>t</w:t>
                            </w:r>
                            <w:r>
                              <w:rPr>
                                <w:rFonts w:ascii="Arial" w:eastAsia="Arial" w:hAnsi="Arial" w:cs="Arial"/>
                                <w:color w:val="282828"/>
                                <w:position w:val="1"/>
                                <w:sz w:val="14"/>
                                <w:szCs w:val="14"/>
                              </w:rPr>
                              <w:t>am</w:t>
                            </w:r>
                            <w:r>
                              <w:rPr>
                                <w:rFonts w:ascii="Arial" w:eastAsia="Arial" w:hAnsi="Arial" w:cs="Arial"/>
                                <w:color w:val="282828"/>
                                <w:spacing w:val="-4"/>
                                <w:position w:val="1"/>
                                <w:sz w:val="14"/>
                                <w:szCs w:val="14"/>
                              </w:rPr>
                              <w:t>a</w:t>
                            </w:r>
                            <w:r>
                              <w:rPr>
                                <w:rFonts w:ascii="Arial" w:eastAsia="Arial" w:hAnsi="Arial" w:cs="Arial"/>
                                <w:color w:val="5B5E59"/>
                                <w:spacing w:val="-8"/>
                                <w:w w:val="124"/>
                                <w:position w:val="1"/>
                                <w:sz w:val="14"/>
                                <w:szCs w:val="14"/>
                              </w:rPr>
                              <w:t>ñ</w:t>
                            </w:r>
                            <w:r>
                              <w:rPr>
                                <w:rFonts w:ascii="Arial" w:eastAsia="Arial" w:hAnsi="Arial" w:cs="Arial"/>
                                <w:color w:val="282828"/>
                                <w:w w:val="98"/>
                                <w:position w:val="1"/>
                                <w:sz w:val="14"/>
                                <w:szCs w:val="14"/>
                              </w:rPr>
                              <w:t>os</w:t>
                            </w:r>
                          </w:p>
                        </w:tc>
                        <w:tc>
                          <w:tcPr>
                            <w:tcW w:w="1080" w:type="dxa"/>
                            <w:gridSpan w:val="2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000000"/>
                              <w:right w:val="nil"/>
                            </w:tcBorders>
                          </w:tcPr>
                          <w:p w14:paraId="13D19725" w14:textId="77777777" w:rsidR="005513D0" w:rsidRDefault="005513D0">
                            <w:pPr>
                              <w:spacing w:before="26" w:after="0" w:line="240" w:lineRule="auto"/>
                              <w:ind w:left="470" w:right="383"/>
                              <w:jc w:val="center"/>
                              <w:rPr>
                                <w:rFonts w:ascii="Times New Roman" w:eastAsia="Times New Roman" w:hAnsi="Times New Roman" w:cs="Times New Roman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color w:val="444442"/>
                                <w:w w:val="199"/>
                                <w:sz w:val="14"/>
                                <w:szCs w:val="14"/>
                              </w:rPr>
                              <w:t>1</w:t>
                            </w:r>
                          </w:p>
                        </w:tc>
                      </w:tr>
                      <w:tr w:rsidR="005513D0" w14:paraId="29980CAE" w14:textId="77777777">
                        <w:trPr>
                          <w:trHeight w:hRule="exact" w:val="172"/>
                        </w:trPr>
                        <w:tc>
                          <w:tcPr>
                            <w:tcW w:w="3715" w:type="dxa"/>
                            <w:tcBorders>
                              <w:top w:val="single" w:sz="4" w:space="0" w:color="000000"/>
                              <w:left w:val="single" w:sz="4" w:space="0" w:color="030303"/>
                              <w:bottom w:val="single" w:sz="8" w:space="0" w:color="232823"/>
                              <w:right w:val="single" w:sz="4" w:space="0" w:color="030303"/>
                            </w:tcBorders>
                          </w:tcPr>
                          <w:p w14:paraId="1E0BBBA5" w14:textId="77777777" w:rsidR="005513D0" w:rsidRDefault="005513D0">
                            <w:pPr>
                              <w:spacing w:before="14" w:after="0" w:line="142" w:lineRule="exact"/>
                              <w:ind w:left="397" w:right="-20"/>
                              <w:rPr>
                                <w:rFonts w:ascii="Arial" w:eastAsia="Arial" w:hAnsi="Arial" w:cs="Arial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color w:val="282828"/>
                                <w:spacing w:val="-7"/>
                                <w:w w:val="109"/>
                                <w:position w:val="-2"/>
                                <w:sz w:val="14"/>
                                <w:szCs w:val="14"/>
                              </w:rPr>
                              <w:t>-</w:t>
                            </w:r>
                            <w:r>
                              <w:rPr>
                                <w:rFonts w:ascii="Arial" w:eastAsia="Arial" w:hAnsi="Arial" w:cs="Arial"/>
                                <w:color w:val="444442"/>
                                <w:spacing w:val="-17"/>
                                <w:w w:val="109"/>
                                <w:position w:val="-2"/>
                                <w:sz w:val="14"/>
                                <w:szCs w:val="14"/>
                              </w:rPr>
                              <w:t>P</w:t>
                            </w:r>
                            <w:r>
                              <w:rPr>
                                <w:rFonts w:ascii="Arial" w:eastAsia="Arial" w:hAnsi="Arial" w:cs="Arial"/>
                                <w:color w:val="181618"/>
                                <w:spacing w:val="-10"/>
                                <w:w w:val="109"/>
                                <w:position w:val="-2"/>
                                <w:sz w:val="14"/>
                                <w:szCs w:val="14"/>
                              </w:rPr>
                              <w:t>r</w:t>
                            </w:r>
                            <w:r>
                              <w:rPr>
                                <w:rFonts w:ascii="Arial" w:eastAsia="Arial" w:hAnsi="Arial" w:cs="Arial"/>
                                <w:color w:val="444442"/>
                                <w:spacing w:val="-10"/>
                                <w:w w:val="109"/>
                                <w:position w:val="-2"/>
                                <w:sz w:val="14"/>
                                <w:szCs w:val="14"/>
                              </w:rPr>
                              <w:t>u</w:t>
                            </w:r>
                            <w:r>
                              <w:rPr>
                                <w:rFonts w:ascii="Arial" w:eastAsia="Arial" w:hAnsi="Arial" w:cs="Arial"/>
                                <w:color w:val="282828"/>
                                <w:spacing w:val="-5"/>
                                <w:w w:val="109"/>
                                <w:position w:val="-2"/>
                                <w:sz w:val="14"/>
                                <w:szCs w:val="14"/>
                              </w:rPr>
                              <w:t>e</w:t>
                            </w:r>
                            <w:r>
                              <w:rPr>
                                <w:rFonts w:ascii="Arial" w:eastAsia="Arial" w:hAnsi="Arial" w:cs="Arial"/>
                                <w:color w:val="444442"/>
                                <w:spacing w:val="-3"/>
                                <w:w w:val="109"/>
                                <w:position w:val="-2"/>
                                <w:sz w:val="14"/>
                                <w:szCs w:val="14"/>
                              </w:rPr>
                              <w:t>b</w:t>
                            </w:r>
                            <w:r>
                              <w:rPr>
                                <w:rFonts w:ascii="Arial" w:eastAsia="Arial" w:hAnsi="Arial" w:cs="Arial"/>
                                <w:color w:val="282828"/>
                                <w:w w:val="109"/>
                                <w:position w:val="-2"/>
                                <w:sz w:val="14"/>
                                <w:szCs w:val="14"/>
                              </w:rPr>
                              <w:t>as</w:t>
                            </w:r>
                            <w:r>
                              <w:rPr>
                                <w:rFonts w:ascii="Arial" w:eastAsia="Arial" w:hAnsi="Arial" w:cs="Arial"/>
                                <w:color w:val="282828"/>
                                <w:spacing w:val="-3"/>
                                <w:w w:val="109"/>
                                <w:position w:val="-2"/>
                                <w:sz w:val="14"/>
                                <w:szCs w:val="14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282828"/>
                                <w:position w:val="-2"/>
                                <w:sz w:val="14"/>
                                <w:szCs w:val="14"/>
                              </w:rPr>
                              <w:t>de</w:t>
                            </w:r>
                            <w:r>
                              <w:rPr>
                                <w:rFonts w:ascii="Arial" w:eastAsia="Arial" w:hAnsi="Arial" w:cs="Arial"/>
                                <w:color w:val="282828"/>
                                <w:spacing w:val="3"/>
                                <w:position w:val="-2"/>
                                <w:sz w:val="14"/>
                                <w:szCs w:val="14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282828"/>
                                <w:position w:val="-2"/>
                                <w:sz w:val="14"/>
                                <w:szCs w:val="14"/>
                              </w:rPr>
                              <w:t>c</w:t>
                            </w:r>
                            <w:r>
                              <w:rPr>
                                <w:rFonts w:ascii="Arial" w:eastAsia="Arial" w:hAnsi="Arial" w:cs="Arial"/>
                                <w:color w:val="282828"/>
                                <w:spacing w:val="-17"/>
                                <w:position w:val="-2"/>
                                <w:sz w:val="14"/>
                                <w:szCs w:val="14"/>
                              </w:rPr>
                              <w:t>o</w:t>
                            </w:r>
                            <w:r>
                              <w:rPr>
                                <w:rFonts w:ascii="Arial" w:eastAsia="Arial" w:hAnsi="Arial" w:cs="Arial"/>
                                <w:color w:val="444442"/>
                                <w:spacing w:val="-9"/>
                                <w:position w:val="-2"/>
                                <w:sz w:val="14"/>
                                <w:szCs w:val="14"/>
                              </w:rPr>
                              <w:t>n</w:t>
                            </w:r>
                            <w:r>
                              <w:rPr>
                                <w:rFonts w:ascii="Arial" w:eastAsia="Arial" w:hAnsi="Arial" w:cs="Arial"/>
                                <w:color w:val="282828"/>
                                <w:position w:val="-2"/>
                                <w:sz w:val="14"/>
                                <w:szCs w:val="14"/>
                              </w:rPr>
                              <w:t>ex</w:t>
                            </w:r>
                            <w:r>
                              <w:rPr>
                                <w:rFonts w:ascii="Arial" w:eastAsia="Arial" w:hAnsi="Arial" w:cs="Arial"/>
                                <w:color w:val="282828"/>
                                <w:spacing w:val="5"/>
                                <w:position w:val="-2"/>
                                <w:sz w:val="14"/>
                                <w:szCs w:val="14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5B5E59"/>
                                <w:spacing w:val="-17"/>
                                <w:w w:val="169"/>
                                <w:position w:val="-2"/>
                                <w:sz w:val="14"/>
                                <w:szCs w:val="14"/>
                              </w:rPr>
                              <w:t>i</w:t>
                            </w:r>
                            <w:r>
                              <w:rPr>
                                <w:rFonts w:ascii="Arial" w:eastAsia="Arial" w:hAnsi="Arial" w:cs="Arial"/>
                                <w:color w:val="282828"/>
                                <w:spacing w:val="-4"/>
                                <w:w w:val="107"/>
                                <w:position w:val="-2"/>
                                <w:sz w:val="14"/>
                                <w:szCs w:val="14"/>
                              </w:rPr>
                              <w:t>ó</w:t>
                            </w:r>
                            <w:r>
                              <w:rPr>
                                <w:rFonts w:ascii="Arial" w:eastAsia="Arial" w:hAnsi="Arial" w:cs="Arial"/>
                                <w:color w:val="444442"/>
                                <w:w w:val="124"/>
                                <w:position w:val="-2"/>
                                <w:sz w:val="14"/>
                                <w:szCs w:val="14"/>
                              </w:rPr>
                              <w:t>n</w:t>
                            </w:r>
                            <w:r>
                              <w:rPr>
                                <w:rFonts w:ascii="Arial" w:eastAsia="Arial" w:hAnsi="Arial" w:cs="Arial"/>
                                <w:color w:val="444442"/>
                                <w:spacing w:val="-14"/>
                                <w:position w:val="-2"/>
                                <w:sz w:val="14"/>
                                <w:szCs w:val="14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444442"/>
                                <w:position w:val="-2"/>
                                <w:sz w:val="14"/>
                                <w:szCs w:val="14"/>
                              </w:rPr>
                              <w:t>y</w:t>
                            </w:r>
                            <w:r>
                              <w:rPr>
                                <w:rFonts w:ascii="Arial" w:eastAsia="Arial" w:hAnsi="Arial" w:cs="Arial"/>
                                <w:color w:val="444442"/>
                                <w:spacing w:val="-7"/>
                                <w:position w:val="-2"/>
                                <w:sz w:val="14"/>
                                <w:szCs w:val="14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181618"/>
                                <w:spacing w:val="-18"/>
                                <w:w w:val="86"/>
                                <w:position w:val="-2"/>
                                <w:sz w:val="14"/>
                                <w:szCs w:val="14"/>
                              </w:rPr>
                              <w:t>s</w:t>
                            </w:r>
                            <w:r>
                              <w:rPr>
                                <w:rFonts w:ascii="Arial" w:eastAsia="Arial" w:hAnsi="Arial" w:cs="Arial"/>
                                <w:color w:val="5B5E59"/>
                                <w:spacing w:val="5"/>
                                <w:w w:val="254"/>
                                <w:position w:val="-2"/>
                                <w:sz w:val="14"/>
                                <w:szCs w:val="14"/>
                              </w:rPr>
                              <w:t>i</w:t>
                            </w:r>
                            <w:r>
                              <w:rPr>
                                <w:rFonts w:ascii="Arial" w:eastAsia="Arial" w:hAnsi="Arial" w:cs="Arial"/>
                                <w:color w:val="444442"/>
                                <w:spacing w:val="-9"/>
                                <w:w w:val="124"/>
                                <w:position w:val="-2"/>
                                <w:sz w:val="14"/>
                                <w:szCs w:val="14"/>
                              </w:rPr>
                              <w:t>n</w:t>
                            </w:r>
                            <w:r>
                              <w:rPr>
                                <w:rFonts w:ascii="Arial" w:eastAsia="Arial" w:hAnsi="Arial" w:cs="Arial"/>
                                <w:color w:val="282828"/>
                                <w:w w:val="108"/>
                                <w:position w:val="-2"/>
                                <w:sz w:val="14"/>
                                <w:szCs w:val="14"/>
                              </w:rPr>
                              <w:t>cr</w:t>
                            </w:r>
                            <w:r>
                              <w:rPr>
                                <w:rFonts w:ascii="Arial" w:eastAsia="Arial" w:hAnsi="Arial" w:cs="Arial"/>
                                <w:color w:val="282828"/>
                                <w:spacing w:val="-17"/>
                                <w:w w:val="108"/>
                                <w:position w:val="-2"/>
                                <w:sz w:val="14"/>
                                <w:szCs w:val="14"/>
                              </w:rPr>
                              <w:t>o</w:t>
                            </w:r>
                            <w:r>
                              <w:rPr>
                                <w:rFonts w:ascii="Arial" w:eastAsia="Arial" w:hAnsi="Arial" w:cs="Arial"/>
                                <w:color w:val="444442"/>
                                <w:spacing w:val="-13"/>
                                <w:w w:val="124"/>
                                <w:position w:val="-2"/>
                                <w:sz w:val="14"/>
                                <w:szCs w:val="14"/>
                              </w:rPr>
                              <w:t>n</w:t>
                            </w:r>
                            <w:r>
                              <w:rPr>
                                <w:rFonts w:ascii="Arial" w:eastAsia="Arial" w:hAnsi="Arial" w:cs="Arial"/>
                                <w:color w:val="5B5E59"/>
                                <w:w w:val="254"/>
                                <w:position w:val="-2"/>
                                <w:sz w:val="14"/>
                                <w:szCs w:val="14"/>
                              </w:rPr>
                              <w:t>i</w:t>
                            </w:r>
                            <w:r>
                              <w:rPr>
                                <w:rFonts w:ascii="Arial" w:eastAsia="Arial" w:hAnsi="Arial" w:cs="Arial"/>
                                <w:color w:val="5B5E59"/>
                                <w:spacing w:val="-22"/>
                                <w:position w:val="-2"/>
                                <w:sz w:val="14"/>
                                <w:szCs w:val="14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181618"/>
                                <w:w w:val="93"/>
                                <w:position w:val="-2"/>
                                <w:sz w:val="14"/>
                                <w:szCs w:val="14"/>
                              </w:rPr>
                              <w:t>za</w:t>
                            </w:r>
                            <w:r>
                              <w:rPr>
                                <w:rFonts w:ascii="Arial" w:eastAsia="Arial" w:hAnsi="Arial" w:cs="Arial"/>
                                <w:color w:val="181618"/>
                                <w:spacing w:val="-14"/>
                                <w:w w:val="93"/>
                                <w:position w:val="-2"/>
                                <w:sz w:val="14"/>
                                <w:szCs w:val="14"/>
                              </w:rPr>
                              <w:t>c</w:t>
                            </w:r>
                            <w:r>
                              <w:rPr>
                                <w:rFonts w:ascii="Arial" w:eastAsia="Arial" w:hAnsi="Arial" w:cs="Arial"/>
                                <w:color w:val="5B5E59"/>
                                <w:w w:val="254"/>
                                <w:position w:val="-2"/>
                                <w:sz w:val="14"/>
                                <w:szCs w:val="14"/>
                              </w:rPr>
                              <w:t>i</w:t>
                            </w:r>
                            <w:r>
                              <w:rPr>
                                <w:rFonts w:ascii="Arial" w:eastAsia="Arial" w:hAnsi="Arial" w:cs="Arial"/>
                                <w:color w:val="5B5E59"/>
                                <w:spacing w:val="-25"/>
                                <w:position w:val="-2"/>
                                <w:sz w:val="14"/>
                                <w:szCs w:val="14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282828"/>
                                <w:spacing w:val="-17"/>
                                <w:position w:val="-2"/>
                                <w:sz w:val="14"/>
                                <w:szCs w:val="14"/>
                              </w:rPr>
                              <w:t>o</w:t>
                            </w:r>
                            <w:r>
                              <w:rPr>
                                <w:rFonts w:ascii="Arial" w:eastAsia="Arial" w:hAnsi="Arial" w:cs="Arial"/>
                                <w:color w:val="444442"/>
                                <w:position w:val="-2"/>
                                <w:sz w:val="14"/>
                                <w:szCs w:val="14"/>
                              </w:rPr>
                              <w:t>n</w:t>
                            </w:r>
                            <w:r>
                              <w:rPr>
                                <w:rFonts w:ascii="Arial" w:eastAsia="Arial" w:hAnsi="Arial" w:cs="Arial"/>
                                <w:color w:val="444442"/>
                                <w:spacing w:val="21"/>
                                <w:position w:val="-2"/>
                                <w:sz w:val="14"/>
                                <w:szCs w:val="14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282828"/>
                                <w:spacing w:val="-4"/>
                                <w:w w:val="94"/>
                                <w:position w:val="-2"/>
                                <w:sz w:val="14"/>
                                <w:szCs w:val="14"/>
                              </w:rPr>
                              <w:t>a</w:t>
                            </w:r>
                            <w:r>
                              <w:rPr>
                                <w:rFonts w:ascii="Arial" w:eastAsia="Arial" w:hAnsi="Arial" w:cs="Arial"/>
                                <w:color w:val="5B5E59"/>
                                <w:spacing w:val="-1"/>
                                <w:w w:val="254"/>
                                <w:position w:val="-2"/>
                                <w:sz w:val="14"/>
                                <w:szCs w:val="14"/>
                              </w:rPr>
                              <w:t>l</w:t>
                            </w:r>
                            <w:r>
                              <w:rPr>
                                <w:rFonts w:ascii="Arial" w:eastAsia="Arial" w:hAnsi="Arial" w:cs="Arial"/>
                                <w:color w:val="282828"/>
                                <w:spacing w:val="-18"/>
                                <w:w w:val="104"/>
                                <w:position w:val="-2"/>
                                <w:sz w:val="14"/>
                                <w:szCs w:val="14"/>
                              </w:rPr>
                              <w:t>s</w:t>
                            </w:r>
                            <w:r>
                              <w:rPr>
                                <w:rFonts w:ascii="Arial" w:eastAsia="Arial" w:hAnsi="Arial" w:cs="Arial"/>
                                <w:color w:val="5B5E59"/>
                                <w:w w:val="254"/>
                                <w:position w:val="-2"/>
                                <w:sz w:val="14"/>
                                <w:szCs w:val="14"/>
                              </w:rPr>
                              <w:t>i</w:t>
                            </w:r>
                            <w:r>
                              <w:rPr>
                                <w:rFonts w:ascii="Arial" w:eastAsia="Arial" w:hAnsi="Arial" w:cs="Arial"/>
                                <w:color w:val="5B5E59"/>
                                <w:spacing w:val="-25"/>
                                <w:position w:val="-2"/>
                                <w:sz w:val="14"/>
                                <w:szCs w:val="14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color w:val="282828"/>
                                <w:spacing w:val="-19"/>
                                <w:w w:val="104"/>
                                <w:position w:val="-2"/>
                                <w:sz w:val="14"/>
                                <w:szCs w:val="14"/>
                              </w:rPr>
                              <w:t>s</w:t>
                            </w:r>
                            <w:r>
                              <w:rPr>
                                <w:rFonts w:ascii="Arial" w:eastAsia="Arial" w:hAnsi="Arial" w:cs="Arial"/>
                                <w:color w:val="5B5E59"/>
                                <w:spacing w:val="3"/>
                                <w:w w:val="146"/>
                                <w:position w:val="-2"/>
                                <w:sz w:val="14"/>
                                <w:szCs w:val="14"/>
                              </w:rPr>
                              <w:t>t</w:t>
                            </w:r>
                            <w:r>
                              <w:rPr>
                                <w:rFonts w:ascii="Arial" w:eastAsia="Arial" w:hAnsi="Arial" w:cs="Arial"/>
                                <w:color w:val="282828"/>
                                <w:spacing w:val="-5"/>
                                <w:w w:val="109"/>
                                <w:position w:val="-2"/>
                                <w:sz w:val="14"/>
                                <w:szCs w:val="14"/>
                              </w:rPr>
                              <w:t>e</w:t>
                            </w:r>
                            <w:r>
                              <w:rPr>
                                <w:rFonts w:ascii="Arial" w:eastAsia="Arial" w:hAnsi="Arial" w:cs="Arial"/>
                                <w:color w:val="444442"/>
                                <w:spacing w:val="-6"/>
                                <w:w w:val="116"/>
                                <w:position w:val="-2"/>
                                <w:sz w:val="14"/>
                                <w:szCs w:val="14"/>
                              </w:rPr>
                              <w:t>m</w:t>
                            </w:r>
                            <w:r>
                              <w:rPr>
                                <w:rFonts w:ascii="Arial" w:eastAsia="Arial" w:hAnsi="Arial" w:cs="Arial"/>
                                <w:color w:val="282828"/>
                                <w:w w:val="94"/>
                                <w:position w:val="-2"/>
                                <w:sz w:val="14"/>
                                <w:szCs w:val="14"/>
                              </w:rPr>
                              <w:t>a</w:t>
                            </w:r>
                          </w:p>
                        </w:tc>
                        <w:tc>
                          <w:tcPr>
                            <w:tcW w:w="4800" w:type="dxa"/>
                            <w:tcBorders>
                              <w:top w:val="single" w:sz="4" w:space="0" w:color="000000"/>
                              <w:left w:val="single" w:sz="4" w:space="0" w:color="030303"/>
                              <w:bottom w:val="single" w:sz="4" w:space="0" w:color="0C0C0C"/>
                              <w:right w:val="single" w:sz="4" w:space="0" w:color="000000"/>
                            </w:tcBorders>
                          </w:tcPr>
                          <w:p w14:paraId="432A6C4D" w14:textId="77777777" w:rsidR="005513D0" w:rsidRDefault="005513D0">
                            <w:pPr>
                              <w:spacing w:before="26" w:after="0" w:line="136" w:lineRule="exact"/>
                              <w:ind w:left="511" w:right="-20"/>
                              <w:rPr>
                                <w:rFonts w:ascii="Times New Roman" w:eastAsia="Times New Roman" w:hAnsi="Times New Roman" w:cs="Times New Roman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color w:val="444442"/>
                                <w:w w:val="199"/>
                                <w:position w:val="-2"/>
                                <w:sz w:val="14"/>
                                <w:szCs w:val="14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162" w:type="dxa"/>
                            <w:tcBorders>
                              <w:top w:val="single" w:sz="4" w:space="0" w:color="000000"/>
                              <w:left w:val="single" w:sz="4" w:space="0" w:color="000000"/>
                              <w:bottom w:val="single" w:sz="4" w:space="0" w:color="747474"/>
                              <w:right w:val="nil"/>
                            </w:tcBorders>
                          </w:tcPr>
                          <w:p w14:paraId="4D89AB20" w14:textId="77777777" w:rsidR="005513D0" w:rsidRDefault="005513D0"/>
                        </w:tc>
                        <w:tc>
                          <w:tcPr>
                            <w:tcW w:w="918" w:type="dxa"/>
                            <w:tcBorders>
                              <w:top w:val="single" w:sz="4" w:space="0" w:color="000000"/>
                              <w:left w:val="nil"/>
                              <w:bottom w:val="nil"/>
                              <w:right w:val="nil"/>
                            </w:tcBorders>
                          </w:tcPr>
                          <w:p w14:paraId="3576CCB5" w14:textId="77777777" w:rsidR="005513D0" w:rsidRDefault="005513D0">
                            <w:pPr>
                              <w:spacing w:after="0" w:line="209" w:lineRule="exact"/>
                              <w:ind w:left="-63" w:right="-20"/>
                              <w:rPr>
                                <w:rFonts w:ascii="Times New Roman" w:eastAsia="Times New Roman" w:hAnsi="Times New Roman" w:cs="Times New Roman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color w:val="A0A1A1"/>
                                <w:w w:val="217"/>
                                <w:position w:val="-8"/>
                                <w:sz w:val="14"/>
                                <w:szCs w:val="14"/>
                              </w:rPr>
                              <w:t>·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color w:val="A0A1A1"/>
                                <w:spacing w:val="11"/>
                                <w:w w:val="217"/>
                                <w:position w:val="-8"/>
                                <w:sz w:val="14"/>
                                <w:szCs w:val="14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eastAsia="Courier New" w:hAnsi="Courier New" w:cs="Courier New"/>
                                <w:color w:val="BFBFBF"/>
                                <w:spacing w:val="-7"/>
                                <w:w w:val="61"/>
                                <w:position w:val="-4"/>
                                <w:sz w:val="30"/>
                                <w:szCs w:val="30"/>
                              </w:rPr>
                              <w:t>·</w:t>
                            </w:r>
                            <w:r>
                              <w:rPr>
                                <w:rFonts w:ascii="Arial" w:eastAsia="Arial" w:hAnsi="Arial" w:cs="Arial"/>
                                <w:strike/>
                                <w:color w:val="BFBFBF"/>
                                <w:w w:val="61"/>
                                <w:position w:val="-7"/>
                                <w:sz w:val="16"/>
                                <w:szCs w:val="16"/>
                              </w:rPr>
                              <w:t xml:space="preserve">  </w:t>
                            </w:r>
                            <w:r>
                              <w:rPr>
                                <w:rFonts w:ascii="Arial" w:eastAsia="Arial" w:hAnsi="Arial" w:cs="Arial"/>
                                <w:strike/>
                                <w:color w:val="BFBFBF"/>
                                <w:spacing w:val="13"/>
                                <w:w w:val="61"/>
                                <w:position w:val="-7"/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" w:eastAsia="Arial" w:hAnsi="Arial" w:cs="Arial"/>
                                <w:strike/>
                                <w:color w:val="BFBFBF"/>
                                <w:w w:val="171"/>
                                <w:position w:val="-7"/>
                                <w:sz w:val="16"/>
                                <w:szCs w:val="16"/>
                              </w:rPr>
                              <w:t>-.</w:t>
                            </w:r>
                            <w:r>
                              <w:rPr>
                                <w:rFonts w:ascii="Arial" w:eastAsia="Arial" w:hAnsi="Arial" w:cs="Arial"/>
                                <w:color w:val="BFBFBF"/>
                                <w:spacing w:val="-22"/>
                                <w:position w:val="-7"/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i/>
                                <w:color w:val="A0A1A1"/>
                                <w:spacing w:val="-1"/>
                                <w:w w:val="135"/>
                                <w:position w:val="-2"/>
                                <w:sz w:val="16"/>
                                <w:szCs w:val="16"/>
                              </w:rPr>
                              <w:t>!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i/>
                                <w:color w:val="D6D6D6"/>
                                <w:spacing w:val="-40"/>
                                <w:w w:val="47"/>
                                <w:position w:val="-2"/>
                                <w:sz w:val="16"/>
                                <w:szCs w:val="16"/>
                              </w:rPr>
                              <w:t>_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i/>
                                <w:color w:val="BFBFBF"/>
                                <w:w w:val="53"/>
                                <w:position w:val="-2"/>
                                <w:sz w:val="16"/>
                                <w:szCs w:val="16"/>
                              </w:rPr>
                              <w:t>;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i/>
                                <w:color w:val="BFBFBF"/>
                                <w:spacing w:val="-25"/>
                                <w:position w:val="-2"/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color w:val="BFBFBF"/>
                                <w:spacing w:val="-6"/>
                                <w:w w:val="61"/>
                                <w:position w:val="-2"/>
                                <w:sz w:val="16"/>
                                <w:szCs w:val="16"/>
                              </w:rPr>
                              <w:t>.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i/>
                                <w:color w:val="D6D6D6"/>
                                <w:spacing w:val="-22"/>
                                <w:w w:val="47"/>
                                <w:position w:val="-2"/>
                                <w:sz w:val="16"/>
                                <w:szCs w:val="16"/>
                              </w:rPr>
                              <w:t>.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color w:val="BFBFBF"/>
                                <w:spacing w:val="-14"/>
                                <w:w w:val="61"/>
                                <w:position w:val="-2"/>
                                <w:sz w:val="16"/>
                                <w:szCs w:val="16"/>
                              </w:rPr>
                              <w:t>.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i/>
                                <w:color w:val="D6D6D6"/>
                                <w:spacing w:val="-14"/>
                                <w:w w:val="47"/>
                                <w:position w:val="-2"/>
                                <w:sz w:val="16"/>
                                <w:szCs w:val="16"/>
                              </w:rPr>
                              <w:t>.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color w:val="BFBFBF"/>
                                <w:w w:val="61"/>
                                <w:position w:val="-2"/>
                                <w:sz w:val="16"/>
                                <w:szCs w:val="16"/>
                              </w:rPr>
                              <w:t>..</w:t>
                            </w:r>
                          </w:p>
                        </w:tc>
                      </w:tr>
                    </w:tbl>
                    <w:p w14:paraId="492B2948" w14:textId="77777777" w:rsidR="005513D0" w:rsidRDefault="005513D0">
                      <w:pPr>
                        <w:spacing w:after="0" w:line="240" w:lineRule="auto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="00F700C7">
        <w:rPr>
          <w:rFonts w:ascii="Times New Roman" w:eastAsia="Times New Roman" w:hAnsi="Times New Roman" w:cs="Times New Roman"/>
          <w:color w:val="010101"/>
          <w:w w:val="65"/>
          <w:position w:val="-1"/>
          <w:sz w:val="20"/>
          <w:szCs w:val="20"/>
        </w:rPr>
        <w:t>·</w:t>
      </w:r>
    </w:p>
    <w:p w14:paraId="3EF27DAA" w14:textId="77777777" w:rsidR="00BE5A93" w:rsidRDefault="00BE5A93">
      <w:pPr>
        <w:spacing w:before="6" w:after="0" w:line="110" w:lineRule="exact"/>
        <w:rPr>
          <w:sz w:val="11"/>
          <w:szCs w:val="11"/>
        </w:rPr>
      </w:pPr>
    </w:p>
    <w:p w14:paraId="77CBAA29" w14:textId="77777777" w:rsidR="00BE5A93" w:rsidRDefault="00BE5A93">
      <w:pPr>
        <w:spacing w:after="0" w:line="200" w:lineRule="exact"/>
        <w:rPr>
          <w:sz w:val="20"/>
          <w:szCs w:val="20"/>
        </w:rPr>
      </w:pPr>
    </w:p>
    <w:p w14:paraId="5B4BEB11" w14:textId="77777777" w:rsidR="00BE5A93" w:rsidRDefault="00BE5A93">
      <w:pPr>
        <w:spacing w:after="0" w:line="200" w:lineRule="exact"/>
        <w:rPr>
          <w:sz w:val="20"/>
          <w:szCs w:val="20"/>
        </w:rPr>
      </w:pPr>
    </w:p>
    <w:p w14:paraId="0A85D4E7" w14:textId="77777777" w:rsidR="00BE5A93" w:rsidRDefault="00BE5A93">
      <w:pPr>
        <w:spacing w:after="0" w:line="200" w:lineRule="exact"/>
        <w:rPr>
          <w:sz w:val="20"/>
          <w:szCs w:val="20"/>
        </w:rPr>
      </w:pPr>
    </w:p>
    <w:p w14:paraId="4B4560B5" w14:textId="77777777" w:rsidR="00BE5A93" w:rsidRDefault="00BE5A93">
      <w:pPr>
        <w:spacing w:after="0" w:line="200" w:lineRule="exact"/>
        <w:rPr>
          <w:sz w:val="20"/>
          <w:szCs w:val="20"/>
        </w:rPr>
      </w:pPr>
    </w:p>
    <w:p w14:paraId="3F9BE1D6" w14:textId="77777777" w:rsidR="00BE5A93" w:rsidRDefault="00BE5A93">
      <w:pPr>
        <w:spacing w:after="0" w:line="200" w:lineRule="exact"/>
        <w:rPr>
          <w:sz w:val="20"/>
          <w:szCs w:val="20"/>
        </w:rPr>
      </w:pPr>
    </w:p>
    <w:p w14:paraId="5A339FAA" w14:textId="77777777" w:rsidR="00BE5A93" w:rsidRDefault="00BE5A93">
      <w:pPr>
        <w:spacing w:after="0" w:line="200" w:lineRule="exact"/>
        <w:rPr>
          <w:sz w:val="20"/>
          <w:szCs w:val="20"/>
        </w:rPr>
      </w:pPr>
    </w:p>
    <w:p w14:paraId="09811D32" w14:textId="77777777" w:rsidR="00BE5A93" w:rsidRDefault="00BE5A93">
      <w:pPr>
        <w:spacing w:after="0" w:line="200" w:lineRule="exact"/>
        <w:rPr>
          <w:sz w:val="20"/>
          <w:szCs w:val="20"/>
        </w:rPr>
      </w:pPr>
    </w:p>
    <w:p w14:paraId="3949B1E0" w14:textId="77777777" w:rsidR="00BE5A93" w:rsidRDefault="00BE5A93">
      <w:pPr>
        <w:spacing w:after="0" w:line="200" w:lineRule="exact"/>
        <w:rPr>
          <w:sz w:val="20"/>
          <w:szCs w:val="20"/>
        </w:rPr>
      </w:pPr>
    </w:p>
    <w:p w14:paraId="5B39A661" w14:textId="77777777" w:rsidR="00BE5A93" w:rsidRDefault="00BE5A93">
      <w:pPr>
        <w:spacing w:after="0" w:line="200" w:lineRule="exact"/>
        <w:rPr>
          <w:sz w:val="20"/>
          <w:szCs w:val="20"/>
        </w:rPr>
      </w:pPr>
    </w:p>
    <w:p w14:paraId="4DB0C66E" w14:textId="77777777" w:rsidR="00BE5A93" w:rsidRDefault="00BE5A93">
      <w:pPr>
        <w:spacing w:after="0" w:line="200" w:lineRule="exact"/>
        <w:rPr>
          <w:sz w:val="20"/>
          <w:szCs w:val="20"/>
        </w:rPr>
      </w:pPr>
    </w:p>
    <w:p w14:paraId="11B95915" w14:textId="77777777" w:rsidR="00BE5A93" w:rsidRDefault="00BE5A93">
      <w:pPr>
        <w:spacing w:after="0" w:line="200" w:lineRule="exact"/>
        <w:rPr>
          <w:sz w:val="20"/>
          <w:szCs w:val="20"/>
        </w:rPr>
      </w:pPr>
    </w:p>
    <w:p w14:paraId="0E9B3C6B" w14:textId="77777777" w:rsidR="00BE5A93" w:rsidRDefault="00BE5A93">
      <w:pPr>
        <w:spacing w:after="0" w:line="200" w:lineRule="exact"/>
        <w:rPr>
          <w:sz w:val="20"/>
          <w:szCs w:val="20"/>
        </w:rPr>
      </w:pPr>
    </w:p>
    <w:p w14:paraId="74699AC7" w14:textId="77777777" w:rsidR="00BE5A93" w:rsidRDefault="00F700C7">
      <w:pPr>
        <w:tabs>
          <w:tab w:val="left" w:pos="1040"/>
        </w:tabs>
        <w:spacing w:before="45" w:after="0" w:line="240" w:lineRule="auto"/>
        <w:ind w:right="87"/>
        <w:jc w:val="right"/>
        <w:rPr>
          <w:rFonts w:ascii="Times New Roman" w:eastAsia="Times New Roman" w:hAnsi="Times New Roman" w:cs="Times New Roman"/>
          <w:sz w:val="7"/>
          <w:szCs w:val="7"/>
        </w:rPr>
      </w:pPr>
      <w:r>
        <w:rPr>
          <w:rFonts w:ascii="Times New Roman" w:eastAsia="Times New Roman" w:hAnsi="Times New Roman" w:cs="Times New Roman"/>
          <w:color w:val="BFBFBF"/>
          <w:w w:val="88"/>
          <w:position w:val="-6"/>
          <w:sz w:val="14"/>
          <w:szCs w:val="14"/>
        </w:rPr>
        <w:t>-</w:t>
      </w:r>
      <w:r>
        <w:rPr>
          <w:rFonts w:ascii="Times New Roman" w:eastAsia="Times New Roman" w:hAnsi="Times New Roman" w:cs="Times New Roman"/>
          <w:color w:val="BFBFBF"/>
          <w:position w:val="-6"/>
          <w:sz w:val="14"/>
          <w:szCs w:val="14"/>
        </w:rPr>
        <w:tab/>
      </w:r>
      <w:r>
        <w:rPr>
          <w:rFonts w:ascii="Times New Roman" w:eastAsia="Times New Roman" w:hAnsi="Times New Roman" w:cs="Times New Roman"/>
          <w:color w:val="BFBFBF"/>
          <w:w w:val="271"/>
          <w:sz w:val="7"/>
          <w:szCs w:val="7"/>
        </w:rPr>
        <w:t>¡</w:t>
      </w:r>
    </w:p>
    <w:p w14:paraId="1263B031" w14:textId="77777777" w:rsidR="00BE5A93" w:rsidRDefault="00BE5A93">
      <w:pPr>
        <w:spacing w:after="0"/>
        <w:jc w:val="right"/>
        <w:sectPr w:rsidR="00BE5A93">
          <w:pgSz w:w="12240" w:h="15840"/>
          <w:pgMar w:top="1700" w:right="1040" w:bottom="280" w:left="1300" w:header="1483" w:footer="0" w:gutter="0"/>
          <w:cols w:space="720"/>
        </w:sectPr>
      </w:pPr>
    </w:p>
    <w:p w14:paraId="156B10DC" w14:textId="77777777" w:rsidR="00BE5A93" w:rsidRDefault="00BE5A93">
      <w:pPr>
        <w:spacing w:before="14" w:after="0" w:line="260" w:lineRule="exact"/>
        <w:rPr>
          <w:sz w:val="26"/>
          <w:szCs w:val="26"/>
        </w:rPr>
      </w:pPr>
    </w:p>
    <w:p w14:paraId="47727F38" w14:textId="77777777" w:rsidR="00BE5A93" w:rsidRDefault="00645533">
      <w:pPr>
        <w:spacing w:after="0" w:line="240" w:lineRule="auto"/>
        <w:ind w:left="118" w:right="-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4B298A3B" wp14:editId="13A8CC75">
            <wp:extent cx="6059170" cy="2790825"/>
            <wp:effectExtent l="0" t="0" r="0" b="9525"/>
            <wp:docPr id="35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9170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876322" w14:textId="77777777" w:rsidR="00BE5A93" w:rsidRDefault="00BE5A93">
      <w:pPr>
        <w:spacing w:after="0"/>
        <w:sectPr w:rsidR="00BE5A93">
          <w:pgSz w:w="12240" w:h="15840"/>
          <w:pgMar w:top="1700" w:right="1080" w:bottom="280" w:left="1300" w:header="1483" w:footer="0" w:gutter="0"/>
          <w:cols w:space="720"/>
        </w:sectPr>
      </w:pPr>
    </w:p>
    <w:p w14:paraId="7AF2D661" w14:textId="77777777" w:rsidR="00BE5A93" w:rsidRDefault="00BE5A93">
      <w:pPr>
        <w:spacing w:after="0" w:line="240" w:lineRule="exact"/>
        <w:rPr>
          <w:sz w:val="24"/>
          <w:szCs w:val="24"/>
        </w:rPr>
      </w:pPr>
    </w:p>
    <w:p w14:paraId="51174EEF" w14:textId="77777777" w:rsidR="00BE5A93" w:rsidRDefault="00F700C7">
      <w:pPr>
        <w:spacing w:before="29" w:after="0" w:line="240" w:lineRule="auto"/>
        <w:ind w:left="117" w:right="-20"/>
        <w:jc w:val="both"/>
        <w:rPr>
          <w:rFonts w:ascii="Times New Roman" w:eastAsia="Times New Roman" w:hAnsi="Times New Roman" w:cs="Times New Roman"/>
          <w:sz w:val="24"/>
          <w:szCs w:val="24"/>
        </w:rPr>
        <w:pPrChange w:id="437" w:author="Ines" w:date="2016-07-04T22:54:00Z">
          <w:pPr>
            <w:spacing w:before="29" w:after="0" w:line="240" w:lineRule="auto"/>
            <w:ind w:left="117" w:right="-20"/>
          </w:pPr>
        </w:pPrChange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9. </w:t>
      </w:r>
      <w:r>
        <w:rPr>
          <w:rFonts w:ascii="Times New Roman" w:eastAsia="Times New Roman" w:hAnsi="Times New Roman" w:cs="Times New Roman"/>
          <w:b/>
          <w:bCs/>
          <w:spacing w:val="2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b/>
          <w:bCs/>
          <w:spacing w:val="-4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b/>
          <w:bCs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tos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spacing w:val="2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spacing w:val="-6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b/>
          <w:bCs/>
          <w:spacing w:val="1"/>
          <w:sz w:val="24"/>
          <w:szCs w:val="24"/>
        </w:rPr>
        <w:t>er</w:t>
      </w:r>
      <w:r>
        <w:rPr>
          <w:rFonts w:ascii="Times New Roman" w:eastAsia="Times New Roman" w:hAnsi="Times New Roman" w:cs="Times New Roman"/>
          <w:b/>
          <w:bCs/>
          <w:spacing w:val="4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b/>
          <w:bCs/>
          <w:spacing w:val="-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s</w:t>
      </w:r>
    </w:p>
    <w:p w14:paraId="063BFEDE" w14:textId="77777777" w:rsidR="00BE5A93" w:rsidRDefault="00BE5A93">
      <w:pPr>
        <w:spacing w:before="16" w:after="0" w:line="260" w:lineRule="exact"/>
        <w:jc w:val="both"/>
        <w:rPr>
          <w:sz w:val="26"/>
          <w:szCs w:val="26"/>
        </w:rPr>
        <w:pPrChange w:id="438" w:author="Ines" w:date="2016-07-04T22:54:00Z">
          <w:pPr>
            <w:spacing w:before="16" w:after="0" w:line="260" w:lineRule="exact"/>
          </w:pPr>
        </w:pPrChange>
      </w:pPr>
    </w:p>
    <w:p w14:paraId="46AD4E89" w14:textId="77777777" w:rsidR="00BE5A93" w:rsidRDefault="00F700C7">
      <w:pPr>
        <w:spacing w:after="0" w:line="240" w:lineRule="auto"/>
        <w:ind w:left="836" w:right="-20"/>
        <w:jc w:val="both"/>
        <w:rPr>
          <w:rFonts w:ascii="Times New Roman" w:eastAsia="Times New Roman" w:hAnsi="Times New Roman" w:cs="Times New Roman"/>
          <w:sz w:val="24"/>
          <w:szCs w:val="24"/>
        </w:rPr>
        <w:pPrChange w:id="439" w:author="Ines" w:date="2016-07-04T22:54:00Z">
          <w:pPr>
            <w:spacing w:after="0" w:line="240" w:lineRule="auto"/>
            <w:ind w:left="836" w:right="-20"/>
          </w:pPr>
        </w:pPrChange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9.1. La t</w:t>
      </w:r>
      <w:r>
        <w:rPr>
          <w:rFonts w:ascii="Times New Roman" w:eastAsia="Times New Roman" w:hAnsi="Times New Roman" w:cs="Times New Roman"/>
          <w:b/>
          <w:bCs/>
          <w:spacing w:val="1"/>
          <w:sz w:val="24"/>
          <w:szCs w:val="24"/>
        </w:rPr>
        <w:t>ec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b/>
          <w:bCs/>
          <w:spacing w:val="-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b/>
          <w:bCs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b/>
          <w:bCs/>
          <w:spacing w:val="-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b/>
          <w:bCs/>
          <w:spacing w:val="1"/>
          <w:sz w:val="24"/>
          <w:szCs w:val="24"/>
        </w:rPr>
        <w:t>í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b/>
          <w:bCs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4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óv</w:t>
      </w:r>
      <w:r>
        <w:rPr>
          <w:rFonts w:ascii="Times New Roman" w:eastAsia="Times New Roman" w:hAnsi="Times New Roman" w:cs="Times New Roman"/>
          <w:b/>
          <w:bCs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b/>
          <w:bCs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(T</w:t>
      </w:r>
      <w:r>
        <w:rPr>
          <w:rFonts w:ascii="Times New Roman" w:eastAsia="Times New Roman" w:hAnsi="Times New Roman" w:cs="Times New Roman"/>
          <w:b/>
          <w:bCs/>
          <w:spacing w:val="1"/>
          <w:sz w:val="24"/>
          <w:szCs w:val="24"/>
        </w:rPr>
        <w:t>ec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b/>
          <w:bCs/>
          <w:spacing w:val="-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b/>
          <w:bCs/>
          <w:spacing w:val="5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b/>
          <w:bCs/>
          <w:spacing w:val="-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b/>
          <w:bCs/>
          <w:spacing w:val="1"/>
          <w:sz w:val="24"/>
          <w:szCs w:val="24"/>
        </w:rPr>
        <w:t>í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a)</w:t>
      </w:r>
    </w:p>
    <w:p w14:paraId="01AAA6FB" w14:textId="77777777" w:rsidR="00BE5A93" w:rsidRDefault="00BE5A93">
      <w:pPr>
        <w:spacing w:before="5" w:after="0" w:line="100" w:lineRule="exact"/>
        <w:jc w:val="both"/>
        <w:rPr>
          <w:sz w:val="10"/>
          <w:szCs w:val="10"/>
        </w:rPr>
        <w:pPrChange w:id="440" w:author="Ines" w:date="2016-07-04T22:54:00Z">
          <w:pPr>
            <w:spacing w:before="5" w:after="0" w:line="100" w:lineRule="exact"/>
          </w:pPr>
        </w:pPrChange>
      </w:pPr>
    </w:p>
    <w:p w14:paraId="0AD48A0F" w14:textId="77777777" w:rsidR="00BE5A93" w:rsidRDefault="00BE5A93">
      <w:pPr>
        <w:spacing w:after="0" w:line="200" w:lineRule="exact"/>
        <w:jc w:val="both"/>
        <w:rPr>
          <w:sz w:val="20"/>
          <w:szCs w:val="20"/>
        </w:rPr>
        <w:pPrChange w:id="441" w:author="Ines" w:date="2016-07-04T22:54:00Z">
          <w:pPr>
            <w:spacing w:after="0" w:line="200" w:lineRule="exact"/>
          </w:pPr>
        </w:pPrChange>
      </w:pPr>
    </w:p>
    <w:p w14:paraId="16C10EA3" w14:textId="77777777" w:rsidR="00BE5A93" w:rsidRDefault="00BE5A93">
      <w:pPr>
        <w:spacing w:after="0" w:line="200" w:lineRule="exact"/>
        <w:jc w:val="both"/>
        <w:rPr>
          <w:sz w:val="20"/>
          <w:szCs w:val="20"/>
        </w:rPr>
        <w:pPrChange w:id="442" w:author="Ines" w:date="2016-07-04T22:54:00Z">
          <w:pPr>
            <w:spacing w:after="0" w:line="200" w:lineRule="exact"/>
          </w:pPr>
        </w:pPrChange>
      </w:pPr>
    </w:p>
    <w:p w14:paraId="075B3BA1" w14:textId="77777777" w:rsidR="00BE5A93" w:rsidRDefault="00F700C7" w:rsidP="00CE5903">
      <w:pPr>
        <w:spacing w:after="0"/>
        <w:ind w:left="117" w:right="633"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tec</w:t>
      </w:r>
      <w:r>
        <w:rPr>
          <w:rFonts w:ascii="Times New Roman" w:eastAsia="Times New Roman" w:hAnsi="Times New Roman" w:cs="Times New Roman"/>
          <w:sz w:val="24"/>
          <w:szCs w:val="24"/>
        </w:rPr>
        <w:t>no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>ó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ic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ct</w:t>
      </w:r>
      <w:r>
        <w:rPr>
          <w:rFonts w:ascii="Times New Roman" w:eastAsia="Times New Roman" w:hAnsi="Times New Roman" w:cs="Times New Roman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ne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un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mie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o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xpon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ial</w:t>
      </w:r>
      <w:r>
        <w:rPr>
          <w:rFonts w:ascii="Times New Roman" w:eastAsia="Times New Roman" w:hAnsi="Times New Roman" w:cs="Times New Roman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ct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rro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ll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o </w:t>
      </w:r>
      <w:proofErr w:type="gramStart"/>
      <w:r>
        <w:rPr>
          <w:rFonts w:ascii="Times New Roman" w:eastAsia="Times New Roman" w:hAnsi="Times New Roman" w:cs="Times New Roman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z w:val="24"/>
          <w:szCs w:val="24"/>
        </w:rPr>
        <w:t>ó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il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l 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undo 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po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em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os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ob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r 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nnu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me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s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po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os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a 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aj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os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c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on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á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pr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ci</w:t>
      </w:r>
      <w:r>
        <w:rPr>
          <w:rFonts w:ascii="Times New Roman" w:eastAsia="Times New Roman" w:hAnsi="Times New Roman" w:cs="Times New Roman"/>
          <w:sz w:val="24"/>
          <w:szCs w:val="24"/>
        </w:rPr>
        <w:t>on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y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ici</w:t>
      </w:r>
      <w:r>
        <w:rPr>
          <w:rFonts w:ascii="Times New Roman" w:eastAsia="Times New Roman" w:hAnsi="Times New Roman" w:cs="Times New Roman"/>
          <w:sz w:val="24"/>
          <w:szCs w:val="24"/>
        </w:rPr>
        <w:t>os</w:t>
      </w:r>
      <w:r>
        <w:rPr>
          <w:rFonts w:ascii="Times New Roman" w:eastAsia="Times New Roman" w:hAnsi="Times New Roman" w:cs="Times New Roman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dos</w:t>
      </w:r>
      <w:r>
        <w:rPr>
          <w:rFonts w:ascii="Times New Roman" w:eastAsia="Times New Roman" w:hAnsi="Times New Roman" w:cs="Times New Roman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rn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et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Co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la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z w:val="24"/>
          <w:szCs w:val="24"/>
        </w:rPr>
        <w:t>or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de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tele</w:t>
      </w:r>
      <w:r>
        <w:rPr>
          <w:rFonts w:ascii="Times New Roman" w:eastAsia="Times New Roman" w:hAnsi="Times New Roman" w:cs="Times New Roman"/>
          <w:sz w:val="24"/>
          <w:szCs w:val="24"/>
        </w:rPr>
        <w:t>fo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ía</w:t>
      </w:r>
      <w:r>
        <w:rPr>
          <w:rFonts w:ascii="Times New Roman" w:eastAsia="Times New Roman" w:hAnsi="Times New Roman" w:cs="Times New Roman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of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pro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ci</w:t>
      </w:r>
      <w:r>
        <w:rPr>
          <w:rFonts w:ascii="Times New Roman" w:eastAsia="Times New Roman" w:hAnsi="Times New Roman" w:cs="Times New Roman"/>
          <w:sz w:val="24"/>
          <w:szCs w:val="24"/>
        </w:rPr>
        <w:t>on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z w:val="24"/>
          <w:szCs w:val="24"/>
        </w:rPr>
        <w:t>und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ndo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me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ca</w:t>
      </w:r>
      <w:r>
        <w:rPr>
          <w:rFonts w:ascii="Times New Roman" w:eastAsia="Times New Roman" w:hAnsi="Times New Roman" w:cs="Times New Roman"/>
          <w:sz w:val="24"/>
          <w:szCs w:val="24"/>
        </w:rPr>
        <w:t>do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acil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ndo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c</w:t>
      </w:r>
      <w:r>
        <w:rPr>
          <w:rFonts w:ascii="Times New Roman" w:eastAsia="Times New Roman" w:hAnsi="Times New Roman" w:cs="Times New Roman"/>
          <w:sz w:val="24"/>
          <w:szCs w:val="24"/>
        </w:rPr>
        <w:t>on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ec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ti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d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re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on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spacing w:val="-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a</w:t>
      </w:r>
      <w:r>
        <w:rPr>
          <w:rFonts w:ascii="Times New Roman" w:eastAsia="Times New Roman" w:hAnsi="Times New Roman" w:cs="Times New Roman"/>
          <w:sz w:val="24"/>
          <w:szCs w:val="24"/>
        </w:rPr>
        <w:t>dqu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ón de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at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20B5176" w14:textId="77777777" w:rsidR="00BE5A93" w:rsidRDefault="00BE5A93">
      <w:pPr>
        <w:spacing w:before="14" w:after="0" w:line="200" w:lineRule="exact"/>
        <w:jc w:val="both"/>
        <w:rPr>
          <w:sz w:val="20"/>
          <w:szCs w:val="20"/>
        </w:rPr>
        <w:pPrChange w:id="443" w:author="Ines" w:date="2016-07-04T22:54:00Z">
          <w:pPr>
            <w:spacing w:before="14" w:after="0" w:line="200" w:lineRule="exact"/>
          </w:pPr>
        </w:pPrChange>
      </w:pPr>
    </w:p>
    <w:p w14:paraId="17410661" w14:textId="77777777" w:rsidR="00BE5A93" w:rsidRDefault="00F700C7">
      <w:pPr>
        <w:spacing w:after="0" w:line="240" w:lineRule="auto"/>
        <w:ind w:left="836" w:right="-20"/>
        <w:jc w:val="both"/>
        <w:rPr>
          <w:rFonts w:ascii="Times New Roman" w:eastAsia="Times New Roman" w:hAnsi="Times New Roman" w:cs="Times New Roman"/>
          <w:sz w:val="24"/>
          <w:szCs w:val="24"/>
        </w:rPr>
        <w:pPrChange w:id="444" w:author="Ines" w:date="2016-07-04T22:54:00Z">
          <w:pPr>
            <w:spacing w:after="0" w:line="240" w:lineRule="auto"/>
            <w:ind w:left="836" w:right="-20"/>
          </w:pPr>
        </w:pPrChange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9.2. 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spacing w:val="1"/>
          <w:sz w:val="24"/>
          <w:szCs w:val="24"/>
        </w:rPr>
        <w:t>er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b/>
          <w:bCs/>
          <w:spacing w:val="1"/>
          <w:sz w:val="24"/>
          <w:szCs w:val="24"/>
        </w:rPr>
        <w:t>ici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b/>
          <w:bCs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6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4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b/>
          <w:bCs/>
          <w:spacing w:val="-4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b/>
          <w:bCs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spacing w:val="5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b/>
          <w:bCs/>
          <w:spacing w:val="-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b/>
          <w:bCs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b/>
          <w:bCs/>
          <w:spacing w:val="3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spacing w:val="-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b/>
          <w:bCs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bCs/>
          <w:spacing w:val="-6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b/>
          <w:bCs/>
          <w:spacing w:val="5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b/>
          <w:bCs/>
          <w:spacing w:val="1"/>
          <w:sz w:val="24"/>
          <w:szCs w:val="24"/>
        </w:rPr>
        <w:t>ce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spacing w:val="-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un</w:t>
      </w:r>
      <w:r>
        <w:rPr>
          <w:rFonts w:ascii="Times New Roman" w:eastAsia="Times New Roman" w:hAnsi="Times New Roman" w:cs="Times New Roman"/>
          <w:b/>
          <w:bCs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b/>
          <w:bCs/>
          <w:spacing w:val="1"/>
          <w:sz w:val="24"/>
          <w:szCs w:val="24"/>
        </w:rPr>
        <w:t>er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spacing w:val="5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b/>
          <w:bCs/>
          <w:spacing w:val="-6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b/>
          <w:bCs/>
          <w:spacing w:val="4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b/>
          <w:bCs/>
          <w:spacing w:val="-6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)</w:t>
      </w:r>
    </w:p>
    <w:p w14:paraId="349E859D" w14:textId="77777777" w:rsidR="00BE5A93" w:rsidRDefault="00BE5A93">
      <w:pPr>
        <w:spacing w:before="8" w:after="0" w:line="100" w:lineRule="exact"/>
        <w:jc w:val="both"/>
        <w:rPr>
          <w:sz w:val="10"/>
          <w:szCs w:val="10"/>
        </w:rPr>
        <w:pPrChange w:id="445" w:author="Ines" w:date="2016-07-04T22:54:00Z">
          <w:pPr>
            <w:spacing w:before="8" w:after="0" w:line="100" w:lineRule="exact"/>
          </w:pPr>
        </w:pPrChange>
      </w:pPr>
    </w:p>
    <w:p w14:paraId="4078B1BA" w14:textId="77777777" w:rsidR="00BE5A93" w:rsidRDefault="00BE5A93">
      <w:pPr>
        <w:spacing w:after="0" w:line="200" w:lineRule="exact"/>
        <w:jc w:val="both"/>
        <w:rPr>
          <w:sz w:val="20"/>
          <w:szCs w:val="20"/>
        </w:rPr>
        <w:pPrChange w:id="446" w:author="Ines" w:date="2016-07-04T22:54:00Z">
          <w:pPr>
            <w:spacing w:after="0" w:line="200" w:lineRule="exact"/>
          </w:pPr>
        </w:pPrChange>
      </w:pPr>
    </w:p>
    <w:p w14:paraId="7146F04E" w14:textId="77777777" w:rsidR="00BE5A93" w:rsidRDefault="00BE5A93">
      <w:pPr>
        <w:spacing w:after="0" w:line="200" w:lineRule="exact"/>
        <w:jc w:val="both"/>
        <w:rPr>
          <w:sz w:val="20"/>
          <w:szCs w:val="20"/>
        </w:rPr>
        <w:pPrChange w:id="447" w:author="Ines" w:date="2016-07-04T22:54:00Z">
          <w:pPr>
            <w:spacing w:after="0" w:line="200" w:lineRule="exact"/>
          </w:pPr>
        </w:pPrChange>
      </w:pPr>
    </w:p>
    <w:p w14:paraId="497DC1F8" w14:textId="77777777" w:rsidR="00BE5A93" w:rsidRDefault="00F700C7">
      <w:pPr>
        <w:spacing w:after="0"/>
        <w:ind w:left="117" w:right="1268" w:firstLine="720"/>
        <w:jc w:val="both"/>
        <w:rPr>
          <w:rFonts w:ascii="Times New Roman" w:eastAsia="Times New Roman" w:hAnsi="Times New Roman" w:cs="Times New Roman"/>
          <w:sz w:val="24"/>
          <w:szCs w:val="24"/>
        </w:rPr>
        <w:pPrChange w:id="448" w:author="Ines" w:date="2016-07-04T22:54:00Z">
          <w:pPr>
            <w:spacing w:after="0"/>
            <w:ind w:left="117" w:right="1268" w:firstLine="720"/>
          </w:pPr>
        </w:pPrChange>
      </w:pPr>
      <w:r>
        <w:rPr>
          <w:rFonts w:ascii="Times New Roman" w:eastAsia="Times New Roman" w:hAnsi="Times New Roman" w:cs="Times New Roman"/>
          <w:spacing w:val="-7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Tic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s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n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on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ti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do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n un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z w:val="24"/>
          <w:szCs w:val="24"/>
        </w:rPr>
        <w:t>po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fund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me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l</w:t>
      </w:r>
      <w:r>
        <w:rPr>
          <w:rFonts w:ascii="Times New Roman" w:eastAsia="Times New Roman" w:hAnsi="Times New Roman" w:cs="Times New Roman"/>
          <w:sz w:val="24"/>
          <w:szCs w:val="24"/>
        </w:rPr>
        <w:t>os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pro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os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aca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é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, 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ici</w:t>
      </w:r>
      <w:r>
        <w:rPr>
          <w:rFonts w:ascii="Times New Roman" w:eastAsia="Times New Roman" w:hAnsi="Times New Roman" w:cs="Times New Roman"/>
          <w:sz w:val="24"/>
          <w:szCs w:val="24"/>
        </w:rPr>
        <w:t>os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c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ic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ac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ón,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du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ci</w:t>
      </w:r>
      <w:r>
        <w:rPr>
          <w:rFonts w:ascii="Times New Roman" w:eastAsia="Times New Roman" w:hAnsi="Times New Roman" w:cs="Times New Roman"/>
          <w:sz w:val="24"/>
          <w:szCs w:val="24"/>
        </w:rPr>
        <w:t>ón,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on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ti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d, 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ci</w:t>
      </w:r>
      <w:r>
        <w:rPr>
          <w:rFonts w:ascii="Times New Roman" w:eastAsia="Times New Roman" w:hAnsi="Times New Roman" w:cs="Times New Roman"/>
          <w:sz w:val="24"/>
          <w:szCs w:val="24"/>
        </w:rPr>
        <w:t>os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et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788714A4" w14:textId="77777777" w:rsidR="00BE5A93" w:rsidRDefault="00BE5A93">
      <w:pPr>
        <w:spacing w:before="10" w:after="0" w:line="200" w:lineRule="exact"/>
        <w:jc w:val="both"/>
        <w:rPr>
          <w:sz w:val="20"/>
          <w:szCs w:val="20"/>
        </w:rPr>
        <w:pPrChange w:id="449" w:author="Ines" w:date="2016-07-04T22:54:00Z">
          <w:pPr>
            <w:spacing w:before="10" w:after="0" w:line="200" w:lineRule="exact"/>
          </w:pPr>
        </w:pPrChange>
      </w:pPr>
    </w:p>
    <w:p w14:paraId="712FD7B4" w14:textId="77777777" w:rsidR="00BE5A93" w:rsidRDefault="00F700C7" w:rsidP="00CE5903">
      <w:pPr>
        <w:spacing w:after="0"/>
        <w:ind w:left="117" w:right="621"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pacing w:val="-7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s </w:t>
      </w:r>
      <w:r>
        <w:rPr>
          <w:rFonts w:ascii="Times New Roman" w:eastAsia="Times New Roman" w:hAnsi="Times New Roman" w:cs="Times New Roman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po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iti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s </w:t>
      </w:r>
      <w:r>
        <w:rPr>
          <w:rFonts w:ascii="Times New Roman" w:eastAsia="Times New Roman" w:hAnsi="Times New Roman" w:cs="Times New Roman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de </w:t>
      </w:r>
      <w:r>
        <w:rPr>
          <w:rFonts w:ascii="Times New Roman" w:eastAsia="Times New Roman" w:hAnsi="Times New Roman" w:cs="Times New Roman"/>
          <w:spacing w:val="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y 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n </w:t>
      </w:r>
      <w:r>
        <w:rPr>
          <w:rFonts w:ascii="Times New Roman" w:eastAsia="Times New Roman" w:hAnsi="Times New Roman" w:cs="Times New Roman"/>
          <w:spacing w:val="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í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a </w:t>
      </w:r>
      <w:r>
        <w:rPr>
          <w:rFonts w:ascii="Times New Roman" w:eastAsia="Times New Roman" w:hAnsi="Times New Roman" w:cs="Times New Roman"/>
          <w:spacing w:val="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po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n 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un </w:t>
      </w:r>
      <w:r>
        <w:rPr>
          <w:rFonts w:ascii="Times New Roman" w:eastAsia="Times New Roman" w:hAnsi="Times New Roman" w:cs="Times New Roman"/>
          <w:spacing w:val="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n </w:t>
      </w:r>
      <w:r>
        <w:rPr>
          <w:rFonts w:ascii="Times New Roman" w:eastAsia="Times New Roman" w:hAnsi="Times New Roman" w:cs="Times New Roman"/>
          <w:spacing w:val="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po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te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l </w:t>
      </w:r>
      <w:r>
        <w:rPr>
          <w:rFonts w:ascii="Times New Roman" w:eastAsia="Times New Roman" w:hAnsi="Times New Roman" w:cs="Times New Roman"/>
          <w:spacing w:val="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q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e </w:t>
      </w:r>
      <w:r>
        <w:rPr>
          <w:rFonts w:ascii="Times New Roman" w:eastAsia="Times New Roman" w:hAnsi="Times New Roman" w:cs="Times New Roman"/>
          <w:spacing w:val="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no </w:t>
      </w:r>
      <w:r>
        <w:rPr>
          <w:rFonts w:ascii="Times New Roman" w:eastAsia="Times New Roman" w:hAnsi="Times New Roman" w:cs="Times New Roman"/>
          <w:spacing w:val="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á </w:t>
      </w:r>
      <w:r>
        <w:rPr>
          <w:rFonts w:ascii="Times New Roman" w:eastAsia="Times New Roman" w:hAnsi="Times New Roman" w:cs="Times New Roman"/>
          <w:spacing w:val="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ie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o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xp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do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n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á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e</w:t>
      </w:r>
      <w:r>
        <w:rPr>
          <w:rFonts w:ascii="Times New Roman" w:eastAsia="Times New Roman" w:hAnsi="Times New Roman" w:cs="Times New Roman"/>
          <w:sz w:val="24"/>
          <w:szCs w:val="24"/>
        </w:rPr>
        <w:t>du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ci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ón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n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un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>os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ia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ce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o de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o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at</w:t>
      </w:r>
      <w:r>
        <w:rPr>
          <w:rFonts w:ascii="Times New Roman" w:eastAsia="Times New Roman" w:hAnsi="Times New Roman" w:cs="Times New Roman"/>
          <w:sz w:val="24"/>
          <w:szCs w:val="24"/>
        </w:rPr>
        <w:t>os 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ra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us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s de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ica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ón,</w:t>
      </w:r>
      <w:r>
        <w:rPr>
          <w:rFonts w:ascii="Times New Roman" w:eastAsia="Times New Roman" w:hAnsi="Times New Roman" w:cs="Times New Roman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ci</w:t>
      </w:r>
      <w:r>
        <w:rPr>
          <w:rFonts w:ascii="Times New Roman" w:eastAsia="Times New Roman" w:hAnsi="Times New Roman" w:cs="Times New Roman"/>
          <w:sz w:val="24"/>
          <w:szCs w:val="24"/>
        </w:rPr>
        <w:t>o,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ete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im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o;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ro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no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á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pro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ec</w:t>
      </w:r>
      <w:r>
        <w:rPr>
          <w:rFonts w:ascii="Times New Roman" w:eastAsia="Times New Roman" w:hAnsi="Times New Roman" w:cs="Times New Roman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ndo</w:t>
      </w:r>
      <w:r>
        <w:rPr>
          <w:rFonts w:ascii="Times New Roman" w:eastAsia="Times New Roman" w:hAnsi="Times New Roman" w:cs="Times New Roman"/>
          <w:spacing w:val="4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orr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ta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4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4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4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ca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mia</w:t>
      </w:r>
      <w:r>
        <w:rPr>
          <w:rFonts w:ascii="Times New Roman" w:eastAsia="Times New Roman" w:hAnsi="Times New Roman" w:cs="Times New Roman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spacing w:val="4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pu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4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pacing w:val="4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4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4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do</w:t>
      </w:r>
      <w:r>
        <w:rPr>
          <w:rFonts w:ascii="Times New Roman" w:eastAsia="Times New Roman" w:hAnsi="Times New Roman" w:cs="Times New Roman"/>
          <w:spacing w:val="4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alm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4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z w:val="24"/>
          <w:szCs w:val="24"/>
        </w:rPr>
        <w:t>n f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del w:id="450" w:author="Microsoft Office User" w:date="2016-07-07T14:56:00Z">
        <w:r w:rsidDel="00356DE4">
          <w:rPr>
            <w:rFonts w:ascii="Times New Roman" w:eastAsia="Times New Roman" w:hAnsi="Times New Roman" w:cs="Times New Roman"/>
            <w:sz w:val="24"/>
            <w:szCs w:val="24"/>
          </w:rPr>
          <w:delText>fr</w:delText>
        </w:r>
        <w:r w:rsidDel="00356DE4">
          <w:rPr>
            <w:rFonts w:ascii="Times New Roman" w:eastAsia="Times New Roman" w:hAnsi="Times New Roman" w:cs="Times New Roman"/>
            <w:spacing w:val="1"/>
            <w:sz w:val="24"/>
            <w:szCs w:val="24"/>
          </w:rPr>
          <w:delText>a</w:delText>
        </w:r>
        <w:r w:rsidDel="00356DE4">
          <w:rPr>
            <w:rFonts w:ascii="Times New Roman" w:eastAsia="Times New Roman" w:hAnsi="Times New Roman" w:cs="Times New Roman"/>
            <w:sz w:val="24"/>
            <w:szCs w:val="24"/>
          </w:rPr>
          <w:delText>udu</w:delText>
        </w:r>
        <w:r w:rsidDel="00356DE4">
          <w:rPr>
            <w:rFonts w:ascii="Times New Roman" w:eastAsia="Times New Roman" w:hAnsi="Times New Roman" w:cs="Times New Roman"/>
            <w:spacing w:val="1"/>
            <w:sz w:val="24"/>
            <w:szCs w:val="24"/>
          </w:rPr>
          <w:delText>le</w:delText>
        </w:r>
        <w:r w:rsidDel="00356DE4">
          <w:rPr>
            <w:rFonts w:ascii="Times New Roman" w:eastAsia="Times New Roman" w:hAnsi="Times New Roman" w:cs="Times New Roman"/>
            <w:spacing w:val="-4"/>
            <w:sz w:val="24"/>
            <w:szCs w:val="24"/>
          </w:rPr>
          <w:delText>n</w:delText>
        </w:r>
        <w:r w:rsidDel="00356DE4">
          <w:rPr>
            <w:rFonts w:ascii="Times New Roman" w:eastAsia="Times New Roman" w:hAnsi="Times New Roman" w:cs="Times New Roman"/>
            <w:spacing w:val="1"/>
            <w:sz w:val="24"/>
            <w:szCs w:val="24"/>
          </w:rPr>
          <w:delText>t</w:delText>
        </w:r>
        <w:r w:rsidDel="00356DE4">
          <w:rPr>
            <w:rFonts w:ascii="Times New Roman" w:eastAsia="Times New Roman" w:hAnsi="Times New Roman" w:cs="Times New Roman"/>
            <w:sz w:val="24"/>
            <w:szCs w:val="24"/>
          </w:rPr>
          <w:delText>o</w:delText>
        </w:r>
        <w:r w:rsidDel="00356DE4">
          <w:rPr>
            <w:rFonts w:ascii="Times New Roman" w:eastAsia="Times New Roman" w:hAnsi="Times New Roman" w:cs="Times New Roman"/>
            <w:spacing w:val="-1"/>
            <w:sz w:val="24"/>
            <w:szCs w:val="24"/>
          </w:rPr>
          <w:delText>s</w:delText>
        </w:r>
      </w:del>
      <w:ins w:id="451" w:author="Microsoft Office User" w:date="2016-07-07T14:56:00Z">
        <w:r w:rsidR="00356DE4">
          <w:rPr>
            <w:rFonts w:ascii="Times New Roman" w:eastAsia="Times New Roman" w:hAnsi="Times New Roman" w:cs="Times New Roman"/>
            <w:sz w:val="24"/>
            <w:szCs w:val="24"/>
          </w:rPr>
          <w:t>ilegales</w:t>
        </w:r>
      </w:ins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del w:id="452" w:author="Microsoft Office User" w:date="2016-07-07T14:55:00Z">
        <w:r w:rsidDel="00356DE4">
          <w:rPr>
            <w:rFonts w:ascii="Times New Roman" w:eastAsia="Times New Roman" w:hAnsi="Times New Roman" w:cs="Times New Roman"/>
            <w:spacing w:val="1"/>
            <w:sz w:val="24"/>
            <w:szCs w:val="24"/>
          </w:rPr>
          <w:delText>c</w:delText>
        </w:r>
        <w:r w:rsidDel="00356DE4">
          <w:rPr>
            <w:rFonts w:ascii="Times New Roman" w:eastAsia="Times New Roman" w:hAnsi="Times New Roman" w:cs="Times New Roman"/>
            <w:sz w:val="24"/>
            <w:szCs w:val="24"/>
          </w:rPr>
          <w:delText>op</w:delText>
        </w:r>
        <w:r w:rsidDel="00356DE4">
          <w:rPr>
            <w:rFonts w:ascii="Times New Roman" w:eastAsia="Times New Roman" w:hAnsi="Times New Roman" w:cs="Times New Roman"/>
            <w:spacing w:val="-3"/>
            <w:sz w:val="24"/>
            <w:szCs w:val="24"/>
          </w:rPr>
          <w:delText>i</w:delText>
        </w:r>
        <w:r w:rsidDel="00356DE4">
          <w:rPr>
            <w:rFonts w:ascii="Times New Roman" w:eastAsia="Times New Roman" w:hAnsi="Times New Roman" w:cs="Times New Roman"/>
            <w:spacing w:val="1"/>
            <w:sz w:val="24"/>
            <w:szCs w:val="24"/>
          </w:rPr>
          <w:delText>a</w:delText>
        </w:r>
      </w:del>
      <w:ins w:id="453" w:author="Microsoft Office User" w:date="2016-07-07T14:55:00Z">
        <w:r w:rsidR="00356DE4">
          <w:rPr>
            <w:rFonts w:ascii="Times New Roman" w:eastAsia="Times New Roman" w:hAnsi="Times New Roman" w:cs="Times New Roman"/>
            <w:spacing w:val="1"/>
            <w:sz w:val="24"/>
            <w:szCs w:val="24"/>
          </w:rPr>
          <w:t>plagio</w:t>
        </w:r>
      </w:ins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commentRangeStart w:id="454"/>
      <w:del w:id="455" w:author="Microsoft Office User" w:date="2016-07-07T14:53:00Z">
        <w:r w:rsidDel="00356DE4">
          <w:rPr>
            <w:rFonts w:ascii="Times New Roman" w:eastAsia="Times New Roman" w:hAnsi="Times New Roman" w:cs="Times New Roman"/>
            <w:spacing w:val="1"/>
            <w:sz w:val="24"/>
            <w:szCs w:val="24"/>
          </w:rPr>
          <w:delText>t</w:delText>
        </w:r>
        <w:r w:rsidDel="00356DE4">
          <w:rPr>
            <w:rFonts w:ascii="Times New Roman" w:eastAsia="Times New Roman" w:hAnsi="Times New Roman" w:cs="Times New Roman"/>
            <w:sz w:val="24"/>
            <w:szCs w:val="24"/>
          </w:rPr>
          <w:delText>r</w:delText>
        </w:r>
        <w:r w:rsidDel="00356DE4">
          <w:rPr>
            <w:rFonts w:ascii="Times New Roman" w:eastAsia="Times New Roman" w:hAnsi="Times New Roman" w:cs="Times New Roman"/>
            <w:spacing w:val="-2"/>
            <w:sz w:val="24"/>
            <w:szCs w:val="24"/>
          </w:rPr>
          <w:delText>a</w:delText>
        </w:r>
        <w:r w:rsidDel="00356DE4">
          <w:rPr>
            <w:rFonts w:ascii="Times New Roman" w:eastAsia="Times New Roman" w:hAnsi="Times New Roman" w:cs="Times New Roman"/>
            <w:spacing w:val="1"/>
            <w:sz w:val="24"/>
            <w:szCs w:val="24"/>
          </w:rPr>
          <w:delText>m</w:delText>
        </w:r>
        <w:r w:rsidDel="00356DE4">
          <w:rPr>
            <w:rFonts w:ascii="Times New Roman" w:eastAsia="Times New Roman" w:hAnsi="Times New Roman" w:cs="Times New Roman"/>
            <w:sz w:val="24"/>
            <w:szCs w:val="24"/>
          </w:rPr>
          <w:delText>pa</w:delText>
        </w:r>
        <w:r w:rsidDel="00356DE4">
          <w:rPr>
            <w:rFonts w:ascii="Times New Roman" w:eastAsia="Times New Roman" w:hAnsi="Times New Roman" w:cs="Times New Roman"/>
            <w:spacing w:val="1"/>
            <w:sz w:val="24"/>
            <w:szCs w:val="24"/>
          </w:rPr>
          <w:delText xml:space="preserve"> </w:delText>
        </w:r>
      </w:del>
      <w:commentRangeEnd w:id="454"/>
      <w:ins w:id="456" w:author="Microsoft Office User" w:date="2016-07-07T14:53:00Z">
        <w:r w:rsidR="00356DE4">
          <w:rPr>
            <w:rFonts w:ascii="Times New Roman" w:eastAsia="Times New Roman" w:hAnsi="Times New Roman" w:cs="Times New Roman"/>
            <w:spacing w:val="1"/>
            <w:sz w:val="24"/>
            <w:szCs w:val="24"/>
          </w:rPr>
          <w:t>fraude</w:t>
        </w:r>
        <w:r w:rsidR="00356DE4">
          <w:rPr>
            <w:rFonts w:ascii="Times New Roman" w:eastAsia="Times New Roman" w:hAnsi="Times New Roman" w:cs="Times New Roman"/>
            <w:spacing w:val="1"/>
            <w:sz w:val="24"/>
            <w:szCs w:val="24"/>
          </w:rPr>
          <w:t xml:space="preserve"> </w:t>
        </w:r>
      </w:ins>
      <w:r w:rsidR="00CE5903">
        <w:rPr>
          <w:rStyle w:val="CommentReference"/>
        </w:rPr>
        <w:commentReference w:id="454"/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á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ins w:id="457" w:author="Microsoft Office User" w:date="2016-07-07T14:55:00Z">
        <w:r w:rsidR="00356DE4">
          <w:rPr>
            <w:rFonts w:ascii="Times New Roman" w:eastAsia="Times New Roman" w:hAnsi="Times New Roman" w:cs="Times New Roman"/>
            <w:sz w:val="24"/>
            <w:szCs w:val="24"/>
          </w:rPr>
          <w:t>,</w:t>
        </w:r>
      </w:ins>
      <w:del w:id="458" w:author="Microsoft Office User" w:date="2016-07-07T14:55:00Z">
        <w:r w:rsidDel="00356DE4">
          <w:rPr>
            <w:rFonts w:ascii="Times New Roman" w:eastAsia="Times New Roman" w:hAnsi="Times New Roman" w:cs="Times New Roman"/>
            <w:sz w:val="24"/>
            <w:szCs w:val="24"/>
          </w:rPr>
          <w:delText>.</w:delText>
        </w:r>
      </w:del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Etc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373059B" w14:textId="77777777" w:rsidR="00BE5A93" w:rsidRDefault="00BE5A93">
      <w:pPr>
        <w:spacing w:before="10" w:after="0" w:line="200" w:lineRule="exact"/>
        <w:jc w:val="both"/>
        <w:rPr>
          <w:sz w:val="20"/>
          <w:szCs w:val="20"/>
        </w:rPr>
        <w:pPrChange w:id="459" w:author="Ines" w:date="2016-07-04T22:54:00Z">
          <w:pPr>
            <w:spacing w:before="10" w:after="0" w:line="200" w:lineRule="exact"/>
          </w:pPr>
        </w:pPrChange>
      </w:pPr>
    </w:p>
    <w:p w14:paraId="7EAAF6D4" w14:textId="77777777" w:rsidR="00BE5A93" w:rsidRDefault="00F700C7" w:rsidP="00CE5903">
      <w:pPr>
        <w:spacing w:after="0" w:line="479" w:lineRule="auto"/>
        <w:ind w:left="117" w:right="622"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pacing w:val="-7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tame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os</w:t>
      </w:r>
      <w:r>
        <w:rPr>
          <w:rFonts w:ascii="Times New Roman" w:eastAsia="Times New Roman" w:hAnsi="Times New Roman" w:cs="Times New Roman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spacing w:val="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6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on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y r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ros</w:t>
      </w:r>
      <w:r>
        <w:rPr>
          <w:rFonts w:ascii="Times New Roman" w:eastAsia="Times New Roman" w:hAnsi="Times New Roman" w:cs="Times New Roman"/>
          <w:spacing w:val="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podr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á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ofr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un</w:t>
      </w:r>
      <w:r>
        <w:rPr>
          <w:rFonts w:ascii="Times New Roman" w:eastAsia="Times New Roman" w:hAnsi="Times New Roman" w:cs="Times New Roman"/>
          <w:spacing w:val="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ej</w:t>
      </w:r>
      <w:r>
        <w:rPr>
          <w:rFonts w:ascii="Times New Roman" w:eastAsia="Times New Roman" w:hAnsi="Times New Roman" w:cs="Times New Roman"/>
          <w:sz w:val="24"/>
          <w:szCs w:val="24"/>
        </w:rPr>
        <w:t>or</w:t>
      </w:r>
      <w:r>
        <w:rPr>
          <w:rFonts w:ascii="Times New Roman" w:eastAsia="Times New Roman" w:hAnsi="Times New Roman" w:cs="Times New Roman"/>
          <w:spacing w:val="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ici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os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ud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ia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por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me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de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im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le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aci</w:t>
      </w:r>
      <w:r>
        <w:rPr>
          <w:rFonts w:ascii="Times New Roman" w:eastAsia="Times New Roman" w:hAnsi="Times New Roman" w:cs="Times New Roman"/>
          <w:sz w:val="24"/>
          <w:szCs w:val="24"/>
        </w:rPr>
        <w:t>ón,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8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que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miti</w:t>
      </w:r>
      <w:r>
        <w:rPr>
          <w:rFonts w:ascii="Times New Roman" w:eastAsia="Times New Roman" w:hAnsi="Times New Roman" w:cs="Times New Roman"/>
          <w:sz w:val="24"/>
          <w:szCs w:val="24"/>
        </w:rPr>
        <w:t>rá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ea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z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>os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pro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os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má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s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z w:val="24"/>
          <w:szCs w:val="24"/>
        </w:rPr>
        <w:t>un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Co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lt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spacing w:val="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no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ta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spacing w:val="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hor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o,</w:t>
      </w:r>
      <w:r>
        <w:rPr>
          <w:rFonts w:ascii="Times New Roman" w:eastAsia="Times New Roman" w:hAnsi="Times New Roman" w:cs="Times New Roman"/>
          <w:spacing w:val="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j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spacing w:val="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da</w:t>
      </w:r>
      <w:r>
        <w:rPr>
          <w:rFonts w:ascii="Times New Roman" w:eastAsia="Times New Roman" w:hAnsi="Times New Roman" w:cs="Times New Roman"/>
          <w:spacing w:val="1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y 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rf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ud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ia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spacing w:val="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am</w:t>
      </w:r>
      <w:r>
        <w:rPr>
          <w:rFonts w:ascii="Times New Roman" w:eastAsia="Times New Roman" w:hAnsi="Times New Roman" w:cs="Times New Roman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li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ndo</w:t>
      </w:r>
      <w:r>
        <w:rPr>
          <w:rFonts w:ascii="Times New Roman" w:eastAsia="Times New Roman" w:hAnsi="Times New Roman" w:cs="Times New Roman"/>
          <w:spacing w:val="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a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ob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ura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cce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o a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os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ici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, pr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ta</w:t>
      </w:r>
      <w:r>
        <w:rPr>
          <w:rFonts w:ascii="Times New Roman" w:eastAsia="Times New Roman" w:hAnsi="Times New Roman" w:cs="Times New Roman"/>
          <w:sz w:val="24"/>
          <w:szCs w:val="24"/>
        </w:rPr>
        <w:t>ndo</w:t>
      </w:r>
      <w:r>
        <w:rPr>
          <w:rFonts w:ascii="Times New Roman" w:eastAsia="Times New Roman" w:hAnsi="Times New Roman" w:cs="Times New Roman"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un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ici</w:t>
      </w:r>
      <w:r>
        <w:rPr>
          <w:rFonts w:ascii="Times New Roman" w:eastAsia="Times New Roman" w:hAnsi="Times New Roman" w:cs="Times New Roman"/>
          <w:sz w:val="24"/>
          <w:szCs w:val="24"/>
        </w:rPr>
        <w:t>o de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z w:val="24"/>
          <w:szCs w:val="24"/>
        </w:rPr>
        <w:t>ur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d y</w:t>
      </w:r>
      <w:r>
        <w:rPr>
          <w:rFonts w:ascii="Times New Roman" w:eastAsia="Times New Roman" w:hAnsi="Times New Roman" w:cs="Times New Roman"/>
          <w:spacing w:val="-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cali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d.</w:t>
      </w:r>
    </w:p>
    <w:p w14:paraId="7FCC15F4" w14:textId="77777777" w:rsidR="00BE5A93" w:rsidRDefault="00BE5A93">
      <w:pPr>
        <w:spacing w:after="0"/>
        <w:jc w:val="both"/>
        <w:sectPr w:rsidR="00BE5A93">
          <w:pgSz w:w="12240" w:h="15840"/>
          <w:pgMar w:top="1700" w:right="1300" w:bottom="280" w:left="1300" w:header="1483" w:footer="0" w:gutter="0"/>
          <w:cols w:space="720"/>
        </w:sectPr>
      </w:pPr>
    </w:p>
    <w:p w14:paraId="5373240E" w14:textId="77777777" w:rsidR="00BE5A93" w:rsidRDefault="00BE5A93">
      <w:pPr>
        <w:spacing w:before="16" w:after="0" w:line="220" w:lineRule="exact"/>
      </w:pPr>
    </w:p>
    <w:p w14:paraId="033B1504" w14:textId="77777777" w:rsidR="00BE5A93" w:rsidRDefault="00F700C7">
      <w:pPr>
        <w:spacing w:before="29" w:after="0"/>
        <w:ind w:left="117" w:right="626"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Tam</w:t>
      </w:r>
      <w:r>
        <w:rPr>
          <w:rFonts w:ascii="Times New Roman" w:eastAsia="Times New Roman" w:hAnsi="Times New Roman" w:cs="Times New Roman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é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4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z w:val="24"/>
          <w:szCs w:val="24"/>
        </w:rPr>
        <w:t>á</w:t>
      </w:r>
      <w:r>
        <w:rPr>
          <w:rFonts w:ascii="Times New Roman" w:eastAsia="Times New Roman" w:hAnsi="Times New Roman" w:cs="Times New Roman"/>
          <w:spacing w:val="4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4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ej</w:t>
      </w:r>
      <w:r>
        <w:rPr>
          <w:rFonts w:ascii="Times New Roman" w:eastAsia="Times New Roman" w:hAnsi="Times New Roman" w:cs="Times New Roman"/>
          <w:sz w:val="24"/>
          <w:szCs w:val="24"/>
        </w:rPr>
        <w:t>ora</w:t>
      </w:r>
      <w:r>
        <w:rPr>
          <w:rFonts w:ascii="Times New Roman" w:eastAsia="Times New Roman" w:hAnsi="Times New Roman" w:cs="Times New Roman"/>
          <w:spacing w:val="4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on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4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4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4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el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4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4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ici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4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4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>, pu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l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ta</w:t>
      </w:r>
      <w:r>
        <w:rPr>
          <w:rFonts w:ascii="Times New Roman" w:eastAsia="Times New Roman" w:hAnsi="Times New Roman" w:cs="Times New Roman"/>
          <w:sz w:val="24"/>
          <w:szCs w:val="24"/>
        </w:rPr>
        <w:t>for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li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rá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a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ca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>os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dor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>os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ema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nfo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maci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ó</w:t>
      </w:r>
      <w:r>
        <w:rPr>
          <w:rFonts w:ascii="Times New Roman" w:eastAsia="Times New Roman" w:hAnsi="Times New Roman" w:cs="Times New Roman"/>
          <w:sz w:val="24"/>
          <w:szCs w:val="24"/>
        </w:rPr>
        <w:t>n 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da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q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li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ón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rá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on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9"/>
          <w:sz w:val="24"/>
          <w:szCs w:val="24"/>
        </w:rPr>
        <w:t>ó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ca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>os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at</w:t>
      </w:r>
      <w:r>
        <w:rPr>
          <w:rFonts w:ascii="Times New Roman" w:eastAsia="Times New Roman" w:hAnsi="Times New Roman" w:cs="Times New Roman"/>
          <w:sz w:val="24"/>
          <w:szCs w:val="24"/>
        </w:rPr>
        <w:t>os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n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cel</w:t>
      </w:r>
      <w:r>
        <w:rPr>
          <w:rFonts w:ascii="Times New Roman" w:eastAsia="Times New Roman" w:hAnsi="Times New Roman" w:cs="Times New Roman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r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ma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te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ndo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>os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os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ia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e</w:t>
      </w:r>
      <w:r>
        <w:rPr>
          <w:rFonts w:ascii="Times New Roman" w:eastAsia="Times New Roman" w:hAnsi="Times New Roman" w:cs="Times New Roman"/>
          <w:sz w:val="24"/>
          <w:szCs w:val="24"/>
        </w:rPr>
        <w:t>n f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l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al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CA1EB76" w14:textId="77777777" w:rsidR="00BE5A93" w:rsidRDefault="00BE5A93">
      <w:pPr>
        <w:spacing w:before="10" w:after="0" w:line="200" w:lineRule="exact"/>
        <w:rPr>
          <w:sz w:val="20"/>
          <w:szCs w:val="20"/>
        </w:rPr>
      </w:pPr>
    </w:p>
    <w:p w14:paraId="3AD2B967" w14:textId="77777777" w:rsidR="00BE5A93" w:rsidRDefault="00F700C7">
      <w:pPr>
        <w:spacing w:after="0"/>
        <w:ind w:left="117" w:right="633"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pacing w:val="-5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emá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podrá</w:t>
      </w:r>
      <w:r>
        <w:rPr>
          <w:rFonts w:ascii="Times New Roman" w:eastAsia="Times New Roman" w:hAnsi="Times New Roman" w:cs="Times New Roman"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br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nd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>os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ud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s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z w:val="24"/>
          <w:szCs w:val="24"/>
        </w:rPr>
        <w:t>od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que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ofr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ce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>os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lé</w:t>
      </w:r>
      <w:r>
        <w:rPr>
          <w:rFonts w:ascii="Times New Roman" w:eastAsia="Times New Roman" w:hAnsi="Times New Roman" w:cs="Times New Roman"/>
          <w:sz w:val="24"/>
          <w:szCs w:val="24"/>
        </w:rPr>
        <w:t>fon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s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te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spacing w:val="4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spacing w:val="3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on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4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3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nfor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ci</w:t>
      </w:r>
      <w:r>
        <w:rPr>
          <w:rFonts w:ascii="Times New Roman" w:eastAsia="Times New Roman" w:hAnsi="Times New Roman" w:cs="Times New Roman"/>
          <w:sz w:val="24"/>
          <w:szCs w:val="24"/>
        </w:rPr>
        <w:t>ón</w:t>
      </w:r>
      <w:r>
        <w:rPr>
          <w:rFonts w:ascii="Times New Roman" w:eastAsia="Times New Roman" w:hAnsi="Times New Roman" w:cs="Times New Roman"/>
          <w:spacing w:val="3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spacing w:val="3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al</w:t>
      </w:r>
      <w:r>
        <w:rPr>
          <w:rFonts w:ascii="Times New Roman" w:eastAsia="Times New Roman" w:hAnsi="Times New Roman" w:cs="Times New Roman"/>
          <w:sz w:val="24"/>
          <w:szCs w:val="24"/>
        </w:rPr>
        <w:t>q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ie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3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4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spacing w:val="3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4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al</w:t>
      </w:r>
      <w:r>
        <w:rPr>
          <w:rFonts w:ascii="Times New Roman" w:eastAsia="Times New Roman" w:hAnsi="Times New Roman" w:cs="Times New Roman"/>
          <w:sz w:val="24"/>
          <w:szCs w:val="24"/>
        </w:rPr>
        <w:t>qu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4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me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z w:val="24"/>
          <w:szCs w:val="24"/>
        </w:rPr>
        <w:t>, 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ra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a</w:t>
      </w:r>
      <w:r>
        <w:rPr>
          <w:rFonts w:ascii="Times New Roman" w:eastAsia="Times New Roman" w:hAnsi="Times New Roman" w:cs="Times New Roman"/>
          <w:sz w:val="24"/>
          <w:szCs w:val="24"/>
        </w:rPr>
        <w:t>qu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ll</w:t>
      </w:r>
      <w:r>
        <w:rPr>
          <w:rFonts w:ascii="Times New Roman" w:eastAsia="Times New Roman" w:hAnsi="Times New Roman" w:cs="Times New Roman"/>
          <w:sz w:val="24"/>
          <w:szCs w:val="24"/>
        </w:rPr>
        <w:t>os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que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po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n un 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n 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at</w:t>
      </w:r>
      <w:r>
        <w:rPr>
          <w:rFonts w:ascii="Times New Roman" w:eastAsia="Times New Roman" w:hAnsi="Times New Roman" w:cs="Times New Roman"/>
          <w:sz w:val="24"/>
          <w:szCs w:val="24"/>
        </w:rPr>
        <w:t>os</w:t>
      </w:r>
      <w:r>
        <w:rPr>
          <w:rFonts w:ascii="Times New Roman" w:eastAsia="Times New Roman" w:hAnsi="Times New Roman" w:cs="Times New Roman"/>
          <w:spacing w:val="-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o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ca</w:t>
      </w:r>
      <w:r>
        <w:rPr>
          <w:rFonts w:ascii="Times New Roman" w:eastAsia="Times New Roman" w:hAnsi="Times New Roman" w:cs="Times New Roman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d 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c</w:t>
      </w:r>
      <w:r>
        <w:rPr>
          <w:rFonts w:ascii="Times New Roman" w:eastAsia="Times New Roman" w:hAnsi="Times New Roman" w:cs="Times New Roman"/>
          <w:sz w:val="24"/>
          <w:szCs w:val="24"/>
        </w:rPr>
        <w:t>on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ón a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una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d 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11F8358" w14:textId="77777777" w:rsidR="00BE5A93" w:rsidRDefault="00BE5A93">
      <w:pPr>
        <w:spacing w:before="14" w:after="0" w:line="200" w:lineRule="exact"/>
        <w:rPr>
          <w:sz w:val="20"/>
          <w:szCs w:val="20"/>
        </w:rPr>
      </w:pPr>
    </w:p>
    <w:p w14:paraId="70FE96D7" w14:textId="77777777" w:rsidR="00BE5A93" w:rsidRDefault="00F700C7">
      <w:pPr>
        <w:spacing w:after="0" w:line="240" w:lineRule="auto"/>
        <w:ind w:left="836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9.3 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In</w:t>
      </w:r>
      <w:r>
        <w:rPr>
          <w:rFonts w:ascii="Times New Roman" w:eastAsia="Times New Roman" w:hAnsi="Times New Roman" w:cs="Times New Roman"/>
          <w:b/>
          <w:bCs/>
          <w:spacing w:val="2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b/>
          <w:bCs/>
          <w:spacing w:val="-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va</w:t>
      </w:r>
      <w:r>
        <w:rPr>
          <w:rFonts w:ascii="Times New Roman" w:eastAsia="Times New Roman" w:hAnsi="Times New Roman" w:cs="Times New Roman"/>
          <w:b/>
          <w:bCs/>
          <w:spacing w:val="1"/>
          <w:sz w:val="24"/>
          <w:szCs w:val="24"/>
        </w:rPr>
        <w:t>ci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ó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.</w:t>
      </w:r>
    </w:p>
    <w:p w14:paraId="71EDA812" w14:textId="77777777" w:rsidR="00BE5A93" w:rsidRDefault="00BE5A93">
      <w:pPr>
        <w:spacing w:before="4" w:after="0" w:line="100" w:lineRule="exact"/>
        <w:rPr>
          <w:sz w:val="10"/>
          <w:szCs w:val="10"/>
        </w:rPr>
      </w:pPr>
    </w:p>
    <w:p w14:paraId="45559F05" w14:textId="77777777" w:rsidR="00BE5A93" w:rsidRDefault="00BE5A93">
      <w:pPr>
        <w:spacing w:after="0" w:line="200" w:lineRule="exact"/>
        <w:rPr>
          <w:sz w:val="20"/>
          <w:szCs w:val="20"/>
        </w:rPr>
      </w:pPr>
    </w:p>
    <w:p w14:paraId="00C24CA0" w14:textId="77777777" w:rsidR="00BE5A93" w:rsidRDefault="00BE5A93">
      <w:pPr>
        <w:spacing w:after="0" w:line="200" w:lineRule="exact"/>
        <w:rPr>
          <w:sz w:val="20"/>
          <w:szCs w:val="20"/>
        </w:rPr>
      </w:pPr>
    </w:p>
    <w:p w14:paraId="39024661" w14:textId="77777777" w:rsidR="00BE5A93" w:rsidRDefault="00F700C7">
      <w:pPr>
        <w:spacing w:after="0"/>
        <w:ind w:left="117" w:right="629"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pacing w:val="-7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tec</w:t>
      </w:r>
      <w:r>
        <w:rPr>
          <w:rFonts w:ascii="Times New Roman" w:eastAsia="Times New Roman" w:hAnsi="Times New Roman" w:cs="Times New Roman"/>
          <w:sz w:val="24"/>
          <w:szCs w:val="24"/>
        </w:rPr>
        <w:t>no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í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nos ofr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ec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nu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os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tema</w:t>
      </w:r>
      <w:r>
        <w:rPr>
          <w:rFonts w:ascii="Times New Roman" w:eastAsia="Times New Roman" w:hAnsi="Times New Roman" w:cs="Times New Roman"/>
          <w:sz w:val="24"/>
          <w:szCs w:val="24"/>
        </w:rPr>
        <w:t>s op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ati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z w:val="24"/>
          <w:szCs w:val="24"/>
        </w:rPr>
        <w:t>os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y fun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ci</w:t>
      </w:r>
      <w:r>
        <w:rPr>
          <w:rFonts w:ascii="Times New Roman" w:eastAsia="Times New Roman" w:hAnsi="Times New Roman" w:cs="Times New Roman"/>
          <w:sz w:val="24"/>
          <w:szCs w:val="24"/>
        </w:rPr>
        <w:t>on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s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nu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ros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te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é</w:t>
      </w:r>
      <w:r>
        <w:rPr>
          <w:rFonts w:ascii="Times New Roman" w:eastAsia="Times New Roman" w:hAnsi="Times New Roman" w:cs="Times New Roman"/>
          <w:sz w:val="24"/>
          <w:szCs w:val="24"/>
        </w:rPr>
        <w:t>fono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no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z w:val="24"/>
          <w:szCs w:val="24"/>
        </w:rPr>
        <w:t>br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á</w:t>
      </w:r>
      <w:r>
        <w:rPr>
          <w:rFonts w:ascii="Times New Roman" w:eastAsia="Times New Roman" w:hAnsi="Times New Roman" w:cs="Times New Roman"/>
          <w:sz w:val="24"/>
          <w:szCs w:val="24"/>
        </w:rPr>
        <w:t>ndo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os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ma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phone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te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lé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fonos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te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),</w:t>
      </w:r>
      <w:r>
        <w:rPr>
          <w:rFonts w:ascii="Times New Roman" w:eastAsia="Times New Roman" w:hAnsi="Times New Roman" w:cs="Times New Roman"/>
          <w:spacing w:val="1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ie</w:t>
      </w:r>
      <w:r>
        <w:rPr>
          <w:rFonts w:ascii="Times New Roman" w:eastAsia="Times New Roman" w:hAnsi="Times New Roman" w:cs="Times New Roman"/>
          <w:sz w:val="24"/>
          <w:szCs w:val="24"/>
        </w:rPr>
        <w:t>ndo</w:t>
      </w:r>
      <w:r>
        <w:rPr>
          <w:rFonts w:ascii="Times New Roman" w:eastAsia="Times New Roman" w:hAnsi="Times New Roman" w:cs="Times New Roman"/>
          <w:spacing w:val="1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una</w:t>
      </w:r>
      <w:r>
        <w:rPr>
          <w:rFonts w:ascii="Times New Roman" w:eastAsia="Times New Roman" w:hAnsi="Times New Roman" w:cs="Times New Roman"/>
          <w:spacing w:val="1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no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aci</w:t>
      </w:r>
      <w:r>
        <w:rPr>
          <w:rFonts w:ascii="Times New Roman" w:eastAsia="Times New Roman" w:hAnsi="Times New Roman" w:cs="Times New Roman"/>
          <w:sz w:val="24"/>
          <w:szCs w:val="24"/>
        </w:rPr>
        <w:t>ón</w:t>
      </w:r>
      <w:r>
        <w:rPr>
          <w:rFonts w:ascii="Times New Roman" w:eastAsia="Times New Roman" w:hAnsi="Times New Roman" w:cs="Times New Roman"/>
          <w:spacing w:val="1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1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for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1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1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1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pr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ta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>os</w:t>
      </w:r>
      <w:r>
        <w:rPr>
          <w:rFonts w:ascii="Times New Roman" w:eastAsia="Times New Roman" w:hAnsi="Times New Roman" w:cs="Times New Roman"/>
          <w:spacing w:val="1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ici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spacing w:val="1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em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á</w:t>
      </w:r>
      <w:r>
        <w:rPr>
          <w:rFonts w:ascii="Times New Roman" w:eastAsia="Times New Roman" w:hAnsi="Times New Roman" w:cs="Times New Roman"/>
          <w:sz w:val="24"/>
          <w:szCs w:val="24"/>
        </w:rPr>
        <w:t>s de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br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nd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rnos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opo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un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d de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ej</w:t>
      </w:r>
      <w:r>
        <w:rPr>
          <w:rFonts w:ascii="Times New Roman" w:eastAsia="Times New Roman" w:hAnsi="Times New Roman" w:cs="Times New Roman"/>
          <w:sz w:val="24"/>
          <w:szCs w:val="24"/>
        </w:rPr>
        <w:t>or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2752D02E" w14:textId="77777777" w:rsidR="00BE5A93" w:rsidRDefault="00BE5A93">
      <w:pPr>
        <w:spacing w:before="10" w:after="0" w:line="200" w:lineRule="exact"/>
        <w:rPr>
          <w:sz w:val="20"/>
          <w:szCs w:val="20"/>
        </w:rPr>
      </w:pPr>
    </w:p>
    <w:p w14:paraId="2F094AF4" w14:textId="77777777" w:rsidR="00BE5A93" w:rsidRDefault="00F700C7">
      <w:pPr>
        <w:spacing w:after="0"/>
        <w:ind w:left="117" w:right="625"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Co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>os pr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im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ros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i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te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os por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pr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ta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ici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on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no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ta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, hor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o, h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or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a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é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ic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o,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…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n 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eali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z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do a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t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é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dor u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ndo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telé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fonos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on</w:t>
      </w:r>
      <w:r>
        <w:rPr>
          <w:rFonts w:ascii="Times New Roman" w:eastAsia="Times New Roman" w:hAnsi="Times New Roman" w:cs="Times New Roman"/>
          <w:spacing w:val="4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tec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í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4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j</w:t>
      </w:r>
      <w:r>
        <w:rPr>
          <w:rFonts w:ascii="Times New Roman" w:eastAsia="Times New Roman" w:hAnsi="Times New Roman" w:cs="Times New Roman"/>
          <w:sz w:val="24"/>
          <w:szCs w:val="24"/>
        </w:rPr>
        <w:t>2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me</w:t>
      </w:r>
      <w:r>
        <w:rPr>
          <w:rFonts w:ascii="Times New Roman" w:eastAsia="Times New Roman" w:hAnsi="Times New Roman" w:cs="Times New Roman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spacing w:val="4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4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í</w:t>
      </w:r>
      <w:r>
        <w:rPr>
          <w:rFonts w:ascii="Times New Roman" w:eastAsia="Times New Roman" w:hAnsi="Times New Roman" w:cs="Times New Roman"/>
          <w:sz w:val="24"/>
          <w:szCs w:val="24"/>
        </w:rPr>
        <w:t>os</w:t>
      </w:r>
      <w:r>
        <w:rPr>
          <w:rFonts w:ascii="Times New Roman" w:eastAsia="Times New Roman" w:hAnsi="Times New Roman" w:cs="Times New Roman"/>
          <w:spacing w:val="4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spacing w:val="4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me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aje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4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spacing w:val="4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te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x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o,</w:t>
      </w:r>
      <w:r>
        <w:rPr>
          <w:rFonts w:ascii="Times New Roman" w:eastAsia="Times New Roman" w:hAnsi="Times New Roman" w:cs="Times New Roman"/>
          <w:spacing w:val="4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qu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ron</w:t>
      </w:r>
      <w:r>
        <w:rPr>
          <w:rFonts w:ascii="Times New Roman" w:eastAsia="Times New Roman" w:hAnsi="Times New Roman" w:cs="Times New Roman"/>
          <w:spacing w:val="4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z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dos</w:t>
      </w:r>
      <w:r>
        <w:rPr>
          <w:rFonts w:ascii="Times New Roman" w:eastAsia="Times New Roman" w:hAnsi="Times New Roman" w:cs="Times New Roman"/>
          <w:spacing w:val="4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por</w:t>
      </w:r>
      <w:r>
        <w:rPr>
          <w:rFonts w:ascii="Times New Roman" w:eastAsia="Times New Roman" w:hAnsi="Times New Roman" w:cs="Times New Roman"/>
          <w:spacing w:val="4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4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nu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z w:val="24"/>
          <w:szCs w:val="24"/>
        </w:rPr>
        <w:t>a o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lea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da de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te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é</w:t>
      </w:r>
      <w:r>
        <w:rPr>
          <w:rFonts w:ascii="Times New Roman" w:eastAsia="Times New Roman" w:hAnsi="Times New Roman" w:cs="Times New Roman"/>
          <w:sz w:val="24"/>
          <w:szCs w:val="24"/>
        </w:rPr>
        <w:t>fonos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eli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sz w:val="24"/>
          <w:szCs w:val="24"/>
        </w:rPr>
        <w:t>or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í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de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la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un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que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pr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e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ici</w:t>
      </w:r>
      <w:r>
        <w:rPr>
          <w:rFonts w:ascii="Times New Roman" w:eastAsia="Times New Roman" w:hAnsi="Times New Roman" w:cs="Times New Roman"/>
          <w:sz w:val="24"/>
          <w:szCs w:val="24"/>
        </w:rPr>
        <w:t>o a</w:t>
      </w:r>
      <w:r>
        <w:rPr>
          <w:rFonts w:ascii="Times New Roman" w:eastAsia="Times New Roman" w:hAnsi="Times New Roman" w:cs="Times New Roman"/>
          <w:spacing w:val="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é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ici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spacing w:val="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pacing w:val="7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spacing w:val="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al</w:t>
      </w:r>
      <w:r>
        <w:rPr>
          <w:rFonts w:ascii="Times New Roman" w:eastAsia="Times New Roman" w:hAnsi="Times New Roman" w:cs="Times New Roman"/>
          <w:sz w:val="24"/>
          <w:szCs w:val="24"/>
        </w:rPr>
        <w:t>qu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elé</w:t>
      </w:r>
      <w:r>
        <w:rPr>
          <w:rFonts w:ascii="Times New Roman" w:eastAsia="Times New Roman" w:hAnsi="Times New Roman" w:cs="Times New Roman"/>
          <w:sz w:val="24"/>
          <w:szCs w:val="24"/>
        </w:rPr>
        <w:t>fono</w:t>
      </w:r>
      <w:r>
        <w:rPr>
          <w:rFonts w:ascii="Times New Roman" w:eastAsia="Times New Roman" w:hAnsi="Times New Roman" w:cs="Times New Roman"/>
          <w:spacing w:val="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hoy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ía</w:t>
      </w:r>
      <w:r>
        <w:rPr>
          <w:rFonts w:ascii="Times New Roman" w:eastAsia="Times New Roman" w:hAnsi="Times New Roman" w:cs="Times New Roman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spacing w:val="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o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on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al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z w:val="24"/>
          <w:szCs w:val="24"/>
        </w:rPr>
        <w:t>un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lim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ta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on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ta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ño de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tal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, 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aci</w:t>
      </w:r>
      <w:r>
        <w:rPr>
          <w:rFonts w:ascii="Times New Roman" w:eastAsia="Times New Roman" w:hAnsi="Times New Roman" w:cs="Times New Roman"/>
          <w:sz w:val="24"/>
          <w:szCs w:val="24"/>
        </w:rPr>
        <w:t>ón e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i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o de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at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128D4F1B" w14:textId="77777777" w:rsidR="00BE5A93" w:rsidRDefault="00BE5A93">
      <w:pPr>
        <w:spacing w:before="10" w:after="0" w:line="200" w:lineRule="exact"/>
        <w:rPr>
          <w:sz w:val="20"/>
          <w:szCs w:val="20"/>
        </w:rPr>
      </w:pPr>
    </w:p>
    <w:p w14:paraId="522077D4" w14:textId="77777777" w:rsidR="00BE5A93" w:rsidRDefault="00F700C7">
      <w:pPr>
        <w:spacing w:after="0"/>
        <w:ind w:left="117" w:right="630"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Con</w:t>
      </w:r>
      <w:r>
        <w:rPr>
          <w:rFonts w:ascii="Times New Roman" w:eastAsia="Times New Roman" w:hAnsi="Times New Roman" w:cs="Times New Roman"/>
          <w:spacing w:val="3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3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pro</w:t>
      </w:r>
      <w:r>
        <w:rPr>
          <w:rFonts w:ascii="Times New Roman" w:eastAsia="Times New Roman" w:hAnsi="Times New Roman" w:cs="Times New Roman"/>
          <w:spacing w:val="-8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ect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3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3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pr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ete</w:t>
      </w:r>
      <w:r>
        <w:rPr>
          <w:rFonts w:ascii="Times New Roman" w:eastAsia="Times New Roman" w:hAnsi="Times New Roman" w:cs="Times New Roman"/>
          <w:sz w:val="24"/>
          <w:szCs w:val="24"/>
        </w:rPr>
        <w:t>nde</w:t>
      </w:r>
      <w:r>
        <w:rPr>
          <w:rFonts w:ascii="Times New Roman" w:eastAsia="Times New Roman" w:hAnsi="Times New Roman" w:cs="Times New Roman"/>
          <w:spacing w:val="3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rr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ll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3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una</w:t>
      </w:r>
      <w:r>
        <w:rPr>
          <w:rFonts w:ascii="Times New Roman" w:eastAsia="Times New Roman" w:hAnsi="Times New Roman" w:cs="Times New Roman"/>
          <w:spacing w:val="3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ca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ón</w:t>
      </w:r>
      <w:r>
        <w:rPr>
          <w:rFonts w:ascii="Times New Roman" w:eastAsia="Times New Roman" w:hAnsi="Times New Roman" w:cs="Times New Roman"/>
          <w:spacing w:val="3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que</w:t>
      </w:r>
      <w:r>
        <w:rPr>
          <w:rFonts w:ascii="Times New Roman" w:eastAsia="Times New Roman" w:hAnsi="Times New Roman" w:cs="Times New Roman"/>
          <w:spacing w:val="3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pro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ec</w:t>
      </w:r>
      <w:r>
        <w:rPr>
          <w:rFonts w:ascii="Times New Roman" w:eastAsia="Times New Roman" w:hAnsi="Times New Roman" w:cs="Times New Roman"/>
          <w:sz w:val="24"/>
          <w:szCs w:val="24"/>
        </w:rPr>
        <w:t>he</w:t>
      </w:r>
      <w:r>
        <w:rPr>
          <w:rFonts w:ascii="Times New Roman" w:eastAsia="Times New Roman" w:hAnsi="Times New Roman" w:cs="Times New Roman"/>
          <w:spacing w:val="2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od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3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s opor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un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que</w:t>
      </w:r>
      <w:r>
        <w:rPr>
          <w:rFonts w:ascii="Times New Roman" w:eastAsia="Times New Roman" w:hAnsi="Times New Roman" w:cs="Times New Roman"/>
          <w:spacing w:val="1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of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ece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>os</w:t>
      </w:r>
      <w:r>
        <w:rPr>
          <w:rFonts w:ascii="Times New Roman" w:eastAsia="Times New Roman" w:hAnsi="Times New Roman" w:cs="Times New Roman"/>
          <w:spacing w:val="1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ma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pho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spacing w:val="1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ra</w:t>
      </w:r>
      <w:r>
        <w:rPr>
          <w:rFonts w:ascii="Times New Roman" w:eastAsia="Times New Roman" w:hAnsi="Times New Roman" w:cs="Times New Roman"/>
          <w:spacing w:val="1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í</w:t>
      </w:r>
      <w:r>
        <w:rPr>
          <w:rFonts w:ascii="Times New Roman" w:eastAsia="Times New Roman" w:hAnsi="Times New Roman" w:cs="Times New Roman"/>
          <w:spacing w:val="13"/>
          <w:sz w:val="24"/>
          <w:szCs w:val="24"/>
        </w:rPr>
        <w:t xml:space="preserve"> </w:t>
      </w:r>
      <w:del w:id="460" w:author="Ines" w:date="2016-07-04T22:54:00Z">
        <w:r w:rsidDel="00CE5903">
          <w:rPr>
            <w:rFonts w:ascii="Times New Roman" w:eastAsia="Times New Roman" w:hAnsi="Times New Roman" w:cs="Times New Roman"/>
            <w:spacing w:val="1"/>
            <w:sz w:val="24"/>
            <w:szCs w:val="24"/>
          </w:rPr>
          <w:delText>e</w:delText>
        </w:r>
        <w:r w:rsidDel="00CE5903">
          <w:rPr>
            <w:rFonts w:ascii="Times New Roman" w:eastAsia="Times New Roman" w:hAnsi="Times New Roman" w:cs="Times New Roman"/>
            <w:sz w:val="24"/>
            <w:szCs w:val="24"/>
          </w:rPr>
          <w:delText>n</w:delText>
        </w:r>
        <w:r w:rsidDel="00CE5903">
          <w:rPr>
            <w:rFonts w:ascii="Times New Roman" w:eastAsia="Times New Roman" w:hAnsi="Times New Roman" w:cs="Times New Roman"/>
            <w:spacing w:val="1"/>
            <w:sz w:val="24"/>
            <w:szCs w:val="24"/>
          </w:rPr>
          <w:delText>ca</w:delText>
        </w:r>
        <w:r w:rsidDel="00CE5903">
          <w:rPr>
            <w:rFonts w:ascii="Times New Roman" w:eastAsia="Times New Roman" w:hAnsi="Times New Roman" w:cs="Times New Roman"/>
            <w:sz w:val="24"/>
            <w:szCs w:val="24"/>
          </w:rPr>
          <w:delText>r</w:delText>
        </w:r>
        <w:r w:rsidDel="00CE5903">
          <w:rPr>
            <w:rFonts w:ascii="Times New Roman" w:eastAsia="Times New Roman" w:hAnsi="Times New Roman" w:cs="Times New Roman"/>
            <w:spacing w:val="-4"/>
            <w:sz w:val="24"/>
            <w:szCs w:val="24"/>
          </w:rPr>
          <w:delText>r</w:delText>
        </w:r>
        <w:r w:rsidDel="00CE5903">
          <w:rPr>
            <w:rFonts w:ascii="Times New Roman" w:eastAsia="Times New Roman" w:hAnsi="Times New Roman" w:cs="Times New Roman"/>
            <w:spacing w:val="1"/>
            <w:sz w:val="24"/>
            <w:szCs w:val="24"/>
          </w:rPr>
          <w:delText>il</w:delText>
        </w:r>
        <w:r w:rsidDel="00CE5903">
          <w:rPr>
            <w:rFonts w:ascii="Times New Roman" w:eastAsia="Times New Roman" w:hAnsi="Times New Roman" w:cs="Times New Roman"/>
            <w:spacing w:val="-3"/>
            <w:sz w:val="24"/>
            <w:szCs w:val="24"/>
          </w:rPr>
          <w:delText>a</w:delText>
        </w:r>
        <w:r w:rsidDel="00CE5903">
          <w:rPr>
            <w:rFonts w:ascii="Times New Roman" w:eastAsia="Times New Roman" w:hAnsi="Times New Roman" w:cs="Times New Roman"/>
            <w:sz w:val="24"/>
            <w:szCs w:val="24"/>
          </w:rPr>
          <w:delText>r</w:delText>
        </w:r>
      </w:del>
      <w:ins w:id="461" w:author="Ines" w:date="2016-07-04T22:55:00Z">
        <w:r w:rsidR="00CE5903">
          <w:rPr>
            <w:rFonts w:ascii="Times New Roman" w:eastAsia="Times New Roman" w:hAnsi="Times New Roman" w:cs="Times New Roman"/>
            <w:sz w:val="24"/>
            <w:szCs w:val="24"/>
          </w:rPr>
          <w:t xml:space="preserve">  encaminar</w:t>
        </w:r>
      </w:ins>
      <w:ins w:id="462" w:author="Microsoft Office User" w:date="2016-07-07T14:59:00Z">
        <w:r w:rsidR="00356DE4">
          <w:rPr>
            <w:rFonts w:ascii="Times New Roman" w:eastAsia="Times New Roman" w:hAnsi="Times New Roman" w:cs="Times New Roman"/>
            <w:sz w:val="24"/>
            <w:szCs w:val="24"/>
          </w:rPr>
          <w:t xml:space="preserve"> </w:t>
        </w:r>
      </w:ins>
      <w:del w:id="463" w:author="Ines" w:date="2016-07-04T22:54:00Z">
        <w:r w:rsidDel="00CE5903">
          <w:rPr>
            <w:rFonts w:ascii="Times New Roman" w:eastAsia="Times New Roman" w:hAnsi="Times New Roman" w:cs="Times New Roman"/>
            <w:spacing w:val="16"/>
            <w:sz w:val="24"/>
            <w:szCs w:val="24"/>
          </w:rPr>
          <w:delText xml:space="preserve"> </w:delText>
        </w:r>
      </w:del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17"/>
          <w:sz w:val="24"/>
          <w:szCs w:val="24"/>
        </w:rPr>
        <w:t xml:space="preserve"> </w:t>
      </w:r>
      <w:del w:id="464" w:author="Ines" w:date="2016-07-04T22:54:00Z">
        <w:r w:rsidDel="00CE5903">
          <w:rPr>
            <w:rFonts w:ascii="Times New Roman" w:eastAsia="Times New Roman" w:hAnsi="Times New Roman" w:cs="Times New Roman"/>
            <w:sz w:val="24"/>
            <w:szCs w:val="24"/>
          </w:rPr>
          <w:delText>un</w:delText>
        </w:r>
        <w:r w:rsidDel="00CE5903">
          <w:rPr>
            <w:rFonts w:ascii="Times New Roman" w:eastAsia="Times New Roman" w:hAnsi="Times New Roman" w:cs="Times New Roman"/>
            <w:spacing w:val="1"/>
            <w:sz w:val="24"/>
            <w:szCs w:val="24"/>
          </w:rPr>
          <w:delText>i</w:delText>
        </w:r>
        <w:r w:rsidDel="00CE5903">
          <w:rPr>
            <w:rFonts w:ascii="Times New Roman" w:eastAsia="Times New Roman" w:hAnsi="Times New Roman" w:cs="Times New Roman"/>
            <w:spacing w:val="-4"/>
            <w:sz w:val="24"/>
            <w:szCs w:val="24"/>
          </w:rPr>
          <w:delText>v</w:delText>
        </w:r>
        <w:r w:rsidDel="00CE5903">
          <w:rPr>
            <w:rFonts w:ascii="Times New Roman" w:eastAsia="Times New Roman" w:hAnsi="Times New Roman" w:cs="Times New Roman"/>
            <w:spacing w:val="1"/>
            <w:sz w:val="24"/>
            <w:szCs w:val="24"/>
          </w:rPr>
          <w:delText>e</w:delText>
        </w:r>
        <w:r w:rsidDel="00CE5903">
          <w:rPr>
            <w:rFonts w:ascii="Times New Roman" w:eastAsia="Times New Roman" w:hAnsi="Times New Roman" w:cs="Times New Roman"/>
            <w:sz w:val="24"/>
            <w:szCs w:val="24"/>
          </w:rPr>
          <w:delText>r</w:delText>
        </w:r>
        <w:r w:rsidDel="00CE5903">
          <w:rPr>
            <w:rFonts w:ascii="Times New Roman" w:eastAsia="Times New Roman" w:hAnsi="Times New Roman" w:cs="Times New Roman"/>
            <w:spacing w:val="-1"/>
            <w:sz w:val="24"/>
            <w:szCs w:val="24"/>
          </w:rPr>
          <w:delText>s</w:delText>
        </w:r>
        <w:r w:rsidDel="00CE5903">
          <w:rPr>
            <w:rFonts w:ascii="Times New Roman" w:eastAsia="Times New Roman" w:hAnsi="Times New Roman" w:cs="Times New Roman"/>
            <w:spacing w:val="1"/>
            <w:sz w:val="24"/>
            <w:szCs w:val="24"/>
          </w:rPr>
          <w:delText>i</w:delText>
        </w:r>
        <w:r w:rsidDel="00CE5903">
          <w:rPr>
            <w:rFonts w:ascii="Times New Roman" w:eastAsia="Times New Roman" w:hAnsi="Times New Roman" w:cs="Times New Roman"/>
            <w:sz w:val="24"/>
            <w:szCs w:val="24"/>
          </w:rPr>
          <w:delText>d</w:delText>
        </w:r>
        <w:r w:rsidDel="00CE5903">
          <w:rPr>
            <w:rFonts w:ascii="Times New Roman" w:eastAsia="Times New Roman" w:hAnsi="Times New Roman" w:cs="Times New Roman"/>
            <w:spacing w:val="1"/>
            <w:sz w:val="24"/>
            <w:szCs w:val="24"/>
          </w:rPr>
          <w:delText>a</w:delText>
        </w:r>
        <w:r w:rsidDel="00CE5903">
          <w:rPr>
            <w:rFonts w:ascii="Times New Roman" w:eastAsia="Times New Roman" w:hAnsi="Times New Roman" w:cs="Times New Roman"/>
            <w:sz w:val="24"/>
            <w:szCs w:val="24"/>
          </w:rPr>
          <w:delText>d</w:delText>
        </w:r>
      </w:del>
      <w:ins w:id="465" w:author="Ines" w:date="2016-07-04T22:54:00Z">
        <w:r w:rsidR="00CE5903">
          <w:rPr>
            <w:rFonts w:ascii="Times New Roman" w:eastAsia="Times New Roman" w:hAnsi="Times New Roman" w:cs="Times New Roman"/>
            <w:sz w:val="24"/>
            <w:szCs w:val="24"/>
          </w:rPr>
          <w:t xml:space="preserve"> IES que la use</w:t>
        </w:r>
      </w:ins>
      <w:ins w:id="466" w:author="Microsoft Office User" w:date="2016-07-07T14:57:00Z">
        <w:r w:rsidR="00356DE4">
          <w:rPr>
            <w:rFonts w:ascii="Times New Roman" w:eastAsia="Times New Roman" w:hAnsi="Times New Roman" w:cs="Times New Roman"/>
            <w:sz w:val="24"/>
            <w:szCs w:val="24"/>
          </w:rPr>
          <w:t xml:space="preserve"> </w:t>
        </w:r>
      </w:ins>
      <w:del w:id="467" w:author="Ines" w:date="2016-07-04T22:54:00Z">
        <w:r w:rsidDel="00CE5903">
          <w:rPr>
            <w:rFonts w:ascii="Times New Roman" w:eastAsia="Times New Roman" w:hAnsi="Times New Roman" w:cs="Times New Roman"/>
            <w:spacing w:val="16"/>
            <w:sz w:val="24"/>
            <w:szCs w:val="24"/>
          </w:rPr>
          <w:delText xml:space="preserve"> </w:delText>
        </w:r>
      </w:del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1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cami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</w:p>
    <w:p w14:paraId="42A1E29F" w14:textId="77777777" w:rsidR="00BE5A93" w:rsidRDefault="00BE5A93">
      <w:pPr>
        <w:spacing w:after="0"/>
        <w:jc w:val="both"/>
        <w:sectPr w:rsidR="00BE5A93">
          <w:pgSz w:w="12240" w:h="15840"/>
          <w:pgMar w:top="1700" w:right="1300" w:bottom="280" w:left="1300" w:header="1483" w:footer="0" w:gutter="0"/>
          <w:cols w:space="720"/>
        </w:sectPr>
      </w:pPr>
    </w:p>
    <w:p w14:paraId="577FC919" w14:textId="77777777" w:rsidR="00BE5A93" w:rsidRDefault="00BE5A93">
      <w:pPr>
        <w:spacing w:before="16" w:after="0" w:line="220" w:lineRule="exact"/>
      </w:pPr>
    </w:p>
    <w:p w14:paraId="5C52AE07" w14:textId="77777777" w:rsidR="00BE5A93" w:rsidRDefault="00F700C7">
      <w:pPr>
        <w:spacing w:before="29" w:after="0"/>
        <w:ind w:left="117" w:right="637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que</w:t>
      </w:r>
      <w:r>
        <w:rPr>
          <w:rFonts w:ascii="Times New Roman" w:eastAsia="Times New Roman" w:hAnsi="Times New Roman" w:cs="Times New Roman"/>
          <w:spacing w:val="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8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ia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un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aí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y 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z w:val="24"/>
          <w:szCs w:val="24"/>
        </w:rPr>
        <w:t>undo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em</w:t>
      </w:r>
      <w:r>
        <w:rPr>
          <w:rFonts w:ascii="Times New Roman" w:eastAsia="Times New Roman" w:hAnsi="Times New Roman" w:cs="Times New Roman"/>
          <w:sz w:val="24"/>
          <w:szCs w:val="24"/>
        </w:rPr>
        <w:t>pr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nd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ron,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on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te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aci</w:t>
      </w:r>
      <w:r>
        <w:rPr>
          <w:rFonts w:ascii="Times New Roman" w:eastAsia="Times New Roman" w:hAnsi="Times New Roman" w:cs="Times New Roman"/>
          <w:sz w:val="24"/>
          <w:szCs w:val="24"/>
        </w:rPr>
        <w:t>ón de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os 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po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iti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z w:val="24"/>
          <w:szCs w:val="24"/>
        </w:rPr>
        <w:t>os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l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da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l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ca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em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AEB3C99" w14:textId="77777777" w:rsidR="00BE5A93" w:rsidRDefault="00BE5A93">
      <w:pPr>
        <w:spacing w:before="15" w:after="0" w:line="200" w:lineRule="exact"/>
        <w:rPr>
          <w:sz w:val="20"/>
          <w:szCs w:val="20"/>
        </w:rPr>
      </w:pPr>
    </w:p>
    <w:p w14:paraId="5D80B5A9" w14:textId="77777777" w:rsidR="00BE5A93" w:rsidRDefault="00F700C7">
      <w:pPr>
        <w:spacing w:after="0" w:line="240" w:lineRule="auto"/>
        <w:ind w:left="836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9.4 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b/>
          <w:bCs/>
          <w:spacing w:val="-4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b/>
          <w:bCs/>
          <w:spacing w:val="2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b/>
          <w:bCs/>
          <w:spacing w:val="5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b/>
          <w:bCs/>
          <w:spacing w:val="-6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b/>
          <w:bCs/>
          <w:spacing w:val="4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d</w:t>
      </w:r>
    </w:p>
    <w:p w14:paraId="2DC60CCE" w14:textId="77777777" w:rsidR="00BE5A93" w:rsidRDefault="00BE5A93">
      <w:pPr>
        <w:spacing w:before="4" w:after="0" w:line="100" w:lineRule="exact"/>
        <w:rPr>
          <w:sz w:val="10"/>
          <w:szCs w:val="10"/>
        </w:rPr>
      </w:pPr>
    </w:p>
    <w:p w14:paraId="21E610B5" w14:textId="77777777" w:rsidR="00BE5A93" w:rsidRDefault="00BE5A93">
      <w:pPr>
        <w:spacing w:after="0" w:line="200" w:lineRule="exact"/>
        <w:rPr>
          <w:sz w:val="20"/>
          <w:szCs w:val="20"/>
        </w:rPr>
      </w:pPr>
    </w:p>
    <w:p w14:paraId="121BA960" w14:textId="77777777" w:rsidR="00BE5A93" w:rsidRDefault="00BE5A93">
      <w:pPr>
        <w:spacing w:after="0" w:line="200" w:lineRule="exact"/>
        <w:rPr>
          <w:sz w:val="20"/>
          <w:szCs w:val="20"/>
        </w:rPr>
      </w:pPr>
    </w:p>
    <w:p w14:paraId="4A3D9580" w14:textId="77777777" w:rsidR="00BE5A93" w:rsidRDefault="00F700C7">
      <w:pPr>
        <w:spacing w:after="0"/>
        <w:ind w:left="117" w:right="626"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ón</w:t>
      </w:r>
      <w:r>
        <w:rPr>
          <w:rFonts w:ascii="Times New Roman" w:eastAsia="Times New Roman" w:hAnsi="Times New Roman" w:cs="Times New Roman"/>
          <w:spacing w:val="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z w:val="24"/>
          <w:szCs w:val="24"/>
        </w:rPr>
        <w:t>y po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ca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un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ec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1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ofr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ce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un</w:t>
      </w:r>
      <w:r>
        <w:rPr>
          <w:rFonts w:ascii="Times New Roman" w:eastAsia="Times New Roman" w:hAnsi="Times New Roman" w:cs="Times New Roman"/>
          <w:spacing w:val="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li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ati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z w:val="24"/>
          <w:szCs w:val="24"/>
        </w:rPr>
        <w:t>ó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l 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ra</w:t>
      </w:r>
      <w:r>
        <w:rPr>
          <w:rFonts w:ascii="Times New Roman" w:eastAsia="Times New Roman" w:hAnsi="Times New Roman" w:cs="Times New Roman"/>
          <w:spacing w:val="3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us</w:t>
      </w:r>
      <w:r>
        <w:rPr>
          <w:rFonts w:ascii="Times New Roman" w:eastAsia="Times New Roman" w:hAnsi="Times New Roman" w:cs="Times New Roman"/>
          <w:spacing w:val="3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ici</w:t>
      </w:r>
      <w:r>
        <w:rPr>
          <w:rFonts w:ascii="Times New Roman" w:eastAsia="Times New Roman" w:hAnsi="Times New Roman" w:cs="Times New Roman"/>
          <w:sz w:val="24"/>
          <w:szCs w:val="24"/>
        </w:rPr>
        <w:t>os</w:t>
      </w:r>
      <w:r>
        <w:rPr>
          <w:rFonts w:ascii="Times New Roman" w:eastAsia="Times New Roman" w:hAnsi="Times New Roman" w:cs="Times New Roman"/>
          <w:spacing w:val="3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á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3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z w:val="24"/>
          <w:szCs w:val="24"/>
        </w:rPr>
        <w:t>un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spacing w:val="3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im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ta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z w:val="24"/>
          <w:szCs w:val="24"/>
        </w:rPr>
        <w:t>do</w:t>
      </w:r>
      <w:r>
        <w:rPr>
          <w:rFonts w:ascii="Times New Roman" w:eastAsia="Times New Roman" w:hAnsi="Times New Roman" w:cs="Times New Roman"/>
          <w:spacing w:val="3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2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>os</w:t>
      </w:r>
      <w:r>
        <w:rPr>
          <w:rFonts w:ascii="Times New Roman" w:eastAsia="Times New Roman" w:hAnsi="Times New Roman" w:cs="Times New Roman"/>
          <w:spacing w:val="3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ud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spacing w:val="2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3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3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pro</w:t>
      </w:r>
      <w:r>
        <w:rPr>
          <w:rFonts w:ascii="Times New Roman" w:eastAsia="Times New Roman" w:hAnsi="Times New Roman" w:cs="Times New Roman"/>
          <w:spacing w:val="-8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ect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3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pro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3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s f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ali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z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do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>os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ia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te</w:t>
      </w:r>
      <w:r>
        <w:rPr>
          <w:rFonts w:ascii="Times New Roman" w:eastAsia="Times New Roman" w:hAnsi="Times New Roman" w:cs="Times New Roman"/>
          <w:sz w:val="24"/>
          <w:szCs w:val="24"/>
        </w:rPr>
        <w:t>ndr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á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n un 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á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acce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o a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u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nfo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ma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ón y</w:t>
      </w:r>
      <w:r>
        <w:rPr>
          <w:rFonts w:ascii="Times New Roman" w:eastAsia="Times New Roman" w:hAnsi="Times New Roman" w:cs="Times New Roman"/>
          <w:spacing w:val="-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ma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ra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mej</w:t>
      </w:r>
      <w:r>
        <w:rPr>
          <w:rFonts w:ascii="Times New Roman" w:eastAsia="Times New Roman" w:hAnsi="Times New Roman" w:cs="Times New Roman"/>
          <w:sz w:val="24"/>
          <w:szCs w:val="24"/>
        </w:rPr>
        <w:t>or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r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ta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du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rro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ca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ém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o,</w:t>
      </w:r>
      <w:r>
        <w:rPr>
          <w:rFonts w:ascii="Times New Roman" w:eastAsia="Times New Roman" w:hAnsi="Times New Roman" w:cs="Times New Roman"/>
          <w:spacing w:val="1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o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z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du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ci</w:t>
      </w:r>
      <w:r>
        <w:rPr>
          <w:rFonts w:ascii="Times New Roman" w:eastAsia="Times New Roman" w:hAnsi="Times New Roman" w:cs="Times New Roman"/>
          <w:sz w:val="24"/>
          <w:szCs w:val="24"/>
        </w:rPr>
        <w:t>rá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la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q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eja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a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ic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nno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aci</w:t>
      </w:r>
      <w:r>
        <w:rPr>
          <w:rFonts w:ascii="Times New Roman" w:eastAsia="Times New Roman" w:hAnsi="Times New Roman" w:cs="Times New Roman"/>
          <w:sz w:val="24"/>
          <w:szCs w:val="24"/>
        </w:rPr>
        <w:t>ón de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z w:val="24"/>
          <w:szCs w:val="24"/>
        </w:rPr>
        <w:t>unos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ici</w:t>
      </w:r>
      <w:r>
        <w:rPr>
          <w:rFonts w:ascii="Times New Roman" w:eastAsia="Times New Roman" w:hAnsi="Times New Roman" w:cs="Times New Roman"/>
          <w:sz w:val="24"/>
          <w:szCs w:val="24"/>
        </w:rPr>
        <w:t>os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ofr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eci</w:t>
      </w:r>
      <w:r>
        <w:rPr>
          <w:rFonts w:ascii="Times New Roman" w:eastAsia="Times New Roman" w:hAnsi="Times New Roman" w:cs="Times New Roman"/>
          <w:sz w:val="24"/>
          <w:szCs w:val="24"/>
        </w:rPr>
        <w:t>dos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por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un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d.</w:t>
      </w:r>
    </w:p>
    <w:p w14:paraId="379D303C" w14:textId="77777777" w:rsidR="00BE5A93" w:rsidRDefault="00BE5A93">
      <w:pPr>
        <w:spacing w:before="10" w:after="0" w:line="200" w:lineRule="exact"/>
        <w:rPr>
          <w:sz w:val="20"/>
          <w:szCs w:val="20"/>
        </w:rPr>
      </w:pPr>
    </w:p>
    <w:p w14:paraId="24503462" w14:textId="77777777" w:rsidR="00BE5A93" w:rsidRDefault="00F700C7">
      <w:pPr>
        <w:spacing w:after="0"/>
        <w:ind w:left="117" w:right="627"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e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do,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be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ca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q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l pr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e pro</w:t>
      </w:r>
      <w:r>
        <w:rPr>
          <w:rFonts w:ascii="Times New Roman" w:eastAsia="Times New Roman" w:hAnsi="Times New Roman" w:cs="Times New Roman"/>
          <w:spacing w:val="-8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ect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tam</w:t>
      </w:r>
      <w:r>
        <w:rPr>
          <w:rFonts w:ascii="Times New Roman" w:eastAsia="Times New Roman" w:hAnsi="Times New Roman" w:cs="Times New Roman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é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pro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>a 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aci</w:t>
      </w:r>
      <w:r>
        <w:rPr>
          <w:rFonts w:ascii="Times New Roman" w:eastAsia="Times New Roman" w:hAnsi="Times New Roman" w:cs="Times New Roman"/>
          <w:sz w:val="24"/>
          <w:szCs w:val="24"/>
        </w:rPr>
        <w:t>ón</w:t>
      </w:r>
      <w:r>
        <w:rPr>
          <w:rFonts w:ascii="Times New Roman" w:eastAsia="Times New Roman" w:hAnsi="Times New Roman" w:cs="Times New Roman"/>
          <w:spacing w:val="5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spacing w:val="5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ac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5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que</w:t>
      </w:r>
      <w:r>
        <w:rPr>
          <w:rFonts w:ascii="Times New Roman" w:eastAsia="Times New Roman" w:hAnsi="Times New Roman" w:cs="Times New Roman"/>
          <w:spacing w:val="5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5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z w:val="24"/>
          <w:szCs w:val="24"/>
        </w:rPr>
        <w:t>ro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lla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5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5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5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un</w:t>
      </w:r>
      <w:r>
        <w:rPr>
          <w:rFonts w:ascii="Times New Roman" w:eastAsia="Times New Roman" w:hAnsi="Times New Roman" w:cs="Times New Roman"/>
          <w:spacing w:val="1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5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5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é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5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5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z w:val="24"/>
          <w:szCs w:val="24"/>
        </w:rPr>
        <w:t>or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ta</w:t>
      </w:r>
      <w:r>
        <w:rPr>
          <w:rFonts w:ascii="Times New Roman" w:eastAsia="Times New Roman" w:hAnsi="Times New Roman" w:cs="Times New Roman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5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z w:val="24"/>
          <w:szCs w:val="24"/>
        </w:rPr>
        <w:t>e no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tic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3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3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ro</w:t>
      </w:r>
      <w:r>
        <w:rPr>
          <w:rFonts w:ascii="Times New Roman" w:eastAsia="Times New Roman" w:hAnsi="Times New Roman" w:cs="Times New Roman"/>
          <w:spacing w:val="3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3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nfor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ati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3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ejá</w:t>
      </w:r>
      <w:r>
        <w:rPr>
          <w:rFonts w:ascii="Times New Roman" w:eastAsia="Times New Roman" w:hAnsi="Times New Roman" w:cs="Times New Roman"/>
          <w:sz w:val="24"/>
          <w:szCs w:val="24"/>
        </w:rPr>
        <w:t>ndo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3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3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ci</w:t>
      </w:r>
      <w:r>
        <w:rPr>
          <w:rFonts w:ascii="Times New Roman" w:eastAsia="Times New Roman" w:hAnsi="Times New Roman" w:cs="Times New Roman"/>
          <w:sz w:val="24"/>
          <w:szCs w:val="24"/>
        </w:rPr>
        <w:t>on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3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orr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2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el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ct</w:t>
      </w:r>
      <w:r>
        <w:rPr>
          <w:rFonts w:ascii="Times New Roman" w:eastAsia="Times New Roman" w:hAnsi="Times New Roman" w:cs="Times New Roman"/>
          <w:sz w:val="24"/>
          <w:szCs w:val="24"/>
        </w:rPr>
        <w:t>rón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ic</w:t>
      </w:r>
      <w:r>
        <w:rPr>
          <w:rFonts w:ascii="Times New Roman" w:eastAsia="Times New Roman" w:hAnsi="Times New Roman" w:cs="Times New Roman"/>
          <w:sz w:val="24"/>
          <w:szCs w:val="24"/>
        </w:rPr>
        <w:t>o,</w:t>
      </w:r>
      <w:r>
        <w:rPr>
          <w:rFonts w:ascii="Times New Roman" w:eastAsia="Times New Roman" w:hAnsi="Times New Roman" w:cs="Times New Roman"/>
          <w:spacing w:val="3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spacing w:val="2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de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ma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ra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nf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l</w:t>
      </w:r>
      <w:r>
        <w:rPr>
          <w:rFonts w:ascii="Times New Roman" w:eastAsia="Times New Roman" w:hAnsi="Times New Roman" w:cs="Times New Roman"/>
          <w:sz w:val="24"/>
          <w:szCs w:val="24"/>
        </w:rPr>
        <w:t>os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ud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te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tí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ta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ti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33F64B20" w14:textId="77777777" w:rsidR="00BE5A93" w:rsidRDefault="00BE5A93">
      <w:pPr>
        <w:spacing w:before="10" w:after="0" w:line="200" w:lineRule="exact"/>
        <w:rPr>
          <w:sz w:val="20"/>
          <w:szCs w:val="20"/>
        </w:rPr>
      </w:pPr>
    </w:p>
    <w:p w14:paraId="0AACD4F5" w14:textId="77777777" w:rsidR="00BE5A93" w:rsidRDefault="00F700C7">
      <w:pPr>
        <w:spacing w:after="0"/>
        <w:ind w:left="117" w:right="624"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z w:val="24"/>
          <w:szCs w:val="24"/>
        </w:rPr>
        <w:t>or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ro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la</w:t>
      </w:r>
      <w:r>
        <w:rPr>
          <w:rFonts w:ascii="Times New Roman" w:eastAsia="Times New Roman" w:hAnsi="Times New Roman" w:cs="Times New Roman"/>
          <w:sz w:val="24"/>
          <w:szCs w:val="24"/>
        </w:rPr>
        <w:t>do,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im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act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q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ndr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í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ra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l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ón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te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ra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o 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aí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ono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un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rro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ll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o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n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im</w:t>
      </w:r>
      <w:r>
        <w:rPr>
          <w:rFonts w:ascii="Times New Roman" w:eastAsia="Times New Roman" w:hAnsi="Times New Roman" w:cs="Times New Roman"/>
          <w:sz w:val="24"/>
          <w:szCs w:val="24"/>
        </w:rPr>
        <w:t>po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ta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te</w:t>
      </w:r>
      <w:r>
        <w:rPr>
          <w:rFonts w:ascii="Times New Roman" w:eastAsia="Times New Roman" w:hAnsi="Times New Roman" w:cs="Times New Roman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ma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ndo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ami</w:t>
      </w:r>
      <w:r>
        <w:rPr>
          <w:rFonts w:ascii="Times New Roman" w:eastAsia="Times New Roman" w:hAnsi="Times New Roman" w:cs="Times New Roman"/>
          <w:sz w:val="24"/>
          <w:szCs w:val="24"/>
        </w:rPr>
        <w:t>no h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nu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pa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l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a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tec</w:t>
      </w:r>
      <w:r>
        <w:rPr>
          <w:rFonts w:ascii="Times New Roman" w:eastAsia="Times New Roman" w:hAnsi="Times New Roman" w:cs="Times New Roman"/>
          <w:sz w:val="24"/>
          <w:szCs w:val="24"/>
        </w:rPr>
        <w:t>no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ía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237275AD" w14:textId="77777777" w:rsidR="00BE5A93" w:rsidRDefault="00BE5A93">
      <w:pPr>
        <w:spacing w:before="14" w:after="0" w:line="200" w:lineRule="exact"/>
        <w:rPr>
          <w:sz w:val="20"/>
          <w:szCs w:val="20"/>
        </w:rPr>
      </w:pPr>
    </w:p>
    <w:p w14:paraId="791929F0" w14:textId="77777777" w:rsidR="00BE5A93" w:rsidRDefault="00F700C7">
      <w:pPr>
        <w:spacing w:after="0" w:line="240" w:lineRule="auto"/>
        <w:ind w:left="836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9.5. 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In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b/>
          <w:bCs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b/>
          <w:bCs/>
          <w:spacing w:val="1"/>
          <w:sz w:val="24"/>
          <w:szCs w:val="24"/>
        </w:rPr>
        <w:t>ierí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a</w:t>
      </w:r>
    </w:p>
    <w:p w14:paraId="556ACFF3" w14:textId="77777777" w:rsidR="00BE5A93" w:rsidRDefault="00BE5A93">
      <w:pPr>
        <w:spacing w:before="8" w:after="0" w:line="100" w:lineRule="exact"/>
        <w:rPr>
          <w:sz w:val="10"/>
          <w:szCs w:val="10"/>
        </w:rPr>
      </w:pPr>
    </w:p>
    <w:p w14:paraId="7DB88F8A" w14:textId="77777777" w:rsidR="00BE5A93" w:rsidRDefault="00BE5A93">
      <w:pPr>
        <w:spacing w:after="0" w:line="200" w:lineRule="exact"/>
        <w:rPr>
          <w:sz w:val="20"/>
          <w:szCs w:val="20"/>
        </w:rPr>
      </w:pPr>
    </w:p>
    <w:p w14:paraId="2C67A169" w14:textId="77777777" w:rsidR="00BE5A93" w:rsidRDefault="00BE5A93">
      <w:pPr>
        <w:spacing w:after="0" w:line="200" w:lineRule="exact"/>
        <w:rPr>
          <w:sz w:val="20"/>
          <w:szCs w:val="20"/>
        </w:rPr>
      </w:pPr>
    </w:p>
    <w:p w14:paraId="1EA811C9" w14:textId="77777777" w:rsidR="00BE5A93" w:rsidRDefault="00F700C7">
      <w:pPr>
        <w:spacing w:after="0" w:line="478" w:lineRule="auto"/>
        <w:ind w:left="117" w:right="629"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Co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o </w:t>
      </w:r>
      <w:del w:id="468" w:author="Microsoft Office User" w:date="2016-07-07T14:59:00Z">
        <w:r w:rsidDel="00356DE4">
          <w:rPr>
            <w:rFonts w:ascii="Times New Roman" w:eastAsia="Times New Roman" w:hAnsi="Times New Roman" w:cs="Times New Roman"/>
            <w:spacing w:val="2"/>
            <w:sz w:val="24"/>
            <w:szCs w:val="24"/>
          </w:rPr>
          <w:delText xml:space="preserve"> </w:delText>
        </w:r>
      </w:del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ud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ia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s  de 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ie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í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a 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de 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ema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s 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e 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pro</w:t>
      </w:r>
      <w:r>
        <w:rPr>
          <w:rFonts w:ascii="Times New Roman" w:eastAsia="Times New Roman" w:hAnsi="Times New Roman" w:cs="Times New Roman"/>
          <w:spacing w:val="-8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ect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o 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iti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á 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pon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r 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n pr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áct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>os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ono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im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os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z w:val="24"/>
          <w:szCs w:val="24"/>
        </w:rPr>
        <w:t>qu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dos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n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al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te</w:t>
      </w:r>
      <w:r>
        <w:rPr>
          <w:rFonts w:ascii="Times New Roman" w:eastAsia="Times New Roman" w:hAnsi="Times New Roman" w:cs="Times New Roman"/>
          <w:sz w:val="24"/>
          <w:szCs w:val="24"/>
        </w:rPr>
        <w:t>r,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ndo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un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z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amie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o y</w:t>
      </w:r>
      <w:r>
        <w:rPr>
          <w:rFonts w:ascii="Times New Roman" w:eastAsia="Times New Roman" w:hAnsi="Times New Roman" w:cs="Times New Roman"/>
          <w:spacing w:val="5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rro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ll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5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spacing w:val="5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5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pr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5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é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5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5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of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re</w:t>
      </w:r>
      <w:r>
        <w:rPr>
          <w:rFonts w:ascii="Times New Roman" w:eastAsia="Times New Roman" w:hAnsi="Times New Roman" w:cs="Times New Roman"/>
          <w:spacing w:val="5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spacing w:val="4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5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mi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ci</w:t>
      </w:r>
      <w:r>
        <w:rPr>
          <w:rFonts w:ascii="Times New Roman" w:eastAsia="Times New Roman" w:hAnsi="Times New Roman" w:cs="Times New Roman"/>
          <w:sz w:val="24"/>
          <w:szCs w:val="24"/>
        </w:rPr>
        <w:t>ón</w:t>
      </w:r>
      <w:r>
        <w:rPr>
          <w:rFonts w:ascii="Times New Roman" w:eastAsia="Times New Roman" w:hAnsi="Times New Roman" w:cs="Times New Roman"/>
          <w:spacing w:val="5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5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pr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oy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ect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,</w:t>
      </w:r>
    </w:p>
    <w:p w14:paraId="30BF214A" w14:textId="77777777" w:rsidR="00BE5A93" w:rsidRDefault="00BE5A93">
      <w:pPr>
        <w:spacing w:after="0"/>
        <w:jc w:val="both"/>
        <w:sectPr w:rsidR="00BE5A93">
          <w:headerReference w:type="default" r:id="rId75"/>
          <w:pgSz w:w="12240" w:h="15840"/>
          <w:pgMar w:top="1700" w:right="1300" w:bottom="280" w:left="1300" w:header="1483" w:footer="0" w:gutter="0"/>
          <w:pgNumType w:start="52"/>
          <w:cols w:space="720"/>
        </w:sectPr>
      </w:pPr>
    </w:p>
    <w:p w14:paraId="2F6CE27C" w14:textId="77777777" w:rsidR="00BE5A93" w:rsidRDefault="00BE5A93">
      <w:pPr>
        <w:spacing w:before="16" w:after="0" w:line="220" w:lineRule="exact"/>
      </w:pPr>
    </w:p>
    <w:p w14:paraId="7F397746" w14:textId="77777777" w:rsidR="00BE5A93" w:rsidRDefault="00F700C7">
      <w:pPr>
        <w:spacing w:before="29" w:after="0"/>
        <w:ind w:left="117" w:right="633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emá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5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5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una</w:t>
      </w:r>
      <w:r>
        <w:rPr>
          <w:rFonts w:ascii="Times New Roman" w:eastAsia="Times New Roman" w:hAnsi="Times New Roman" w:cs="Times New Roman"/>
          <w:spacing w:val="5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no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aci</w:t>
      </w:r>
      <w:r>
        <w:rPr>
          <w:rFonts w:ascii="Times New Roman" w:eastAsia="Times New Roman" w:hAnsi="Times New Roman" w:cs="Times New Roman"/>
          <w:sz w:val="24"/>
          <w:szCs w:val="24"/>
        </w:rPr>
        <w:t>ón</w:t>
      </w:r>
      <w:r>
        <w:rPr>
          <w:rFonts w:ascii="Times New Roman" w:eastAsia="Times New Roman" w:hAnsi="Times New Roman" w:cs="Times New Roman"/>
          <w:spacing w:val="5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5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z w:val="24"/>
          <w:szCs w:val="24"/>
        </w:rPr>
        <w:t>os</w:t>
      </w:r>
      <w:r>
        <w:rPr>
          <w:rFonts w:ascii="Times New Roman" w:eastAsia="Times New Roman" w:hAnsi="Times New Roman" w:cs="Times New Roman"/>
          <w:spacing w:val="5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ma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5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spacing w:val="5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4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ie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í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5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spacing w:val="5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ema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spacing w:val="4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que</w:t>
      </w:r>
      <w:r>
        <w:rPr>
          <w:rFonts w:ascii="Times New Roman" w:eastAsia="Times New Roman" w:hAnsi="Times New Roman" w:cs="Times New Roman"/>
          <w:spacing w:val="5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on fund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ame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ale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-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n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me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do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la</w:t>
      </w:r>
      <w:r>
        <w:rPr>
          <w:rFonts w:ascii="Times New Roman" w:eastAsia="Times New Roman" w:hAnsi="Times New Roman" w:cs="Times New Roman"/>
          <w:sz w:val="24"/>
          <w:szCs w:val="24"/>
        </w:rPr>
        <w:t>bo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z w:val="24"/>
          <w:szCs w:val="24"/>
        </w:rPr>
        <w:t>n fu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uro próx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im</w:t>
      </w:r>
      <w:r>
        <w:rPr>
          <w:rFonts w:ascii="Times New Roman" w:eastAsia="Times New Roman" w:hAnsi="Times New Roman" w:cs="Times New Roman"/>
          <w:sz w:val="24"/>
          <w:szCs w:val="24"/>
        </w:rPr>
        <w:t>o.</w:t>
      </w:r>
    </w:p>
    <w:p w14:paraId="5AA1BC87" w14:textId="77777777" w:rsidR="00BE5A93" w:rsidRDefault="00BE5A93">
      <w:pPr>
        <w:spacing w:before="11" w:after="0" w:line="200" w:lineRule="exact"/>
        <w:rPr>
          <w:sz w:val="20"/>
          <w:szCs w:val="20"/>
        </w:rPr>
      </w:pPr>
    </w:p>
    <w:p w14:paraId="09CA69E1" w14:textId="77777777" w:rsidR="00BE5A93" w:rsidRDefault="00F700C7">
      <w:pPr>
        <w:spacing w:after="0"/>
        <w:ind w:left="117" w:right="630"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ie</w:t>
      </w:r>
      <w:r>
        <w:rPr>
          <w:rFonts w:ascii="Times New Roman" w:eastAsia="Times New Roman" w:hAnsi="Times New Roman" w:cs="Times New Roman"/>
          <w:sz w:val="24"/>
          <w:szCs w:val="24"/>
        </w:rPr>
        <w:t>ndo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prof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on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ale</w:t>
      </w:r>
      <w:r>
        <w:rPr>
          <w:rFonts w:ascii="Times New Roman" w:eastAsia="Times New Roman" w:hAnsi="Times New Roman" w:cs="Times New Roman"/>
          <w:sz w:val="24"/>
          <w:szCs w:val="24"/>
        </w:rPr>
        <w:t>s que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próx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im</w:t>
      </w:r>
      <w:r>
        <w:rPr>
          <w:rFonts w:ascii="Times New Roman" w:eastAsia="Times New Roman" w:hAnsi="Times New Roman" w:cs="Times New Roman"/>
          <w:sz w:val="24"/>
          <w:szCs w:val="24"/>
        </w:rPr>
        <w:t>os a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ofr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ece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odos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os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ono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cimie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os a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cie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d 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ra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ej</w:t>
      </w:r>
      <w:r>
        <w:rPr>
          <w:rFonts w:ascii="Times New Roman" w:eastAsia="Times New Roman" w:hAnsi="Times New Roman" w:cs="Times New Roman"/>
          <w:sz w:val="24"/>
          <w:szCs w:val="24"/>
        </w:rPr>
        <w:t>or;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e</w:t>
      </w:r>
      <w:r>
        <w:rPr>
          <w:rFonts w:ascii="Times New Roman" w:eastAsia="Times New Roman" w:hAnsi="Times New Roman" w:cs="Times New Roman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aj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o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q</w:t>
      </w:r>
      <w:r>
        <w:rPr>
          <w:rFonts w:ascii="Times New Roman" w:eastAsia="Times New Roman" w:hAnsi="Times New Roman" w:cs="Times New Roman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po,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oor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ón,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ho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ti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d,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c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aci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d de</w:t>
      </w:r>
      <w:r>
        <w:rPr>
          <w:rFonts w:ascii="Times New Roman" w:eastAsia="Times New Roman" w:hAnsi="Times New Roman" w:cs="Times New Roman"/>
          <w:spacing w:val="3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z w:val="24"/>
          <w:szCs w:val="24"/>
        </w:rPr>
        <w:t>un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aci</w:t>
      </w:r>
      <w:r>
        <w:rPr>
          <w:rFonts w:ascii="Times New Roman" w:eastAsia="Times New Roman" w:hAnsi="Times New Roman" w:cs="Times New Roman"/>
          <w:sz w:val="24"/>
          <w:szCs w:val="24"/>
        </w:rPr>
        <w:t>ón,</w:t>
      </w:r>
      <w:r>
        <w:rPr>
          <w:rFonts w:ascii="Times New Roman" w:eastAsia="Times New Roman" w:hAnsi="Times New Roman" w:cs="Times New Roman"/>
          <w:spacing w:val="3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3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3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spacing w:val="3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on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3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spacing w:val="2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3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10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amie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3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até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ic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3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on</w:t>
      </w:r>
      <w:r>
        <w:rPr>
          <w:rFonts w:ascii="Times New Roman" w:eastAsia="Times New Roman" w:hAnsi="Times New Roman" w:cs="Times New Roman"/>
          <w:spacing w:val="3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al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z w:val="24"/>
          <w:szCs w:val="24"/>
        </w:rPr>
        <w:t>un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3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spacing w:val="3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la</w:t>
      </w:r>
      <w:r>
        <w:rPr>
          <w:rFonts w:ascii="Times New Roman" w:eastAsia="Times New Roman" w:hAnsi="Times New Roman" w:cs="Times New Roman"/>
          <w:sz w:val="24"/>
          <w:szCs w:val="24"/>
        </w:rPr>
        <w:t>s h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ili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on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ale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q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á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fu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em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e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al</w:t>
      </w:r>
      <w:r>
        <w:rPr>
          <w:rFonts w:ascii="Times New Roman" w:eastAsia="Times New Roman" w:hAnsi="Times New Roman" w:cs="Times New Roman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du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j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ci</w:t>
      </w:r>
      <w:r>
        <w:rPr>
          <w:rFonts w:ascii="Times New Roman" w:eastAsia="Times New Roman" w:hAnsi="Times New Roman" w:cs="Times New Roman"/>
          <w:sz w:val="24"/>
          <w:szCs w:val="24"/>
        </w:rPr>
        <w:t>ón 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-8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ect</w:t>
      </w:r>
      <w:r>
        <w:rPr>
          <w:rFonts w:ascii="Times New Roman" w:eastAsia="Times New Roman" w:hAnsi="Times New Roman" w:cs="Times New Roman"/>
          <w:sz w:val="24"/>
          <w:szCs w:val="24"/>
        </w:rPr>
        <w:t>o, h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acié</w:t>
      </w:r>
      <w:r>
        <w:rPr>
          <w:rFonts w:ascii="Times New Roman" w:eastAsia="Times New Roman" w:hAnsi="Times New Roman" w:cs="Times New Roman"/>
          <w:sz w:val="24"/>
          <w:szCs w:val="24"/>
        </w:rPr>
        <w:t>ndonos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prof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má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et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ti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z w:val="24"/>
          <w:szCs w:val="24"/>
        </w:rPr>
        <w:t>os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spacing w:val="-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ú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tile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ra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l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d.</w:t>
      </w:r>
    </w:p>
    <w:p w14:paraId="354C8041" w14:textId="77777777" w:rsidR="00BE5A93" w:rsidRDefault="00BE5A93">
      <w:pPr>
        <w:spacing w:after="0"/>
        <w:jc w:val="both"/>
        <w:sectPr w:rsidR="00BE5A93">
          <w:headerReference w:type="default" r:id="rId76"/>
          <w:pgSz w:w="12240" w:h="15840"/>
          <w:pgMar w:top="1700" w:right="1300" w:bottom="280" w:left="1300" w:header="1483" w:footer="0" w:gutter="0"/>
          <w:pgNumType w:start="53"/>
          <w:cols w:space="720"/>
        </w:sectPr>
      </w:pPr>
    </w:p>
    <w:p w14:paraId="52E11B33" w14:textId="77777777" w:rsidR="00BE5A93" w:rsidRDefault="00BE5A93">
      <w:pPr>
        <w:spacing w:after="0" w:line="240" w:lineRule="exact"/>
        <w:rPr>
          <w:sz w:val="24"/>
          <w:szCs w:val="24"/>
        </w:rPr>
      </w:pPr>
    </w:p>
    <w:p w14:paraId="20DD4859" w14:textId="77777777" w:rsidR="00BE5A93" w:rsidRDefault="00F700C7">
      <w:pPr>
        <w:spacing w:before="29" w:after="0" w:line="240" w:lineRule="auto"/>
        <w:ind w:left="357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10. </w:t>
      </w:r>
      <w:r>
        <w:rPr>
          <w:rFonts w:ascii="Times New Roman" w:eastAsia="Times New Roman" w:hAnsi="Times New Roman" w:cs="Times New Roman"/>
          <w:b/>
          <w:bCs/>
          <w:spacing w:val="1"/>
          <w:sz w:val="24"/>
          <w:szCs w:val="24"/>
        </w:rPr>
        <w:t>Pr</w:t>
      </w:r>
      <w:r>
        <w:rPr>
          <w:rFonts w:ascii="Times New Roman" w:eastAsia="Times New Roman" w:hAnsi="Times New Roman" w:cs="Times New Roman"/>
          <w:b/>
          <w:bCs/>
          <w:spacing w:val="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su</w:t>
      </w:r>
      <w:r>
        <w:rPr>
          <w:rFonts w:ascii="Times New Roman" w:eastAsia="Times New Roman" w:hAnsi="Times New Roman" w:cs="Times New Roman"/>
          <w:b/>
          <w:bCs/>
          <w:spacing w:val="-6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b/>
          <w:bCs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b/>
          <w:bCs/>
          <w:spacing w:val="4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o</w:t>
      </w:r>
    </w:p>
    <w:p w14:paraId="642D497C" w14:textId="77777777" w:rsidR="00BE5A93" w:rsidRDefault="00BE5A93">
      <w:pPr>
        <w:spacing w:before="2" w:after="0" w:line="140" w:lineRule="exact"/>
        <w:rPr>
          <w:sz w:val="14"/>
          <w:szCs w:val="14"/>
        </w:rPr>
      </w:pPr>
    </w:p>
    <w:p w14:paraId="3868FB01" w14:textId="77777777" w:rsidR="00BE5A93" w:rsidRDefault="00F700C7">
      <w:pPr>
        <w:spacing w:after="0" w:line="410" w:lineRule="atLeast"/>
        <w:ind w:left="357" w:right="969"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ra</w:t>
      </w:r>
      <w:r>
        <w:rPr>
          <w:rFonts w:ascii="Times New Roman" w:eastAsia="Times New Roman" w:hAnsi="Times New Roman" w:cs="Times New Roman"/>
          <w:spacing w:val="4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4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aci</w:t>
      </w:r>
      <w:r>
        <w:rPr>
          <w:rFonts w:ascii="Times New Roman" w:eastAsia="Times New Roman" w:hAnsi="Times New Roman" w:cs="Times New Roman"/>
          <w:sz w:val="24"/>
          <w:szCs w:val="24"/>
        </w:rPr>
        <w:t>ón</w:t>
      </w:r>
      <w:r>
        <w:rPr>
          <w:rFonts w:ascii="Times New Roman" w:eastAsia="Times New Roman" w:hAnsi="Times New Roman" w:cs="Times New Roman"/>
          <w:spacing w:val="4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spacing w:val="3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pr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taci</w:t>
      </w:r>
      <w:r>
        <w:rPr>
          <w:rFonts w:ascii="Times New Roman" w:eastAsia="Times New Roman" w:hAnsi="Times New Roman" w:cs="Times New Roman"/>
          <w:sz w:val="24"/>
          <w:szCs w:val="24"/>
        </w:rPr>
        <w:t>ón</w:t>
      </w:r>
      <w:r>
        <w:rPr>
          <w:rFonts w:ascii="Times New Roman" w:eastAsia="Times New Roman" w:hAnsi="Times New Roman" w:cs="Times New Roman"/>
          <w:spacing w:val="4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4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pr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upu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4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4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4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te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4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4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4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la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s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ie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te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nd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ic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ci</w:t>
      </w:r>
      <w:r>
        <w:rPr>
          <w:rFonts w:ascii="Times New Roman" w:eastAsia="Times New Roman" w:hAnsi="Times New Roman" w:cs="Times New Roman"/>
          <w:sz w:val="24"/>
          <w:szCs w:val="24"/>
        </w:rPr>
        <w:t>on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2E7230DA" w14:textId="77777777" w:rsidR="00BE5A93" w:rsidRDefault="00BE5A93">
      <w:pPr>
        <w:spacing w:before="7" w:after="0" w:line="130" w:lineRule="exact"/>
        <w:rPr>
          <w:sz w:val="13"/>
          <w:szCs w:val="13"/>
        </w:rPr>
      </w:pPr>
    </w:p>
    <w:p w14:paraId="6DC8ECB7" w14:textId="77777777" w:rsidR="00BE5A93" w:rsidRDefault="00BE5A93">
      <w:pPr>
        <w:spacing w:after="0" w:line="200" w:lineRule="exact"/>
        <w:rPr>
          <w:sz w:val="20"/>
          <w:szCs w:val="20"/>
        </w:rPr>
      </w:pPr>
    </w:p>
    <w:tbl>
      <w:tblPr>
        <w:tblW w:w="0" w:type="auto"/>
        <w:tblInd w:w="10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78"/>
        <w:gridCol w:w="2013"/>
      </w:tblGrid>
      <w:tr w:rsidR="00BE5A93" w14:paraId="6EE02623" w14:textId="77777777">
        <w:trPr>
          <w:trHeight w:hRule="exact" w:val="628"/>
        </w:trPr>
        <w:tc>
          <w:tcPr>
            <w:tcW w:w="4578" w:type="dxa"/>
            <w:tcBorders>
              <w:top w:val="single" w:sz="7" w:space="0" w:color="000000"/>
              <w:left w:val="single" w:sz="5" w:space="0" w:color="000000"/>
              <w:bottom w:val="single" w:sz="7" w:space="0" w:color="000000"/>
              <w:right w:val="single" w:sz="5" w:space="0" w:color="000000"/>
            </w:tcBorders>
          </w:tcPr>
          <w:p w14:paraId="502E1A4C" w14:textId="77777777" w:rsidR="00BE5A93" w:rsidRDefault="00F700C7">
            <w:pPr>
              <w:spacing w:after="0" w:line="275" w:lineRule="exact"/>
              <w:ind w:left="1870" w:right="1841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2"/>
                <w:sz w:val="24"/>
                <w:szCs w:val="24"/>
              </w:rPr>
              <w:t>u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6"/>
                <w:sz w:val="24"/>
                <w:szCs w:val="24"/>
              </w:rPr>
              <w:t>b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5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4"/>
                <w:sz w:val="24"/>
                <w:szCs w:val="24"/>
              </w:rPr>
              <w:t>o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s</w:t>
            </w:r>
          </w:p>
        </w:tc>
        <w:tc>
          <w:tcPr>
            <w:tcW w:w="2013" w:type="dxa"/>
            <w:tcBorders>
              <w:top w:val="single" w:sz="7" w:space="0" w:color="000000"/>
              <w:left w:val="single" w:sz="5" w:space="0" w:color="000000"/>
              <w:bottom w:val="single" w:sz="7" w:space="0" w:color="000000"/>
              <w:right w:val="single" w:sz="5" w:space="0" w:color="000000"/>
            </w:tcBorders>
          </w:tcPr>
          <w:p w14:paraId="13B3AC28" w14:textId="77777777" w:rsidR="00BE5A93" w:rsidRDefault="00F700C7">
            <w:pPr>
              <w:spacing w:after="0" w:line="275" w:lineRule="exact"/>
              <w:ind w:left="443" w:right="-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4"/>
                <w:szCs w:val="24"/>
              </w:rPr>
              <w:t>V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1"/>
                <w:sz w:val="24"/>
                <w:szCs w:val="24"/>
              </w:rPr>
              <w:t>l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4"/>
                <w:sz w:val="24"/>
                <w:szCs w:val="24"/>
              </w:rPr>
              <w:t>o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4"/>
                <w:sz w:val="24"/>
                <w:szCs w:val="24"/>
              </w:rPr>
              <w:t>t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4"/>
                <w:sz w:val="24"/>
                <w:szCs w:val="24"/>
              </w:rPr>
              <w:t>o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tal</w:t>
            </w:r>
          </w:p>
        </w:tc>
      </w:tr>
      <w:tr w:rsidR="00BE5A93" w14:paraId="4DDBAC38" w14:textId="77777777">
        <w:trPr>
          <w:trHeight w:hRule="exact" w:val="632"/>
        </w:trPr>
        <w:tc>
          <w:tcPr>
            <w:tcW w:w="4578" w:type="dxa"/>
            <w:tcBorders>
              <w:top w:val="single" w:sz="7" w:space="0" w:color="000000"/>
              <w:left w:val="single" w:sz="5" w:space="0" w:color="000000"/>
              <w:bottom w:val="single" w:sz="7" w:space="0" w:color="000000"/>
              <w:right w:val="single" w:sz="5" w:space="0" w:color="000000"/>
            </w:tcBorders>
          </w:tcPr>
          <w:p w14:paraId="282401FB" w14:textId="77777777" w:rsidR="00BE5A93" w:rsidRDefault="00F700C7">
            <w:pPr>
              <w:spacing w:after="0" w:line="271" w:lineRule="exact"/>
              <w:ind w:left="115" w:right="-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P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s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on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</w:t>
            </w:r>
          </w:p>
        </w:tc>
        <w:tc>
          <w:tcPr>
            <w:tcW w:w="2013" w:type="dxa"/>
            <w:tcBorders>
              <w:top w:val="single" w:sz="7" w:space="0" w:color="000000"/>
              <w:left w:val="single" w:sz="5" w:space="0" w:color="000000"/>
              <w:bottom w:val="single" w:sz="7" w:space="0" w:color="000000"/>
              <w:right w:val="single" w:sz="5" w:space="0" w:color="000000"/>
            </w:tcBorders>
          </w:tcPr>
          <w:p w14:paraId="086CB801" w14:textId="77777777" w:rsidR="00BE5A93" w:rsidRDefault="00F700C7">
            <w:pPr>
              <w:spacing w:after="0" w:line="275" w:lineRule="exact"/>
              <w:ind w:left="811" w:right="-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2</w:t>
            </w:r>
            <w:ins w:id="469" w:author="Microsoft Office User" w:date="2016-07-07T15:06:00Z">
              <w:r w:rsidR="009E78FA">
                <w:rPr>
                  <w:rFonts w:ascii="Times New Roman" w:eastAsia="Times New Roman" w:hAnsi="Times New Roman" w:cs="Times New Roman"/>
                  <w:b/>
                  <w:bCs/>
                  <w:sz w:val="24"/>
                  <w:szCs w:val="24"/>
                </w:rPr>
                <w:t>5</w:t>
              </w:r>
            </w:ins>
            <w:del w:id="470" w:author="Microsoft Office User" w:date="2016-07-07T15:06:00Z">
              <w:r w:rsidDel="009E78FA">
                <w:rPr>
                  <w:rFonts w:ascii="Times New Roman" w:eastAsia="Times New Roman" w:hAnsi="Times New Roman" w:cs="Times New Roman"/>
                  <w:b/>
                  <w:bCs/>
                  <w:sz w:val="24"/>
                  <w:szCs w:val="24"/>
                </w:rPr>
                <w:delText>2</w:delText>
              </w:r>
            </w:del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.500.000</w:t>
            </w:r>
          </w:p>
        </w:tc>
      </w:tr>
      <w:tr w:rsidR="00BE5A93" w14:paraId="2F412DBE" w14:textId="77777777">
        <w:trPr>
          <w:trHeight w:hRule="exact" w:val="628"/>
        </w:trPr>
        <w:tc>
          <w:tcPr>
            <w:tcW w:w="4578" w:type="dxa"/>
            <w:tcBorders>
              <w:top w:val="single" w:sz="7" w:space="0" w:color="000000"/>
              <w:left w:val="single" w:sz="5" w:space="0" w:color="000000"/>
              <w:bottom w:val="single" w:sz="7" w:space="0" w:color="000000"/>
              <w:right w:val="single" w:sz="5" w:space="0" w:color="000000"/>
            </w:tcBorders>
          </w:tcPr>
          <w:p w14:paraId="7F6AC079" w14:textId="77777777" w:rsidR="00BE5A93" w:rsidRDefault="00F700C7">
            <w:pPr>
              <w:spacing w:after="0" w:line="267" w:lineRule="exact"/>
              <w:ind w:left="115" w:right="-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qu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i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pos</w:t>
            </w:r>
          </w:p>
        </w:tc>
        <w:tc>
          <w:tcPr>
            <w:tcW w:w="2013" w:type="dxa"/>
            <w:tcBorders>
              <w:top w:val="single" w:sz="7" w:space="0" w:color="000000"/>
              <w:left w:val="single" w:sz="5" w:space="0" w:color="000000"/>
              <w:bottom w:val="single" w:sz="7" w:space="0" w:color="000000"/>
              <w:right w:val="single" w:sz="5" w:space="0" w:color="000000"/>
            </w:tcBorders>
          </w:tcPr>
          <w:p w14:paraId="3D66E3E2" w14:textId="77777777" w:rsidR="00BE5A93" w:rsidRDefault="00F700C7">
            <w:pPr>
              <w:spacing w:after="0" w:line="271" w:lineRule="exact"/>
              <w:ind w:left="931" w:right="-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5.900.000</w:t>
            </w:r>
          </w:p>
        </w:tc>
      </w:tr>
      <w:tr w:rsidR="00BE5A93" w14:paraId="76FD6B23" w14:textId="77777777">
        <w:trPr>
          <w:trHeight w:hRule="exact" w:val="628"/>
        </w:trPr>
        <w:tc>
          <w:tcPr>
            <w:tcW w:w="4578" w:type="dxa"/>
            <w:tcBorders>
              <w:top w:val="single" w:sz="7" w:space="0" w:color="000000"/>
              <w:left w:val="single" w:sz="5" w:space="0" w:color="000000"/>
              <w:bottom w:val="single" w:sz="7" w:space="0" w:color="000000"/>
              <w:right w:val="single" w:sz="5" w:space="0" w:color="000000"/>
            </w:tcBorders>
          </w:tcPr>
          <w:p w14:paraId="7284A74A" w14:textId="77777777" w:rsidR="00BE5A93" w:rsidRDefault="00F700C7">
            <w:pPr>
              <w:spacing w:after="0" w:line="271" w:lineRule="exact"/>
              <w:ind w:left="115" w:right="-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M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ate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le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</w:t>
            </w:r>
          </w:p>
        </w:tc>
        <w:tc>
          <w:tcPr>
            <w:tcW w:w="2013" w:type="dxa"/>
            <w:tcBorders>
              <w:top w:val="single" w:sz="7" w:space="0" w:color="000000"/>
              <w:left w:val="single" w:sz="5" w:space="0" w:color="000000"/>
              <w:bottom w:val="single" w:sz="7" w:space="0" w:color="000000"/>
              <w:right w:val="single" w:sz="5" w:space="0" w:color="000000"/>
            </w:tcBorders>
          </w:tcPr>
          <w:p w14:paraId="6612B6D8" w14:textId="77777777" w:rsidR="00BE5A93" w:rsidRDefault="00F700C7">
            <w:pPr>
              <w:spacing w:after="0" w:line="275" w:lineRule="exact"/>
              <w:ind w:left="1111" w:right="-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500.000</w:t>
            </w:r>
          </w:p>
        </w:tc>
      </w:tr>
      <w:tr w:rsidR="00BE5A93" w14:paraId="0089BB97" w14:textId="77777777">
        <w:trPr>
          <w:trHeight w:hRule="exact" w:val="628"/>
        </w:trPr>
        <w:tc>
          <w:tcPr>
            <w:tcW w:w="4578" w:type="dxa"/>
            <w:tcBorders>
              <w:top w:val="single" w:sz="7" w:space="0" w:color="000000"/>
              <w:left w:val="single" w:sz="5" w:space="0" w:color="000000"/>
              <w:bottom w:val="single" w:sz="7" w:space="0" w:color="000000"/>
              <w:right w:val="single" w:sz="5" w:space="0" w:color="000000"/>
            </w:tcBorders>
          </w:tcPr>
          <w:p w14:paraId="7304026A" w14:textId="77777777" w:rsidR="00BE5A93" w:rsidRDefault="00F700C7">
            <w:pPr>
              <w:spacing w:after="0" w:line="271" w:lineRule="exact"/>
              <w:ind w:left="115" w:right="-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P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ub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lica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>c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i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on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y</w:t>
            </w:r>
            <w:r>
              <w:rPr>
                <w:rFonts w:ascii="Times New Roman" w:eastAsia="Times New Roman" w:hAnsi="Times New Roman" w:cs="Times New Roman"/>
                <w:spacing w:val="-8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ate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te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</w:t>
            </w:r>
          </w:p>
        </w:tc>
        <w:tc>
          <w:tcPr>
            <w:tcW w:w="2013" w:type="dxa"/>
            <w:tcBorders>
              <w:top w:val="single" w:sz="7" w:space="0" w:color="000000"/>
              <w:left w:val="single" w:sz="5" w:space="0" w:color="000000"/>
              <w:bottom w:val="single" w:sz="7" w:space="0" w:color="000000"/>
              <w:right w:val="single" w:sz="5" w:space="0" w:color="000000"/>
            </w:tcBorders>
          </w:tcPr>
          <w:p w14:paraId="7BDDA181" w14:textId="77777777" w:rsidR="00BE5A93" w:rsidRDefault="00F700C7">
            <w:pPr>
              <w:spacing w:after="0" w:line="275" w:lineRule="exact"/>
              <w:ind w:left="1111" w:right="-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330.000</w:t>
            </w:r>
          </w:p>
        </w:tc>
      </w:tr>
      <w:tr w:rsidR="00BE5A93" w14:paraId="05D71676" w14:textId="77777777">
        <w:trPr>
          <w:trHeight w:hRule="exact" w:val="534"/>
        </w:trPr>
        <w:tc>
          <w:tcPr>
            <w:tcW w:w="4578" w:type="dxa"/>
            <w:tcBorders>
              <w:top w:val="single" w:sz="7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EEE4EB8" w14:textId="77777777" w:rsidR="00BE5A93" w:rsidRDefault="00F700C7">
            <w:pPr>
              <w:spacing w:after="0" w:line="271" w:lineRule="exact"/>
              <w:ind w:left="115" w:right="-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T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ta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</w:t>
            </w:r>
          </w:p>
        </w:tc>
        <w:tc>
          <w:tcPr>
            <w:tcW w:w="2013" w:type="dxa"/>
            <w:tcBorders>
              <w:top w:val="single" w:sz="7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74ED1E5" w14:textId="77777777" w:rsidR="00BE5A93" w:rsidRDefault="009E78FA">
            <w:pPr>
              <w:spacing w:after="0" w:line="275" w:lineRule="exact"/>
              <w:ind w:left="811" w:right="-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ins w:id="471" w:author="Microsoft Office User" w:date="2016-07-07T15:06:00Z">
              <w:r>
                <w:rPr>
                  <w:rFonts w:ascii="Times New Roman" w:eastAsia="Times New Roman" w:hAnsi="Times New Roman" w:cs="Times New Roman"/>
                  <w:b/>
                  <w:bCs/>
                  <w:sz w:val="24"/>
                  <w:szCs w:val="24"/>
                </w:rPr>
                <w:t>32</w:t>
              </w:r>
            </w:ins>
            <w:del w:id="472" w:author="Microsoft Office User" w:date="2016-07-07T15:06:00Z">
              <w:r w:rsidR="00F700C7" w:rsidDel="009E78FA">
                <w:rPr>
                  <w:rFonts w:ascii="Times New Roman" w:eastAsia="Times New Roman" w:hAnsi="Times New Roman" w:cs="Times New Roman"/>
                  <w:b/>
                  <w:bCs/>
                  <w:sz w:val="24"/>
                  <w:szCs w:val="24"/>
                </w:rPr>
                <w:delText>29</w:delText>
              </w:r>
            </w:del>
            <w:r w:rsidR="00F700C7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.230.000</w:t>
            </w:r>
          </w:p>
        </w:tc>
      </w:tr>
    </w:tbl>
    <w:p w14:paraId="27855F4C" w14:textId="77777777" w:rsidR="00BE5A93" w:rsidRDefault="00F700C7">
      <w:pPr>
        <w:spacing w:after="0" w:line="247" w:lineRule="exact"/>
        <w:ind w:left="1132" w:right="-20"/>
        <w:rPr>
          <w:rFonts w:ascii="Times New Roman" w:eastAsia="Times New Roman" w:hAnsi="Times New Roman" w:cs="Times New Roman"/>
        </w:rPr>
      </w:pPr>
      <w:proofErr w:type="gramStart"/>
      <w:r>
        <w:rPr>
          <w:rFonts w:ascii="Times New Roman" w:eastAsia="Times New Roman" w:hAnsi="Times New Roman" w:cs="Times New Roman"/>
          <w:i/>
          <w:spacing w:val="2"/>
        </w:rPr>
        <w:t>T</w:t>
      </w:r>
      <w:r>
        <w:rPr>
          <w:rFonts w:ascii="Times New Roman" w:eastAsia="Times New Roman" w:hAnsi="Times New Roman" w:cs="Times New Roman"/>
          <w:i/>
          <w:spacing w:val="-2"/>
        </w:rPr>
        <w:t>a</w:t>
      </w:r>
      <w:r>
        <w:rPr>
          <w:rFonts w:ascii="Times New Roman" w:eastAsia="Times New Roman" w:hAnsi="Times New Roman" w:cs="Times New Roman"/>
          <w:i/>
          <w:spacing w:val="2"/>
        </w:rPr>
        <w:t>b</w:t>
      </w:r>
      <w:r>
        <w:rPr>
          <w:rFonts w:ascii="Times New Roman" w:eastAsia="Times New Roman" w:hAnsi="Times New Roman" w:cs="Times New Roman"/>
          <w:i/>
          <w:spacing w:val="-1"/>
        </w:rPr>
        <w:t>l</w:t>
      </w:r>
      <w:r>
        <w:rPr>
          <w:rFonts w:ascii="Times New Roman" w:eastAsia="Times New Roman" w:hAnsi="Times New Roman" w:cs="Times New Roman"/>
          <w:i/>
        </w:rPr>
        <w:t xml:space="preserve">a </w:t>
      </w:r>
      <w:r>
        <w:rPr>
          <w:rFonts w:ascii="Times New Roman" w:eastAsia="Times New Roman" w:hAnsi="Times New Roman" w:cs="Times New Roman"/>
          <w:i/>
          <w:spacing w:val="20"/>
        </w:rPr>
        <w:t xml:space="preserve"> </w:t>
      </w:r>
      <w:r>
        <w:rPr>
          <w:rFonts w:ascii="Times New Roman" w:eastAsia="Times New Roman" w:hAnsi="Times New Roman" w:cs="Times New Roman"/>
          <w:i/>
          <w:spacing w:val="2"/>
        </w:rPr>
        <w:t>5</w:t>
      </w:r>
      <w:proofErr w:type="gramEnd"/>
      <w:r>
        <w:rPr>
          <w:rFonts w:ascii="Times New Roman" w:eastAsia="Times New Roman" w:hAnsi="Times New Roman" w:cs="Times New Roman"/>
          <w:i/>
        </w:rPr>
        <w:t xml:space="preserve">. </w:t>
      </w:r>
      <w:r>
        <w:rPr>
          <w:rFonts w:ascii="Times New Roman" w:eastAsia="Times New Roman" w:hAnsi="Times New Roman" w:cs="Times New Roman"/>
          <w:i/>
          <w:spacing w:val="21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pacing w:val="2"/>
        </w:rPr>
        <w:t>P</w:t>
      </w:r>
      <w:r>
        <w:rPr>
          <w:rFonts w:ascii="Times New Roman" w:eastAsia="Times New Roman" w:hAnsi="Times New Roman" w:cs="Times New Roman"/>
          <w:spacing w:val="-1"/>
        </w:rPr>
        <w:t>r</w:t>
      </w:r>
      <w:r>
        <w:rPr>
          <w:rFonts w:ascii="Times New Roman" w:eastAsia="Times New Roman" w:hAnsi="Times New Roman" w:cs="Times New Roman"/>
          <w:spacing w:val="-2"/>
        </w:rPr>
        <w:t>esu</w:t>
      </w:r>
      <w:r>
        <w:rPr>
          <w:rFonts w:ascii="Times New Roman" w:eastAsia="Times New Roman" w:hAnsi="Times New Roman" w:cs="Times New Roman"/>
          <w:spacing w:val="2"/>
        </w:rPr>
        <w:t>p</w:t>
      </w:r>
      <w:r>
        <w:rPr>
          <w:rFonts w:ascii="Times New Roman" w:eastAsia="Times New Roman" w:hAnsi="Times New Roman" w:cs="Times New Roman"/>
          <w:spacing w:val="-2"/>
        </w:rPr>
        <w:t>ue</w:t>
      </w:r>
      <w:r>
        <w:rPr>
          <w:rFonts w:ascii="Times New Roman" w:eastAsia="Times New Roman" w:hAnsi="Times New Roman" w:cs="Times New Roman"/>
          <w:spacing w:val="2"/>
        </w:rPr>
        <w:t>s</w:t>
      </w:r>
      <w:r>
        <w:rPr>
          <w:rFonts w:ascii="Times New Roman" w:eastAsia="Times New Roman" w:hAnsi="Times New Roman" w:cs="Times New Roman"/>
          <w:spacing w:val="-1"/>
        </w:rPr>
        <w:t>t</w:t>
      </w:r>
      <w:r>
        <w:rPr>
          <w:rFonts w:ascii="Times New Roman" w:eastAsia="Times New Roman" w:hAnsi="Times New Roman" w:cs="Times New Roman"/>
        </w:rPr>
        <w:t xml:space="preserve">o </w:t>
      </w:r>
      <w:r>
        <w:rPr>
          <w:rFonts w:ascii="Times New Roman" w:eastAsia="Times New Roman" w:hAnsi="Times New Roman" w:cs="Times New Roman"/>
          <w:spacing w:val="20"/>
        </w:rPr>
        <w:t xml:space="preserve"> </w:t>
      </w:r>
      <w:r>
        <w:rPr>
          <w:rFonts w:ascii="Times New Roman" w:eastAsia="Times New Roman" w:hAnsi="Times New Roman" w:cs="Times New Roman"/>
          <w:spacing w:val="-2"/>
        </w:rPr>
        <w:t>g</w:t>
      </w:r>
      <w:r>
        <w:rPr>
          <w:rFonts w:ascii="Times New Roman" w:eastAsia="Times New Roman" w:hAnsi="Times New Roman" w:cs="Times New Roman"/>
          <w:spacing w:val="-1"/>
        </w:rPr>
        <w:t>l</w:t>
      </w:r>
      <w:r>
        <w:rPr>
          <w:rFonts w:ascii="Times New Roman" w:eastAsia="Times New Roman" w:hAnsi="Times New Roman" w:cs="Times New Roman"/>
          <w:spacing w:val="2"/>
        </w:rPr>
        <w:t>ob</w:t>
      </w:r>
      <w:r>
        <w:rPr>
          <w:rFonts w:ascii="Times New Roman" w:eastAsia="Times New Roman" w:hAnsi="Times New Roman" w:cs="Times New Roman"/>
          <w:spacing w:val="-2"/>
        </w:rPr>
        <w:t>a</w:t>
      </w:r>
      <w:r>
        <w:rPr>
          <w:rFonts w:ascii="Times New Roman" w:eastAsia="Times New Roman" w:hAnsi="Times New Roman" w:cs="Times New Roman"/>
        </w:rPr>
        <w:t>l</w:t>
      </w:r>
      <w:proofErr w:type="gramEnd"/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  <w:spacing w:val="17"/>
        </w:rPr>
        <w:t xml:space="preserve"> </w:t>
      </w:r>
      <w:r>
        <w:rPr>
          <w:rFonts w:ascii="Times New Roman" w:eastAsia="Times New Roman" w:hAnsi="Times New Roman" w:cs="Times New Roman"/>
          <w:spacing w:val="2"/>
        </w:rPr>
        <w:t>d</w:t>
      </w:r>
      <w:r>
        <w:rPr>
          <w:rFonts w:ascii="Times New Roman" w:eastAsia="Times New Roman" w:hAnsi="Times New Roman" w:cs="Times New Roman"/>
        </w:rPr>
        <w:t xml:space="preserve">e </w:t>
      </w:r>
      <w:r>
        <w:rPr>
          <w:rFonts w:ascii="Times New Roman" w:eastAsia="Times New Roman" w:hAnsi="Times New Roman" w:cs="Times New Roman"/>
          <w:spacing w:val="20"/>
        </w:rPr>
        <w:t xml:space="preserve"> </w:t>
      </w:r>
      <w:r>
        <w:rPr>
          <w:rFonts w:ascii="Times New Roman" w:eastAsia="Times New Roman" w:hAnsi="Times New Roman" w:cs="Times New Roman"/>
          <w:spacing w:val="-1"/>
        </w:rPr>
        <w:t>l</w:t>
      </w:r>
      <w:r>
        <w:rPr>
          <w:rFonts w:ascii="Times New Roman" w:eastAsia="Times New Roman" w:hAnsi="Times New Roman" w:cs="Times New Roman"/>
        </w:rPr>
        <w:t xml:space="preserve">a </w:t>
      </w:r>
      <w:r>
        <w:rPr>
          <w:rFonts w:ascii="Times New Roman" w:eastAsia="Times New Roman" w:hAnsi="Times New Roman" w:cs="Times New Roman"/>
          <w:spacing w:val="20"/>
        </w:rPr>
        <w:t xml:space="preserve"> </w:t>
      </w:r>
      <w:r>
        <w:rPr>
          <w:rFonts w:ascii="Times New Roman" w:eastAsia="Times New Roman" w:hAnsi="Times New Roman" w:cs="Times New Roman"/>
          <w:spacing w:val="2"/>
        </w:rPr>
        <w:t>p</w:t>
      </w:r>
      <w:r>
        <w:rPr>
          <w:rFonts w:ascii="Times New Roman" w:eastAsia="Times New Roman" w:hAnsi="Times New Roman" w:cs="Times New Roman"/>
          <w:spacing w:val="-1"/>
        </w:rPr>
        <w:t>r</w:t>
      </w:r>
      <w:r>
        <w:rPr>
          <w:rFonts w:ascii="Times New Roman" w:eastAsia="Times New Roman" w:hAnsi="Times New Roman" w:cs="Times New Roman"/>
          <w:spacing w:val="2"/>
        </w:rPr>
        <w:t>op</w:t>
      </w:r>
      <w:r>
        <w:rPr>
          <w:rFonts w:ascii="Times New Roman" w:eastAsia="Times New Roman" w:hAnsi="Times New Roman" w:cs="Times New Roman"/>
          <w:spacing w:val="-2"/>
        </w:rPr>
        <w:t>ues</w:t>
      </w:r>
      <w:r>
        <w:rPr>
          <w:rFonts w:ascii="Times New Roman" w:eastAsia="Times New Roman" w:hAnsi="Times New Roman" w:cs="Times New Roman"/>
          <w:spacing w:val="3"/>
        </w:rPr>
        <w:t>t</w:t>
      </w:r>
      <w:r>
        <w:rPr>
          <w:rFonts w:ascii="Times New Roman" w:eastAsia="Times New Roman" w:hAnsi="Times New Roman" w:cs="Times New Roman"/>
        </w:rPr>
        <w:t xml:space="preserve">a </w:t>
      </w:r>
      <w:r>
        <w:rPr>
          <w:rFonts w:ascii="Times New Roman" w:eastAsia="Times New Roman" w:hAnsi="Times New Roman" w:cs="Times New Roman"/>
          <w:spacing w:val="16"/>
        </w:rPr>
        <w:t xml:space="preserve"> </w:t>
      </w:r>
      <w:r>
        <w:rPr>
          <w:rFonts w:ascii="Times New Roman" w:eastAsia="Times New Roman" w:hAnsi="Times New Roman" w:cs="Times New Roman"/>
          <w:spacing w:val="2"/>
        </w:rPr>
        <w:t>po</w:t>
      </w:r>
      <w:r>
        <w:rPr>
          <w:rFonts w:ascii="Times New Roman" w:eastAsia="Times New Roman" w:hAnsi="Times New Roman" w:cs="Times New Roman"/>
        </w:rPr>
        <w:t xml:space="preserve">r </w:t>
      </w:r>
      <w:r>
        <w:rPr>
          <w:rFonts w:ascii="Times New Roman" w:eastAsia="Times New Roman" w:hAnsi="Times New Roman" w:cs="Times New Roman"/>
          <w:spacing w:val="17"/>
        </w:rPr>
        <w:t xml:space="preserve"> </w:t>
      </w:r>
      <w:r>
        <w:rPr>
          <w:rFonts w:ascii="Times New Roman" w:eastAsia="Times New Roman" w:hAnsi="Times New Roman" w:cs="Times New Roman"/>
          <w:spacing w:val="2"/>
        </w:rPr>
        <w:t>f</w:t>
      </w:r>
      <w:r>
        <w:rPr>
          <w:rFonts w:ascii="Times New Roman" w:eastAsia="Times New Roman" w:hAnsi="Times New Roman" w:cs="Times New Roman"/>
          <w:spacing w:val="-2"/>
        </w:rPr>
        <w:t>ue</w:t>
      </w:r>
      <w:r>
        <w:rPr>
          <w:rFonts w:ascii="Times New Roman" w:eastAsia="Times New Roman" w:hAnsi="Times New Roman" w:cs="Times New Roman"/>
          <w:spacing w:val="2"/>
        </w:rPr>
        <w:t>n</w:t>
      </w:r>
      <w:r>
        <w:rPr>
          <w:rFonts w:ascii="Times New Roman" w:eastAsia="Times New Roman" w:hAnsi="Times New Roman" w:cs="Times New Roman"/>
          <w:spacing w:val="-1"/>
        </w:rPr>
        <w:t>t</w:t>
      </w:r>
      <w:r>
        <w:rPr>
          <w:rFonts w:ascii="Times New Roman" w:eastAsia="Times New Roman" w:hAnsi="Times New Roman" w:cs="Times New Roman"/>
          <w:spacing w:val="-2"/>
        </w:rPr>
        <w:t>e</w:t>
      </w:r>
      <w:r>
        <w:rPr>
          <w:rFonts w:ascii="Times New Roman" w:eastAsia="Times New Roman" w:hAnsi="Times New Roman" w:cs="Times New Roman"/>
        </w:rPr>
        <w:t xml:space="preserve">s </w:t>
      </w:r>
      <w:r>
        <w:rPr>
          <w:rFonts w:ascii="Times New Roman" w:eastAsia="Times New Roman" w:hAnsi="Times New Roman" w:cs="Times New Roman"/>
          <w:spacing w:val="20"/>
        </w:rPr>
        <w:t xml:space="preserve"> </w:t>
      </w:r>
      <w:r>
        <w:rPr>
          <w:rFonts w:ascii="Times New Roman" w:eastAsia="Times New Roman" w:hAnsi="Times New Roman" w:cs="Times New Roman"/>
          <w:spacing w:val="2"/>
        </w:rPr>
        <w:t>d</w:t>
      </w:r>
      <w:r>
        <w:rPr>
          <w:rFonts w:ascii="Times New Roman" w:eastAsia="Times New Roman" w:hAnsi="Times New Roman" w:cs="Times New Roman"/>
        </w:rPr>
        <w:t xml:space="preserve">e </w:t>
      </w:r>
      <w:r>
        <w:rPr>
          <w:rFonts w:ascii="Times New Roman" w:eastAsia="Times New Roman" w:hAnsi="Times New Roman" w:cs="Times New Roman"/>
          <w:spacing w:val="16"/>
        </w:rPr>
        <w:t xml:space="preserve"> </w:t>
      </w:r>
      <w:r>
        <w:rPr>
          <w:rFonts w:ascii="Times New Roman" w:eastAsia="Times New Roman" w:hAnsi="Times New Roman" w:cs="Times New Roman"/>
          <w:spacing w:val="2"/>
        </w:rPr>
        <w:t>f</w:t>
      </w:r>
      <w:r>
        <w:rPr>
          <w:rFonts w:ascii="Times New Roman" w:eastAsia="Times New Roman" w:hAnsi="Times New Roman" w:cs="Times New Roman"/>
          <w:spacing w:val="-1"/>
        </w:rPr>
        <w:t>i</w:t>
      </w:r>
      <w:r>
        <w:rPr>
          <w:rFonts w:ascii="Times New Roman" w:eastAsia="Times New Roman" w:hAnsi="Times New Roman" w:cs="Times New Roman"/>
          <w:spacing w:val="2"/>
        </w:rPr>
        <w:t>n</w:t>
      </w:r>
      <w:r>
        <w:rPr>
          <w:rFonts w:ascii="Times New Roman" w:eastAsia="Times New Roman" w:hAnsi="Times New Roman" w:cs="Times New Roman"/>
          <w:spacing w:val="-2"/>
        </w:rPr>
        <w:t>a</w:t>
      </w:r>
      <w:r>
        <w:rPr>
          <w:rFonts w:ascii="Times New Roman" w:eastAsia="Times New Roman" w:hAnsi="Times New Roman" w:cs="Times New Roman"/>
          <w:spacing w:val="2"/>
        </w:rPr>
        <w:t>n</w:t>
      </w:r>
      <w:r>
        <w:rPr>
          <w:rFonts w:ascii="Times New Roman" w:eastAsia="Times New Roman" w:hAnsi="Times New Roman" w:cs="Times New Roman"/>
          <w:spacing w:val="-2"/>
        </w:rPr>
        <w:t>c</w:t>
      </w:r>
      <w:r>
        <w:rPr>
          <w:rFonts w:ascii="Times New Roman" w:eastAsia="Times New Roman" w:hAnsi="Times New Roman" w:cs="Times New Roman"/>
          <w:spacing w:val="-1"/>
        </w:rPr>
        <w:t>i</w:t>
      </w:r>
      <w:r>
        <w:rPr>
          <w:rFonts w:ascii="Times New Roman" w:eastAsia="Times New Roman" w:hAnsi="Times New Roman" w:cs="Times New Roman"/>
          <w:spacing w:val="2"/>
        </w:rPr>
        <w:t>a</w:t>
      </w:r>
      <w:r>
        <w:rPr>
          <w:rFonts w:ascii="Times New Roman" w:eastAsia="Times New Roman" w:hAnsi="Times New Roman" w:cs="Times New Roman"/>
          <w:spacing w:val="-2"/>
        </w:rPr>
        <w:t>c</w:t>
      </w:r>
      <w:r>
        <w:rPr>
          <w:rFonts w:ascii="Times New Roman" w:eastAsia="Times New Roman" w:hAnsi="Times New Roman" w:cs="Times New Roman"/>
          <w:spacing w:val="-1"/>
        </w:rPr>
        <w:t>i</w:t>
      </w:r>
      <w:r>
        <w:rPr>
          <w:rFonts w:ascii="Times New Roman" w:eastAsia="Times New Roman" w:hAnsi="Times New Roman" w:cs="Times New Roman"/>
          <w:spacing w:val="2"/>
        </w:rPr>
        <w:t>ó</w:t>
      </w:r>
      <w:r>
        <w:rPr>
          <w:rFonts w:ascii="Times New Roman" w:eastAsia="Times New Roman" w:hAnsi="Times New Roman" w:cs="Times New Roman"/>
        </w:rPr>
        <w:t xml:space="preserve">n </w:t>
      </w:r>
      <w:r>
        <w:rPr>
          <w:rFonts w:ascii="Times New Roman" w:eastAsia="Times New Roman" w:hAnsi="Times New Roman" w:cs="Times New Roman"/>
          <w:spacing w:val="20"/>
        </w:rPr>
        <w:t xml:space="preserve"> </w:t>
      </w:r>
      <w:r>
        <w:rPr>
          <w:rFonts w:ascii="Times New Roman" w:eastAsia="Times New Roman" w:hAnsi="Times New Roman" w:cs="Times New Roman"/>
          <w:spacing w:val="-1"/>
        </w:rPr>
        <w:t>(</w:t>
      </w:r>
      <w:r>
        <w:rPr>
          <w:rFonts w:ascii="Times New Roman" w:eastAsia="Times New Roman" w:hAnsi="Times New Roman" w:cs="Times New Roman"/>
          <w:spacing w:val="2"/>
        </w:rPr>
        <w:t>e</w:t>
      </w:r>
      <w:r>
        <w:rPr>
          <w:rFonts w:ascii="Times New Roman" w:eastAsia="Times New Roman" w:hAnsi="Times New Roman" w:cs="Times New Roman"/>
        </w:rPr>
        <w:t xml:space="preserve">n </w:t>
      </w:r>
      <w:r>
        <w:rPr>
          <w:rFonts w:ascii="Times New Roman" w:eastAsia="Times New Roman" w:hAnsi="Times New Roman" w:cs="Times New Roman"/>
          <w:spacing w:val="16"/>
        </w:rPr>
        <w:t xml:space="preserve"> </w:t>
      </w:r>
      <w:r>
        <w:rPr>
          <w:rFonts w:ascii="Times New Roman" w:eastAsia="Times New Roman" w:hAnsi="Times New Roman" w:cs="Times New Roman"/>
          <w:spacing w:val="2"/>
        </w:rPr>
        <w:t>p</w:t>
      </w:r>
      <w:r>
        <w:rPr>
          <w:rFonts w:ascii="Times New Roman" w:eastAsia="Times New Roman" w:hAnsi="Times New Roman" w:cs="Times New Roman"/>
          <w:spacing w:val="-2"/>
        </w:rPr>
        <w:t>es</w:t>
      </w:r>
      <w:r>
        <w:rPr>
          <w:rFonts w:ascii="Times New Roman" w:eastAsia="Times New Roman" w:hAnsi="Times New Roman" w:cs="Times New Roman"/>
          <w:spacing w:val="6"/>
        </w:rPr>
        <w:t>o</w:t>
      </w:r>
      <w:r>
        <w:rPr>
          <w:rFonts w:ascii="Times New Roman" w:eastAsia="Times New Roman" w:hAnsi="Times New Roman" w:cs="Times New Roman"/>
        </w:rPr>
        <w:t>s</w:t>
      </w:r>
    </w:p>
    <w:p w14:paraId="42A5A374" w14:textId="77777777" w:rsidR="00BE5A93" w:rsidRDefault="00F700C7">
      <w:pPr>
        <w:spacing w:before="39" w:after="0" w:line="240" w:lineRule="auto"/>
        <w:ind w:left="357" w:right="-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pacing w:val="-2"/>
        </w:rPr>
        <w:t>c</w:t>
      </w:r>
      <w:r>
        <w:rPr>
          <w:rFonts w:ascii="Times New Roman" w:eastAsia="Times New Roman" w:hAnsi="Times New Roman" w:cs="Times New Roman"/>
          <w:spacing w:val="2"/>
        </w:rPr>
        <w:t>o</w:t>
      </w:r>
      <w:r>
        <w:rPr>
          <w:rFonts w:ascii="Times New Roman" w:eastAsia="Times New Roman" w:hAnsi="Times New Roman" w:cs="Times New Roman"/>
          <w:spacing w:val="-1"/>
        </w:rPr>
        <w:t>l</w:t>
      </w:r>
      <w:r>
        <w:rPr>
          <w:rFonts w:ascii="Times New Roman" w:eastAsia="Times New Roman" w:hAnsi="Times New Roman" w:cs="Times New Roman"/>
          <w:spacing w:val="2"/>
        </w:rPr>
        <w:t>o</w:t>
      </w:r>
      <w:r>
        <w:rPr>
          <w:rFonts w:ascii="Times New Roman" w:eastAsia="Times New Roman" w:hAnsi="Times New Roman" w:cs="Times New Roman"/>
          <w:spacing w:val="1"/>
        </w:rPr>
        <w:t>m</w:t>
      </w:r>
      <w:r>
        <w:rPr>
          <w:rFonts w:ascii="Times New Roman" w:eastAsia="Times New Roman" w:hAnsi="Times New Roman" w:cs="Times New Roman"/>
          <w:spacing w:val="2"/>
        </w:rPr>
        <w:t>b</w:t>
      </w:r>
      <w:r>
        <w:rPr>
          <w:rFonts w:ascii="Times New Roman" w:eastAsia="Times New Roman" w:hAnsi="Times New Roman" w:cs="Times New Roman"/>
          <w:spacing w:val="-1"/>
        </w:rPr>
        <w:t>i</w:t>
      </w:r>
      <w:r>
        <w:rPr>
          <w:rFonts w:ascii="Times New Roman" w:eastAsia="Times New Roman" w:hAnsi="Times New Roman" w:cs="Times New Roman"/>
          <w:spacing w:val="-2"/>
        </w:rPr>
        <w:t>an</w:t>
      </w:r>
      <w:r>
        <w:rPr>
          <w:rFonts w:ascii="Times New Roman" w:eastAsia="Times New Roman" w:hAnsi="Times New Roman" w:cs="Times New Roman"/>
          <w:spacing w:val="2"/>
        </w:rPr>
        <w:t>o</w:t>
      </w:r>
      <w:r>
        <w:rPr>
          <w:rFonts w:ascii="Times New Roman" w:eastAsia="Times New Roman" w:hAnsi="Times New Roman" w:cs="Times New Roman"/>
        </w:rPr>
        <w:t>s</w:t>
      </w:r>
      <w:r>
        <w:rPr>
          <w:rFonts w:ascii="Times New Roman" w:eastAsia="Times New Roman" w:hAnsi="Times New Roman" w:cs="Times New Roman"/>
          <w:spacing w:val="-1"/>
        </w:rPr>
        <w:t xml:space="preserve"> </w:t>
      </w:r>
      <w:r>
        <w:rPr>
          <w:rFonts w:ascii="Times New Roman" w:eastAsia="Times New Roman" w:hAnsi="Times New Roman" w:cs="Times New Roman"/>
          <w:spacing w:val="2"/>
        </w:rPr>
        <w:t>$</w:t>
      </w:r>
      <w:r>
        <w:rPr>
          <w:rFonts w:ascii="Times New Roman" w:eastAsia="Times New Roman" w:hAnsi="Times New Roman" w:cs="Times New Roman"/>
          <w:spacing w:val="-1"/>
        </w:rPr>
        <w:t>)</w:t>
      </w:r>
      <w:r>
        <w:rPr>
          <w:rFonts w:ascii="Times New Roman" w:eastAsia="Times New Roman" w:hAnsi="Times New Roman" w:cs="Times New Roman"/>
        </w:rPr>
        <w:t>.</w:t>
      </w:r>
    </w:p>
    <w:p w14:paraId="677C5F7F" w14:textId="77777777" w:rsidR="00BE5A93" w:rsidRDefault="00BE5A93">
      <w:pPr>
        <w:spacing w:before="3" w:after="0" w:line="240" w:lineRule="exact"/>
        <w:rPr>
          <w:sz w:val="24"/>
          <w:szCs w:val="24"/>
        </w:rPr>
      </w:pPr>
    </w:p>
    <w:p w14:paraId="29687A7B" w14:textId="77777777" w:rsidR="00BE5A93" w:rsidRDefault="00F700C7">
      <w:pPr>
        <w:spacing w:after="0" w:line="240" w:lineRule="auto"/>
        <w:ind w:left="1076" w:right="-20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  <w:bCs/>
          <w:spacing w:val="-1"/>
        </w:rPr>
        <w:t>P</w:t>
      </w:r>
      <w:r>
        <w:rPr>
          <w:rFonts w:ascii="Calibri" w:eastAsia="Calibri" w:hAnsi="Calibri" w:cs="Calibri"/>
          <w:b/>
          <w:bCs/>
          <w:spacing w:val="2"/>
        </w:rPr>
        <w:t>r</w:t>
      </w:r>
      <w:r>
        <w:rPr>
          <w:rFonts w:ascii="Calibri" w:eastAsia="Calibri" w:hAnsi="Calibri" w:cs="Calibri"/>
          <w:b/>
          <w:bCs/>
          <w:spacing w:val="1"/>
        </w:rPr>
        <w:t>e</w:t>
      </w:r>
      <w:r>
        <w:rPr>
          <w:rFonts w:ascii="Calibri" w:eastAsia="Calibri" w:hAnsi="Calibri" w:cs="Calibri"/>
          <w:b/>
          <w:bCs/>
        </w:rPr>
        <w:t>s</w:t>
      </w:r>
      <w:r>
        <w:rPr>
          <w:rFonts w:ascii="Calibri" w:eastAsia="Calibri" w:hAnsi="Calibri" w:cs="Calibri"/>
          <w:b/>
          <w:bCs/>
          <w:spacing w:val="-2"/>
        </w:rPr>
        <w:t>u</w:t>
      </w:r>
      <w:r>
        <w:rPr>
          <w:rFonts w:ascii="Calibri" w:eastAsia="Calibri" w:hAnsi="Calibri" w:cs="Calibri"/>
          <w:b/>
          <w:bCs/>
          <w:spacing w:val="2"/>
        </w:rPr>
        <w:t>pu</w:t>
      </w:r>
      <w:r>
        <w:rPr>
          <w:rFonts w:ascii="Calibri" w:eastAsia="Calibri" w:hAnsi="Calibri" w:cs="Calibri"/>
          <w:b/>
          <w:bCs/>
          <w:spacing w:val="1"/>
        </w:rPr>
        <w:t>e</w:t>
      </w:r>
      <w:r>
        <w:rPr>
          <w:rFonts w:ascii="Calibri" w:eastAsia="Calibri" w:hAnsi="Calibri" w:cs="Calibri"/>
          <w:b/>
          <w:bCs/>
        </w:rPr>
        <w:t>s</w:t>
      </w:r>
      <w:r>
        <w:rPr>
          <w:rFonts w:ascii="Calibri" w:eastAsia="Calibri" w:hAnsi="Calibri" w:cs="Calibri"/>
          <w:b/>
          <w:bCs/>
          <w:spacing w:val="-4"/>
        </w:rPr>
        <w:t>t</w:t>
      </w:r>
      <w:r>
        <w:rPr>
          <w:rFonts w:ascii="Calibri" w:eastAsia="Calibri" w:hAnsi="Calibri" w:cs="Calibri"/>
          <w:b/>
          <w:bCs/>
        </w:rPr>
        <w:t>o</w:t>
      </w:r>
      <w:r>
        <w:rPr>
          <w:rFonts w:ascii="Calibri" w:eastAsia="Calibri" w:hAnsi="Calibri" w:cs="Calibri"/>
          <w:b/>
          <w:bCs/>
          <w:spacing w:val="-5"/>
        </w:rPr>
        <w:t xml:space="preserve"> </w:t>
      </w:r>
      <w:r>
        <w:rPr>
          <w:rFonts w:ascii="Calibri" w:eastAsia="Calibri" w:hAnsi="Calibri" w:cs="Calibri"/>
          <w:b/>
          <w:bCs/>
          <w:spacing w:val="1"/>
        </w:rPr>
        <w:t>De</w:t>
      </w:r>
      <w:r>
        <w:rPr>
          <w:rFonts w:ascii="Calibri" w:eastAsia="Calibri" w:hAnsi="Calibri" w:cs="Calibri"/>
          <w:b/>
          <w:bCs/>
        </w:rPr>
        <w:t>t</w:t>
      </w:r>
      <w:r>
        <w:rPr>
          <w:rFonts w:ascii="Calibri" w:eastAsia="Calibri" w:hAnsi="Calibri" w:cs="Calibri"/>
          <w:b/>
          <w:bCs/>
          <w:spacing w:val="-1"/>
        </w:rPr>
        <w:t>a</w:t>
      </w:r>
      <w:r>
        <w:rPr>
          <w:rFonts w:ascii="Calibri" w:eastAsia="Calibri" w:hAnsi="Calibri" w:cs="Calibri"/>
          <w:b/>
          <w:bCs/>
          <w:spacing w:val="-2"/>
        </w:rPr>
        <w:t>l</w:t>
      </w:r>
      <w:r>
        <w:rPr>
          <w:rFonts w:ascii="Calibri" w:eastAsia="Calibri" w:hAnsi="Calibri" w:cs="Calibri"/>
          <w:b/>
          <w:bCs/>
          <w:spacing w:val="2"/>
        </w:rPr>
        <w:t>l</w:t>
      </w:r>
      <w:r>
        <w:rPr>
          <w:rFonts w:ascii="Calibri" w:eastAsia="Calibri" w:hAnsi="Calibri" w:cs="Calibri"/>
          <w:b/>
          <w:bCs/>
          <w:spacing w:val="-1"/>
        </w:rPr>
        <w:t>a</w:t>
      </w:r>
      <w:r>
        <w:rPr>
          <w:rFonts w:ascii="Calibri" w:eastAsia="Calibri" w:hAnsi="Calibri" w:cs="Calibri"/>
          <w:b/>
          <w:bCs/>
          <w:spacing w:val="2"/>
        </w:rPr>
        <w:t>d</w:t>
      </w:r>
      <w:r>
        <w:rPr>
          <w:rFonts w:ascii="Calibri" w:eastAsia="Calibri" w:hAnsi="Calibri" w:cs="Calibri"/>
          <w:b/>
          <w:bCs/>
        </w:rPr>
        <w:t>o</w:t>
      </w:r>
    </w:p>
    <w:p w14:paraId="282F9761" w14:textId="77777777" w:rsidR="00BE5A93" w:rsidRDefault="00BE5A93">
      <w:pPr>
        <w:spacing w:before="16" w:after="0" w:line="220" w:lineRule="exact"/>
      </w:pPr>
    </w:p>
    <w:p w14:paraId="44CF1DC9" w14:textId="77777777" w:rsidR="00BE5A93" w:rsidRDefault="00F700C7">
      <w:pPr>
        <w:spacing w:after="0" w:line="240" w:lineRule="auto"/>
        <w:ind w:left="1076" w:right="-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pacing w:val="-2"/>
        </w:rPr>
        <w:t>Ta</w:t>
      </w:r>
      <w:r>
        <w:rPr>
          <w:rFonts w:ascii="Times New Roman" w:eastAsia="Times New Roman" w:hAnsi="Times New Roman" w:cs="Times New Roman"/>
          <w:spacing w:val="2"/>
        </w:rPr>
        <w:t>b</w:t>
      </w:r>
      <w:r>
        <w:rPr>
          <w:rFonts w:ascii="Times New Roman" w:eastAsia="Times New Roman" w:hAnsi="Times New Roman" w:cs="Times New Roman"/>
          <w:spacing w:val="-1"/>
        </w:rPr>
        <w:t>l</w:t>
      </w:r>
      <w:r>
        <w:rPr>
          <w:rFonts w:ascii="Times New Roman" w:eastAsia="Times New Roman" w:hAnsi="Times New Roman" w:cs="Times New Roman"/>
        </w:rPr>
        <w:t>a</w:t>
      </w:r>
      <w:r>
        <w:rPr>
          <w:rFonts w:ascii="Times New Roman" w:eastAsia="Times New Roman" w:hAnsi="Times New Roman" w:cs="Times New Roman"/>
          <w:spacing w:val="-1"/>
        </w:rPr>
        <w:t xml:space="preserve"> </w:t>
      </w:r>
      <w:r>
        <w:rPr>
          <w:rFonts w:ascii="Times New Roman" w:eastAsia="Times New Roman" w:hAnsi="Times New Roman" w:cs="Times New Roman"/>
          <w:spacing w:val="2"/>
        </w:rPr>
        <w:t>6</w:t>
      </w:r>
      <w:r>
        <w:rPr>
          <w:rFonts w:ascii="Times New Roman" w:eastAsia="Times New Roman" w:hAnsi="Times New Roman" w:cs="Times New Roman"/>
        </w:rPr>
        <w:t>.</w:t>
      </w:r>
      <w:r>
        <w:rPr>
          <w:rFonts w:ascii="Times New Roman" w:eastAsia="Times New Roman" w:hAnsi="Times New Roman" w:cs="Times New Roman"/>
          <w:spacing w:val="3"/>
        </w:rPr>
        <w:t xml:space="preserve"> </w:t>
      </w:r>
      <w:r>
        <w:rPr>
          <w:rFonts w:ascii="Times New Roman" w:eastAsia="Times New Roman" w:hAnsi="Times New Roman" w:cs="Times New Roman"/>
          <w:i/>
          <w:spacing w:val="1"/>
        </w:rPr>
        <w:t>D</w:t>
      </w:r>
      <w:r>
        <w:rPr>
          <w:rFonts w:ascii="Times New Roman" w:eastAsia="Times New Roman" w:hAnsi="Times New Roman" w:cs="Times New Roman"/>
          <w:i/>
          <w:spacing w:val="-2"/>
        </w:rPr>
        <w:t>esc</w:t>
      </w:r>
      <w:r>
        <w:rPr>
          <w:rFonts w:ascii="Times New Roman" w:eastAsia="Times New Roman" w:hAnsi="Times New Roman" w:cs="Times New Roman"/>
          <w:i/>
          <w:spacing w:val="2"/>
        </w:rPr>
        <w:t>r</w:t>
      </w:r>
      <w:r>
        <w:rPr>
          <w:rFonts w:ascii="Times New Roman" w:eastAsia="Times New Roman" w:hAnsi="Times New Roman" w:cs="Times New Roman"/>
          <w:i/>
          <w:spacing w:val="-1"/>
        </w:rPr>
        <w:t>i</w:t>
      </w:r>
      <w:r>
        <w:rPr>
          <w:rFonts w:ascii="Times New Roman" w:eastAsia="Times New Roman" w:hAnsi="Times New Roman" w:cs="Times New Roman"/>
          <w:i/>
          <w:spacing w:val="2"/>
        </w:rPr>
        <w:t>p</w:t>
      </w:r>
      <w:r>
        <w:rPr>
          <w:rFonts w:ascii="Times New Roman" w:eastAsia="Times New Roman" w:hAnsi="Times New Roman" w:cs="Times New Roman"/>
          <w:i/>
          <w:spacing w:val="-2"/>
        </w:rPr>
        <w:t>c</w:t>
      </w:r>
      <w:r>
        <w:rPr>
          <w:rFonts w:ascii="Times New Roman" w:eastAsia="Times New Roman" w:hAnsi="Times New Roman" w:cs="Times New Roman"/>
          <w:i/>
          <w:spacing w:val="-1"/>
        </w:rPr>
        <w:t>i</w:t>
      </w:r>
      <w:r>
        <w:rPr>
          <w:rFonts w:ascii="Times New Roman" w:eastAsia="Times New Roman" w:hAnsi="Times New Roman" w:cs="Times New Roman"/>
          <w:i/>
          <w:spacing w:val="2"/>
        </w:rPr>
        <w:t>ó</w:t>
      </w:r>
      <w:r>
        <w:rPr>
          <w:rFonts w:ascii="Times New Roman" w:eastAsia="Times New Roman" w:hAnsi="Times New Roman" w:cs="Times New Roman"/>
          <w:i/>
        </w:rPr>
        <w:t>n</w:t>
      </w:r>
      <w:r>
        <w:rPr>
          <w:rFonts w:ascii="Times New Roman" w:eastAsia="Times New Roman" w:hAnsi="Times New Roman" w:cs="Times New Roman"/>
          <w:i/>
          <w:spacing w:val="3"/>
        </w:rPr>
        <w:t xml:space="preserve"> </w:t>
      </w:r>
      <w:r>
        <w:rPr>
          <w:rFonts w:ascii="Times New Roman" w:eastAsia="Times New Roman" w:hAnsi="Times New Roman" w:cs="Times New Roman"/>
          <w:i/>
          <w:spacing w:val="2"/>
        </w:rPr>
        <w:t>d</w:t>
      </w:r>
      <w:r>
        <w:rPr>
          <w:rFonts w:ascii="Times New Roman" w:eastAsia="Times New Roman" w:hAnsi="Times New Roman" w:cs="Times New Roman"/>
          <w:i/>
        </w:rPr>
        <w:t>e</w:t>
      </w:r>
      <w:r>
        <w:rPr>
          <w:rFonts w:ascii="Times New Roman" w:eastAsia="Times New Roman" w:hAnsi="Times New Roman" w:cs="Times New Roman"/>
          <w:i/>
          <w:spacing w:val="-1"/>
        </w:rPr>
        <w:t xml:space="preserve"> l</w:t>
      </w:r>
      <w:r>
        <w:rPr>
          <w:rFonts w:ascii="Times New Roman" w:eastAsia="Times New Roman" w:hAnsi="Times New Roman" w:cs="Times New Roman"/>
          <w:i/>
          <w:spacing w:val="2"/>
        </w:rPr>
        <w:t>o</w:t>
      </w:r>
      <w:r>
        <w:rPr>
          <w:rFonts w:ascii="Times New Roman" w:eastAsia="Times New Roman" w:hAnsi="Times New Roman" w:cs="Times New Roman"/>
          <w:i/>
        </w:rPr>
        <w:t>s</w:t>
      </w:r>
      <w:r>
        <w:rPr>
          <w:rFonts w:ascii="Times New Roman" w:eastAsia="Times New Roman" w:hAnsi="Times New Roman" w:cs="Times New Roman"/>
          <w:i/>
          <w:spacing w:val="-1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g</w:t>
      </w:r>
      <w:r>
        <w:rPr>
          <w:rFonts w:ascii="Times New Roman" w:eastAsia="Times New Roman" w:hAnsi="Times New Roman" w:cs="Times New Roman"/>
          <w:i/>
          <w:spacing w:val="2"/>
        </w:rPr>
        <w:t>a</w:t>
      </w:r>
      <w:r>
        <w:rPr>
          <w:rFonts w:ascii="Times New Roman" w:eastAsia="Times New Roman" w:hAnsi="Times New Roman" w:cs="Times New Roman"/>
          <w:i/>
          <w:spacing w:val="-2"/>
        </w:rPr>
        <w:t>s</w:t>
      </w:r>
      <w:r>
        <w:rPr>
          <w:rFonts w:ascii="Times New Roman" w:eastAsia="Times New Roman" w:hAnsi="Times New Roman" w:cs="Times New Roman"/>
          <w:i/>
          <w:spacing w:val="-1"/>
        </w:rPr>
        <w:t>t</w:t>
      </w:r>
      <w:r>
        <w:rPr>
          <w:rFonts w:ascii="Times New Roman" w:eastAsia="Times New Roman" w:hAnsi="Times New Roman" w:cs="Times New Roman"/>
          <w:i/>
          <w:spacing w:val="2"/>
        </w:rPr>
        <w:t>o</w:t>
      </w:r>
      <w:r>
        <w:rPr>
          <w:rFonts w:ascii="Times New Roman" w:eastAsia="Times New Roman" w:hAnsi="Times New Roman" w:cs="Times New Roman"/>
          <w:i/>
        </w:rPr>
        <w:t>s</w:t>
      </w:r>
      <w:r>
        <w:rPr>
          <w:rFonts w:ascii="Times New Roman" w:eastAsia="Times New Roman" w:hAnsi="Times New Roman" w:cs="Times New Roman"/>
          <w:i/>
          <w:spacing w:val="-1"/>
        </w:rPr>
        <w:t xml:space="preserve"> </w:t>
      </w:r>
      <w:r>
        <w:rPr>
          <w:rFonts w:ascii="Times New Roman" w:eastAsia="Times New Roman" w:hAnsi="Times New Roman" w:cs="Times New Roman"/>
          <w:i/>
          <w:spacing w:val="2"/>
        </w:rPr>
        <w:t>d</w:t>
      </w:r>
      <w:r>
        <w:rPr>
          <w:rFonts w:ascii="Times New Roman" w:eastAsia="Times New Roman" w:hAnsi="Times New Roman" w:cs="Times New Roman"/>
          <w:i/>
        </w:rPr>
        <w:t>e</w:t>
      </w:r>
      <w:r>
        <w:rPr>
          <w:rFonts w:ascii="Times New Roman" w:eastAsia="Times New Roman" w:hAnsi="Times New Roman" w:cs="Times New Roman"/>
          <w:i/>
          <w:spacing w:val="-1"/>
        </w:rPr>
        <w:t xml:space="preserve"> </w:t>
      </w:r>
      <w:r>
        <w:rPr>
          <w:rFonts w:ascii="Times New Roman" w:eastAsia="Times New Roman" w:hAnsi="Times New Roman" w:cs="Times New Roman"/>
          <w:i/>
          <w:spacing w:val="2"/>
        </w:rPr>
        <w:t>p</w:t>
      </w:r>
      <w:r>
        <w:rPr>
          <w:rFonts w:ascii="Times New Roman" w:eastAsia="Times New Roman" w:hAnsi="Times New Roman" w:cs="Times New Roman"/>
          <w:i/>
          <w:spacing w:val="-2"/>
        </w:rPr>
        <w:t>ers</w:t>
      </w:r>
      <w:r>
        <w:rPr>
          <w:rFonts w:ascii="Times New Roman" w:eastAsia="Times New Roman" w:hAnsi="Times New Roman" w:cs="Times New Roman"/>
          <w:i/>
          <w:spacing w:val="2"/>
        </w:rPr>
        <w:t>o</w:t>
      </w:r>
      <w:r>
        <w:rPr>
          <w:rFonts w:ascii="Times New Roman" w:eastAsia="Times New Roman" w:hAnsi="Times New Roman" w:cs="Times New Roman"/>
          <w:i/>
          <w:spacing w:val="-2"/>
        </w:rPr>
        <w:t>na</w:t>
      </w:r>
      <w:r>
        <w:rPr>
          <w:rFonts w:ascii="Times New Roman" w:eastAsia="Times New Roman" w:hAnsi="Times New Roman" w:cs="Times New Roman"/>
          <w:i/>
        </w:rPr>
        <w:t xml:space="preserve">l </w:t>
      </w:r>
      <w:r>
        <w:rPr>
          <w:rFonts w:ascii="Times New Roman" w:eastAsia="Times New Roman" w:hAnsi="Times New Roman" w:cs="Times New Roman"/>
          <w:i/>
          <w:spacing w:val="-1"/>
        </w:rPr>
        <w:t>(</w:t>
      </w:r>
      <w:r>
        <w:rPr>
          <w:rFonts w:ascii="Times New Roman" w:eastAsia="Times New Roman" w:hAnsi="Times New Roman" w:cs="Times New Roman"/>
          <w:i/>
          <w:spacing w:val="-2"/>
        </w:rPr>
        <w:t>e</w:t>
      </w:r>
      <w:r>
        <w:rPr>
          <w:rFonts w:ascii="Times New Roman" w:eastAsia="Times New Roman" w:hAnsi="Times New Roman" w:cs="Times New Roman"/>
          <w:i/>
        </w:rPr>
        <w:t>n</w:t>
      </w:r>
      <w:r>
        <w:rPr>
          <w:rFonts w:ascii="Times New Roman" w:eastAsia="Times New Roman" w:hAnsi="Times New Roman" w:cs="Times New Roman"/>
          <w:i/>
          <w:spacing w:val="3"/>
        </w:rPr>
        <w:t xml:space="preserve"> </w:t>
      </w:r>
      <w:r>
        <w:rPr>
          <w:rFonts w:ascii="Times New Roman" w:eastAsia="Times New Roman" w:hAnsi="Times New Roman" w:cs="Times New Roman"/>
          <w:i/>
          <w:spacing w:val="2"/>
        </w:rPr>
        <w:t>p</w:t>
      </w:r>
      <w:r>
        <w:rPr>
          <w:rFonts w:ascii="Times New Roman" w:eastAsia="Times New Roman" w:hAnsi="Times New Roman" w:cs="Times New Roman"/>
          <w:i/>
          <w:spacing w:val="-2"/>
        </w:rPr>
        <w:t>es</w:t>
      </w:r>
      <w:r>
        <w:rPr>
          <w:rFonts w:ascii="Times New Roman" w:eastAsia="Times New Roman" w:hAnsi="Times New Roman" w:cs="Times New Roman"/>
          <w:i/>
          <w:spacing w:val="2"/>
        </w:rPr>
        <w:t>o</w:t>
      </w:r>
      <w:r>
        <w:rPr>
          <w:rFonts w:ascii="Times New Roman" w:eastAsia="Times New Roman" w:hAnsi="Times New Roman" w:cs="Times New Roman"/>
          <w:i/>
        </w:rPr>
        <w:t>s</w:t>
      </w:r>
      <w:r>
        <w:rPr>
          <w:rFonts w:ascii="Times New Roman" w:eastAsia="Times New Roman" w:hAnsi="Times New Roman" w:cs="Times New Roman"/>
          <w:i/>
          <w:spacing w:val="-1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c</w:t>
      </w:r>
      <w:r>
        <w:rPr>
          <w:rFonts w:ascii="Times New Roman" w:eastAsia="Times New Roman" w:hAnsi="Times New Roman" w:cs="Times New Roman"/>
          <w:i/>
          <w:spacing w:val="2"/>
        </w:rPr>
        <w:t>o</w:t>
      </w:r>
      <w:r>
        <w:rPr>
          <w:rFonts w:ascii="Times New Roman" w:eastAsia="Times New Roman" w:hAnsi="Times New Roman" w:cs="Times New Roman"/>
          <w:i/>
          <w:spacing w:val="-1"/>
        </w:rPr>
        <w:t>l</w:t>
      </w:r>
      <w:r>
        <w:rPr>
          <w:rFonts w:ascii="Times New Roman" w:eastAsia="Times New Roman" w:hAnsi="Times New Roman" w:cs="Times New Roman"/>
          <w:i/>
          <w:spacing w:val="2"/>
        </w:rPr>
        <w:t>o</w:t>
      </w:r>
      <w:r>
        <w:rPr>
          <w:rFonts w:ascii="Times New Roman" w:eastAsia="Times New Roman" w:hAnsi="Times New Roman" w:cs="Times New Roman"/>
          <w:i/>
          <w:spacing w:val="1"/>
        </w:rPr>
        <w:t>m</w:t>
      </w:r>
      <w:r>
        <w:rPr>
          <w:rFonts w:ascii="Times New Roman" w:eastAsia="Times New Roman" w:hAnsi="Times New Roman" w:cs="Times New Roman"/>
          <w:i/>
          <w:spacing w:val="2"/>
        </w:rPr>
        <w:t>b</w:t>
      </w:r>
      <w:r>
        <w:rPr>
          <w:rFonts w:ascii="Times New Roman" w:eastAsia="Times New Roman" w:hAnsi="Times New Roman" w:cs="Times New Roman"/>
          <w:i/>
          <w:spacing w:val="-1"/>
        </w:rPr>
        <w:t>i</w:t>
      </w:r>
      <w:r>
        <w:rPr>
          <w:rFonts w:ascii="Times New Roman" w:eastAsia="Times New Roman" w:hAnsi="Times New Roman" w:cs="Times New Roman"/>
          <w:i/>
          <w:spacing w:val="-2"/>
        </w:rPr>
        <w:t>a</w:t>
      </w:r>
      <w:r>
        <w:rPr>
          <w:rFonts w:ascii="Times New Roman" w:eastAsia="Times New Roman" w:hAnsi="Times New Roman" w:cs="Times New Roman"/>
          <w:i/>
          <w:spacing w:val="2"/>
        </w:rPr>
        <w:t>no</w:t>
      </w:r>
      <w:r>
        <w:rPr>
          <w:rFonts w:ascii="Times New Roman" w:eastAsia="Times New Roman" w:hAnsi="Times New Roman" w:cs="Times New Roman"/>
          <w:i/>
          <w:spacing w:val="-5"/>
        </w:rPr>
        <w:t>s</w:t>
      </w:r>
      <w:r>
        <w:rPr>
          <w:rFonts w:ascii="Times New Roman" w:eastAsia="Times New Roman" w:hAnsi="Times New Roman" w:cs="Times New Roman"/>
          <w:i/>
        </w:rPr>
        <w:t>)</w:t>
      </w:r>
    </w:p>
    <w:p w14:paraId="58B66EAD" w14:textId="77777777" w:rsidR="00BE5A93" w:rsidRDefault="00BE5A93">
      <w:pPr>
        <w:spacing w:before="1" w:after="0" w:line="240" w:lineRule="exact"/>
        <w:rPr>
          <w:sz w:val="24"/>
          <w:szCs w:val="24"/>
        </w:rPr>
      </w:pPr>
    </w:p>
    <w:tbl>
      <w:tblPr>
        <w:tblW w:w="0" w:type="auto"/>
        <w:tblInd w:w="10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546"/>
        <w:gridCol w:w="1719"/>
        <w:gridCol w:w="2170"/>
        <w:gridCol w:w="1867"/>
        <w:gridCol w:w="1716"/>
      </w:tblGrid>
      <w:tr w:rsidR="00BE5A93" w14:paraId="0AC7DB01" w14:textId="77777777" w:rsidTr="00356DE4">
        <w:trPr>
          <w:trHeight w:val="1"/>
        </w:trPr>
        <w:tc>
          <w:tcPr>
            <w:tcW w:w="2546" w:type="dxa"/>
            <w:tcBorders>
              <w:top w:val="single" w:sz="7" w:space="0" w:color="000000"/>
              <w:left w:val="single" w:sz="5" w:space="0" w:color="000000"/>
              <w:bottom w:val="single" w:sz="7" w:space="0" w:color="000000"/>
              <w:right w:val="single" w:sz="5" w:space="0" w:color="000000"/>
            </w:tcBorders>
          </w:tcPr>
          <w:p w14:paraId="69C0C7B3" w14:textId="77777777" w:rsidR="00BE5A93" w:rsidRDefault="00F700C7">
            <w:pPr>
              <w:spacing w:before="95" w:after="0" w:line="240" w:lineRule="auto"/>
              <w:ind w:left="514" w:right="489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commentRangeStart w:id="473"/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4"/>
                <w:szCs w:val="24"/>
              </w:rPr>
              <w:t>In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v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4"/>
                <w:szCs w:val="24"/>
              </w:rPr>
              <w:t>s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t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1"/>
                <w:sz w:val="24"/>
                <w:szCs w:val="24"/>
              </w:rPr>
              <w:t>i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g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4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4"/>
                <w:szCs w:val="24"/>
              </w:rPr>
              <w:t>d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4"/>
                <w:sz w:val="24"/>
                <w:szCs w:val="24"/>
              </w:rPr>
              <w:t>o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/</w:t>
            </w:r>
          </w:p>
          <w:p w14:paraId="23BA0A9A" w14:textId="77777777" w:rsidR="00BE5A93" w:rsidRDefault="00BE5A93">
            <w:pPr>
              <w:spacing w:before="1" w:after="0" w:line="140" w:lineRule="exact"/>
              <w:rPr>
                <w:sz w:val="14"/>
                <w:szCs w:val="14"/>
              </w:rPr>
            </w:pPr>
          </w:p>
          <w:p w14:paraId="333570FD" w14:textId="77777777" w:rsidR="00BE5A93" w:rsidRDefault="00F700C7">
            <w:pPr>
              <w:spacing w:after="0" w:line="240" w:lineRule="auto"/>
              <w:ind w:left="377" w:right="35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pacing w:val="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x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6"/>
                <w:sz w:val="24"/>
                <w:szCs w:val="24"/>
              </w:rPr>
              <w:t>p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1"/>
                <w:sz w:val="24"/>
                <w:szCs w:val="24"/>
              </w:rPr>
              <w:t>er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t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4"/>
                <w:sz w:val="24"/>
                <w:szCs w:val="24"/>
              </w:rPr>
              <w:t>o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/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2"/>
                <w:sz w:val="24"/>
                <w:szCs w:val="24"/>
              </w:rPr>
              <w:t>u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4"/>
                <w:sz w:val="24"/>
                <w:szCs w:val="24"/>
              </w:rPr>
              <w:t>x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1"/>
                <w:sz w:val="24"/>
                <w:szCs w:val="24"/>
              </w:rPr>
              <w:t>ili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ar</w:t>
            </w:r>
          </w:p>
        </w:tc>
        <w:tc>
          <w:tcPr>
            <w:tcW w:w="1719" w:type="dxa"/>
            <w:tcBorders>
              <w:top w:val="single" w:sz="7" w:space="0" w:color="000000"/>
              <w:left w:val="single" w:sz="5" w:space="0" w:color="000000"/>
              <w:bottom w:val="single" w:sz="7" w:space="0" w:color="000000"/>
              <w:right w:val="single" w:sz="5" w:space="0" w:color="000000"/>
            </w:tcBorders>
          </w:tcPr>
          <w:p w14:paraId="243C78D9" w14:textId="77777777" w:rsidR="00BE5A93" w:rsidRDefault="00F700C7">
            <w:pPr>
              <w:spacing w:before="95" w:after="0" w:line="362" w:lineRule="auto"/>
              <w:ind w:left="312" w:right="229" w:hanging="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pacing w:val="1"/>
                <w:sz w:val="24"/>
                <w:szCs w:val="24"/>
              </w:rPr>
              <w:t>F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4"/>
                <w:sz w:val="24"/>
                <w:szCs w:val="24"/>
              </w:rPr>
              <w:t>o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5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8"/>
                <w:sz w:val="24"/>
                <w:szCs w:val="24"/>
              </w:rPr>
              <w:t>m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1"/>
                <w:sz w:val="24"/>
                <w:szCs w:val="24"/>
              </w:rPr>
              <w:t>ci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ón a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1"/>
                <w:sz w:val="24"/>
                <w:szCs w:val="24"/>
              </w:rPr>
              <w:t>c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6"/>
                <w:sz w:val="24"/>
                <w:szCs w:val="24"/>
              </w:rPr>
              <w:t>d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5"/>
                <w:sz w:val="24"/>
                <w:szCs w:val="24"/>
              </w:rPr>
              <w:t>é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8"/>
                <w:sz w:val="24"/>
                <w:szCs w:val="24"/>
              </w:rPr>
              <w:t>m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1"/>
                <w:sz w:val="24"/>
                <w:szCs w:val="24"/>
              </w:rPr>
              <w:t>ic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a</w:t>
            </w:r>
          </w:p>
        </w:tc>
        <w:tc>
          <w:tcPr>
            <w:tcW w:w="2170" w:type="dxa"/>
            <w:tcBorders>
              <w:top w:val="single" w:sz="7" w:space="0" w:color="000000"/>
              <w:left w:val="single" w:sz="5" w:space="0" w:color="000000"/>
              <w:bottom w:val="single" w:sz="7" w:space="0" w:color="000000"/>
              <w:right w:val="single" w:sz="5" w:space="0" w:color="000000"/>
            </w:tcBorders>
          </w:tcPr>
          <w:p w14:paraId="3EF4D5A1" w14:textId="77777777" w:rsidR="00BE5A93" w:rsidRDefault="00F700C7">
            <w:pPr>
              <w:spacing w:before="95" w:after="0" w:line="362" w:lineRule="auto"/>
              <w:ind w:left="448" w:right="219" w:hanging="16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pacing w:val="1"/>
                <w:sz w:val="24"/>
                <w:szCs w:val="24"/>
              </w:rPr>
              <w:t>F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4"/>
                <w:szCs w:val="24"/>
              </w:rPr>
              <w:t>un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1"/>
                <w:sz w:val="24"/>
                <w:szCs w:val="24"/>
              </w:rPr>
              <w:t>ci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ón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6"/>
                <w:sz w:val="24"/>
                <w:szCs w:val="24"/>
              </w:rPr>
              <w:t>d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4"/>
                <w:szCs w:val="24"/>
              </w:rPr>
              <w:t>n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t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5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 xml:space="preserve">o 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6"/>
                <w:sz w:val="24"/>
                <w:szCs w:val="24"/>
              </w:rPr>
              <w:t>d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l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6"/>
                <w:sz w:val="24"/>
                <w:szCs w:val="24"/>
              </w:rPr>
              <w:t>p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5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4"/>
                <w:sz w:val="24"/>
                <w:szCs w:val="24"/>
              </w:rPr>
              <w:t>o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4"/>
                <w:sz w:val="24"/>
                <w:szCs w:val="24"/>
              </w:rPr>
              <w:t>y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1"/>
                <w:sz w:val="24"/>
                <w:szCs w:val="24"/>
              </w:rPr>
              <w:t>ec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to</w:t>
            </w:r>
          </w:p>
        </w:tc>
        <w:tc>
          <w:tcPr>
            <w:tcW w:w="1867" w:type="dxa"/>
            <w:tcBorders>
              <w:top w:val="single" w:sz="7" w:space="0" w:color="000000"/>
              <w:left w:val="single" w:sz="5" w:space="0" w:color="000000"/>
              <w:bottom w:val="single" w:sz="7" w:space="0" w:color="000000"/>
              <w:right w:val="single" w:sz="5" w:space="0" w:color="000000"/>
            </w:tcBorders>
          </w:tcPr>
          <w:p w14:paraId="51B44F30" w14:textId="77777777" w:rsidR="00BE5A93" w:rsidRDefault="00F700C7">
            <w:pPr>
              <w:spacing w:after="0" w:line="271" w:lineRule="exact"/>
              <w:ind w:left="321" w:right="298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4"/>
                <w:szCs w:val="24"/>
              </w:rPr>
              <w:t>D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6"/>
                <w:sz w:val="24"/>
                <w:szCs w:val="24"/>
              </w:rPr>
              <w:t>d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1"/>
                <w:sz w:val="24"/>
                <w:szCs w:val="24"/>
              </w:rPr>
              <w:t>ic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1"/>
                <w:sz w:val="24"/>
                <w:szCs w:val="24"/>
              </w:rPr>
              <w:t>ci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ón</w:t>
            </w:r>
          </w:p>
          <w:p w14:paraId="0D4ECC24" w14:textId="77777777" w:rsidR="00BE5A93" w:rsidRDefault="00BE5A93">
            <w:pPr>
              <w:spacing w:before="1" w:after="0" w:line="140" w:lineRule="exact"/>
              <w:rPr>
                <w:sz w:val="14"/>
                <w:szCs w:val="14"/>
              </w:rPr>
            </w:pPr>
          </w:p>
          <w:p w14:paraId="22FA438B" w14:textId="77777777" w:rsidR="00BE5A93" w:rsidRDefault="00BE5A93">
            <w:pPr>
              <w:spacing w:after="0" w:line="200" w:lineRule="exact"/>
              <w:rPr>
                <w:sz w:val="20"/>
                <w:szCs w:val="20"/>
              </w:rPr>
            </w:pPr>
          </w:p>
          <w:p w14:paraId="75FDE364" w14:textId="77777777" w:rsidR="00BE5A93" w:rsidRDefault="00F700C7">
            <w:pPr>
              <w:spacing w:after="0" w:line="240" w:lineRule="auto"/>
              <w:ind w:left="145" w:right="128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pacing w:val="1"/>
                <w:sz w:val="24"/>
                <w:szCs w:val="24"/>
              </w:rPr>
              <w:t>H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4"/>
                <w:sz w:val="24"/>
                <w:szCs w:val="24"/>
              </w:rPr>
              <w:t>o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1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4"/>
                <w:szCs w:val="24"/>
              </w:rPr>
              <w:t>s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1"/>
                <w:sz w:val="24"/>
                <w:szCs w:val="24"/>
              </w:rPr>
              <w:t>/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4"/>
                <w:szCs w:val="24"/>
              </w:rPr>
              <w:t>s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5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8"/>
                <w:sz w:val="24"/>
                <w:szCs w:val="24"/>
              </w:rPr>
              <w:t>m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4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4"/>
                <w:szCs w:val="24"/>
              </w:rPr>
              <w:t>n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a</w:t>
            </w:r>
          </w:p>
        </w:tc>
        <w:tc>
          <w:tcPr>
            <w:tcW w:w="1716" w:type="dxa"/>
            <w:tcBorders>
              <w:top w:val="single" w:sz="7" w:space="0" w:color="000000"/>
              <w:left w:val="single" w:sz="5" w:space="0" w:color="000000"/>
              <w:bottom w:val="single" w:sz="7" w:space="0" w:color="000000"/>
              <w:right w:val="single" w:sz="5" w:space="0" w:color="000000"/>
            </w:tcBorders>
          </w:tcPr>
          <w:p w14:paraId="28096080" w14:textId="77777777" w:rsidR="00BE5A93" w:rsidRDefault="00F700C7">
            <w:pPr>
              <w:spacing w:after="0" w:line="271" w:lineRule="exact"/>
              <w:ind w:left="555" w:right="-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4"/>
                <w:szCs w:val="24"/>
              </w:rPr>
              <w:t>V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1"/>
                <w:sz w:val="24"/>
                <w:szCs w:val="24"/>
              </w:rPr>
              <w:t>l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4"/>
                <w:sz w:val="24"/>
                <w:szCs w:val="24"/>
              </w:rPr>
              <w:t>o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r</w:t>
            </w:r>
          </w:p>
        </w:tc>
      </w:tr>
      <w:tr w:rsidR="00BE5A93" w14:paraId="7EE57F8E" w14:textId="77777777" w:rsidTr="00356DE4">
        <w:trPr>
          <w:trHeight w:val="1"/>
        </w:trPr>
        <w:tc>
          <w:tcPr>
            <w:tcW w:w="2546" w:type="dxa"/>
            <w:tcBorders>
              <w:top w:val="single" w:sz="7" w:space="0" w:color="000000"/>
              <w:left w:val="single" w:sz="5" w:space="0" w:color="000000"/>
              <w:bottom w:val="single" w:sz="7" w:space="0" w:color="000000"/>
              <w:right w:val="single" w:sz="5" w:space="0" w:color="000000"/>
            </w:tcBorders>
          </w:tcPr>
          <w:p w14:paraId="30297A4C" w14:textId="77777777" w:rsidR="00BE5A93" w:rsidRDefault="00F700C7">
            <w:pPr>
              <w:spacing w:after="0" w:line="271" w:lineRule="exact"/>
              <w:ind w:left="115" w:right="-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5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ndr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é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V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á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s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qu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z</w:t>
            </w:r>
          </w:p>
        </w:tc>
        <w:tc>
          <w:tcPr>
            <w:tcW w:w="1719" w:type="dxa"/>
            <w:tcBorders>
              <w:top w:val="single" w:sz="7" w:space="0" w:color="000000"/>
              <w:left w:val="single" w:sz="5" w:space="0" w:color="000000"/>
              <w:bottom w:val="single" w:sz="7" w:space="0" w:color="000000"/>
              <w:right w:val="single" w:sz="5" w:space="0" w:color="000000"/>
            </w:tcBorders>
          </w:tcPr>
          <w:p w14:paraId="424593A5" w14:textId="77777777" w:rsidR="00BE5A93" w:rsidRDefault="00F700C7">
            <w:pPr>
              <w:spacing w:after="0" w:line="271" w:lineRule="exact"/>
              <w:ind w:left="111" w:right="-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s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t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. 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i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</w:t>
            </w:r>
            <w:r>
              <w:rPr>
                <w:rFonts w:ascii="Times New Roman" w:eastAsia="Times New Roman" w:hAnsi="Times New Roman" w:cs="Times New Roman"/>
                <w:spacing w:val="-4"/>
                <w:sz w:val="24"/>
                <w:szCs w:val="24"/>
              </w:rPr>
              <w:t>g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ie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í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</w:t>
            </w:r>
          </w:p>
        </w:tc>
        <w:tc>
          <w:tcPr>
            <w:tcW w:w="2170" w:type="dxa"/>
            <w:tcBorders>
              <w:top w:val="single" w:sz="7" w:space="0" w:color="000000"/>
              <w:left w:val="single" w:sz="5" w:space="0" w:color="000000"/>
              <w:bottom w:val="single" w:sz="7" w:space="0" w:color="000000"/>
              <w:right w:val="single" w:sz="5" w:space="0" w:color="000000"/>
            </w:tcBorders>
          </w:tcPr>
          <w:p w14:paraId="023DF936" w14:textId="77777777" w:rsidR="00BE5A93" w:rsidRDefault="00F700C7">
            <w:pPr>
              <w:spacing w:after="0" w:line="271" w:lineRule="exact"/>
              <w:ind w:left="111" w:right="-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D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s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ñ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dor,</w:t>
            </w:r>
          </w:p>
          <w:p w14:paraId="1E8E3F0C" w14:textId="77777777" w:rsidR="00BE5A93" w:rsidRDefault="00BE5A93">
            <w:pPr>
              <w:spacing w:after="0" w:line="140" w:lineRule="exact"/>
              <w:rPr>
                <w:sz w:val="14"/>
                <w:szCs w:val="14"/>
              </w:rPr>
            </w:pPr>
          </w:p>
          <w:p w14:paraId="52156C34" w14:textId="77777777" w:rsidR="00BE5A93" w:rsidRDefault="00F700C7">
            <w:pPr>
              <w:spacing w:after="0" w:line="240" w:lineRule="auto"/>
              <w:ind w:left="111" w:right="-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s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rro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lla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dor</w:t>
            </w:r>
          </w:p>
        </w:tc>
        <w:tc>
          <w:tcPr>
            <w:tcW w:w="1867" w:type="dxa"/>
            <w:tcBorders>
              <w:top w:val="single" w:sz="7" w:space="0" w:color="000000"/>
              <w:left w:val="single" w:sz="5" w:space="0" w:color="000000"/>
              <w:bottom w:val="single" w:sz="7" w:space="0" w:color="000000"/>
              <w:right w:val="single" w:sz="5" w:space="0" w:color="000000"/>
            </w:tcBorders>
          </w:tcPr>
          <w:p w14:paraId="1AE4E441" w14:textId="77777777" w:rsidR="00BE5A93" w:rsidRDefault="00F700C7">
            <w:pPr>
              <w:spacing w:after="0" w:line="271" w:lineRule="exact"/>
              <w:ind w:left="111" w:right="-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40</w:t>
            </w:r>
          </w:p>
        </w:tc>
        <w:tc>
          <w:tcPr>
            <w:tcW w:w="1716" w:type="dxa"/>
            <w:tcBorders>
              <w:top w:val="single" w:sz="7" w:space="0" w:color="000000"/>
              <w:left w:val="single" w:sz="5" w:space="0" w:color="000000"/>
              <w:bottom w:val="single" w:sz="7" w:space="0" w:color="000000"/>
              <w:right w:val="single" w:sz="5" w:space="0" w:color="000000"/>
            </w:tcBorders>
          </w:tcPr>
          <w:p w14:paraId="5A155187" w14:textId="77777777" w:rsidR="00BE5A93" w:rsidRDefault="00F700C7">
            <w:pPr>
              <w:spacing w:after="0" w:line="271" w:lineRule="exact"/>
              <w:ind w:left="111" w:right="-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9</w:t>
            </w:r>
            <w:ins w:id="474" w:author="Microsoft Office User" w:date="2016-07-07T15:02:00Z">
              <w:r w:rsidR="009E78FA">
                <w:rPr>
                  <w:rFonts w:ascii="Times New Roman" w:eastAsia="Times New Roman" w:hAnsi="Times New Roman" w:cs="Times New Roman"/>
                  <w:sz w:val="24"/>
                  <w:szCs w:val="24"/>
                </w:rPr>
                <w:t>.</w:t>
              </w:r>
            </w:ins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375(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>/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hor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)</w:t>
            </w:r>
          </w:p>
        </w:tc>
      </w:tr>
      <w:tr w:rsidR="00BE5A93" w14:paraId="6F5F0FFA" w14:textId="77777777" w:rsidTr="00356DE4">
        <w:trPr>
          <w:trHeight w:val="1"/>
        </w:trPr>
        <w:tc>
          <w:tcPr>
            <w:tcW w:w="2546" w:type="dxa"/>
            <w:tcBorders>
              <w:top w:val="single" w:sz="7" w:space="0" w:color="000000"/>
              <w:left w:val="single" w:sz="5" w:space="0" w:color="000000"/>
              <w:bottom w:val="single" w:sz="7" w:space="0" w:color="000000"/>
              <w:right w:val="single" w:sz="5" w:space="0" w:color="000000"/>
            </w:tcBorders>
          </w:tcPr>
          <w:p w14:paraId="455B70C8" w14:textId="77777777" w:rsidR="00BE5A93" w:rsidRDefault="00F700C7">
            <w:pPr>
              <w:spacing w:after="0" w:line="271" w:lineRule="exact"/>
              <w:ind w:left="115" w:right="-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5"/>
                <w:sz w:val="24"/>
                <w:szCs w:val="24"/>
              </w:rPr>
              <w:t>G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é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s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i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</w:t>
            </w: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5"/>
                <w:sz w:val="24"/>
                <w:szCs w:val="24"/>
              </w:rPr>
              <w:t>G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rr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ro</w:t>
            </w:r>
          </w:p>
        </w:tc>
        <w:tc>
          <w:tcPr>
            <w:tcW w:w="1719" w:type="dxa"/>
            <w:tcBorders>
              <w:top w:val="single" w:sz="7" w:space="0" w:color="000000"/>
              <w:left w:val="single" w:sz="5" w:space="0" w:color="000000"/>
              <w:bottom w:val="single" w:sz="7" w:space="0" w:color="000000"/>
              <w:right w:val="single" w:sz="5" w:space="0" w:color="000000"/>
            </w:tcBorders>
          </w:tcPr>
          <w:p w14:paraId="60028EC8" w14:textId="77777777" w:rsidR="00BE5A93" w:rsidRDefault="00F700C7">
            <w:pPr>
              <w:spacing w:after="0" w:line="271" w:lineRule="exact"/>
              <w:ind w:left="111" w:right="-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s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t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. 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i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</w:t>
            </w:r>
            <w:r>
              <w:rPr>
                <w:rFonts w:ascii="Times New Roman" w:eastAsia="Times New Roman" w:hAnsi="Times New Roman" w:cs="Times New Roman"/>
                <w:spacing w:val="-4"/>
                <w:sz w:val="24"/>
                <w:szCs w:val="24"/>
              </w:rPr>
              <w:t>g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ie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í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</w:t>
            </w:r>
          </w:p>
        </w:tc>
        <w:tc>
          <w:tcPr>
            <w:tcW w:w="2170" w:type="dxa"/>
            <w:tcBorders>
              <w:top w:val="single" w:sz="7" w:space="0" w:color="000000"/>
              <w:left w:val="single" w:sz="5" w:space="0" w:color="000000"/>
              <w:bottom w:val="single" w:sz="7" w:space="0" w:color="000000"/>
              <w:right w:val="single" w:sz="5" w:space="0" w:color="000000"/>
            </w:tcBorders>
          </w:tcPr>
          <w:p w14:paraId="5D2C7E99" w14:textId="77777777" w:rsidR="00BE5A93" w:rsidRDefault="00F700C7">
            <w:pPr>
              <w:spacing w:after="0" w:line="271" w:lineRule="exact"/>
              <w:ind w:left="111" w:right="-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5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rqu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itect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o,</w:t>
            </w:r>
          </w:p>
          <w:p w14:paraId="0F019BA9" w14:textId="77777777" w:rsidR="00BE5A93" w:rsidRDefault="00BE5A93">
            <w:pPr>
              <w:spacing w:before="6" w:after="0" w:line="130" w:lineRule="exact"/>
              <w:rPr>
                <w:sz w:val="13"/>
                <w:szCs w:val="13"/>
              </w:rPr>
            </w:pPr>
          </w:p>
          <w:p w14:paraId="4BBD6155" w14:textId="77777777" w:rsidR="00BE5A93" w:rsidRDefault="00F700C7">
            <w:pPr>
              <w:spacing w:after="0" w:line="240" w:lineRule="auto"/>
              <w:ind w:left="111" w:right="-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D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s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rro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lla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dor</w:t>
            </w:r>
          </w:p>
        </w:tc>
        <w:tc>
          <w:tcPr>
            <w:tcW w:w="1867" w:type="dxa"/>
            <w:tcBorders>
              <w:top w:val="single" w:sz="7" w:space="0" w:color="000000"/>
              <w:left w:val="single" w:sz="5" w:space="0" w:color="000000"/>
              <w:bottom w:val="single" w:sz="7" w:space="0" w:color="000000"/>
              <w:right w:val="single" w:sz="5" w:space="0" w:color="000000"/>
            </w:tcBorders>
          </w:tcPr>
          <w:p w14:paraId="3B4BE9E6" w14:textId="77777777" w:rsidR="00BE5A93" w:rsidRDefault="00F700C7">
            <w:pPr>
              <w:spacing w:after="0" w:line="271" w:lineRule="exact"/>
              <w:ind w:left="111" w:right="-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40</w:t>
            </w:r>
          </w:p>
        </w:tc>
        <w:tc>
          <w:tcPr>
            <w:tcW w:w="1716" w:type="dxa"/>
            <w:tcBorders>
              <w:top w:val="single" w:sz="7" w:space="0" w:color="000000"/>
              <w:left w:val="single" w:sz="5" w:space="0" w:color="000000"/>
              <w:bottom w:val="single" w:sz="7" w:space="0" w:color="000000"/>
              <w:right w:val="single" w:sz="5" w:space="0" w:color="000000"/>
            </w:tcBorders>
          </w:tcPr>
          <w:p w14:paraId="6A58E53C" w14:textId="77777777" w:rsidR="00BE5A93" w:rsidRDefault="00F700C7">
            <w:pPr>
              <w:spacing w:after="0" w:line="271" w:lineRule="exact"/>
              <w:ind w:left="111" w:right="-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9</w:t>
            </w:r>
            <w:ins w:id="475" w:author="Microsoft Office User" w:date="2016-07-07T15:02:00Z">
              <w:r w:rsidR="009E78FA">
                <w:rPr>
                  <w:rFonts w:ascii="Times New Roman" w:eastAsia="Times New Roman" w:hAnsi="Times New Roman" w:cs="Times New Roman"/>
                  <w:sz w:val="24"/>
                  <w:szCs w:val="24"/>
                </w:rPr>
                <w:t>.</w:t>
              </w:r>
            </w:ins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375 (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>/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hor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)</w:t>
            </w:r>
          </w:p>
        </w:tc>
      </w:tr>
      <w:tr w:rsidR="00BE5A93" w14:paraId="3B0B7F56" w14:textId="77777777" w:rsidTr="00356DE4">
        <w:trPr>
          <w:trHeight w:val="1"/>
        </w:trPr>
        <w:tc>
          <w:tcPr>
            <w:tcW w:w="2546" w:type="dxa"/>
            <w:tcBorders>
              <w:top w:val="single" w:sz="7" w:space="0" w:color="000000"/>
              <w:left w:val="single" w:sz="5" w:space="0" w:color="000000"/>
              <w:bottom w:val="single" w:sz="7" w:space="0" w:color="000000"/>
              <w:right w:val="single" w:sz="5" w:space="0" w:color="000000"/>
            </w:tcBorders>
          </w:tcPr>
          <w:p w14:paraId="2CF4DA37" w14:textId="77777777" w:rsidR="00BE5A93" w:rsidRDefault="00F700C7">
            <w:pPr>
              <w:spacing w:after="0" w:line="271" w:lineRule="exact"/>
              <w:ind w:left="115" w:right="-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  <w:t>J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s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pacing w:val="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1"/>
                <w:sz w:val="24"/>
                <w:szCs w:val="24"/>
              </w:rPr>
              <w:t>L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i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Ec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h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á</w:t>
            </w:r>
            <w:r>
              <w:rPr>
                <w:rFonts w:ascii="Times New Roman" w:eastAsia="Times New Roman" w:hAnsi="Times New Roman" w:cs="Times New Roman"/>
                <w:spacing w:val="-4"/>
                <w:sz w:val="24"/>
                <w:szCs w:val="24"/>
              </w:rPr>
              <w:t>v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z</w:t>
            </w:r>
          </w:p>
        </w:tc>
        <w:tc>
          <w:tcPr>
            <w:tcW w:w="1719" w:type="dxa"/>
            <w:tcBorders>
              <w:top w:val="single" w:sz="7" w:space="0" w:color="000000"/>
              <w:left w:val="single" w:sz="5" w:space="0" w:color="000000"/>
              <w:bottom w:val="single" w:sz="7" w:space="0" w:color="000000"/>
              <w:right w:val="single" w:sz="5" w:space="0" w:color="000000"/>
            </w:tcBorders>
          </w:tcPr>
          <w:p w14:paraId="48643524" w14:textId="77777777" w:rsidR="00BE5A93" w:rsidRDefault="00F700C7">
            <w:pPr>
              <w:spacing w:after="0" w:line="271" w:lineRule="exact"/>
              <w:ind w:left="111" w:right="-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s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t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. 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i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</w:t>
            </w:r>
            <w:r>
              <w:rPr>
                <w:rFonts w:ascii="Times New Roman" w:eastAsia="Times New Roman" w:hAnsi="Times New Roman" w:cs="Times New Roman"/>
                <w:spacing w:val="-4"/>
                <w:sz w:val="24"/>
                <w:szCs w:val="24"/>
              </w:rPr>
              <w:t>g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ie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í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</w:t>
            </w:r>
          </w:p>
        </w:tc>
        <w:tc>
          <w:tcPr>
            <w:tcW w:w="2170" w:type="dxa"/>
            <w:tcBorders>
              <w:top w:val="single" w:sz="7" w:space="0" w:color="000000"/>
              <w:left w:val="single" w:sz="5" w:space="0" w:color="000000"/>
              <w:bottom w:val="single" w:sz="7" w:space="0" w:color="000000"/>
              <w:right w:val="single" w:sz="5" w:space="0" w:color="000000"/>
            </w:tcBorders>
          </w:tcPr>
          <w:p w14:paraId="475772A8" w14:textId="77777777" w:rsidR="00BE5A93" w:rsidRDefault="00F700C7">
            <w:pPr>
              <w:spacing w:after="0" w:line="271" w:lineRule="exact"/>
              <w:ind w:left="111" w:right="-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5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ali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s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ta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,</w:t>
            </w:r>
          </w:p>
          <w:p w14:paraId="00D662F0" w14:textId="77777777" w:rsidR="00BE5A93" w:rsidRDefault="00BE5A93">
            <w:pPr>
              <w:spacing w:before="6" w:after="0" w:line="130" w:lineRule="exact"/>
              <w:rPr>
                <w:sz w:val="13"/>
                <w:szCs w:val="13"/>
              </w:rPr>
            </w:pPr>
          </w:p>
          <w:p w14:paraId="3B9E44BD" w14:textId="77777777" w:rsidR="00BE5A93" w:rsidRDefault="00F700C7">
            <w:pPr>
              <w:spacing w:after="0" w:line="240" w:lineRule="auto"/>
              <w:ind w:left="111" w:right="-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D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s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rro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lla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dor</w:t>
            </w:r>
          </w:p>
        </w:tc>
        <w:tc>
          <w:tcPr>
            <w:tcW w:w="1867" w:type="dxa"/>
            <w:tcBorders>
              <w:top w:val="single" w:sz="7" w:space="0" w:color="000000"/>
              <w:left w:val="single" w:sz="5" w:space="0" w:color="000000"/>
              <w:bottom w:val="single" w:sz="7" w:space="0" w:color="000000"/>
              <w:right w:val="single" w:sz="5" w:space="0" w:color="000000"/>
            </w:tcBorders>
          </w:tcPr>
          <w:p w14:paraId="41BFDF4D" w14:textId="77777777" w:rsidR="00BE5A93" w:rsidRDefault="00F700C7">
            <w:pPr>
              <w:spacing w:after="0" w:line="271" w:lineRule="exact"/>
              <w:ind w:left="111" w:right="-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40</w:t>
            </w:r>
          </w:p>
        </w:tc>
        <w:tc>
          <w:tcPr>
            <w:tcW w:w="1716" w:type="dxa"/>
            <w:tcBorders>
              <w:top w:val="single" w:sz="7" w:space="0" w:color="000000"/>
              <w:left w:val="single" w:sz="5" w:space="0" w:color="000000"/>
              <w:bottom w:val="single" w:sz="7" w:space="0" w:color="000000"/>
              <w:right w:val="single" w:sz="5" w:space="0" w:color="000000"/>
            </w:tcBorders>
          </w:tcPr>
          <w:p w14:paraId="78E66DB4" w14:textId="77777777" w:rsidR="00BE5A93" w:rsidRDefault="00F700C7">
            <w:pPr>
              <w:spacing w:after="0" w:line="271" w:lineRule="exact"/>
              <w:ind w:left="111" w:right="-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9</w:t>
            </w:r>
            <w:ins w:id="476" w:author="Microsoft Office User" w:date="2016-07-07T15:02:00Z">
              <w:r w:rsidR="009E78FA">
                <w:rPr>
                  <w:rFonts w:ascii="Times New Roman" w:eastAsia="Times New Roman" w:hAnsi="Times New Roman" w:cs="Times New Roman"/>
                  <w:sz w:val="24"/>
                  <w:szCs w:val="24"/>
                </w:rPr>
                <w:t>.</w:t>
              </w:r>
            </w:ins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375 (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>/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hor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)</w:t>
            </w:r>
          </w:p>
        </w:tc>
      </w:tr>
      <w:tr w:rsidR="00356DE4" w14:paraId="20FF7735" w14:textId="77777777" w:rsidTr="00356DE4">
        <w:trPr>
          <w:trHeight w:val="1"/>
          <w:ins w:id="477" w:author="Microsoft Office User" w:date="2016-07-07T15:01:00Z"/>
        </w:trPr>
        <w:tc>
          <w:tcPr>
            <w:tcW w:w="2546" w:type="dxa"/>
            <w:tcBorders>
              <w:top w:val="single" w:sz="7" w:space="0" w:color="000000"/>
              <w:left w:val="single" w:sz="5" w:space="0" w:color="000000"/>
              <w:bottom w:val="single" w:sz="7" w:space="0" w:color="000000"/>
              <w:right w:val="single" w:sz="5" w:space="0" w:color="000000"/>
            </w:tcBorders>
          </w:tcPr>
          <w:p w14:paraId="4320E447" w14:textId="717DDA11" w:rsidR="00356DE4" w:rsidRDefault="00356DE4">
            <w:pPr>
              <w:spacing w:after="0" w:line="271" w:lineRule="exact"/>
              <w:ind w:left="115" w:right="-20"/>
              <w:rPr>
                <w:ins w:id="478" w:author="Microsoft Office User" w:date="2016-07-07T15:01:00Z"/>
                <w:rFonts w:ascii="Times New Roman" w:eastAsia="Times New Roman" w:hAnsi="Times New Roman" w:cs="Times New Roman"/>
                <w:spacing w:val="2"/>
                <w:sz w:val="24"/>
                <w:szCs w:val="24"/>
              </w:rPr>
            </w:pPr>
            <w:ins w:id="479" w:author="Microsoft Office User" w:date="2016-07-07T15:01:00Z">
              <w:r>
                <w:rPr>
                  <w:rFonts w:ascii="Times New Roman" w:eastAsia="Times New Roman" w:hAnsi="Times New Roman" w:cs="Times New Roman"/>
                  <w:spacing w:val="2"/>
                  <w:sz w:val="24"/>
                  <w:szCs w:val="24"/>
                </w:rPr>
                <w:t>Luis Garrido</w:t>
              </w:r>
            </w:ins>
            <w:ins w:id="480" w:author="Microsoft Office User" w:date="2016-07-07T15:56:00Z">
              <w:r w:rsidR="00892328">
                <w:rPr>
                  <w:rFonts w:ascii="Times New Roman" w:eastAsia="Times New Roman" w:hAnsi="Times New Roman" w:cs="Times New Roman"/>
                  <w:spacing w:val="2"/>
                  <w:sz w:val="24"/>
                  <w:szCs w:val="24"/>
                </w:rPr>
                <w:t xml:space="preserve"> Barrios</w:t>
              </w:r>
            </w:ins>
          </w:p>
        </w:tc>
        <w:tc>
          <w:tcPr>
            <w:tcW w:w="1719" w:type="dxa"/>
            <w:tcBorders>
              <w:top w:val="single" w:sz="7" w:space="0" w:color="000000"/>
              <w:left w:val="single" w:sz="5" w:space="0" w:color="000000"/>
              <w:bottom w:val="single" w:sz="7" w:space="0" w:color="000000"/>
              <w:right w:val="single" w:sz="5" w:space="0" w:color="000000"/>
            </w:tcBorders>
          </w:tcPr>
          <w:p w14:paraId="5FE2500F" w14:textId="77777777" w:rsidR="00356DE4" w:rsidRDefault="009E78FA">
            <w:pPr>
              <w:spacing w:after="0" w:line="271" w:lineRule="exact"/>
              <w:ind w:left="111" w:right="-20"/>
              <w:rPr>
                <w:ins w:id="481" w:author="Microsoft Office User" w:date="2016-07-07T15:01:00Z"/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</w:pPr>
            <w:ins w:id="482" w:author="Microsoft Office User" w:date="2016-07-07T15:01:00Z">
              <w:r>
                <w:rPr>
                  <w:rFonts w:ascii="Times New Roman" w:eastAsia="Times New Roman" w:hAnsi="Times New Roman" w:cs="Times New Roman"/>
                  <w:spacing w:val="1"/>
                  <w:sz w:val="24"/>
                  <w:szCs w:val="24"/>
                </w:rPr>
                <w:t>Ingeniro de sistemas</w:t>
              </w:r>
            </w:ins>
          </w:p>
        </w:tc>
        <w:tc>
          <w:tcPr>
            <w:tcW w:w="2170" w:type="dxa"/>
            <w:tcBorders>
              <w:top w:val="single" w:sz="7" w:space="0" w:color="000000"/>
              <w:left w:val="single" w:sz="5" w:space="0" w:color="000000"/>
              <w:bottom w:val="single" w:sz="7" w:space="0" w:color="000000"/>
              <w:right w:val="single" w:sz="5" w:space="0" w:color="000000"/>
            </w:tcBorders>
          </w:tcPr>
          <w:p w14:paraId="0826283E" w14:textId="77777777" w:rsidR="00356DE4" w:rsidRDefault="009E78FA" w:rsidP="009E78FA">
            <w:pPr>
              <w:spacing w:after="0" w:line="271" w:lineRule="exact"/>
              <w:ind w:left="111" w:right="-20"/>
              <w:jc w:val="both"/>
              <w:rPr>
                <w:ins w:id="483" w:author="Microsoft Office User" w:date="2016-07-07T15:01:00Z"/>
                <w:rFonts w:ascii="Times New Roman" w:eastAsia="Times New Roman" w:hAnsi="Times New Roman" w:cs="Times New Roman"/>
                <w:spacing w:val="-5"/>
                <w:sz w:val="24"/>
                <w:szCs w:val="24"/>
              </w:rPr>
              <w:pPrChange w:id="484" w:author="Microsoft Office User" w:date="2016-07-07T15:07:00Z">
                <w:pPr>
                  <w:spacing w:after="0" w:line="271" w:lineRule="exact"/>
                  <w:ind w:left="111" w:right="-20"/>
                </w:pPr>
              </w:pPrChange>
            </w:pPr>
            <w:ins w:id="485" w:author="Microsoft Office User" w:date="2016-07-07T15:02:00Z">
              <w:r>
                <w:rPr>
                  <w:rFonts w:ascii="Times New Roman" w:eastAsia="Times New Roman" w:hAnsi="Times New Roman" w:cs="Times New Roman"/>
                  <w:spacing w:val="-5"/>
                  <w:sz w:val="24"/>
                  <w:szCs w:val="24"/>
                </w:rPr>
                <w:t>Director de proyecto</w:t>
              </w:r>
            </w:ins>
          </w:p>
        </w:tc>
        <w:tc>
          <w:tcPr>
            <w:tcW w:w="1867" w:type="dxa"/>
            <w:tcBorders>
              <w:top w:val="single" w:sz="7" w:space="0" w:color="000000"/>
              <w:left w:val="single" w:sz="5" w:space="0" w:color="000000"/>
              <w:bottom w:val="single" w:sz="7" w:space="0" w:color="000000"/>
              <w:right w:val="single" w:sz="5" w:space="0" w:color="000000"/>
            </w:tcBorders>
          </w:tcPr>
          <w:p w14:paraId="3AE28F5E" w14:textId="77777777" w:rsidR="00356DE4" w:rsidRDefault="009E78FA">
            <w:pPr>
              <w:spacing w:after="0" w:line="271" w:lineRule="exact"/>
              <w:ind w:left="111" w:right="-20"/>
              <w:rPr>
                <w:ins w:id="486" w:author="Microsoft Office User" w:date="2016-07-07T15:01:00Z"/>
                <w:rFonts w:ascii="Times New Roman" w:eastAsia="Times New Roman" w:hAnsi="Times New Roman" w:cs="Times New Roman"/>
                <w:sz w:val="24"/>
                <w:szCs w:val="24"/>
              </w:rPr>
            </w:pPr>
            <w:ins w:id="487" w:author="Microsoft Office User" w:date="2016-07-07T15:02:00Z">
              <w:r>
                <w:rPr>
                  <w:rFonts w:ascii="Times New Roman" w:eastAsia="Times New Roman" w:hAnsi="Times New Roman" w:cs="Times New Roman"/>
                  <w:sz w:val="24"/>
                  <w:szCs w:val="24"/>
                </w:rPr>
                <w:t>15</w:t>
              </w:r>
            </w:ins>
          </w:p>
        </w:tc>
        <w:tc>
          <w:tcPr>
            <w:tcW w:w="1716" w:type="dxa"/>
            <w:tcBorders>
              <w:top w:val="single" w:sz="7" w:space="0" w:color="000000"/>
              <w:left w:val="single" w:sz="5" w:space="0" w:color="000000"/>
              <w:bottom w:val="single" w:sz="7" w:space="0" w:color="000000"/>
              <w:right w:val="single" w:sz="5" w:space="0" w:color="000000"/>
            </w:tcBorders>
          </w:tcPr>
          <w:p w14:paraId="20A2CF82" w14:textId="77777777" w:rsidR="00356DE4" w:rsidRDefault="009E78FA">
            <w:pPr>
              <w:spacing w:after="0" w:line="271" w:lineRule="exact"/>
              <w:ind w:left="111" w:right="-20"/>
              <w:rPr>
                <w:ins w:id="488" w:author="Microsoft Office User" w:date="2016-07-07T15:01:00Z"/>
                <w:rFonts w:ascii="Times New Roman" w:eastAsia="Times New Roman" w:hAnsi="Times New Roman" w:cs="Times New Roman"/>
                <w:sz w:val="24"/>
                <w:szCs w:val="24"/>
              </w:rPr>
            </w:pPr>
            <w:ins w:id="489" w:author="Microsoft Office User" w:date="2016-07-07T15:02:00Z">
              <w:r>
                <w:rPr>
                  <w:rFonts w:ascii="Times New Roman" w:eastAsia="Times New Roman" w:hAnsi="Times New Roman" w:cs="Times New Roman"/>
                  <w:sz w:val="24"/>
                  <w:szCs w:val="24"/>
                </w:rPr>
                <w:t>10.000(/hora)</w:t>
              </w:r>
            </w:ins>
          </w:p>
        </w:tc>
      </w:tr>
      <w:tr w:rsidR="00BE5A93" w14:paraId="12ED3F28" w14:textId="77777777" w:rsidTr="00356DE4">
        <w:trPr>
          <w:trHeight w:val="1"/>
        </w:trPr>
        <w:tc>
          <w:tcPr>
            <w:tcW w:w="2546" w:type="dxa"/>
            <w:tcBorders>
              <w:top w:val="single" w:sz="7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38D02F3" w14:textId="77777777" w:rsidR="00BE5A93" w:rsidRDefault="00F700C7">
            <w:pPr>
              <w:spacing w:after="0" w:line="267" w:lineRule="exact"/>
              <w:ind w:left="115" w:right="-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T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ta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</w:t>
            </w:r>
          </w:p>
        </w:tc>
        <w:tc>
          <w:tcPr>
            <w:tcW w:w="1719" w:type="dxa"/>
            <w:tcBorders>
              <w:top w:val="single" w:sz="7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3B6DDD2" w14:textId="77777777" w:rsidR="00BE5A93" w:rsidRDefault="00BE5A93"/>
        </w:tc>
        <w:tc>
          <w:tcPr>
            <w:tcW w:w="2170" w:type="dxa"/>
            <w:tcBorders>
              <w:top w:val="single" w:sz="7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968AE50" w14:textId="77777777" w:rsidR="00BE5A93" w:rsidRDefault="00BE5A93"/>
        </w:tc>
        <w:tc>
          <w:tcPr>
            <w:tcW w:w="1867" w:type="dxa"/>
            <w:tcBorders>
              <w:top w:val="single" w:sz="7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FF3F18E" w14:textId="77777777" w:rsidR="00BE5A93" w:rsidRDefault="00BE5A93"/>
        </w:tc>
        <w:tc>
          <w:tcPr>
            <w:tcW w:w="1716" w:type="dxa"/>
            <w:tcBorders>
              <w:top w:val="single" w:sz="7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3C869ACB" w14:textId="77777777" w:rsidR="00BE5A93" w:rsidRDefault="009E78FA">
            <w:pPr>
              <w:spacing w:after="0" w:line="267" w:lineRule="exact"/>
              <w:ind w:left="111" w:right="-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ins w:id="490" w:author="Microsoft Office User" w:date="2016-07-07T15:03:00Z">
              <w:r>
                <w:rPr>
                  <w:rFonts w:ascii="Times New Roman" w:eastAsia="Times New Roman" w:hAnsi="Times New Roman" w:cs="Times New Roman"/>
                  <w:sz w:val="24"/>
                  <w:szCs w:val="24"/>
                </w:rPr>
                <w:t>38</w:t>
              </w:r>
            </w:ins>
            <w:del w:id="491" w:author="Microsoft Office User" w:date="2016-07-07T15:03:00Z">
              <w:r w:rsidR="00F700C7" w:rsidDel="009E78FA">
                <w:rPr>
                  <w:rFonts w:ascii="Times New Roman" w:eastAsia="Times New Roman" w:hAnsi="Times New Roman" w:cs="Times New Roman"/>
                  <w:sz w:val="24"/>
                  <w:szCs w:val="24"/>
                </w:rPr>
                <w:delText>28</w:delText>
              </w:r>
            </w:del>
            <w:r w:rsidR="00F700C7">
              <w:rPr>
                <w:rFonts w:ascii="Times New Roman" w:eastAsia="Times New Roman" w:hAnsi="Times New Roman" w:cs="Times New Roman"/>
                <w:sz w:val="24"/>
                <w:szCs w:val="24"/>
              </w:rPr>
              <w:t>.125</w:t>
            </w:r>
            <w:commentRangeEnd w:id="473"/>
            <w:r w:rsidR="00F826DF">
              <w:rPr>
                <w:rStyle w:val="CommentReference"/>
              </w:rPr>
              <w:commentReference w:id="473"/>
            </w:r>
          </w:p>
        </w:tc>
      </w:tr>
    </w:tbl>
    <w:p w14:paraId="329C9A1A" w14:textId="77777777" w:rsidR="00BE5A93" w:rsidRDefault="00BE5A93">
      <w:pPr>
        <w:spacing w:after="0"/>
        <w:sectPr w:rsidR="00BE5A93">
          <w:headerReference w:type="default" r:id="rId77"/>
          <w:pgSz w:w="12240" w:h="15840"/>
          <w:pgMar w:top="1700" w:right="960" w:bottom="280" w:left="1060" w:header="1483" w:footer="0" w:gutter="0"/>
          <w:pgNumType w:start="54"/>
          <w:cols w:space="720"/>
        </w:sectPr>
      </w:pPr>
    </w:p>
    <w:p w14:paraId="3CD0B69B" w14:textId="77777777" w:rsidR="00BE5A93" w:rsidRDefault="00BE5A93">
      <w:pPr>
        <w:spacing w:before="4" w:after="0" w:line="140" w:lineRule="exact"/>
        <w:rPr>
          <w:sz w:val="14"/>
          <w:szCs w:val="14"/>
        </w:rPr>
      </w:pPr>
    </w:p>
    <w:p w14:paraId="2DFA2603" w14:textId="77777777" w:rsidR="00BE5A93" w:rsidRDefault="00BE5A93">
      <w:pPr>
        <w:spacing w:after="0" w:line="200" w:lineRule="exact"/>
        <w:rPr>
          <w:sz w:val="20"/>
          <w:szCs w:val="20"/>
        </w:rPr>
      </w:pPr>
    </w:p>
    <w:p w14:paraId="7091026D" w14:textId="77777777" w:rsidR="00BE5A93" w:rsidRDefault="00BE5A93">
      <w:pPr>
        <w:spacing w:after="0" w:line="200" w:lineRule="exact"/>
        <w:rPr>
          <w:sz w:val="20"/>
          <w:szCs w:val="20"/>
        </w:rPr>
      </w:pPr>
    </w:p>
    <w:p w14:paraId="0616F86D" w14:textId="77777777" w:rsidR="00BE5A93" w:rsidRDefault="00BE5A93">
      <w:pPr>
        <w:spacing w:after="0" w:line="200" w:lineRule="exact"/>
        <w:rPr>
          <w:sz w:val="20"/>
          <w:szCs w:val="20"/>
        </w:rPr>
      </w:pPr>
    </w:p>
    <w:p w14:paraId="3A452592" w14:textId="77777777" w:rsidR="00BE5A93" w:rsidRDefault="00BE5A93">
      <w:pPr>
        <w:spacing w:after="0" w:line="200" w:lineRule="exact"/>
        <w:rPr>
          <w:sz w:val="20"/>
          <w:szCs w:val="20"/>
        </w:rPr>
      </w:pPr>
    </w:p>
    <w:p w14:paraId="09BF1FD1" w14:textId="77777777" w:rsidR="00BE5A93" w:rsidRDefault="00BE5A93">
      <w:pPr>
        <w:spacing w:after="0" w:line="200" w:lineRule="exact"/>
        <w:rPr>
          <w:sz w:val="20"/>
          <w:szCs w:val="20"/>
        </w:rPr>
      </w:pPr>
    </w:p>
    <w:p w14:paraId="04345D3C" w14:textId="77777777" w:rsidR="00BE5A93" w:rsidRDefault="00F700C7">
      <w:pPr>
        <w:spacing w:before="31" w:after="0" w:line="248" w:lineRule="exact"/>
        <w:ind w:left="357" w:right="-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i/>
          <w:spacing w:val="2"/>
          <w:position w:val="-1"/>
        </w:rPr>
        <w:t>Tab</w:t>
      </w:r>
      <w:r>
        <w:rPr>
          <w:rFonts w:ascii="Times New Roman" w:eastAsia="Times New Roman" w:hAnsi="Times New Roman" w:cs="Times New Roman"/>
          <w:i/>
          <w:spacing w:val="-5"/>
          <w:position w:val="-1"/>
        </w:rPr>
        <w:t>l</w:t>
      </w:r>
      <w:r>
        <w:rPr>
          <w:rFonts w:ascii="Times New Roman" w:eastAsia="Times New Roman" w:hAnsi="Times New Roman" w:cs="Times New Roman"/>
          <w:i/>
          <w:position w:val="-1"/>
        </w:rPr>
        <w:t>a</w:t>
      </w:r>
      <w:r>
        <w:rPr>
          <w:rFonts w:ascii="Times New Roman" w:eastAsia="Times New Roman" w:hAnsi="Times New Roman" w:cs="Times New Roman"/>
          <w:i/>
          <w:spacing w:val="3"/>
          <w:position w:val="-1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  <w:position w:val="-1"/>
        </w:rPr>
        <w:t>7</w:t>
      </w:r>
      <w:r>
        <w:rPr>
          <w:rFonts w:ascii="Times New Roman" w:eastAsia="Times New Roman" w:hAnsi="Times New Roman" w:cs="Times New Roman"/>
          <w:i/>
          <w:position w:val="-1"/>
        </w:rPr>
        <w:t>.</w:t>
      </w:r>
      <w:r>
        <w:rPr>
          <w:rFonts w:ascii="Times New Roman" w:eastAsia="Times New Roman" w:hAnsi="Times New Roman" w:cs="Times New Roman"/>
          <w:i/>
          <w:spacing w:val="-9"/>
          <w:position w:val="-1"/>
        </w:rPr>
        <w:t xml:space="preserve"> </w:t>
      </w:r>
      <w:r>
        <w:rPr>
          <w:rFonts w:ascii="Times New Roman" w:eastAsia="Times New Roman" w:hAnsi="Times New Roman" w:cs="Times New Roman"/>
          <w:spacing w:val="1"/>
          <w:position w:val="-1"/>
        </w:rPr>
        <w:t>D</w:t>
      </w:r>
      <w:r>
        <w:rPr>
          <w:rFonts w:ascii="Times New Roman" w:eastAsia="Times New Roman" w:hAnsi="Times New Roman" w:cs="Times New Roman"/>
          <w:spacing w:val="-2"/>
          <w:position w:val="-1"/>
        </w:rPr>
        <w:t>esc</w:t>
      </w:r>
      <w:r>
        <w:rPr>
          <w:rFonts w:ascii="Times New Roman" w:eastAsia="Times New Roman" w:hAnsi="Times New Roman" w:cs="Times New Roman"/>
          <w:spacing w:val="-1"/>
          <w:position w:val="-1"/>
        </w:rPr>
        <w:t>ri</w:t>
      </w:r>
      <w:r>
        <w:rPr>
          <w:rFonts w:ascii="Times New Roman" w:eastAsia="Times New Roman" w:hAnsi="Times New Roman" w:cs="Times New Roman"/>
          <w:spacing w:val="2"/>
          <w:position w:val="-1"/>
        </w:rPr>
        <w:t>p</w:t>
      </w:r>
      <w:r>
        <w:rPr>
          <w:rFonts w:ascii="Times New Roman" w:eastAsia="Times New Roman" w:hAnsi="Times New Roman" w:cs="Times New Roman"/>
          <w:spacing w:val="-2"/>
          <w:position w:val="-1"/>
        </w:rPr>
        <w:t>c</w:t>
      </w:r>
      <w:r>
        <w:rPr>
          <w:rFonts w:ascii="Times New Roman" w:eastAsia="Times New Roman" w:hAnsi="Times New Roman" w:cs="Times New Roman"/>
          <w:spacing w:val="-1"/>
          <w:position w:val="-1"/>
        </w:rPr>
        <w:t>i</w:t>
      </w:r>
      <w:r>
        <w:rPr>
          <w:rFonts w:ascii="Times New Roman" w:eastAsia="Times New Roman" w:hAnsi="Times New Roman" w:cs="Times New Roman"/>
          <w:spacing w:val="2"/>
          <w:position w:val="-1"/>
        </w:rPr>
        <w:t>ó</w:t>
      </w:r>
      <w:r>
        <w:rPr>
          <w:rFonts w:ascii="Times New Roman" w:eastAsia="Times New Roman" w:hAnsi="Times New Roman" w:cs="Times New Roman"/>
          <w:position w:val="-1"/>
        </w:rPr>
        <w:t>n</w:t>
      </w:r>
      <w:r>
        <w:rPr>
          <w:rFonts w:ascii="Times New Roman" w:eastAsia="Times New Roman" w:hAnsi="Times New Roman" w:cs="Times New Roman"/>
          <w:spacing w:val="-1"/>
          <w:position w:val="-1"/>
        </w:rPr>
        <w:t xml:space="preserve"> </w:t>
      </w:r>
      <w:r>
        <w:rPr>
          <w:rFonts w:ascii="Times New Roman" w:eastAsia="Times New Roman" w:hAnsi="Times New Roman" w:cs="Times New Roman"/>
          <w:spacing w:val="2"/>
          <w:position w:val="-1"/>
        </w:rPr>
        <w:t>d</w:t>
      </w:r>
      <w:r>
        <w:rPr>
          <w:rFonts w:ascii="Times New Roman" w:eastAsia="Times New Roman" w:hAnsi="Times New Roman" w:cs="Times New Roman"/>
          <w:position w:val="-1"/>
        </w:rPr>
        <w:t>e</w:t>
      </w:r>
      <w:r>
        <w:rPr>
          <w:rFonts w:ascii="Times New Roman" w:eastAsia="Times New Roman" w:hAnsi="Times New Roman" w:cs="Times New Roman"/>
          <w:spacing w:val="-1"/>
          <w:position w:val="-1"/>
        </w:rPr>
        <w:t xml:space="preserve"> l</w:t>
      </w:r>
      <w:r>
        <w:rPr>
          <w:rFonts w:ascii="Times New Roman" w:eastAsia="Times New Roman" w:hAnsi="Times New Roman" w:cs="Times New Roman"/>
          <w:spacing w:val="2"/>
          <w:position w:val="-1"/>
        </w:rPr>
        <w:t>o</w:t>
      </w:r>
      <w:r>
        <w:rPr>
          <w:rFonts w:ascii="Times New Roman" w:eastAsia="Times New Roman" w:hAnsi="Times New Roman" w:cs="Times New Roman"/>
          <w:position w:val="-1"/>
        </w:rPr>
        <w:t>s</w:t>
      </w:r>
      <w:r>
        <w:rPr>
          <w:rFonts w:ascii="Times New Roman" w:eastAsia="Times New Roman" w:hAnsi="Times New Roman" w:cs="Times New Roman"/>
          <w:spacing w:val="-1"/>
          <w:position w:val="-1"/>
        </w:rPr>
        <w:t xml:space="preserve"> </w:t>
      </w:r>
      <w:r>
        <w:rPr>
          <w:rFonts w:ascii="Times New Roman" w:eastAsia="Times New Roman" w:hAnsi="Times New Roman" w:cs="Times New Roman"/>
          <w:spacing w:val="-2"/>
          <w:position w:val="-1"/>
        </w:rPr>
        <w:t>e</w:t>
      </w:r>
      <w:r>
        <w:rPr>
          <w:rFonts w:ascii="Times New Roman" w:eastAsia="Times New Roman" w:hAnsi="Times New Roman" w:cs="Times New Roman"/>
          <w:spacing w:val="2"/>
          <w:position w:val="-1"/>
        </w:rPr>
        <w:t>q</w:t>
      </w:r>
      <w:r>
        <w:rPr>
          <w:rFonts w:ascii="Times New Roman" w:eastAsia="Times New Roman" w:hAnsi="Times New Roman" w:cs="Times New Roman"/>
          <w:spacing w:val="-2"/>
          <w:position w:val="-1"/>
        </w:rPr>
        <w:t>u</w:t>
      </w:r>
      <w:r>
        <w:rPr>
          <w:rFonts w:ascii="Times New Roman" w:eastAsia="Times New Roman" w:hAnsi="Times New Roman" w:cs="Times New Roman"/>
          <w:spacing w:val="-1"/>
          <w:position w:val="-1"/>
        </w:rPr>
        <w:t>i</w:t>
      </w:r>
      <w:r>
        <w:rPr>
          <w:rFonts w:ascii="Times New Roman" w:eastAsia="Times New Roman" w:hAnsi="Times New Roman" w:cs="Times New Roman"/>
          <w:spacing w:val="2"/>
          <w:position w:val="-1"/>
        </w:rPr>
        <w:t>po</w:t>
      </w:r>
      <w:r>
        <w:rPr>
          <w:rFonts w:ascii="Times New Roman" w:eastAsia="Times New Roman" w:hAnsi="Times New Roman" w:cs="Times New Roman"/>
          <w:position w:val="-1"/>
        </w:rPr>
        <w:t>s</w:t>
      </w:r>
      <w:r>
        <w:rPr>
          <w:rFonts w:ascii="Times New Roman" w:eastAsia="Times New Roman" w:hAnsi="Times New Roman" w:cs="Times New Roman"/>
          <w:spacing w:val="-1"/>
          <w:position w:val="-1"/>
        </w:rPr>
        <w:t xml:space="preserve"> </w:t>
      </w:r>
      <w:r>
        <w:rPr>
          <w:rFonts w:ascii="Times New Roman" w:eastAsia="Times New Roman" w:hAnsi="Times New Roman" w:cs="Times New Roman"/>
          <w:position w:val="-1"/>
        </w:rPr>
        <w:t>y</w:t>
      </w:r>
      <w:r>
        <w:rPr>
          <w:rFonts w:ascii="Times New Roman" w:eastAsia="Times New Roman" w:hAnsi="Times New Roman" w:cs="Times New Roman"/>
          <w:spacing w:val="-1"/>
          <w:position w:val="-1"/>
        </w:rPr>
        <w:t xml:space="preserve"> </w:t>
      </w:r>
      <w:r>
        <w:rPr>
          <w:rFonts w:ascii="Times New Roman" w:eastAsia="Times New Roman" w:hAnsi="Times New Roman" w:cs="Times New Roman"/>
          <w:spacing w:val="1"/>
          <w:position w:val="-1"/>
        </w:rPr>
        <w:t>m</w:t>
      </w:r>
      <w:r>
        <w:rPr>
          <w:rFonts w:ascii="Times New Roman" w:eastAsia="Times New Roman" w:hAnsi="Times New Roman" w:cs="Times New Roman"/>
          <w:spacing w:val="-2"/>
          <w:position w:val="-1"/>
        </w:rPr>
        <w:t>a</w:t>
      </w:r>
      <w:r>
        <w:rPr>
          <w:rFonts w:ascii="Times New Roman" w:eastAsia="Times New Roman" w:hAnsi="Times New Roman" w:cs="Times New Roman"/>
          <w:spacing w:val="3"/>
          <w:position w:val="-1"/>
        </w:rPr>
        <w:t>t</w:t>
      </w:r>
      <w:r>
        <w:rPr>
          <w:rFonts w:ascii="Times New Roman" w:eastAsia="Times New Roman" w:hAnsi="Times New Roman" w:cs="Times New Roman"/>
          <w:spacing w:val="-2"/>
          <w:position w:val="-1"/>
        </w:rPr>
        <w:t>e</w:t>
      </w:r>
      <w:r>
        <w:rPr>
          <w:rFonts w:ascii="Times New Roman" w:eastAsia="Times New Roman" w:hAnsi="Times New Roman" w:cs="Times New Roman"/>
          <w:spacing w:val="-1"/>
          <w:position w:val="-1"/>
        </w:rPr>
        <w:t>r</w:t>
      </w:r>
      <w:r>
        <w:rPr>
          <w:rFonts w:ascii="Times New Roman" w:eastAsia="Times New Roman" w:hAnsi="Times New Roman" w:cs="Times New Roman"/>
          <w:spacing w:val="3"/>
          <w:position w:val="-1"/>
        </w:rPr>
        <w:t>i</w:t>
      </w:r>
      <w:r>
        <w:rPr>
          <w:rFonts w:ascii="Times New Roman" w:eastAsia="Times New Roman" w:hAnsi="Times New Roman" w:cs="Times New Roman"/>
          <w:spacing w:val="2"/>
          <w:position w:val="-1"/>
        </w:rPr>
        <w:t>a</w:t>
      </w:r>
      <w:r>
        <w:rPr>
          <w:rFonts w:ascii="Times New Roman" w:eastAsia="Times New Roman" w:hAnsi="Times New Roman" w:cs="Times New Roman"/>
          <w:spacing w:val="-1"/>
          <w:position w:val="-1"/>
        </w:rPr>
        <w:t>l</w:t>
      </w:r>
      <w:r>
        <w:rPr>
          <w:rFonts w:ascii="Times New Roman" w:eastAsia="Times New Roman" w:hAnsi="Times New Roman" w:cs="Times New Roman"/>
          <w:spacing w:val="-2"/>
          <w:position w:val="-1"/>
        </w:rPr>
        <w:t>e</w:t>
      </w:r>
      <w:r>
        <w:rPr>
          <w:rFonts w:ascii="Times New Roman" w:eastAsia="Times New Roman" w:hAnsi="Times New Roman" w:cs="Times New Roman"/>
          <w:position w:val="-1"/>
        </w:rPr>
        <w:t>s</w:t>
      </w:r>
      <w:r>
        <w:rPr>
          <w:rFonts w:ascii="Times New Roman" w:eastAsia="Times New Roman" w:hAnsi="Times New Roman" w:cs="Times New Roman"/>
          <w:spacing w:val="-1"/>
          <w:position w:val="-1"/>
        </w:rPr>
        <w:t xml:space="preserve"> </w:t>
      </w:r>
      <w:r>
        <w:rPr>
          <w:rFonts w:ascii="Times New Roman" w:eastAsia="Times New Roman" w:hAnsi="Times New Roman" w:cs="Times New Roman"/>
          <w:spacing w:val="2"/>
          <w:position w:val="-1"/>
        </w:rPr>
        <w:t>q</w:t>
      </w:r>
      <w:r>
        <w:rPr>
          <w:rFonts w:ascii="Times New Roman" w:eastAsia="Times New Roman" w:hAnsi="Times New Roman" w:cs="Times New Roman"/>
          <w:spacing w:val="-2"/>
          <w:position w:val="-1"/>
        </w:rPr>
        <w:t>u</w:t>
      </w:r>
      <w:r>
        <w:rPr>
          <w:rFonts w:ascii="Times New Roman" w:eastAsia="Times New Roman" w:hAnsi="Times New Roman" w:cs="Times New Roman"/>
          <w:position w:val="-1"/>
        </w:rPr>
        <w:t>e</w:t>
      </w:r>
      <w:r>
        <w:rPr>
          <w:rFonts w:ascii="Times New Roman" w:eastAsia="Times New Roman" w:hAnsi="Times New Roman" w:cs="Times New Roman"/>
          <w:spacing w:val="-1"/>
          <w:position w:val="-1"/>
        </w:rPr>
        <w:t xml:space="preserve"> </w:t>
      </w:r>
      <w:r>
        <w:rPr>
          <w:rFonts w:ascii="Times New Roman" w:eastAsia="Times New Roman" w:hAnsi="Times New Roman" w:cs="Times New Roman"/>
          <w:spacing w:val="2"/>
          <w:position w:val="-1"/>
        </w:rPr>
        <w:t>s</w:t>
      </w:r>
      <w:r>
        <w:rPr>
          <w:rFonts w:ascii="Times New Roman" w:eastAsia="Times New Roman" w:hAnsi="Times New Roman" w:cs="Times New Roman"/>
          <w:position w:val="-1"/>
        </w:rPr>
        <w:t>e</w:t>
      </w:r>
      <w:r>
        <w:rPr>
          <w:rFonts w:ascii="Times New Roman" w:eastAsia="Times New Roman" w:hAnsi="Times New Roman" w:cs="Times New Roman"/>
          <w:spacing w:val="-1"/>
          <w:position w:val="-1"/>
        </w:rPr>
        <w:t xml:space="preserve"> </w:t>
      </w:r>
      <w:r>
        <w:rPr>
          <w:rFonts w:ascii="Times New Roman" w:eastAsia="Times New Roman" w:hAnsi="Times New Roman" w:cs="Times New Roman"/>
          <w:spacing w:val="2"/>
          <w:position w:val="-1"/>
        </w:rPr>
        <w:t>p</w:t>
      </w:r>
      <w:r>
        <w:rPr>
          <w:rFonts w:ascii="Times New Roman" w:eastAsia="Times New Roman" w:hAnsi="Times New Roman" w:cs="Times New Roman"/>
          <w:spacing w:val="-1"/>
          <w:position w:val="-1"/>
        </w:rPr>
        <w:t>l</w:t>
      </w:r>
      <w:r>
        <w:rPr>
          <w:rFonts w:ascii="Times New Roman" w:eastAsia="Times New Roman" w:hAnsi="Times New Roman" w:cs="Times New Roman"/>
          <w:spacing w:val="-2"/>
          <w:position w:val="-1"/>
        </w:rPr>
        <w:t>a</w:t>
      </w:r>
      <w:r>
        <w:rPr>
          <w:rFonts w:ascii="Times New Roman" w:eastAsia="Times New Roman" w:hAnsi="Times New Roman" w:cs="Times New Roman"/>
          <w:spacing w:val="2"/>
          <w:position w:val="-1"/>
        </w:rPr>
        <w:t>n</w:t>
      </w:r>
      <w:r>
        <w:rPr>
          <w:rFonts w:ascii="Times New Roman" w:eastAsia="Times New Roman" w:hAnsi="Times New Roman" w:cs="Times New Roman"/>
          <w:spacing w:val="-2"/>
          <w:position w:val="-1"/>
        </w:rPr>
        <w:t>e</w:t>
      </w:r>
      <w:r>
        <w:rPr>
          <w:rFonts w:ascii="Times New Roman" w:eastAsia="Times New Roman" w:hAnsi="Times New Roman" w:cs="Times New Roman"/>
          <w:position w:val="-1"/>
        </w:rPr>
        <w:t>a</w:t>
      </w:r>
      <w:r>
        <w:rPr>
          <w:rFonts w:ascii="Times New Roman" w:eastAsia="Times New Roman" w:hAnsi="Times New Roman" w:cs="Times New Roman"/>
          <w:spacing w:val="-1"/>
          <w:position w:val="-1"/>
        </w:rPr>
        <w:t xml:space="preserve"> </w:t>
      </w:r>
      <w:r>
        <w:rPr>
          <w:rFonts w:ascii="Times New Roman" w:eastAsia="Times New Roman" w:hAnsi="Times New Roman" w:cs="Times New Roman"/>
          <w:spacing w:val="-2"/>
          <w:position w:val="-1"/>
        </w:rPr>
        <w:t>a</w:t>
      </w:r>
      <w:r>
        <w:rPr>
          <w:rFonts w:ascii="Times New Roman" w:eastAsia="Times New Roman" w:hAnsi="Times New Roman" w:cs="Times New Roman"/>
          <w:spacing w:val="2"/>
          <w:position w:val="-1"/>
        </w:rPr>
        <w:t>dq</w:t>
      </w:r>
      <w:r>
        <w:rPr>
          <w:rFonts w:ascii="Times New Roman" w:eastAsia="Times New Roman" w:hAnsi="Times New Roman" w:cs="Times New Roman"/>
          <w:spacing w:val="-2"/>
          <w:position w:val="-1"/>
        </w:rPr>
        <w:t>u</w:t>
      </w:r>
      <w:r>
        <w:rPr>
          <w:rFonts w:ascii="Times New Roman" w:eastAsia="Times New Roman" w:hAnsi="Times New Roman" w:cs="Times New Roman"/>
          <w:spacing w:val="-1"/>
          <w:position w:val="-1"/>
        </w:rPr>
        <w:t>i</w:t>
      </w:r>
      <w:r>
        <w:rPr>
          <w:rFonts w:ascii="Times New Roman" w:eastAsia="Times New Roman" w:hAnsi="Times New Roman" w:cs="Times New Roman"/>
          <w:spacing w:val="2"/>
          <w:position w:val="-1"/>
        </w:rPr>
        <w:t>r</w:t>
      </w:r>
      <w:r>
        <w:rPr>
          <w:rFonts w:ascii="Times New Roman" w:eastAsia="Times New Roman" w:hAnsi="Times New Roman" w:cs="Times New Roman"/>
          <w:spacing w:val="-1"/>
          <w:position w:val="-1"/>
        </w:rPr>
        <w:t>i</w:t>
      </w:r>
      <w:r>
        <w:rPr>
          <w:rFonts w:ascii="Times New Roman" w:eastAsia="Times New Roman" w:hAnsi="Times New Roman" w:cs="Times New Roman"/>
          <w:position w:val="-1"/>
        </w:rPr>
        <w:t>r</w:t>
      </w:r>
    </w:p>
    <w:p w14:paraId="67E98523" w14:textId="77777777" w:rsidR="00BE5A93" w:rsidRDefault="00BE5A93">
      <w:pPr>
        <w:spacing w:before="7" w:after="0" w:line="200" w:lineRule="exact"/>
        <w:rPr>
          <w:sz w:val="20"/>
          <w:szCs w:val="20"/>
        </w:rPr>
      </w:pPr>
    </w:p>
    <w:tbl>
      <w:tblPr>
        <w:tblW w:w="0" w:type="auto"/>
        <w:tblInd w:w="10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549"/>
        <w:gridCol w:w="3401"/>
        <w:gridCol w:w="1648"/>
        <w:gridCol w:w="1261"/>
      </w:tblGrid>
      <w:tr w:rsidR="00BE5A93" w14:paraId="69CD753E" w14:textId="77777777">
        <w:trPr>
          <w:trHeight w:hRule="exact" w:val="532"/>
        </w:trPr>
        <w:tc>
          <w:tcPr>
            <w:tcW w:w="3549" w:type="dxa"/>
            <w:tcBorders>
              <w:top w:val="single" w:sz="7" w:space="0" w:color="000000"/>
              <w:left w:val="single" w:sz="5" w:space="0" w:color="000000"/>
              <w:bottom w:val="single" w:sz="7" w:space="0" w:color="000000"/>
              <w:right w:val="single" w:sz="5" w:space="0" w:color="000000"/>
            </w:tcBorders>
          </w:tcPr>
          <w:p w14:paraId="04A56E5A" w14:textId="77777777" w:rsidR="00BE5A93" w:rsidRDefault="00F700C7">
            <w:pPr>
              <w:spacing w:after="0" w:line="275" w:lineRule="exact"/>
              <w:ind w:left="115" w:right="-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4"/>
                <w:szCs w:val="24"/>
              </w:rPr>
              <w:t>qu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5"/>
                <w:sz w:val="24"/>
                <w:szCs w:val="24"/>
              </w:rPr>
              <w:t>i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4"/>
                <w:szCs w:val="24"/>
              </w:rPr>
              <w:t>p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4"/>
                <w:sz w:val="24"/>
                <w:szCs w:val="24"/>
              </w:rPr>
              <w:t>o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5"/>
                <w:sz w:val="24"/>
                <w:szCs w:val="24"/>
              </w:rPr>
              <w:t>/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8"/>
                <w:sz w:val="24"/>
                <w:szCs w:val="24"/>
              </w:rPr>
              <w:t>m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at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1"/>
                <w:sz w:val="24"/>
                <w:szCs w:val="24"/>
              </w:rPr>
              <w:t>eri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al</w:t>
            </w:r>
          </w:p>
        </w:tc>
        <w:tc>
          <w:tcPr>
            <w:tcW w:w="3401" w:type="dxa"/>
            <w:tcBorders>
              <w:top w:val="single" w:sz="7" w:space="0" w:color="000000"/>
              <w:left w:val="single" w:sz="5" w:space="0" w:color="000000"/>
              <w:bottom w:val="single" w:sz="7" w:space="0" w:color="000000"/>
              <w:right w:val="single" w:sz="5" w:space="0" w:color="000000"/>
            </w:tcBorders>
          </w:tcPr>
          <w:p w14:paraId="598735FB" w14:textId="77777777" w:rsidR="00BE5A93" w:rsidRDefault="00F700C7">
            <w:pPr>
              <w:spacing w:after="0" w:line="275" w:lineRule="exact"/>
              <w:ind w:left="111" w:right="-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J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4"/>
                <w:szCs w:val="24"/>
              </w:rPr>
              <w:t>us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t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1"/>
                <w:sz w:val="24"/>
                <w:szCs w:val="24"/>
              </w:rPr>
              <w:t>i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f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1"/>
                <w:sz w:val="24"/>
                <w:szCs w:val="24"/>
              </w:rPr>
              <w:t>ic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1"/>
                <w:sz w:val="24"/>
                <w:szCs w:val="24"/>
              </w:rPr>
              <w:t>ci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ón</w:t>
            </w:r>
          </w:p>
        </w:tc>
        <w:tc>
          <w:tcPr>
            <w:tcW w:w="1648" w:type="dxa"/>
            <w:tcBorders>
              <w:top w:val="single" w:sz="7" w:space="0" w:color="000000"/>
              <w:left w:val="single" w:sz="5" w:space="0" w:color="000000"/>
              <w:bottom w:val="single" w:sz="7" w:space="0" w:color="000000"/>
              <w:right w:val="single" w:sz="5" w:space="0" w:color="000000"/>
            </w:tcBorders>
          </w:tcPr>
          <w:p w14:paraId="332EBC5F" w14:textId="77777777" w:rsidR="00BE5A93" w:rsidRDefault="00F700C7">
            <w:pPr>
              <w:spacing w:after="0" w:line="275" w:lineRule="exact"/>
              <w:ind w:left="111" w:right="-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4"/>
                <w:szCs w:val="24"/>
              </w:rPr>
              <w:t>V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1"/>
                <w:sz w:val="24"/>
                <w:szCs w:val="24"/>
              </w:rPr>
              <w:t>l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4"/>
                <w:sz w:val="24"/>
                <w:szCs w:val="24"/>
              </w:rPr>
              <w:t>o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r</w:t>
            </w:r>
          </w:p>
        </w:tc>
        <w:tc>
          <w:tcPr>
            <w:tcW w:w="1261" w:type="dxa"/>
            <w:tcBorders>
              <w:top w:val="single" w:sz="7" w:space="0" w:color="000000"/>
              <w:left w:val="single" w:sz="5" w:space="0" w:color="000000"/>
              <w:bottom w:val="single" w:sz="7" w:space="0" w:color="000000"/>
              <w:right w:val="single" w:sz="5" w:space="0" w:color="000000"/>
            </w:tcBorders>
          </w:tcPr>
          <w:p w14:paraId="22FD485A" w14:textId="77777777" w:rsidR="00BE5A93" w:rsidRDefault="00F700C7">
            <w:pPr>
              <w:spacing w:before="1" w:after="0" w:line="240" w:lineRule="auto"/>
              <w:ind w:left="111" w:right="-2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  <w:bCs/>
              </w:rPr>
              <w:t>U</w:t>
            </w:r>
            <w:r>
              <w:rPr>
                <w:rFonts w:ascii="Calibri" w:eastAsia="Calibri" w:hAnsi="Calibri" w:cs="Calibri"/>
                <w:b/>
                <w:bCs/>
                <w:spacing w:val="2"/>
              </w:rPr>
              <w:t>n</w:t>
            </w:r>
            <w:r>
              <w:rPr>
                <w:rFonts w:ascii="Calibri" w:eastAsia="Calibri" w:hAnsi="Calibri" w:cs="Calibri"/>
                <w:b/>
                <w:bCs/>
              </w:rPr>
              <w:t>i</w:t>
            </w:r>
          </w:p>
        </w:tc>
      </w:tr>
      <w:tr w:rsidR="00BE5A93" w14:paraId="05BDB589" w14:textId="77777777">
        <w:trPr>
          <w:trHeight w:hRule="exact" w:val="1168"/>
        </w:trPr>
        <w:tc>
          <w:tcPr>
            <w:tcW w:w="3549" w:type="dxa"/>
            <w:tcBorders>
              <w:top w:val="single" w:sz="7" w:space="0" w:color="000000"/>
              <w:left w:val="single" w:sz="5" w:space="0" w:color="000000"/>
              <w:bottom w:val="single" w:sz="7" w:space="0" w:color="000000"/>
              <w:right w:val="single" w:sz="5" w:space="0" w:color="000000"/>
            </w:tcBorders>
          </w:tcPr>
          <w:p w14:paraId="0A17AF7B" w14:textId="77777777" w:rsidR="00BE5A93" w:rsidRDefault="00BE5A93">
            <w:pPr>
              <w:spacing w:before="1" w:after="0" w:line="110" w:lineRule="exact"/>
              <w:rPr>
                <w:sz w:val="11"/>
                <w:szCs w:val="11"/>
              </w:rPr>
            </w:pPr>
          </w:p>
          <w:p w14:paraId="49B3C0FF" w14:textId="77777777" w:rsidR="00BE5A93" w:rsidRDefault="00BE5A93">
            <w:pPr>
              <w:spacing w:after="0" w:line="200" w:lineRule="exact"/>
              <w:rPr>
                <w:sz w:val="20"/>
                <w:szCs w:val="20"/>
              </w:rPr>
            </w:pPr>
          </w:p>
          <w:p w14:paraId="0FFFE323" w14:textId="77777777" w:rsidR="00BE5A93" w:rsidRDefault="00F700C7">
            <w:pPr>
              <w:spacing w:after="0" w:line="240" w:lineRule="auto"/>
              <w:ind w:left="115" w:right="-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Co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m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pu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ta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dor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s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eastAsia="Times New Roman" w:hAnsi="Times New Roman" w:cs="Times New Roman"/>
                <w:spacing w:val="-4"/>
                <w:sz w:val="24"/>
                <w:szCs w:val="24"/>
              </w:rPr>
              <w:t>I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te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Core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i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7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D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el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</w:t>
            </w:r>
          </w:p>
        </w:tc>
        <w:tc>
          <w:tcPr>
            <w:tcW w:w="3401" w:type="dxa"/>
            <w:tcBorders>
              <w:top w:val="single" w:sz="7" w:space="0" w:color="000000"/>
              <w:left w:val="single" w:sz="5" w:space="0" w:color="000000"/>
              <w:bottom w:val="single" w:sz="7" w:space="0" w:color="000000"/>
              <w:right w:val="single" w:sz="5" w:space="0" w:color="000000"/>
            </w:tcBorders>
          </w:tcPr>
          <w:p w14:paraId="66B969CA" w14:textId="77777777" w:rsidR="00BE5A93" w:rsidRDefault="00F700C7">
            <w:pPr>
              <w:tabs>
                <w:tab w:val="left" w:pos="1220"/>
                <w:tab w:val="left" w:pos="1920"/>
              </w:tabs>
              <w:spacing w:after="0" w:line="271" w:lineRule="exact"/>
              <w:ind w:left="111" w:right="-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P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s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ee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ab/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la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ab/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ca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cte</w:t>
            </w:r>
            <w:r>
              <w:rPr>
                <w:rFonts w:ascii="Times New Roman" w:eastAsia="Times New Roman" w:hAnsi="Times New Roman" w:cs="Times New Roman"/>
                <w:spacing w:val="-4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í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s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ti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>c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</w:t>
            </w:r>
          </w:p>
          <w:p w14:paraId="721C4D6F" w14:textId="77777777" w:rsidR="00BE5A93" w:rsidRDefault="00F700C7">
            <w:pPr>
              <w:tabs>
                <w:tab w:val="left" w:pos="1400"/>
                <w:tab w:val="left" w:pos="2120"/>
                <w:tab w:val="left" w:pos="2660"/>
              </w:tabs>
              <w:spacing w:before="40" w:after="0" w:line="278" w:lineRule="auto"/>
              <w:ind w:left="111" w:right="42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ece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s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>i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ab/>
              <w:t>p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4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ab/>
              <w:t>un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ab/>
              <w:t>r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á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i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do d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s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rro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ll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 de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l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l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>i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ca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>c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i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ón</w:t>
            </w:r>
          </w:p>
        </w:tc>
        <w:tc>
          <w:tcPr>
            <w:tcW w:w="1648" w:type="dxa"/>
            <w:tcBorders>
              <w:top w:val="single" w:sz="7" w:space="0" w:color="000000"/>
              <w:left w:val="single" w:sz="5" w:space="0" w:color="000000"/>
              <w:bottom w:val="single" w:sz="7" w:space="0" w:color="000000"/>
              <w:right w:val="single" w:sz="5" w:space="0" w:color="000000"/>
            </w:tcBorders>
          </w:tcPr>
          <w:p w14:paraId="42D3A079" w14:textId="77777777" w:rsidR="00BE5A93" w:rsidRDefault="00BE5A93">
            <w:pPr>
              <w:spacing w:before="5" w:after="0" w:line="110" w:lineRule="exact"/>
              <w:rPr>
                <w:sz w:val="11"/>
                <w:szCs w:val="11"/>
              </w:rPr>
            </w:pPr>
          </w:p>
          <w:p w14:paraId="4BC01341" w14:textId="77777777" w:rsidR="00BE5A93" w:rsidRDefault="00BE5A93">
            <w:pPr>
              <w:spacing w:after="0" w:line="200" w:lineRule="exact"/>
              <w:rPr>
                <w:sz w:val="20"/>
                <w:szCs w:val="20"/>
              </w:rPr>
            </w:pPr>
          </w:p>
          <w:p w14:paraId="22AF8187" w14:textId="77777777" w:rsidR="00BE5A93" w:rsidRDefault="00F700C7">
            <w:pPr>
              <w:spacing w:after="0" w:line="240" w:lineRule="auto"/>
              <w:ind w:left="571" w:right="-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1.650.000</w:t>
            </w:r>
          </w:p>
        </w:tc>
        <w:tc>
          <w:tcPr>
            <w:tcW w:w="1261" w:type="dxa"/>
            <w:tcBorders>
              <w:top w:val="single" w:sz="7" w:space="0" w:color="000000"/>
              <w:left w:val="single" w:sz="5" w:space="0" w:color="000000"/>
              <w:bottom w:val="single" w:sz="7" w:space="0" w:color="000000"/>
              <w:right w:val="single" w:sz="5" w:space="0" w:color="000000"/>
            </w:tcBorders>
          </w:tcPr>
          <w:p w14:paraId="4208D483" w14:textId="77777777" w:rsidR="00BE5A93" w:rsidRDefault="00BE5A93">
            <w:pPr>
              <w:spacing w:before="5" w:after="0" w:line="110" w:lineRule="exact"/>
              <w:rPr>
                <w:sz w:val="11"/>
                <w:szCs w:val="11"/>
              </w:rPr>
            </w:pPr>
          </w:p>
          <w:p w14:paraId="67CD6F78" w14:textId="77777777" w:rsidR="00BE5A93" w:rsidRDefault="00BE5A93">
            <w:pPr>
              <w:spacing w:after="0" w:line="200" w:lineRule="exact"/>
              <w:rPr>
                <w:sz w:val="20"/>
                <w:szCs w:val="20"/>
              </w:rPr>
            </w:pPr>
          </w:p>
          <w:p w14:paraId="4F3A2C2E" w14:textId="77777777" w:rsidR="00BE5A93" w:rsidRDefault="00F700C7">
            <w:pPr>
              <w:spacing w:after="0" w:line="240" w:lineRule="auto"/>
              <w:ind w:left="529" w:right="501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2</w:t>
            </w:r>
          </w:p>
        </w:tc>
      </w:tr>
      <w:tr w:rsidR="00BE5A93" w14:paraId="38C8A912" w14:textId="77777777">
        <w:trPr>
          <w:trHeight w:hRule="exact" w:val="1168"/>
        </w:trPr>
        <w:tc>
          <w:tcPr>
            <w:tcW w:w="3549" w:type="dxa"/>
            <w:tcBorders>
              <w:top w:val="single" w:sz="7" w:space="0" w:color="000000"/>
              <w:left w:val="single" w:sz="5" w:space="0" w:color="000000"/>
              <w:bottom w:val="single" w:sz="7" w:space="0" w:color="000000"/>
              <w:right w:val="single" w:sz="5" w:space="0" w:color="000000"/>
            </w:tcBorders>
          </w:tcPr>
          <w:p w14:paraId="59E9ED8F" w14:textId="77777777" w:rsidR="00BE5A93" w:rsidRDefault="00BE5A93">
            <w:pPr>
              <w:spacing w:before="11" w:after="0" w:line="240" w:lineRule="exact"/>
              <w:rPr>
                <w:sz w:val="24"/>
                <w:szCs w:val="24"/>
              </w:rPr>
            </w:pPr>
          </w:p>
          <w:p w14:paraId="7E4B67E7" w14:textId="77777777" w:rsidR="00BE5A93" w:rsidRDefault="00F700C7">
            <w:pPr>
              <w:tabs>
                <w:tab w:val="left" w:pos="2520"/>
                <w:tab w:val="left" w:pos="3100"/>
              </w:tabs>
              <w:spacing w:after="0" w:line="240" w:lineRule="auto"/>
              <w:ind w:left="115" w:right="-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M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21.5‖</w:t>
            </w:r>
            <w:r>
              <w:rPr>
                <w:rFonts w:ascii="Times New Roman" w:eastAsia="Times New Roman" w:hAnsi="Times New Roman" w:cs="Times New Roman"/>
                <w:spacing w:val="40"/>
                <w:sz w:val="24"/>
                <w:szCs w:val="24"/>
              </w:rPr>
              <w:t xml:space="preserve">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M </w:t>
            </w:r>
            <w:r>
              <w:rPr>
                <w:rFonts w:ascii="Times New Roman" w:eastAsia="Times New Roman" w:hAnsi="Times New Roman" w:cs="Times New Roman"/>
                <w:spacing w:val="5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086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28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/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ab/>
              <w:t>n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te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ab/>
              <w:t>ore</w:t>
            </w:r>
          </w:p>
          <w:p w14:paraId="2DDE0AC5" w14:textId="77777777" w:rsidR="00BE5A93" w:rsidRDefault="00F700C7">
            <w:pPr>
              <w:spacing w:before="44" w:after="0" w:line="240" w:lineRule="auto"/>
              <w:ind w:left="115" w:right="-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i5</w:t>
            </w:r>
          </w:p>
        </w:tc>
        <w:tc>
          <w:tcPr>
            <w:tcW w:w="3401" w:type="dxa"/>
            <w:tcBorders>
              <w:top w:val="single" w:sz="7" w:space="0" w:color="000000"/>
              <w:left w:val="single" w:sz="5" w:space="0" w:color="000000"/>
              <w:bottom w:val="single" w:sz="7" w:space="0" w:color="000000"/>
              <w:right w:val="single" w:sz="5" w:space="0" w:color="000000"/>
            </w:tcBorders>
          </w:tcPr>
          <w:p w14:paraId="3A4FF92A" w14:textId="77777777" w:rsidR="00BE5A93" w:rsidRDefault="00F700C7">
            <w:pPr>
              <w:spacing w:after="0" w:line="271" w:lineRule="exact"/>
              <w:ind w:left="111" w:right="-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N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ece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s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i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o </w:t>
            </w:r>
            <w:r>
              <w:rPr>
                <w:rFonts w:ascii="Times New Roman" w:eastAsia="Times New Roman" w:hAnsi="Times New Roman" w:cs="Times New Roman"/>
                <w:spacing w:val="16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4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7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l </w:t>
            </w:r>
            <w:r>
              <w:rPr>
                <w:rFonts w:ascii="Times New Roman" w:eastAsia="Times New Roman" w:hAnsi="Times New Roman" w:cs="Times New Roman"/>
                <w:spacing w:val="17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4"/>
                <w:sz w:val="24"/>
                <w:szCs w:val="24"/>
              </w:rPr>
              <w:t>d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s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rro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ll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o </w:t>
            </w:r>
            <w:r>
              <w:rPr>
                <w:rFonts w:ascii="Times New Roman" w:eastAsia="Times New Roman" w:hAnsi="Times New Roman" w:cs="Times New Roman"/>
                <w:spacing w:val="16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y</w:t>
            </w:r>
          </w:p>
          <w:p w14:paraId="291692AE" w14:textId="77777777" w:rsidR="00BE5A93" w:rsidRDefault="00F700C7">
            <w:pPr>
              <w:spacing w:before="40" w:after="0" w:line="274" w:lineRule="auto"/>
              <w:ind w:left="111" w:right="44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s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lie</w:t>
            </w:r>
            <w:r>
              <w:rPr>
                <w:rFonts w:ascii="Times New Roman" w:eastAsia="Times New Roman" w:hAnsi="Times New Roman" w:cs="Times New Roman"/>
                <w:spacing w:val="-4"/>
                <w:sz w:val="24"/>
                <w:szCs w:val="24"/>
              </w:rPr>
              <w:t>g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ue </w:t>
            </w:r>
            <w:r>
              <w:rPr>
                <w:rFonts w:ascii="Times New Roman" w:eastAsia="Times New Roman" w:hAnsi="Times New Roman" w:cs="Times New Roman"/>
                <w:spacing w:val="37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de </w:t>
            </w:r>
            <w:r>
              <w:rPr>
                <w:rFonts w:ascii="Times New Roman" w:eastAsia="Times New Roman" w:hAnsi="Times New Roman" w:cs="Times New Roman"/>
                <w:spacing w:val="37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l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a </w:t>
            </w:r>
            <w:r>
              <w:rPr>
                <w:rFonts w:ascii="Times New Roman" w:eastAsia="Times New Roman" w:hAnsi="Times New Roman" w:cs="Times New Roman"/>
                <w:spacing w:val="37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4"/>
                <w:sz w:val="24"/>
                <w:szCs w:val="24"/>
              </w:rPr>
              <w:t>v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s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i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ón </w:t>
            </w:r>
            <w:r>
              <w:rPr>
                <w:rFonts w:ascii="Times New Roman" w:eastAsia="Times New Roman" w:hAnsi="Times New Roman" w:cs="Times New Roman"/>
                <w:spacing w:val="36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ra 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O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</w:t>
            </w:r>
          </w:p>
        </w:tc>
        <w:tc>
          <w:tcPr>
            <w:tcW w:w="1648" w:type="dxa"/>
            <w:tcBorders>
              <w:top w:val="single" w:sz="7" w:space="0" w:color="000000"/>
              <w:left w:val="single" w:sz="5" w:space="0" w:color="000000"/>
              <w:bottom w:val="single" w:sz="7" w:space="0" w:color="000000"/>
              <w:right w:val="single" w:sz="5" w:space="0" w:color="000000"/>
            </w:tcBorders>
          </w:tcPr>
          <w:p w14:paraId="6205EF8E" w14:textId="77777777" w:rsidR="00BE5A93" w:rsidRDefault="00BE5A93">
            <w:pPr>
              <w:spacing w:before="5" w:after="0" w:line="110" w:lineRule="exact"/>
              <w:rPr>
                <w:sz w:val="11"/>
                <w:szCs w:val="11"/>
              </w:rPr>
            </w:pPr>
          </w:p>
          <w:p w14:paraId="18C40C54" w14:textId="77777777" w:rsidR="00BE5A93" w:rsidRDefault="00BE5A93">
            <w:pPr>
              <w:spacing w:after="0" w:line="200" w:lineRule="exact"/>
              <w:rPr>
                <w:sz w:val="20"/>
                <w:szCs w:val="20"/>
              </w:rPr>
            </w:pPr>
          </w:p>
          <w:p w14:paraId="3419C204" w14:textId="77777777" w:rsidR="00BE5A93" w:rsidRDefault="00F700C7">
            <w:pPr>
              <w:spacing w:after="0" w:line="240" w:lineRule="auto"/>
              <w:ind w:left="571" w:right="-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2.600.000</w:t>
            </w:r>
          </w:p>
        </w:tc>
        <w:tc>
          <w:tcPr>
            <w:tcW w:w="1261" w:type="dxa"/>
            <w:tcBorders>
              <w:top w:val="single" w:sz="7" w:space="0" w:color="000000"/>
              <w:left w:val="single" w:sz="5" w:space="0" w:color="000000"/>
              <w:bottom w:val="single" w:sz="7" w:space="0" w:color="000000"/>
              <w:right w:val="single" w:sz="5" w:space="0" w:color="000000"/>
            </w:tcBorders>
          </w:tcPr>
          <w:p w14:paraId="5B34E293" w14:textId="77777777" w:rsidR="00BE5A93" w:rsidRDefault="00BE5A93">
            <w:pPr>
              <w:spacing w:before="5" w:after="0" w:line="110" w:lineRule="exact"/>
              <w:rPr>
                <w:sz w:val="11"/>
                <w:szCs w:val="11"/>
              </w:rPr>
            </w:pPr>
          </w:p>
          <w:p w14:paraId="16E51A6A" w14:textId="77777777" w:rsidR="00BE5A93" w:rsidRDefault="00BE5A93">
            <w:pPr>
              <w:spacing w:after="0" w:line="200" w:lineRule="exact"/>
              <w:rPr>
                <w:sz w:val="20"/>
                <w:szCs w:val="20"/>
              </w:rPr>
            </w:pPr>
          </w:p>
          <w:p w14:paraId="6E331565" w14:textId="77777777" w:rsidR="00BE5A93" w:rsidRDefault="00F700C7">
            <w:pPr>
              <w:spacing w:after="0" w:line="240" w:lineRule="auto"/>
              <w:ind w:left="524" w:right="497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1</w:t>
            </w:r>
          </w:p>
        </w:tc>
      </w:tr>
      <w:tr w:rsidR="00BE5A93" w14:paraId="715AC2DE" w14:textId="77777777">
        <w:trPr>
          <w:trHeight w:hRule="exact" w:val="534"/>
        </w:trPr>
        <w:tc>
          <w:tcPr>
            <w:tcW w:w="3549" w:type="dxa"/>
            <w:tcBorders>
              <w:top w:val="single" w:sz="7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50AE83E" w14:textId="77777777" w:rsidR="00BE5A93" w:rsidRDefault="00F700C7">
            <w:pPr>
              <w:spacing w:after="0" w:line="267" w:lineRule="exact"/>
              <w:ind w:left="115" w:right="-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T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ta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</w:t>
            </w:r>
          </w:p>
        </w:tc>
        <w:tc>
          <w:tcPr>
            <w:tcW w:w="3401" w:type="dxa"/>
            <w:tcBorders>
              <w:top w:val="single" w:sz="7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0E7C37B1" w14:textId="77777777" w:rsidR="00BE5A93" w:rsidRDefault="00BE5A93"/>
        </w:tc>
        <w:tc>
          <w:tcPr>
            <w:tcW w:w="1648" w:type="dxa"/>
            <w:tcBorders>
              <w:top w:val="single" w:sz="7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E71385F" w14:textId="77777777" w:rsidR="00BE5A93" w:rsidRDefault="00F700C7">
            <w:pPr>
              <w:spacing w:after="0" w:line="271" w:lineRule="exact"/>
              <w:ind w:left="571" w:right="-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5.900.000</w:t>
            </w:r>
          </w:p>
        </w:tc>
        <w:tc>
          <w:tcPr>
            <w:tcW w:w="1261" w:type="dxa"/>
            <w:tcBorders>
              <w:top w:val="single" w:sz="7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688C81C1" w14:textId="77777777" w:rsidR="00BE5A93" w:rsidRDefault="00BE5A93"/>
        </w:tc>
      </w:tr>
    </w:tbl>
    <w:p w14:paraId="41F2C538" w14:textId="77777777" w:rsidR="00BE5A93" w:rsidRDefault="00BE5A93">
      <w:pPr>
        <w:spacing w:before="4" w:after="0" w:line="150" w:lineRule="exact"/>
        <w:rPr>
          <w:sz w:val="15"/>
          <w:szCs w:val="15"/>
        </w:rPr>
      </w:pPr>
    </w:p>
    <w:p w14:paraId="1984D7E1" w14:textId="77777777" w:rsidR="00BE5A93" w:rsidRDefault="00BE5A93">
      <w:pPr>
        <w:spacing w:after="0" w:line="200" w:lineRule="exact"/>
        <w:rPr>
          <w:sz w:val="20"/>
          <w:szCs w:val="20"/>
        </w:rPr>
      </w:pPr>
    </w:p>
    <w:p w14:paraId="185A80BF" w14:textId="77777777" w:rsidR="00BE5A93" w:rsidRDefault="00BE5A93">
      <w:pPr>
        <w:spacing w:after="0" w:line="200" w:lineRule="exact"/>
        <w:rPr>
          <w:sz w:val="20"/>
          <w:szCs w:val="20"/>
        </w:rPr>
      </w:pPr>
    </w:p>
    <w:p w14:paraId="6309E717" w14:textId="77777777" w:rsidR="00BE5A93" w:rsidRDefault="00BE5A93">
      <w:pPr>
        <w:spacing w:after="0" w:line="200" w:lineRule="exact"/>
        <w:rPr>
          <w:sz w:val="20"/>
          <w:szCs w:val="20"/>
        </w:rPr>
      </w:pPr>
    </w:p>
    <w:p w14:paraId="0DF3570B" w14:textId="77777777" w:rsidR="00BE5A93" w:rsidRDefault="00BE5A93">
      <w:pPr>
        <w:spacing w:after="0" w:line="200" w:lineRule="exact"/>
        <w:rPr>
          <w:sz w:val="20"/>
          <w:szCs w:val="20"/>
        </w:rPr>
      </w:pPr>
    </w:p>
    <w:p w14:paraId="4B5EF3DF" w14:textId="77777777" w:rsidR="00BE5A93" w:rsidRDefault="00BE5A93">
      <w:pPr>
        <w:spacing w:after="0" w:line="200" w:lineRule="exact"/>
        <w:rPr>
          <w:sz w:val="20"/>
          <w:szCs w:val="20"/>
        </w:rPr>
      </w:pPr>
    </w:p>
    <w:p w14:paraId="14BE98AB" w14:textId="77777777" w:rsidR="00BE5A93" w:rsidRDefault="00BE5A93">
      <w:pPr>
        <w:spacing w:after="0" w:line="200" w:lineRule="exact"/>
        <w:rPr>
          <w:sz w:val="20"/>
          <w:szCs w:val="20"/>
        </w:rPr>
      </w:pPr>
    </w:p>
    <w:p w14:paraId="6EF385C0" w14:textId="77777777" w:rsidR="00BE5A93" w:rsidRDefault="00BE5A93">
      <w:pPr>
        <w:spacing w:after="0" w:line="200" w:lineRule="exact"/>
        <w:rPr>
          <w:sz w:val="20"/>
          <w:szCs w:val="20"/>
        </w:rPr>
      </w:pPr>
    </w:p>
    <w:p w14:paraId="0F5F0858" w14:textId="77777777" w:rsidR="00BE5A93" w:rsidRDefault="00BE5A93">
      <w:pPr>
        <w:spacing w:after="0" w:line="200" w:lineRule="exact"/>
        <w:rPr>
          <w:sz w:val="20"/>
          <w:szCs w:val="20"/>
        </w:rPr>
      </w:pPr>
    </w:p>
    <w:p w14:paraId="4BCFD988" w14:textId="77777777" w:rsidR="00BE5A93" w:rsidRDefault="00BE5A93">
      <w:pPr>
        <w:spacing w:after="0" w:line="200" w:lineRule="exact"/>
        <w:rPr>
          <w:sz w:val="20"/>
          <w:szCs w:val="20"/>
        </w:rPr>
      </w:pPr>
    </w:p>
    <w:p w14:paraId="7FD90DC5" w14:textId="77777777" w:rsidR="00BE5A93" w:rsidRDefault="00F700C7">
      <w:pPr>
        <w:spacing w:before="31" w:after="0" w:line="240" w:lineRule="auto"/>
        <w:ind w:left="357" w:right="-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i/>
          <w:spacing w:val="2"/>
        </w:rPr>
        <w:t>Tab</w:t>
      </w:r>
      <w:r>
        <w:rPr>
          <w:rFonts w:ascii="Times New Roman" w:eastAsia="Times New Roman" w:hAnsi="Times New Roman" w:cs="Times New Roman"/>
          <w:i/>
          <w:spacing w:val="-5"/>
        </w:rPr>
        <w:t>l</w:t>
      </w:r>
      <w:r>
        <w:rPr>
          <w:rFonts w:ascii="Times New Roman" w:eastAsia="Times New Roman" w:hAnsi="Times New Roman" w:cs="Times New Roman"/>
          <w:i/>
        </w:rPr>
        <w:t>a</w:t>
      </w:r>
      <w:r>
        <w:rPr>
          <w:rFonts w:ascii="Times New Roman" w:eastAsia="Times New Roman" w:hAnsi="Times New Roman" w:cs="Times New Roman"/>
          <w:i/>
          <w:spacing w:val="3"/>
        </w:rPr>
        <w:t xml:space="preserve"> </w:t>
      </w:r>
      <w:r>
        <w:rPr>
          <w:rFonts w:ascii="Times New Roman" w:eastAsia="Times New Roman" w:hAnsi="Times New Roman" w:cs="Times New Roman"/>
          <w:i/>
        </w:rPr>
        <w:t xml:space="preserve">8 </w:t>
      </w:r>
      <w:r>
        <w:rPr>
          <w:rFonts w:ascii="Times New Roman" w:eastAsia="Times New Roman" w:hAnsi="Times New Roman" w:cs="Times New Roman"/>
          <w:spacing w:val="1"/>
        </w:rPr>
        <w:t>D</w:t>
      </w:r>
      <w:r>
        <w:rPr>
          <w:rFonts w:ascii="Times New Roman" w:eastAsia="Times New Roman" w:hAnsi="Times New Roman" w:cs="Times New Roman"/>
          <w:spacing w:val="-2"/>
        </w:rPr>
        <w:t>esc</w:t>
      </w:r>
      <w:r>
        <w:rPr>
          <w:rFonts w:ascii="Times New Roman" w:eastAsia="Times New Roman" w:hAnsi="Times New Roman" w:cs="Times New Roman"/>
          <w:spacing w:val="-1"/>
        </w:rPr>
        <w:t>ri</w:t>
      </w:r>
      <w:r>
        <w:rPr>
          <w:rFonts w:ascii="Times New Roman" w:eastAsia="Times New Roman" w:hAnsi="Times New Roman" w:cs="Times New Roman"/>
          <w:spacing w:val="2"/>
        </w:rPr>
        <w:t>p</w:t>
      </w:r>
      <w:r>
        <w:rPr>
          <w:rFonts w:ascii="Times New Roman" w:eastAsia="Times New Roman" w:hAnsi="Times New Roman" w:cs="Times New Roman"/>
          <w:spacing w:val="-2"/>
        </w:rPr>
        <w:t>c</w:t>
      </w:r>
      <w:r>
        <w:rPr>
          <w:rFonts w:ascii="Times New Roman" w:eastAsia="Times New Roman" w:hAnsi="Times New Roman" w:cs="Times New Roman"/>
          <w:spacing w:val="-1"/>
        </w:rPr>
        <w:t>i</w:t>
      </w:r>
      <w:r>
        <w:rPr>
          <w:rFonts w:ascii="Times New Roman" w:eastAsia="Times New Roman" w:hAnsi="Times New Roman" w:cs="Times New Roman"/>
          <w:spacing w:val="2"/>
        </w:rPr>
        <w:t>ó</w:t>
      </w:r>
      <w:r>
        <w:rPr>
          <w:rFonts w:ascii="Times New Roman" w:eastAsia="Times New Roman" w:hAnsi="Times New Roman" w:cs="Times New Roman"/>
        </w:rPr>
        <w:t>n</w:t>
      </w:r>
      <w:r>
        <w:rPr>
          <w:rFonts w:ascii="Times New Roman" w:eastAsia="Times New Roman" w:hAnsi="Times New Roman" w:cs="Times New Roman"/>
          <w:spacing w:val="-1"/>
        </w:rPr>
        <w:t xml:space="preserve"> </w:t>
      </w:r>
      <w:r>
        <w:rPr>
          <w:rFonts w:ascii="Times New Roman" w:eastAsia="Times New Roman" w:hAnsi="Times New Roman" w:cs="Times New Roman"/>
          <w:spacing w:val="2"/>
        </w:rPr>
        <w:t>d</w:t>
      </w:r>
      <w:r>
        <w:rPr>
          <w:rFonts w:ascii="Times New Roman" w:eastAsia="Times New Roman" w:hAnsi="Times New Roman" w:cs="Times New Roman"/>
        </w:rPr>
        <w:t>e</w:t>
      </w:r>
      <w:r>
        <w:rPr>
          <w:rFonts w:ascii="Times New Roman" w:eastAsia="Times New Roman" w:hAnsi="Times New Roman" w:cs="Times New Roman"/>
          <w:spacing w:val="-1"/>
        </w:rPr>
        <w:t xml:space="preserve"> l</w:t>
      </w:r>
      <w:r>
        <w:rPr>
          <w:rFonts w:ascii="Times New Roman" w:eastAsia="Times New Roman" w:hAnsi="Times New Roman" w:cs="Times New Roman"/>
          <w:spacing w:val="2"/>
        </w:rPr>
        <w:t>o</w:t>
      </w:r>
      <w:r>
        <w:rPr>
          <w:rFonts w:ascii="Times New Roman" w:eastAsia="Times New Roman" w:hAnsi="Times New Roman" w:cs="Times New Roman"/>
        </w:rPr>
        <w:t>s</w:t>
      </w:r>
      <w:r>
        <w:rPr>
          <w:rFonts w:ascii="Times New Roman" w:eastAsia="Times New Roman" w:hAnsi="Times New Roman" w:cs="Times New Roman"/>
          <w:spacing w:val="2"/>
        </w:rPr>
        <w:t xml:space="preserve"> </w:t>
      </w:r>
      <w:r>
        <w:rPr>
          <w:rFonts w:ascii="Times New Roman" w:eastAsia="Times New Roman" w:hAnsi="Times New Roman" w:cs="Times New Roman"/>
          <w:spacing w:val="-2"/>
        </w:rPr>
        <w:t>e</w:t>
      </w:r>
      <w:r>
        <w:rPr>
          <w:rFonts w:ascii="Times New Roman" w:eastAsia="Times New Roman" w:hAnsi="Times New Roman" w:cs="Times New Roman"/>
          <w:spacing w:val="2"/>
        </w:rPr>
        <w:t>q</w:t>
      </w:r>
      <w:r>
        <w:rPr>
          <w:rFonts w:ascii="Times New Roman" w:eastAsia="Times New Roman" w:hAnsi="Times New Roman" w:cs="Times New Roman"/>
          <w:spacing w:val="-2"/>
        </w:rPr>
        <w:t>u</w:t>
      </w:r>
      <w:r>
        <w:rPr>
          <w:rFonts w:ascii="Times New Roman" w:eastAsia="Times New Roman" w:hAnsi="Times New Roman" w:cs="Times New Roman"/>
          <w:spacing w:val="-1"/>
        </w:rPr>
        <w:t>i</w:t>
      </w:r>
      <w:r>
        <w:rPr>
          <w:rFonts w:ascii="Times New Roman" w:eastAsia="Times New Roman" w:hAnsi="Times New Roman" w:cs="Times New Roman"/>
          <w:spacing w:val="2"/>
        </w:rPr>
        <w:t>po</w:t>
      </w:r>
      <w:r>
        <w:rPr>
          <w:rFonts w:ascii="Times New Roman" w:eastAsia="Times New Roman" w:hAnsi="Times New Roman" w:cs="Times New Roman"/>
        </w:rPr>
        <w:t>s</w:t>
      </w:r>
      <w:r>
        <w:rPr>
          <w:rFonts w:ascii="Times New Roman" w:eastAsia="Times New Roman" w:hAnsi="Times New Roman" w:cs="Times New Roman"/>
          <w:spacing w:val="-1"/>
        </w:rPr>
        <w:t xml:space="preserve"> </w:t>
      </w:r>
      <w:r>
        <w:rPr>
          <w:rFonts w:ascii="Times New Roman" w:eastAsia="Times New Roman" w:hAnsi="Times New Roman" w:cs="Times New Roman"/>
        </w:rPr>
        <w:t>y</w:t>
      </w:r>
      <w:r>
        <w:rPr>
          <w:rFonts w:ascii="Times New Roman" w:eastAsia="Times New Roman" w:hAnsi="Times New Roman" w:cs="Times New Roman"/>
          <w:spacing w:val="-1"/>
        </w:rPr>
        <w:t xml:space="preserve"> </w:t>
      </w:r>
      <w:r>
        <w:rPr>
          <w:rFonts w:ascii="Times New Roman" w:eastAsia="Times New Roman" w:hAnsi="Times New Roman" w:cs="Times New Roman"/>
          <w:spacing w:val="1"/>
        </w:rPr>
        <w:t>m</w:t>
      </w:r>
      <w:r>
        <w:rPr>
          <w:rFonts w:ascii="Times New Roman" w:eastAsia="Times New Roman" w:hAnsi="Times New Roman" w:cs="Times New Roman"/>
          <w:spacing w:val="-2"/>
        </w:rPr>
        <w:t>a</w:t>
      </w:r>
      <w:r>
        <w:rPr>
          <w:rFonts w:ascii="Times New Roman" w:eastAsia="Times New Roman" w:hAnsi="Times New Roman" w:cs="Times New Roman"/>
          <w:spacing w:val="-1"/>
        </w:rPr>
        <w:t>t</w:t>
      </w:r>
      <w:r>
        <w:rPr>
          <w:rFonts w:ascii="Times New Roman" w:eastAsia="Times New Roman" w:hAnsi="Times New Roman" w:cs="Times New Roman"/>
          <w:spacing w:val="2"/>
        </w:rPr>
        <w:t>e</w:t>
      </w:r>
      <w:r>
        <w:rPr>
          <w:rFonts w:ascii="Times New Roman" w:eastAsia="Times New Roman" w:hAnsi="Times New Roman" w:cs="Times New Roman"/>
          <w:spacing w:val="-1"/>
        </w:rPr>
        <w:t>ri</w:t>
      </w:r>
      <w:r>
        <w:rPr>
          <w:rFonts w:ascii="Times New Roman" w:eastAsia="Times New Roman" w:hAnsi="Times New Roman" w:cs="Times New Roman"/>
          <w:spacing w:val="2"/>
        </w:rPr>
        <w:t>a</w:t>
      </w:r>
      <w:r>
        <w:rPr>
          <w:rFonts w:ascii="Times New Roman" w:eastAsia="Times New Roman" w:hAnsi="Times New Roman" w:cs="Times New Roman"/>
          <w:spacing w:val="3"/>
        </w:rPr>
        <w:t>l</w:t>
      </w:r>
      <w:r>
        <w:rPr>
          <w:rFonts w:ascii="Times New Roman" w:eastAsia="Times New Roman" w:hAnsi="Times New Roman" w:cs="Times New Roman"/>
          <w:spacing w:val="-2"/>
        </w:rPr>
        <w:t>e</w:t>
      </w:r>
      <w:r>
        <w:rPr>
          <w:rFonts w:ascii="Times New Roman" w:eastAsia="Times New Roman" w:hAnsi="Times New Roman" w:cs="Times New Roman"/>
        </w:rPr>
        <w:t>s</w:t>
      </w:r>
      <w:r>
        <w:rPr>
          <w:rFonts w:ascii="Times New Roman" w:eastAsia="Times New Roman" w:hAnsi="Times New Roman" w:cs="Times New Roman"/>
          <w:spacing w:val="-1"/>
        </w:rPr>
        <w:t xml:space="preserve"> </w:t>
      </w:r>
      <w:r>
        <w:rPr>
          <w:rFonts w:ascii="Times New Roman" w:eastAsia="Times New Roman" w:hAnsi="Times New Roman" w:cs="Times New Roman"/>
          <w:spacing w:val="2"/>
        </w:rPr>
        <w:t>q</w:t>
      </w:r>
      <w:r>
        <w:rPr>
          <w:rFonts w:ascii="Times New Roman" w:eastAsia="Times New Roman" w:hAnsi="Times New Roman" w:cs="Times New Roman"/>
          <w:spacing w:val="-2"/>
        </w:rPr>
        <w:t>u</w:t>
      </w:r>
      <w:r>
        <w:rPr>
          <w:rFonts w:ascii="Times New Roman" w:eastAsia="Times New Roman" w:hAnsi="Times New Roman" w:cs="Times New Roman"/>
        </w:rPr>
        <w:t>e</w:t>
      </w:r>
      <w:r>
        <w:rPr>
          <w:rFonts w:ascii="Times New Roman" w:eastAsia="Times New Roman" w:hAnsi="Times New Roman" w:cs="Times New Roman"/>
          <w:spacing w:val="-1"/>
        </w:rPr>
        <w:t xml:space="preserve"> </w:t>
      </w:r>
      <w:r>
        <w:rPr>
          <w:rFonts w:ascii="Times New Roman" w:eastAsia="Times New Roman" w:hAnsi="Times New Roman" w:cs="Times New Roman"/>
          <w:spacing w:val="2"/>
        </w:rPr>
        <w:t>s</w:t>
      </w:r>
      <w:r>
        <w:rPr>
          <w:rFonts w:ascii="Times New Roman" w:eastAsia="Times New Roman" w:hAnsi="Times New Roman" w:cs="Times New Roman"/>
        </w:rPr>
        <w:t>e</w:t>
      </w:r>
      <w:r>
        <w:rPr>
          <w:rFonts w:ascii="Times New Roman" w:eastAsia="Times New Roman" w:hAnsi="Times New Roman" w:cs="Times New Roman"/>
          <w:spacing w:val="-1"/>
        </w:rPr>
        <w:t xml:space="preserve"> </w:t>
      </w:r>
      <w:r>
        <w:rPr>
          <w:rFonts w:ascii="Times New Roman" w:eastAsia="Times New Roman" w:hAnsi="Times New Roman" w:cs="Times New Roman"/>
          <w:spacing w:val="2"/>
        </w:rPr>
        <w:t>p</w:t>
      </w:r>
      <w:r>
        <w:rPr>
          <w:rFonts w:ascii="Times New Roman" w:eastAsia="Times New Roman" w:hAnsi="Times New Roman" w:cs="Times New Roman"/>
          <w:spacing w:val="-1"/>
        </w:rPr>
        <w:t>l</w:t>
      </w:r>
      <w:r>
        <w:rPr>
          <w:rFonts w:ascii="Times New Roman" w:eastAsia="Times New Roman" w:hAnsi="Times New Roman" w:cs="Times New Roman"/>
          <w:spacing w:val="-2"/>
        </w:rPr>
        <w:t>an</w:t>
      </w:r>
      <w:r>
        <w:rPr>
          <w:rFonts w:ascii="Times New Roman" w:eastAsia="Times New Roman" w:hAnsi="Times New Roman" w:cs="Times New Roman"/>
          <w:spacing w:val="2"/>
        </w:rPr>
        <w:t>e</w:t>
      </w:r>
      <w:r>
        <w:rPr>
          <w:rFonts w:ascii="Times New Roman" w:eastAsia="Times New Roman" w:hAnsi="Times New Roman" w:cs="Times New Roman"/>
        </w:rPr>
        <w:t>a</w:t>
      </w:r>
      <w:r>
        <w:rPr>
          <w:rFonts w:ascii="Times New Roman" w:eastAsia="Times New Roman" w:hAnsi="Times New Roman" w:cs="Times New Roman"/>
          <w:spacing w:val="-1"/>
        </w:rPr>
        <w:t xml:space="preserve"> </w:t>
      </w:r>
      <w:r>
        <w:rPr>
          <w:rFonts w:ascii="Times New Roman" w:eastAsia="Times New Roman" w:hAnsi="Times New Roman" w:cs="Times New Roman"/>
          <w:spacing w:val="-2"/>
        </w:rPr>
        <w:t>a</w:t>
      </w:r>
      <w:r>
        <w:rPr>
          <w:rFonts w:ascii="Times New Roman" w:eastAsia="Times New Roman" w:hAnsi="Times New Roman" w:cs="Times New Roman"/>
          <w:spacing w:val="2"/>
        </w:rPr>
        <w:t>dq</w:t>
      </w:r>
      <w:r>
        <w:rPr>
          <w:rFonts w:ascii="Times New Roman" w:eastAsia="Times New Roman" w:hAnsi="Times New Roman" w:cs="Times New Roman"/>
          <w:spacing w:val="-2"/>
        </w:rPr>
        <w:t>u</w:t>
      </w:r>
      <w:r>
        <w:rPr>
          <w:rFonts w:ascii="Times New Roman" w:eastAsia="Times New Roman" w:hAnsi="Times New Roman" w:cs="Times New Roman"/>
          <w:spacing w:val="-1"/>
        </w:rPr>
        <w:t>ir</w:t>
      </w:r>
      <w:r>
        <w:rPr>
          <w:rFonts w:ascii="Times New Roman" w:eastAsia="Times New Roman" w:hAnsi="Times New Roman" w:cs="Times New Roman"/>
          <w:spacing w:val="3"/>
        </w:rPr>
        <w:t>i</w:t>
      </w:r>
      <w:r>
        <w:rPr>
          <w:rFonts w:ascii="Times New Roman" w:eastAsia="Times New Roman" w:hAnsi="Times New Roman" w:cs="Times New Roman"/>
        </w:rPr>
        <w:t xml:space="preserve">r </w:t>
      </w:r>
      <w:r>
        <w:rPr>
          <w:rFonts w:ascii="Times New Roman" w:eastAsia="Times New Roman" w:hAnsi="Times New Roman" w:cs="Times New Roman"/>
          <w:spacing w:val="-1"/>
        </w:rPr>
        <w:t>(</w:t>
      </w:r>
      <w:r>
        <w:rPr>
          <w:rFonts w:ascii="Times New Roman" w:eastAsia="Times New Roman" w:hAnsi="Times New Roman" w:cs="Times New Roman"/>
          <w:spacing w:val="2"/>
        </w:rPr>
        <w:t>e</w:t>
      </w:r>
      <w:r>
        <w:rPr>
          <w:rFonts w:ascii="Times New Roman" w:eastAsia="Times New Roman" w:hAnsi="Times New Roman" w:cs="Times New Roman"/>
        </w:rPr>
        <w:t>n</w:t>
      </w:r>
      <w:r>
        <w:rPr>
          <w:rFonts w:ascii="Times New Roman" w:eastAsia="Times New Roman" w:hAnsi="Times New Roman" w:cs="Times New Roman"/>
          <w:spacing w:val="-1"/>
        </w:rPr>
        <w:t xml:space="preserve"> </w:t>
      </w:r>
      <w:r>
        <w:rPr>
          <w:rFonts w:ascii="Times New Roman" w:eastAsia="Times New Roman" w:hAnsi="Times New Roman" w:cs="Times New Roman"/>
          <w:spacing w:val="2"/>
        </w:rPr>
        <w:t>p</w:t>
      </w:r>
      <w:r>
        <w:rPr>
          <w:rFonts w:ascii="Times New Roman" w:eastAsia="Times New Roman" w:hAnsi="Times New Roman" w:cs="Times New Roman"/>
          <w:spacing w:val="-2"/>
        </w:rPr>
        <w:t>es</w:t>
      </w:r>
      <w:r>
        <w:rPr>
          <w:rFonts w:ascii="Times New Roman" w:eastAsia="Times New Roman" w:hAnsi="Times New Roman" w:cs="Times New Roman"/>
          <w:spacing w:val="2"/>
        </w:rPr>
        <w:t>o</w:t>
      </w:r>
      <w:r>
        <w:rPr>
          <w:rFonts w:ascii="Times New Roman" w:eastAsia="Times New Roman" w:hAnsi="Times New Roman" w:cs="Times New Roman"/>
        </w:rPr>
        <w:t>s</w:t>
      </w:r>
      <w:r>
        <w:rPr>
          <w:rFonts w:ascii="Times New Roman" w:eastAsia="Times New Roman" w:hAnsi="Times New Roman" w:cs="Times New Roman"/>
          <w:spacing w:val="-1"/>
        </w:rPr>
        <w:t xml:space="preserve"> </w:t>
      </w:r>
      <w:r>
        <w:rPr>
          <w:rFonts w:ascii="Times New Roman" w:eastAsia="Times New Roman" w:hAnsi="Times New Roman" w:cs="Times New Roman"/>
          <w:spacing w:val="-2"/>
        </w:rPr>
        <w:t>c</w:t>
      </w:r>
      <w:r>
        <w:rPr>
          <w:rFonts w:ascii="Times New Roman" w:eastAsia="Times New Roman" w:hAnsi="Times New Roman" w:cs="Times New Roman"/>
          <w:spacing w:val="2"/>
        </w:rPr>
        <w:t>o</w:t>
      </w:r>
      <w:r>
        <w:rPr>
          <w:rFonts w:ascii="Times New Roman" w:eastAsia="Times New Roman" w:hAnsi="Times New Roman" w:cs="Times New Roman"/>
          <w:spacing w:val="-1"/>
        </w:rPr>
        <w:t>l</w:t>
      </w:r>
      <w:r>
        <w:rPr>
          <w:rFonts w:ascii="Times New Roman" w:eastAsia="Times New Roman" w:hAnsi="Times New Roman" w:cs="Times New Roman"/>
          <w:spacing w:val="2"/>
        </w:rPr>
        <w:t>o</w:t>
      </w:r>
      <w:r>
        <w:rPr>
          <w:rFonts w:ascii="Times New Roman" w:eastAsia="Times New Roman" w:hAnsi="Times New Roman" w:cs="Times New Roman"/>
          <w:spacing w:val="1"/>
        </w:rPr>
        <w:t>m</w:t>
      </w:r>
      <w:r>
        <w:rPr>
          <w:rFonts w:ascii="Times New Roman" w:eastAsia="Times New Roman" w:hAnsi="Times New Roman" w:cs="Times New Roman"/>
          <w:spacing w:val="2"/>
        </w:rPr>
        <w:t>b</w:t>
      </w:r>
      <w:r>
        <w:rPr>
          <w:rFonts w:ascii="Times New Roman" w:eastAsia="Times New Roman" w:hAnsi="Times New Roman" w:cs="Times New Roman"/>
          <w:spacing w:val="-1"/>
        </w:rPr>
        <w:t>i</w:t>
      </w:r>
      <w:r>
        <w:rPr>
          <w:rFonts w:ascii="Times New Roman" w:eastAsia="Times New Roman" w:hAnsi="Times New Roman" w:cs="Times New Roman"/>
          <w:spacing w:val="-2"/>
        </w:rPr>
        <w:t>a</w:t>
      </w:r>
      <w:r>
        <w:rPr>
          <w:rFonts w:ascii="Times New Roman" w:eastAsia="Times New Roman" w:hAnsi="Times New Roman" w:cs="Times New Roman"/>
          <w:spacing w:val="2"/>
        </w:rPr>
        <w:t>no</w:t>
      </w:r>
      <w:r>
        <w:rPr>
          <w:rFonts w:ascii="Times New Roman" w:eastAsia="Times New Roman" w:hAnsi="Times New Roman" w:cs="Times New Roman"/>
        </w:rPr>
        <w:t>s</w:t>
      </w:r>
      <w:r>
        <w:rPr>
          <w:rFonts w:ascii="Times New Roman" w:eastAsia="Times New Roman" w:hAnsi="Times New Roman" w:cs="Times New Roman"/>
          <w:spacing w:val="-1"/>
        </w:rPr>
        <w:t xml:space="preserve"> </w:t>
      </w:r>
      <w:r>
        <w:rPr>
          <w:rFonts w:ascii="Times New Roman" w:eastAsia="Times New Roman" w:hAnsi="Times New Roman" w:cs="Times New Roman"/>
          <w:spacing w:val="2"/>
        </w:rPr>
        <w:t>$</w:t>
      </w:r>
      <w:r>
        <w:rPr>
          <w:rFonts w:ascii="Times New Roman" w:eastAsia="Times New Roman" w:hAnsi="Times New Roman" w:cs="Times New Roman"/>
        </w:rPr>
        <w:t>)</w:t>
      </w:r>
    </w:p>
    <w:p w14:paraId="44F236D4" w14:textId="77777777" w:rsidR="00BE5A93" w:rsidRDefault="00BE5A93">
      <w:pPr>
        <w:spacing w:before="5" w:after="0" w:line="200" w:lineRule="exact"/>
        <w:rPr>
          <w:sz w:val="20"/>
          <w:szCs w:val="20"/>
        </w:rPr>
      </w:pPr>
    </w:p>
    <w:tbl>
      <w:tblPr>
        <w:tblW w:w="0" w:type="auto"/>
        <w:tblInd w:w="18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513"/>
        <w:gridCol w:w="2849"/>
        <w:gridCol w:w="1637"/>
        <w:gridCol w:w="1649"/>
      </w:tblGrid>
      <w:tr w:rsidR="00BE5A93" w14:paraId="1D7EDD03" w14:textId="77777777">
        <w:trPr>
          <w:trHeight w:hRule="exact" w:val="792"/>
        </w:trPr>
        <w:tc>
          <w:tcPr>
            <w:tcW w:w="3513" w:type="dxa"/>
            <w:tcBorders>
              <w:top w:val="single" w:sz="7" w:space="0" w:color="000000"/>
              <w:left w:val="single" w:sz="5" w:space="0" w:color="000000"/>
              <w:bottom w:val="single" w:sz="7" w:space="0" w:color="000000"/>
              <w:right w:val="single" w:sz="5" w:space="0" w:color="000000"/>
            </w:tcBorders>
          </w:tcPr>
          <w:p w14:paraId="1B2E2B06" w14:textId="77777777" w:rsidR="00BE5A93" w:rsidRDefault="00BE5A93">
            <w:pPr>
              <w:spacing w:before="7" w:after="0" w:line="120" w:lineRule="exact"/>
              <w:rPr>
                <w:sz w:val="12"/>
                <w:szCs w:val="12"/>
              </w:rPr>
            </w:pPr>
          </w:p>
          <w:p w14:paraId="55354E02" w14:textId="77777777" w:rsidR="00BE5A93" w:rsidRDefault="00F700C7">
            <w:pPr>
              <w:spacing w:after="0" w:line="240" w:lineRule="auto"/>
              <w:ind w:left="111" w:right="-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4"/>
                <w:szCs w:val="24"/>
              </w:rPr>
              <w:t>qu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5"/>
                <w:sz w:val="24"/>
                <w:szCs w:val="24"/>
              </w:rPr>
              <w:t>i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4"/>
                <w:szCs w:val="24"/>
              </w:rPr>
              <w:t>p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4"/>
                <w:sz w:val="24"/>
                <w:szCs w:val="24"/>
              </w:rPr>
              <w:t>o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5"/>
                <w:sz w:val="24"/>
                <w:szCs w:val="24"/>
              </w:rPr>
              <w:t>/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8"/>
                <w:sz w:val="24"/>
                <w:szCs w:val="24"/>
              </w:rPr>
              <w:t>m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at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1"/>
                <w:sz w:val="24"/>
                <w:szCs w:val="24"/>
              </w:rPr>
              <w:t>eri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al</w:t>
            </w:r>
          </w:p>
        </w:tc>
        <w:tc>
          <w:tcPr>
            <w:tcW w:w="2849" w:type="dxa"/>
            <w:tcBorders>
              <w:top w:val="single" w:sz="7" w:space="0" w:color="000000"/>
              <w:left w:val="single" w:sz="5" w:space="0" w:color="000000"/>
              <w:bottom w:val="single" w:sz="7" w:space="0" w:color="000000"/>
              <w:right w:val="single" w:sz="5" w:space="0" w:color="000000"/>
            </w:tcBorders>
          </w:tcPr>
          <w:p w14:paraId="78FE91D8" w14:textId="77777777" w:rsidR="00BE5A93" w:rsidRDefault="00BE5A93">
            <w:pPr>
              <w:spacing w:before="7" w:after="0" w:line="120" w:lineRule="exact"/>
              <w:rPr>
                <w:sz w:val="12"/>
                <w:szCs w:val="12"/>
              </w:rPr>
            </w:pPr>
          </w:p>
          <w:p w14:paraId="592DF39E" w14:textId="77777777" w:rsidR="00BE5A93" w:rsidRDefault="00F700C7">
            <w:pPr>
              <w:spacing w:after="0" w:line="240" w:lineRule="auto"/>
              <w:ind w:left="111" w:right="-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J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4"/>
                <w:szCs w:val="24"/>
              </w:rPr>
              <w:t>us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t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1"/>
                <w:sz w:val="24"/>
                <w:szCs w:val="24"/>
              </w:rPr>
              <w:t>i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f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1"/>
                <w:sz w:val="24"/>
                <w:szCs w:val="24"/>
              </w:rPr>
              <w:t>ic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1"/>
                <w:sz w:val="24"/>
                <w:szCs w:val="24"/>
              </w:rPr>
              <w:t>ci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ón</w:t>
            </w:r>
          </w:p>
        </w:tc>
        <w:tc>
          <w:tcPr>
            <w:tcW w:w="1637" w:type="dxa"/>
            <w:tcBorders>
              <w:top w:val="single" w:sz="7" w:space="0" w:color="000000"/>
              <w:left w:val="single" w:sz="5" w:space="0" w:color="000000"/>
              <w:bottom w:val="single" w:sz="7" w:space="0" w:color="000000"/>
              <w:right w:val="single" w:sz="5" w:space="0" w:color="000000"/>
            </w:tcBorders>
          </w:tcPr>
          <w:p w14:paraId="52E7E0D2" w14:textId="77777777" w:rsidR="00BE5A93" w:rsidRDefault="00BE5A93">
            <w:pPr>
              <w:spacing w:before="10" w:after="0" w:line="120" w:lineRule="exact"/>
              <w:rPr>
                <w:sz w:val="12"/>
                <w:szCs w:val="12"/>
              </w:rPr>
            </w:pPr>
          </w:p>
          <w:p w14:paraId="24A8ABC3" w14:textId="77777777" w:rsidR="00BE5A93" w:rsidRDefault="00F700C7">
            <w:pPr>
              <w:spacing w:after="0" w:line="240" w:lineRule="auto"/>
              <w:ind w:left="383" w:right="-20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  <w:bCs/>
              </w:rPr>
              <w:t>U</w:t>
            </w:r>
            <w:r>
              <w:rPr>
                <w:rFonts w:ascii="Calibri" w:eastAsia="Calibri" w:hAnsi="Calibri" w:cs="Calibri"/>
                <w:b/>
                <w:bCs/>
                <w:spacing w:val="2"/>
              </w:rPr>
              <w:t>n</w:t>
            </w:r>
            <w:r>
              <w:rPr>
                <w:rFonts w:ascii="Calibri" w:eastAsia="Calibri" w:hAnsi="Calibri" w:cs="Calibri"/>
                <w:b/>
                <w:bCs/>
                <w:spacing w:val="-2"/>
              </w:rPr>
              <w:t>i</w:t>
            </w:r>
            <w:r>
              <w:rPr>
                <w:rFonts w:ascii="Calibri" w:eastAsia="Calibri" w:hAnsi="Calibri" w:cs="Calibri"/>
                <w:b/>
                <w:bCs/>
                <w:spacing w:val="2"/>
              </w:rPr>
              <w:t>d</w:t>
            </w:r>
            <w:r>
              <w:rPr>
                <w:rFonts w:ascii="Calibri" w:eastAsia="Calibri" w:hAnsi="Calibri" w:cs="Calibri"/>
                <w:b/>
                <w:bCs/>
                <w:spacing w:val="-1"/>
              </w:rPr>
              <w:t>a</w:t>
            </w:r>
            <w:r>
              <w:rPr>
                <w:rFonts w:ascii="Calibri" w:eastAsia="Calibri" w:hAnsi="Calibri" w:cs="Calibri"/>
                <w:b/>
                <w:bCs/>
                <w:spacing w:val="2"/>
              </w:rPr>
              <w:t>d</w:t>
            </w:r>
            <w:r>
              <w:rPr>
                <w:rFonts w:ascii="Calibri" w:eastAsia="Calibri" w:hAnsi="Calibri" w:cs="Calibri"/>
                <w:b/>
                <w:bCs/>
                <w:spacing w:val="1"/>
              </w:rPr>
              <w:t>e</w:t>
            </w:r>
            <w:r>
              <w:rPr>
                <w:rFonts w:ascii="Calibri" w:eastAsia="Calibri" w:hAnsi="Calibri" w:cs="Calibri"/>
                <w:b/>
                <w:bCs/>
              </w:rPr>
              <w:t>s</w:t>
            </w:r>
          </w:p>
        </w:tc>
        <w:tc>
          <w:tcPr>
            <w:tcW w:w="1649" w:type="dxa"/>
            <w:tcBorders>
              <w:top w:val="single" w:sz="7" w:space="0" w:color="000000"/>
              <w:left w:val="single" w:sz="5" w:space="0" w:color="000000"/>
              <w:bottom w:val="single" w:sz="7" w:space="0" w:color="000000"/>
              <w:right w:val="single" w:sz="5" w:space="0" w:color="000000"/>
            </w:tcBorders>
          </w:tcPr>
          <w:p w14:paraId="75D218A6" w14:textId="77777777" w:rsidR="00BE5A93" w:rsidRDefault="00BE5A93">
            <w:pPr>
              <w:spacing w:before="7" w:after="0" w:line="120" w:lineRule="exact"/>
              <w:rPr>
                <w:sz w:val="12"/>
                <w:szCs w:val="12"/>
              </w:rPr>
            </w:pPr>
          </w:p>
          <w:p w14:paraId="18089D15" w14:textId="77777777" w:rsidR="00BE5A93" w:rsidRDefault="00F700C7">
            <w:pPr>
              <w:spacing w:after="0" w:line="240" w:lineRule="auto"/>
              <w:ind w:left="527" w:right="-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4"/>
                <w:szCs w:val="24"/>
              </w:rPr>
              <w:t>V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1"/>
                <w:sz w:val="24"/>
                <w:szCs w:val="24"/>
              </w:rPr>
              <w:t>l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4"/>
                <w:sz w:val="24"/>
                <w:szCs w:val="24"/>
              </w:rPr>
              <w:t>o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r</w:t>
            </w:r>
          </w:p>
        </w:tc>
      </w:tr>
      <w:tr w:rsidR="00BE5A93" w14:paraId="6F710260" w14:textId="77777777">
        <w:trPr>
          <w:trHeight w:hRule="exact" w:val="1012"/>
        </w:trPr>
        <w:tc>
          <w:tcPr>
            <w:tcW w:w="3513" w:type="dxa"/>
            <w:tcBorders>
              <w:top w:val="single" w:sz="7" w:space="0" w:color="000000"/>
              <w:left w:val="single" w:sz="5" w:space="0" w:color="000000"/>
              <w:bottom w:val="single" w:sz="7" w:space="0" w:color="000000"/>
              <w:right w:val="single" w:sz="5" w:space="0" w:color="000000"/>
            </w:tcBorders>
          </w:tcPr>
          <w:p w14:paraId="26F18047" w14:textId="77777777" w:rsidR="00BE5A93" w:rsidRDefault="00BE5A93">
            <w:pPr>
              <w:spacing w:before="5" w:after="0" w:line="150" w:lineRule="exact"/>
              <w:rPr>
                <w:sz w:val="15"/>
                <w:szCs w:val="15"/>
              </w:rPr>
            </w:pPr>
          </w:p>
          <w:p w14:paraId="19D2E283" w14:textId="77777777" w:rsidR="00BE5A93" w:rsidRDefault="00F700C7">
            <w:pPr>
              <w:spacing w:after="0" w:line="274" w:lineRule="auto"/>
              <w:ind w:left="1059" w:right="406" w:hanging="588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Ta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l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</w:t>
            </w:r>
            <w:r>
              <w:rPr>
                <w:rFonts w:ascii="Times New Roman" w:eastAsia="Times New Roman" w:hAnsi="Times New Roman" w:cs="Times New Roman"/>
                <w:spacing w:val="5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1"/>
                <w:sz w:val="24"/>
                <w:szCs w:val="24"/>
              </w:rPr>
              <w:t>L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</w:t>
            </w:r>
            <w:r>
              <w:rPr>
                <w:rFonts w:ascii="Times New Roman" w:eastAsia="Times New Roman" w:hAnsi="Times New Roman" w:cs="Times New Roman"/>
                <w:spacing w:val="4"/>
                <w:sz w:val="24"/>
                <w:szCs w:val="24"/>
              </w:rPr>
              <w:t>o</w:t>
            </w:r>
            <w:r>
              <w:rPr>
                <w:rFonts w:ascii="Times New Roman" w:eastAsia="Times New Roman" w:hAnsi="Times New Roman" w:cs="Times New Roman"/>
                <w:spacing w:val="-4"/>
                <w:sz w:val="24"/>
                <w:szCs w:val="24"/>
              </w:rPr>
              <w:t>v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</w:t>
            </w:r>
            <w:r>
              <w:rPr>
                <w:rFonts w:ascii="Times New Roman" w:eastAsia="Times New Roman" w:hAnsi="Times New Roman" w:cs="Times New Roman"/>
                <w:spacing w:val="4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5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2109</w:t>
            </w:r>
            <w:r>
              <w:rPr>
                <w:rFonts w:ascii="Times New Roman" w:eastAsia="Times New Roman" w:hAnsi="Times New Roman" w:cs="Times New Roman"/>
                <w:spacing w:val="4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>-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f 9 (</w:t>
            </w:r>
            <w:r>
              <w:rPr>
                <w:rFonts w:ascii="Times New Roman" w:eastAsia="Times New Roman" w:hAnsi="Times New Roman" w:cs="Times New Roman"/>
                <w:spacing w:val="-5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ndro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i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 4.0).</w:t>
            </w:r>
          </w:p>
        </w:tc>
        <w:tc>
          <w:tcPr>
            <w:tcW w:w="2849" w:type="dxa"/>
            <w:tcBorders>
              <w:top w:val="single" w:sz="7" w:space="0" w:color="000000"/>
              <w:left w:val="single" w:sz="5" w:space="0" w:color="000000"/>
              <w:bottom w:val="single" w:sz="7" w:space="0" w:color="000000"/>
              <w:right w:val="single" w:sz="5" w:space="0" w:color="000000"/>
            </w:tcBorders>
          </w:tcPr>
          <w:p w14:paraId="4A487057" w14:textId="77777777" w:rsidR="00BE5A93" w:rsidRDefault="00F700C7">
            <w:pPr>
              <w:spacing w:after="0" w:line="271" w:lineRule="exact"/>
              <w:ind w:left="179" w:right="-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P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ra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pru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4"/>
                <w:sz w:val="24"/>
                <w:szCs w:val="24"/>
              </w:rPr>
              <w:t>p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ro</w:t>
            </w:r>
            <w:r>
              <w:rPr>
                <w:rFonts w:ascii="Times New Roman" w:eastAsia="Times New Roman" w:hAnsi="Times New Roman" w:cs="Times New Roman"/>
                <w:spacing w:val="-8"/>
                <w:sz w:val="24"/>
                <w:szCs w:val="24"/>
              </w:rPr>
              <w:t>y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ect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</w:t>
            </w:r>
          </w:p>
        </w:tc>
        <w:tc>
          <w:tcPr>
            <w:tcW w:w="1637" w:type="dxa"/>
            <w:tcBorders>
              <w:top w:val="single" w:sz="7" w:space="0" w:color="000000"/>
              <w:left w:val="single" w:sz="5" w:space="0" w:color="000000"/>
              <w:bottom w:val="single" w:sz="7" w:space="0" w:color="000000"/>
              <w:right w:val="single" w:sz="5" w:space="0" w:color="000000"/>
            </w:tcBorders>
          </w:tcPr>
          <w:p w14:paraId="580A8EA6" w14:textId="77777777" w:rsidR="00BE5A93" w:rsidRDefault="00F700C7">
            <w:pPr>
              <w:spacing w:after="0" w:line="266" w:lineRule="exact"/>
              <w:ind w:left="718" w:right="700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b/>
                <w:bCs/>
                <w:w w:val="99"/>
                <w:position w:val="1"/>
              </w:rPr>
              <w:t>1</w:t>
            </w:r>
          </w:p>
        </w:tc>
        <w:tc>
          <w:tcPr>
            <w:tcW w:w="1649" w:type="dxa"/>
            <w:tcBorders>
              <w:top w:val="single" w:sz="7" w:space="0" w:color="000000"/>
              <w:left w:val="single" w:sz="5" w:space="0" w:color="000000"/>
              <w:bottom w:val="single" w:sz="7" w:space="0" w:color="000000"/>
              <w:right w:val="single" w:sz="5" w:space="0" w:color="000000"/>
            </w:tcBorders>
          </w:tcPr>
          <w:p w14:paraId="280F565D" w14:textId="77777777" w:rsidR="00BE5A93" w:rsidRDefault="00F700C7">
            <w:pPr>
              <w:spacing w:after="0" w:line="275" w:lineRule="exact"/>
              <w:ind w:left="431" w:right="-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500.000</w:t>
            </w:r>
          </w:p>
        </w:tc>
      </w:tr>
      <w:tr w:rsidR="00BE5A93" w14:paraId="33597388" w14:textId="77777777">
        <w:trPr>
          <w:trHeight w:hRule="exact" w:val="534"/>
        </w:trPr>
        <w:tc>
          <w:tcPr>
            <w:tcW w:w="3513" w:type="dxa"/>
            <w:tcBorders>
              <w:top w:val="single" w:sz="7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5D751FD9" w14:textId="77777777" w:rsidR="00BE5A93" w:rsidRDefault="00F700C7">
            <w:pPr>
              <w:spacing w:after="0" w:line="267" w:lineRule="exact"/>
              <w:ind w:left="111" w:right="-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T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ta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</w:t>
            </w:r>
          </w:p>
        </w:tc>
        <w:tc>
          <w:tcPr>
            <w:tcW w:w="6134" w:type="dxa"/>
            <w:gridSpan w:val="3"/>
            <w:tcBorders>
              <w:top w:val="single" w:sz="7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7153B526" w14:textId="77777777" w:rsidR="00BE5A93" w:rsidRDefault="00F700C7">
            <w:pPr>
              <w:spacing w:after="0" w:line="271" w:lineRule="exact"/>
              <w:ind w:right="84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500.000</w:t>
            </w:r>
          </w:p>
        </w:tc>
      </w:tr>
    </w:tbl>
    <w:p w14:paraId="09B204A6" w14:textId="77777777" w:rsidR="00BE5A93" w:rsidRDefault="00BE5A93">
      <w:pPr>
        <w:spacing w:after="0"/>
        <w:jc w:val="right"/>
        <w:sectPr w:rsidR="00BE5A93">
          <w:pgSz w:w="12240" w:h="15840"/>
          <w:pgMar w:top="1700" w:right="1080" w:bottom="280" w:left="1060" w:header="1483" w:footer="0" w:gutter="0"/>
          <w:cols w:space="720"/>
        </w:sectPr>
      </w:pPr>
    </w:p>
    <w:p w14:paraId="0D68F86C" w14:textId="77777777" w:rsidR="00BE5A93" w:rsidRDefault="00BE5A93">
      <w:pPr>
        <w:spacing w:before="4" w:after="0" w:line="100" w:lineRule="exact"/>
        <w:rPr>
          <w:sz w:val="10"/>
          <w:szCs w:val="10"/>
        </w:rPr>
      </w:pPr>
    </w:p>
    <w:p w14:paraId="0F0F0FD8" w14:textId="77777777" w:rsidR="00BE5A93" w:rsidRDefault="00BE5A93">
      <w:pPr>
        <w:spacing w:after="0" w:line="200" w:lineRule="exact"/>
        <w:rPr>
          <w:sz w:val="20"/>
          <w:szCs w:val="20"/>
        </w:rPr>
      </w:pPr>
    </w:p>
    <w:p w14:paraId="4FDF8552" w14:textId="77777777" w:rsidR="00BE5A93" w:rsidRDefault="00BE5A93">
      <w:pPr>
        <w:spacing w:after="0" w:line="200" w:lineRule="exact"/>
        <w:rPr>
          <w:sz w:val="20"/>
          <w:szCs w:val="20"/>
        </w:rPr>
      </w:pPr>
    </w:p>
    <w:p w14:paraId="4D0A68F0" w14:textId="77777777" w:rsidR="00BE5A93" w:rsidRDefault="00BE5A93">
      <w:pPr>
        <w:spacing w:after="0" w:line="200" w:lineRule="exact"/>
        <w:rPr>
          <w:sz w:val="20"/>
          <w:szCs w:val="20"/>
        </w:rPr>
      </w:pPr>
    </w:p>
    <w:p w14:paraId="2368AA56" w14:textId="77777777" w:rsidR="00BE5A93" w:rsidRDefault="00F700C7">
      <w:pPr>
        <w:spacing w:before="31" w:after="0" w:line="240" w:lineRule="auto"/>
        <w:ind w:left="277" w:right="-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i/>
          <w:spacing w:val="2"/>
        </w:rPr>
        <w:t>Tab</w:t>
      </w:r>
      <w:r>
        <w:rPr>
          <w:rFonts w:ascii="Times New Roman" w:eastAsia="Times New Roman" w:hAnsi="Times New Roman" w:cs="Times New Roman"/>
          <w:i/>
          <w:spacing w:val="-5"/>
        </w:rPr>
        <w:t>l</w:t>
      </w:r>
      <w:r>
        <w:rPr>
          <w:rFonts w:ascii="Times New Roman" w:eastAsia="Times New Roman" w:hAnsi="Times New Roman" w:cs="Times New Roman"/>
          <w:i/>
        </w:rPr>
        <w:t>a</w:t>
      </w:r>
      <w:r>
        <w:rPr>
          <w:rFonts w:ascii="Times New Roman" w:eastAsia="Times New Roman" w:hAnsi="Times New Roman" w:cs="Times New Roman"/>
          <w:i/>
          <w:spacing w:val="3"/>
        </w:rPr>
        <w:t xml:space="preserve"> </w:t>
      </w:r>
      <w:r>
        <w:rPr>
          <w:rFonts w:ascii="Times New Roman" w:eastAsia="Times New Roman" w:hAnsi="Times New Roman" w:cs="Times New Roman"/>
          <w:i/>
          <w:spacing w:val="-2"/>
        </w:rPr>
        <w:t>9</w:t>
      </w:r>
      <w:r>
        <w:rPr>
          <w:rFonts w:ascii="Times New Roman" w:eastAsia="Times New Roman" w:hAnsi="Times New Roman" w:cs="Times New Roman"/>
          <w:i/>
        </w:rPr>
        <w:t>.</w:t>
      </w:r>
      <w:r>
        <w:rPr>
          <w:rFonts w:ascii="Times New Roman" w:eastAsia="Times New Roman" w:hAnsi="Times New Roman" w:cs="Times New Roman"/>
          <w:i/>
          <w:spacing w:val="3"/>
        </w:rPr>
        <w:t xml:space="preserve"> </w:t>
      </w:r>
      <w:r>
        <w:rPr>
          <w:rFonts w:ascii="Times New Roman" w:eastAsia="Times New Roman" w:hAnsi="Times New Roman" w:cs="Times New Roman"/>
          <w:spacing w:val="1"/>
        </w:rPr>
        <w:t>D</w:t>
      </w:r>
      <w:r>
        <w:rPr>
          <w:rFonts w:ascii="Times New Roman" w:eastAsia="Times New Roman" w:hAnsi="Times New Roman" w:cs="Times New Roman"/>
          <w:spacing w:val="-2"/>
        </w:rPr>
        <w:t>esc</w:t>
      </w:r>
      <w:r>
        <w:rPr>
          <w:rFonts w:ascii="Times New Roman" w:eastAsia="Times New Roman" w:hAnsi="Times New Roman" w:cs="Times New Roman"/>
          <w:spacing w:val="-1"/>
        </w:rPr>
        <w:t>ri</w:t>
      </w:r>
      <w:r>
        <w:rPr>
          <w:rFonts w:ascii="Times New Roman" w:eastAsia="Times New Roman" w:hAnsi="Times New Roman" w:cs="Times New Roman"/>
          <w:spacing w:val="2"/>
        </w:rPr>
        <w:t>p</w:t>
      </w:r>
      <w:r>
        <w:rPr>
          <w:rFonts w:ascii="Times New Roman" w:eastAsia="Times New Roman" w:hAnsi="Times New Roman" w:cs="Times New Roman"/>
          <w:spacing w:val="-2"/>
        </w:rPr>
        <w:t>c</w:t>
      </w:r>
      <w:r>
        <w:rPr>
          <w:rFonts w:ascii="Times New Roman" w:eastAsia="Times New Roman" w:hAnsi="Times New Roman" w:cs="Times New Roman"/>
          <w:spacing w:val="-1"/>
        </w:rPr>
        <w:t>i</w:t>
      </w:r>
      <w:r>
        <w:rPr>
          <w:rFonts w:ascii="Times New Roman" w:eastAsia="Times New Roman" w:hAnsi="Times New Roman" w:cs="Times New Roman"/>
          <w:spacing w:val="2"/>
        </w:rPr>
        <w:t>ó</w:t>
      </w:r>
      <w:r>
        <w:rPr>
          <w:rFonts w:ascii="Times New Roman" w:eastAsia="Times New Roman" w:hAnsi="Times New Roman" w:cs="Times New Roman"/>
        </w:rPr>
        <w:t>n</w:t>
      </w:r>
      <w:r>
        <w:rPr>
          <w:rFonts w:ascii="Times New Roman" w:eastAsia="Times New Roman" w:hAnsi="Times New Roman" w:cs="Times New Roman"/>
          <w:spacing w:val="-1"/>
        </w:rPr>
        <w:t xml:space="preserve"> </w:t>
      </w:r>
      <w:r>
        <w:rPr>
          <w:rFonts w:ascii="Times New Roman" w:eastAsia="Times New Roman" w:hAnsi="Times New Roman" w:cs="Times New Roman"/>
          <w:spacing w:val="2"/>
        </w:rPr>
        <w:t>d</w:t>
      </w:r>
      <w:r>
        <w:rPr>
          <w:rFonts w:ascii="Times New Roman" w:eastAsia="Times New Roman" w:hAnsi="Times New Roman" w:cs="Times New Roman"/>
        </w:rPr>
        <w:t>e</w:t>
      </w:r>
      <w:r>
        <w:rPr>
          <w:rFonts w:ascii="Times New Roman" w:eastAsia="Times New Roman" w:hAnsi="Times New Roman" w:cs="Times New Roman"/>
          <w:spacing w:val="-1"/>
        </w:rPr>
        <w:t xml:space="preserve"> l</w:t>
      </w:r>
      <w:r>
        <w:rPr>
          <w:rFonts w:ascii="Times New Roman" w:eastAsia="Times New Roman" w:hAnsi="Times New Roman" w:cs="Times New Roman"/>
          <w:spacing w:val="-2"/>
        </w:rPr>
        <w:t>a</w:t>
      </w:r>
      <w:r>
        <w:rPr>
          <w:rFonts w:ascii="Times New Roman" w:eastAsia="Times New Roman" w:hAnsi="Times New Roman" w:cs="Times New Roman"/>
        </w:rPr>
        <w:t>s</w:t>
      </w:r>
      <w:r>
        <w:rPr>
          <w:rFonts w:ascii="Times New Roman" w:eastAsia="Times New Roman" w:hAnsi="Times New Roman" w:cs="Times New Roman"/>
          <w:spacing w:val="-1"/>
        </w:rPr>
        <w:t xml:space="preserve"> </w:t>
      </w:r>
      <w:r>
        <w:rPr>
          <w:rFonts w:ascii="Times New Roman" w:eastAsia="Times New Roman" w:hAnsi="Times New Roman" w:cs="Times New Roman"/>
          <w:spacing w:val="3"/>
        </w:rPr>
        <w:t>l</w:t>
      </w:r>
      <w:r>
        <w:rPr>
          <w:rFonts w:ascii="Times New Roman" w:eastAsia="Times New Roman" w:hAnsi="Times New Roman" w:cs="Times New Roman"/>
          <w:spacing w:val="-1"/>
        </w:rPr>
        <w:t>i</w:t>
      </w:r>
      <w:r>
        <w:rPr>
          <w:rFonts w:ascii="Times New Roman" w:eastAsia="Times New Roman" w:hAnsi="Times New Roman" w:cs="Times New Roman"/>
          <w:spacing w:val="-2"/>
        </w:rPr>
        <w:t>c</w:t>
      </w:r>
      <w:r>
        <w:rPr>
          <w:rFonts w:ascii="Times New Roman" w:eastAsia="Times New Roman" w:hAnsi="Times New Roman" w:cs="Times New Roman"/>
          <w:spacing w:val="2"/>
        </w:rPr>
        <w:t>e</w:t>
      </w:r>
      <w:r>
        <w:rPr>
          <w:rFonts w:ascii="Times New Roman" w:eastAsia="Times New Roman" w:hAnsi="Times New Roman" w:cs="Times New Roman"/>
          <w:spacing w:val="-2"/>
        </w:rPr>
        <w:t>n</w:t>
      </w:r>
      <w:r>
        <w:rPr>
          <w:rFonts w:ascii="Times New Roman" w:eastAsia="Times New Roman" w:hAnsi="Times New Roman" w:cs="Times New Roman"/>
          <w:spacing w:val="2"/>
        </w:rPr>
        <w:t>c</w:t>
      </w:r>
      <w:r>
        <w:rPr>
          <w:rFonts w:ascii="Times New Roman" w:eastAsia="Times New Roman" w:hAnsi="Times New Roman" w:cs="Times New Roman"/>
          <w:spacing w:val="-1"/>
        </w:rPr>
        <w:t>i</w:t>
      </w:r>
      <w:r>
        <w:rPr>
          <w:rFonts w:ascii="Times New Roman" w:eastAsia="Times New Roman" w:hAnsi="Times New Roman" w:cs="Times New Roman"/>
          <w:spacing w:val="2"/>
        </w:rPr>
        <w:t>a</w:t>
      </w:r>
      <w:r>
        <w:rPr>
          <w:rFonts w:ascii="Times New Roman" w:eastAsia="Times New Roman" w:hAnsi="Times New Roman" w:cs="Times New Roman"/>
        </w:rPr>
        <w:t>s</w:t>
      </w:r>
      <w:r>
        <w:rPr>
          <w:rFonts w:ascii="Times New Roman" w:eastAsia="Times New Roman" w:hAnsi="Times New Roman" w:cs="Times New Roman"/>
          <w:spacing w:val="-1"/>
        </w:rPr>
        <w:t xml:space="preserve"> </w:t>
      </w:r>
      <w:r>
        <w:rPr>
          <w:rFonts w:ascii="Times New Roman" w:eastAsia="Times New Roman" w:hAnsi="Times New Roman" w:cs="Times New Roman"/>
          <w:spacing w:val="2"/>
        </w:rPr>
        <w:t>q</w:t>
      </w:r>
      <w:r>
        <w:rPr>
          <w:rFonts w:ascii="Times New Roman" w:eastAsia="Times New Roman" w:hAnsi="Times New Roman" w:cs="Times New Roman"/>
          <w:spacing w:val="-2"/>
        </w:rPr>
        <w:t>u</w:t>
      </w:r>
      <w:r>
        <w:rPr>
          <w:rFonts w:ascii="Times New Roman" w:eastAsia="Times New Roman" w:hAnsi="Times New Roman" w:cs="Times New Roman"/>
        </w:rPr>
        <w:t>e</w:t>
      </w:r>
      <w:r>
        <w:rPr>
          <w:rFonts w:ascii="Times New Roman" w:eastAsia="Times New Roman" w:hAnsi="Times New Roman" w:cs="Times New Roman"/>
          <w:spacing w:val="-1"/>
        </w:rPr>
        <w:t xml:space="preserve"> </w:t>
      </w:r>
      <w:r>
        <w:rPr>
          <w:rFonts w:ascii="Times New Roman" w:eastAsia="Times New Roman" w:hAnsi="Times New Roman" w:cs="Times New Roman"/>
          <w:spacing w:val="-2"/>
        </w:rPr>
        <w:t>s</w:t>
      </w:r>
      <w:r>
        <w:rPr>
          <w:rFonts w:ascii="Times New Roman" w:eastAsia="Times New Roman" w:hAnsi="Times New Roman" w:cs="Times New Roman"/>
        </w:rPr>
        <w:t>e</w:t>
      </w:r>
      <w:r>
        <w:rPr>
          <w:rFonts w:ascii="Times New Roman" w:eastAsia="Times New Roman" w:hAnsi="Times New Roman" w:cs="Times New Roman"/>
          <w:spacing w:val="3"/>
        </w:rPr>
        <w:t xml:space="preserve"> </w:t>
      </w:r>
      <w:r>
        <w:rPr>
          <w:rFonts w:ascii="Times New Roman" w:eastAsia="Times New Roman" w:hAnsi="Times New Roman" w:cs="Times New Roman"/>
          <w:spacing w:val="2"/>
        </w:rPr>
        <w:t>p</w:t>
      </w:r>
      <w:r>
        <w:rPr>
          <w:rFonts w:ascii="Times New Roman" w:eastAsia="Times New Roman" w:hAnsi="Times New Roman" w:cs="Times New Roman"/>
          <w:spacing w:val="3"/>
        </w:rPr>
        <w:t>l</w:t>
      </w:r>
      <w:r>
        <w:rPr>
          <w:rFonts w:ascii="Times New Roman" w:eastAsia="Times New Roman" w:hAnsi="Times New Roman" w:cs="Times New Roman"/>
          <w:spacing w:val="-2"/>
        </w:rPr>
        <w:t>an</w:t>
      </w:r>
      <w:r>
        <w:rPr>
          <w:rFonts w:ascii="Times New Roman" w:eastAsia="Times New Roman" w:hAnsi="Times New Roman" w:cs="Times New Roman"/>
          <w:spacing w:val="2"/>
        </w:rPr>
        <w:t>e</w:t>
      </w:r>
      <w:r>
        <w:rPr>
          <w:rFonts w:ascii="Times New Roman" w:eastAsia="Times New Roman" w:hAnsi="Times New Roman" w:cs="Times New Roman"/>
        </w:rPr>
        <w:t>a</w:t>
      </w:r>
      <w:r>
        <w:rPr>
          <w:rFonts w:ascii="Times New Roman" w:eastAsia="Times New Roman" w:hAnsi="Times New Roman" w:cs="Times New Roman"/>
          <w:spacing w:val="-1"/>
        </w:rPr>
        <w:t xml:space="preserve"> </w:t>
      </w:r>
      <w:r>
        <w:rPr>
          <w:rFonts w:ascii="Times New Roman" w:eastAsia="Times New Roman" w:hAnsi="Times New Roman" w:cs="Times New Roman"/>
          <w:spacing w:val="-2"/>
        </w:rPr>
        <w:t>a</w:t>
      </w:r>
      <w:r>
        <w:rPr>
          <w:rFonts w:ascii="Times New Roman" w:eastAsia="Times New Roman" w:hAnsi="Times New Roman" w:cs="Times New Roman"/>
          <w:spacing w:val="2"/>
        </w:rPr>
        <w:t>dq</w:t>
      </w:r>
      <w:r>
        <w:rPr>
          <w:rFonts w:ascii="Times New Roman" w:eastAsia="Times New Roman" w:hAnsi="Times New Roman" w:cs="Times New Roman"/>
          <w:spacing w:val="-2"/>
        </w:rPr>
        <w:t>u</w:t>
      </w:r>
      <w:r>
        <w:rPr>
          <w:rFonts w:ascii="Times New Roman" w:eastAsia="Times New Roman" w:hAnsi="Times New Roman" w:cs="Times New Roman"/>
          <w:spacing w:val="-1"/>
        </w:rPr>
        <w:t>ir</w:t>
      </w:r>
      <w:r>
        <w:rPr>
          <w:rFonts w:ascii="Times New Roman" w:eastAsia="Times New Roman" w:hAnsi="Times New Roman" w:cs="Times New Roman"/>
          <w:spacing w:val="3"/>
        </w:rPr>
        <w:t>i</w:t>
      </w:r>
      <w:r>
        <w:rPr>
          <w:rFonts w:ascii="Times New Roman" w:eastAsia="Times New Roman" w:hAnsi="Times New Roman" w:cs="Times New Roman"/>
        </w:rPr>
        <w:t xml:space="preserve">r </w:t>
      </w:r>
      <w:r>
        <w:rPr>
          <w:rFonts w:ascii="Times New Roman" w:eastAsia="Times New Roman" w:hAnsi="Times New Roman" w:cs="Times New Roman"/>
          <w:spacing w:val="-1"/>
        </w:rPr>
        <w:t>(</w:t>
      </w:r>
      <w:r>
        <w:rPr>
          <w:rFonts w:ascii="Times New Roman" w:eastAsia="Times New Roman" w:hAnsi="Times New Roman" w:cs="Times New Roman"/>
          <w:spacing w:val="2"/>
        </w:rPr>
        <w:t>e</w:t>
      </w:r>
      <w:r>
        <w:rPr>
          <w:rFonts w:ascii="Times New Roman" w:eastAsia="Times New Roman" w:hAnsi="Times New Roman" w:cs="Times New Roman"/>
        </w:rPr>
        <w:t>n</w:t>
      </w:r>
      <w:r>
        <w:rPr>
          <w:rFonts w:ascii="Times New Roman" w:eastAsia="Times New Roman" w:hAnsi="Times New Roman" w:cs="Times New Roman"/>
          <w:spacing w:val="-1"/>
        </w:rPr>
        <w:t xml:space="preserve"> </w:t>
      </w:r>
      <w:r>
        <w:rPr>
          <w:rFonts w:ascii="Times New Roman" w:eastAsia="Times New Roman" w:hAnsi="Times New Roman" w:cs="Times New Roman"/>
          <w:spacing w:val="2"/>
        </w:rPr>
        <w:t>p</w:t>
      </w:r>
      <w:r>
        <w:rPr>
          <w:rFonts w:ascii="Times New Roman" w:eastAsia="Times New Roman" w:hAnsi="Times New Roman" w:cs="Times New Roman"/>
          <w:spacing w:val="-2"/>
        </w:rPr>
        <w:t>es</w:t>
      </w:r>
      <w:r>
        <w:rPr>
          <w:rFonts w:ascii="Times New Roman" w:eastAsia="Times New Roman" w:hAnsi="Times New Roman" w:cs="Times New Roman"/>
          <w:spacing w:val="2"/>
        </w:rPr>
        <w:t>o</w:t>
      </w:r>
      <w:r>
        <w:rPr>
          <w:rFonts w:ascii="Times New Roman" w:eastAsia="Times New Roman" w:hAnsi="Times New Roman" w:cs="Times New Roman"/>
        </w:rPr>
        <w:t>s</w:t>
      </w:r>
      <w:r>
        <w:rPr>
          <w:rFonts w:ascii="Times New Roman" w:eastAsia="Times New Roman" w:hAnsi="Times New Roman" w:cs="Times New Roman"/>
          <w:spacing w:val="-1"/>
        </w:rPr>
        <w:t xml:space="preserve"> </w:t>
      </w:r>
      <w:r>
        <w:rPr>
          <w:rFonts w:ascii="Times New Roman" w:eastAsia="Times New Roman" w:hAnsi="Times New Roman" w:cs="Times New Roman"/>
          <w:spacing w:val="-2"/>
        </w:rPr>
        <w:t>c</w:t>
      </w:r>
      <w:r>
        <w:rPr>
          <w:rFonts w:ascii="Times New Roman" w:eastAsia="Times New Roman" w:hAnsi="Times New Roman" w:cs="Times New Roman"/>
          <w:spacing w:val="2"/>
        </w:rPr>
        <w:t>o</w:t>
      </w:r>
      <w:r>
        <w:rPr>
          <w:rFonts w:ascii="Times New Roman" w:eastAsia="Times New Roman" w:hAnsi="Times New Roman" w:cs="Times New Roman"/>
          <w:spacing w:val="-1"/>
        </w:rPr>
        <w:t>l</w:t>
      </w:r>
      <w:r>
        <w:rPr>
          <w:rFonts w:ascii="Times New Roman" w:eastAsia="Times New Roman" w:hAnsi="Times New Roman" w:cs="Times New Roman"/>
          <w:spacing w:val="2"/>
        </w:rPr>
        <w:t>o</w:t>
      </w:r>
      <w:r>
        <w:rPr>
          <w:rFonts w:ascii="Times New Roman" w:eastAsia="Times New Roman" w:hAnsi="Times New Roman" w:cs="Times New Roman"/>
          <w:spacing w:val="1"/>
        </w:rPr>
        <w:t>m</w:t>
      </w:r>
      <w:r>
        <w:rPr>
          <w:rFonts w:ascii="Times New Roman" w:eastAsia="Times New Roman" w:hAnsi="Times New Roman" w:cs="Times New Roman"/>
          <w:spacing w:val="2"/>
        </w:rPr>
        <w:t>b</w:t>
      </w:r>
      <w:r>
        <w:rPr>
          <w:rFonts w:ascii="Times New Roman" w:eastAsia="Times New Roman" w:hAnsi="Times New Roman" w:cs="Times New Roman"/>
          <w:spacing w:val="-1"/>
        </w:rPr>
        <w:t>i</w:t>
      </w:r>
      <w:r>
        <w:rPr>
          <w:rFonts w:ascii="Times New Roman" w:eastAsia="Times New Roman" w:hAnsi="Times New Roman" w:cs="Times New Roman"/>
          <w:spacing w:val="-2"/>
        </w:rPr>
        <w:t>an</w:t>
      </w:r>
      <w:r>
        <w:rPr>
          <w:rFonts w:ascii="Times New Roman" w:eastAsia="Times New Roman" w:hAnsi="Times New Roman" w:cs="Times New Roman"/>
          <w:spacing w:val="2"/>
        </w:rPr>
        <w:t>o</w:t>
      </w:r>
      <w:r>
        <w:rPr>
          <w:rFonts w:ascii="Times New Roman" w:eastAsia="Times New Roman" w:hAnsi="Times New Roman" w:cs="Times New Roman"/>
        </w:rPr>
        <w:t>s</w:t>
      </w:r>
      <w:r>
        <w:rPr>
          <w:rFonts w:ascii="Times New Roman" w:eastAsia="Times New Roman" w:hAnsi="Times New Roman" w:cs="Times New Roman"/>
          <w:spacing w:val="-1"/>
        </w:rPr>
        <w:t xml:space="preserve"> </w:t>
      </w:r>
      <w:r>
        <w:rPr>
          <w:rFonts w:ascii="Times New Roman" w:eastAsia="Times New Roman" w:hAnsi="Times New Roman" w:cs="Times New Roman"/>
          <w:spacing w:val="2"/>
        </w:rPr>
        <w:t>$</w:t>
      </w:r>
      <w:r>
        <w:rPr>
          <w:rFonts w:ascii="Times New Roman" w:eastAsia="Times New Roman" w:hAnsi="Times New Roman" w:cs="Times New Roman"/>
          <w:spacing w:val="-1"/>
        </w:rPr>
        <w:t>)</w:t>
      </w:r>
      <w:r>
        <w:rPr>
          <w:rFonts w:ascii="Times New Roman" w:eastAsia="Times New Roman" w:hAnsi="Times New Roman" w:cs="Times New Roman"/>
        </w:rPr>
        <w:t>.</w:t>
      </w:r>
    </w:p>
    <w:p w14:paraId="015B7558" w14:textId="77777777" w:rsidR="00BE5A93" w:rsidRDefault="00BE5A93">
      <w:pPr>
        <w:spacing w:before="6" w:after="0" w:line="200" w:lineRule="exact"/>
        <w:rPr>
          <w:sz w:val="20"/>
          <w:szCs w:val="20"/>
        </w:rPr>
      </w:pPr>
    </w:p>
    <w:tbl>
      <w:tblPr>
        <w:tblW w:w="0" w:type="auto"/>
        <w:tblInd w:w="10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213"/>
        <w:gridCol w:w="4529"/>
        <w:gridCol w:w="1757"/>
      </w:tblGrid>
      <w:tr w:rsidR="00BE5A93" w14:paraId="15546006" w14:textId="77777777">
        <w:trPr>
          <w:trHeight w:hRule="exact" w:val="533"/>
        </w:trPr>
        <w:tc>
          <w:tcPr>
            <w:tcW w:w="3213" w:type="dxa"/>
            <w:tcBorders>
              <w:top w:val="single" w:sz="7" w:space="0" w:color="000000"/>
              <w:left w:val="single" w:sz="5" w:space="0" w:color="000000"/>
              <w:bottom w:val="single" w:sz="7" w:space="0" w:color="000000"/>
              <w:right w:val="single" w:sz="5" w:space="0" w:color="000000"/>
            </w:tcBorders>
          </w:tcPr>
          <w:p w14:paraId="2CB16B1D" w14:textId="77777777" w:rsidR="00BE5A93" w:rsidRDefault="00F700C7">
            <w:pPr>
              <w:spacing w:after="0" w:line="271" w:lineRule="exact"/>
              <w:ind w:left="755" w:right="-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L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1"/>
                <w:sz w:val="24"/>
                <w:szCs w:val="24"/>
              </w:rPr>
              <w:t>ice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4"/>
                <w:szCs w:val="24"/>
              </w:rPr>
              <w:t>n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1"/>
                <w:sz w:val="24"/>
                <w:szCs w:val="24"/>
              </w:rPr>
              <w:t>ci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4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1"/>
                <w:sz w:val="24"/>
                <w:szCs w:val="24"/>
              </w:rPr>
              <w:t>/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6"/>
                <w:sz w:val="24"/>
                <w:szCs w:val="24"/>
              </w:rPr>
              <w:t>p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at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4"/>
                <w:szCs w:val="24"/>
              </w:rPr>
              <w:t>n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te</w:t>
            </w:r>
          </w:p>
        </w:tc>
        <w:tc>
          <w:tcPr>
            <w:tcW w:w="4529" w:type="dxa"/>
            <w:tcBorders>
              <w:top w:val="single" w:sz="7" w:space="0" w:color="000000"/>
              <w:left w:val="single" w:sz="5" w:space="0" w:color="000000"/>
              <w:bottom w:val="single" w:sz="7" w:space="0" w:color="000000"/>
              <w:right w:val="single" w:sz="5" w:space="0" w:color="000000"/>
            </w:tcBorders>
          </w:tcPr>
          <w:p w14:paraId="2D670F94" w14:textId="77777777" w:rsidR="00BE5A93" w:rsidRDefault="00F700C7">
            <w:pPr>
              <w:spacing w:after="0" w:line="271" w:lineRule="exact"/>
              <w:ind w:left="1577" w:right="1546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J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4"/>
                <w:szCs w:val="24"/>
              </w:rPr>
              <w:t>us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t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1"/>
                <w:sz w:val="24"/>
                <w:szCs w:val="24"/>
              </w:rPr>
              <w:t>i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f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1"/>
                <w:sz w:val="24"/>
                <w:szCs w:val="24"/>
              </w:rPr>
              <w:t>ic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1"/>
                <w:sz w:val="24"/>
                <w:szCs w:val="24"/>
              </w:rPr>
              <w:t>ci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ón</w:t>
            </w:r>
          </w:p>
        </w:tc>
        <w:tc>
          <w:tcPr>
            <w:tcW w:w="1757" w:type="dxa"/>
            <w:tcBorders>
              <w:top w:val="single" w:sz="7" w:space="0" w:color="000000"/>
              <w:left w:val="single" w:sz="5" w:space="0" w:color="000000"/>
              <w:bottom w:val="single" w:sz="7" w:space="0" w:color="000000"/>
              <w:right w:val="single" w:sz="5" w:space="0" w:color="000000"/>
            </w:tcBorders>
          </w:tcPr>
          <w:p w14:paraId="65CD7026" w14:textId="77777777" w:rsidR="00BE5A93" w:rsidRDefault="00F700C7">
            <w:pPr>
              <w:spacing w:after="0" w:line="271" w:lineRule="exact"/>
              <w:ind w:left="579" w:right="-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pacing w:val="-1"/>
                <w:sz w:val="24"/>
                <w:szCs w:val="24"/>
              </w:rPr>
              <w:t>V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1"/>
                <w:sz w:val="24"/>
                <w:szCs w:val="24"/>
              </w:rPr>
              <w:t>l</w:t>
            </w:r>
            <w:r>
              <w:rPr>
                <w:rFonts w:ascii="Times New Roman" w:eastAsia="Times New Roman" w:hAnsi="Times New Roman" w:cs="Times New Roman"/>
                <w:b/>
                <w:bCs/>
                <w:spacing w:val="-4"/>
                <w:sz w:val="24"/>
                <w:szCs w:val="24"/>
              </w:rPr>
              <w:t>o</w:t>
            </w: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r</w:t>
            </w:r>
          </w:p>
        </w:tc>
      </w:tr>
      <w:tr w:rsidR="00BE5A93" w14:paraId="2F85DAA6" w14:textId="77777777">
        <w:trPr>
          <w:trHeight w:hRule="exact" w:val="1168"/>
        </w:trPr>
        <w:tc>
          <w:tcPr>
            <w:tcW w:w="3213" w:type="dxa"/>
            <w:tcBorders>
              <w:top w:val="single" w:sz="7" w:space="0" w:color="000000"/>
              <w:left w:val="single" w:sz="5" w:space="0" w:color="000000"/>
              <w:bottom w:val="single" w:sz="7" w:space="0" w:color="000000"/>
              <w:right w:val="single" w:sz="5" w:space="0" w:color="000000"/>
            </w:tcBorders>
          </w:tcPr>
          <w:p w14:paraId="60F48BDC" w14:textId="77777777" w:rsidR="00BE5A93" w:rsidRDefault="00BE5A93">
            <w:pPr>
              <w:spacing w:before="1" w:after="0" w:line="110" w:lineRule="exact"/>
              <w:rPr>
                <w:sz w:val="11"/>
                <w:szCs w:val="11"/>
              </w:rPr>
            </w:pPr>
          </w:p>
          <w:p w14:paraId="20A67447" w14:textId="77777777" w:rsidR="00BE5A93" w:rsidRDefault="00BE5A93">
            <w:pPr>
              <w:spacing w:after="0" w:line="200" w:lineRule="exact"/>
              <w:rPr>
                <w:sz w:val="20"/>
                <w:szCs w:val="20"/>
              </w:rPr>
            </w:pPr>
          </w:p>
          <w:p w14:paraId="2CC79D36" w14:textId="77777777" w:rsidR="00BE5A93" w:rsidRDefault="00F700C7">
            <w:pPr>
              <w:spacing w:after="0" w:line="240" w:lineRule="auto"/>
              <w:ind w:left="751" w:right="-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7"/>
                <w:sz w:val="24"/>
                <w:szCs w:val="24"/>
              </w:rPr>
              <w:t>L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ice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cia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5"/>
                <w:sz w:val="24"/>
                <w:szCs w:val="24"/>
              </w:rPr>
              <w:t>G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i</w:t>
            </w:r>
            <w:r>
              <w:rPr>
                <w:rFonts w:ascii="Times New Roman" w:eastAsia="Times New Roman" w:hAnsi="Times New Roman" w:cs="Times New Roman"/>
                <w:spacing w:val="5"/>
                <w:sz w:val="24"/>
                <w:szCs w:val="24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5"/>
                <w:sz w:val="24"/>
                <w:szCs w:val="24"/>
              </w:rPr>
              <w:t>H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ub</w:t>
            </w:r>
          </w:p>
        </w:tc>
        <w:tc>
          <w:tcPr>
            <w:tcW w:w="4529" w:type="dxa"/>
            <w:tcBorders>
              <w:top w:val="single" w:sz="7" w:space="0" w:color="000000"/>
              <w:left w:val="single" w:sz="5" w:space="0" w:color="000000"/>
              <w:bottom w:val="single" w:sz="7" w:space="0" w:color="000000"/>
              <w:right w:val="single" w:sz="5" w:space="0" w:color="000000"/>
            </w:tcBorders>
          </w:tcPr>
          <w:p w14:paraId="00E6FD28" w14:textId="77777777" w:rsidR="00BE5A93" w:rsidRDefault="00F700C7">
            <w:pPr>
              <w:spacing w:after="0" w:line="271" w:lineRule="exact"/>
              <w:ind w:left="305" w:right="28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Con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t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ro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la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dor de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4"/>
                <w:sz w:val="24"/>
                <w:szCs w:val="24"/>
              </w:rPr>
              <w:t>v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s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i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on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4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 xml:space="preserve"> te</w:t>
            </w:r>
            <w:r>
              <w:rPr>
                <w:rFonts w:ascii="Times New Roman" w:eastAsia="Times New Roman" w:hAnsi="Times New Roman" w:cs="Times New Roman"/>
                <w:spacing w:val="-4"/>
                <w:sz w:val="24"/>
                <w:szCs w:val="24"/>
              </w:rPr>
              <w:t>n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 una</w:t>
            </w:r>
          </w:p>
          <w:p w14:paraId="388AA785" w14:textId="77777777" w:rsidR="00BE5A93" w:rsidRDefault="00F700C7">
            <w:pPr>
              <w:spacing w:before="40" w:after="0" w:line="274" w:lineRule="auto"/>
              <w:ind w:left="306" w:right="285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c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orr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ec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>t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y</w:t>
            </w:r>
            <w:r>
              <w:rPr>
                <w:rFonts w:ascii="Times New Roman" w:eastAsia="Times New Roman" w:hAnsi="Times New Roman" w:cs="Times New Roman"/>
                <w:spacing w:val="-8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c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on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t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ro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la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da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 xml:space="preserve"> 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>m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i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i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s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t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spacing w:val="-2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ci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ón d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 pr</w:t>
            </w:r>
            <w:r>
              <w:rPr>
                <w:rFonts w:ascii="Times New Roman" w:eastAsia="Times New Roman" w:hAnsi="Times New Roman" w:cs="Times New Roman"/>
                <w:spacing w:val="4"/>
                <w:sz w:val="24"/>
                <w:szCs w:val="24"/>
              </w:rPr>
              <w:t>o</w:t>
            </w:r>
            <w:r>
              <w:rPr>
                <w:rFonts w:ascii="Times New Roman" w:eastAsia="Times New Roman" w:hAnsi="Times New Roman" w:cs="Times New Roman"/>
                <w:spacing w:val="-8"/>
                <w:sz w:val="24"/>
                <w:szCs w:val="24"/>
              </w:rPr>
              <w:t>y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ect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</w:t>
            </w:r>
          </w:p>
        </w:tc>
        <w:tc>
          <w:tcPr>
            <w:tcW w:w="1757" w:type="dxa"/>
            <w:tcBorders>
              <w:top w:val="single" w:sz="7" w:space="0" w:color="000000"/>
              <w:left w:val="single" w:sz="5" w:space="0" w:color="000000"/>
              <w:bottom w:val="single" w:sz="7" w:space="0" w:color="000000"/>
              <w:right w:val="single" w:sz="5" w:space="0" w:color="000000"/>
            </w:tcBorders>
          </w:tcPr>
          <w:p w14:paraId="3A4977CE" w14:textId="77777777" w:rsidR="00BE5A93" w:rsidRDefault="00F700C7">
            <w:pPr>
              <w:spacing w:after="0" w:line="275" w:lineRule="exact"/>
              <w:ind w:left="975" w:right="-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82.000</w:t>
            </w:r>
          </w:p>
        </w:tc>
      </w:tr>
      <w:tr w:rsidR="00BE5A93" w14:paraId="527C4D6A" w14:textId="77777777">
        <w:trPr>
          <w:trHeight w:hRule="exact" w:val="848"/>
        </w:trPr>
        <w:tc>
          <w:tcPr>
            <w:tcW w:w="3213" w:type="dxa"/>
            <w:tcBorders>
              <w:top w:val="single" w:sz="7" w:space="0" w:color="000000"/>
              <w:left w:val="single" w:sz="5" w:space="0" w:color="000000"/>
              <w:bottom w:val="single" w:sz="7" w:space="0" w:color="000000"/>
              <w:right w:val="single" w:sz="5" w:space="0" w:color="000000"/>
            </w:tcBorders>
          </w:tcPr>
          <w:p w14:paraId="3D21F0B7" w14:textId="77777777" w:rsidR="00BE5A93" w:rsidRDefault="00F700C7">
            <w:pPr>
              <w:spacing w:after="0" w:line="267" w:lineRule="exact"/>
              <w:ind w:left="515" w:right="-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7"/>
                <w:sz w:val="24"/>
                <w:szCs w:val="24"/>
              </w:rPr>
              <w:t>L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ice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cia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5"/>
                <w:sz w:val="24"/>
                <w:szCs w:val="24"/>
              </w:rPr>
              <w:t>G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</w:t>
            </w:r>
            <w:r>
              <w:rPr>
                <w:rFonts w:ascii="Times New Roman" w:eastAsia="Times New Roman" w:hAnsi="Times New Roman" w:cs="Times New Roman"/>
                <w:spacing w:val="4"/>
                <w:sz w:val="24"/>
                <w:szCs w:val="24"/>
              </w:rPr>
              <w:t>o</w:t>
            </w:r>
            <w:r>
              <w:rPr>
                <w:rFonts w:ascii="Times New Roman" w:eastAsia="Times New Roman" w:hAnsi="Times New Roman" w:cs="Times New Roman"/>
                <w:spacing w:val="-4"/>
                <w:sz w:val="24"/>
                <w:szCs w:val="24"/>
              </w:rPr>
              <w:t>g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l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P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l</w:t>
            </w:r>
            <w:r>
              <w:rPr>
                <w:rFonts w:ascii="Times New Roman" w:eastAsia="Times New Roman" w:hAnsi="Times New Roman" w:cs="Times New Roman"/>
                <w:spacing w:val="5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y</w:t>
            </w:r>
          </w:p>
        </w:tc>
        <w:tc>
          <w:tcPr>
            <w:tcW w:w="4529" w:type="dxa"/>
            <w:tcBorders>
              <w:top w:val="single" w:sz="7" w:space="0" w:color="000000"/>
              <w:left w:val="single" w:sz="5" w:space="0" w:color="000000"/>
              <w:bottom w:val="single" w:sz="7" w:space="0" w:color="000000"/>
              <w:right w:val="single" w:sz="5" w:space="0" w:color="000000"/>
            </w:tcBorders>
          </w:tcPr>
          <w:p w14:paraId="5A1C7139" w14:textId="77777777" w:rsidR="00BE5A93" w:rsidRDefault="00F700C7">
            <w:pPr>
              <w:spacing w:after="0" w:line="267" w:lineRule="exact"/>
              <w:ind w:left="177" w:right="153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7"/>
                <w:sz w:val="24"/>
                <w:szCs w:val="24"/>
              </w:rPr>
              <w:t>L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ice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cia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ra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s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ub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i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r 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>l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 xml:space="preserve"> 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>l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ic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ci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ón 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>l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 xml:space="preserve"> t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>i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nda</w:t>
            </w:r>
          </w:p>
          <w:p w14:paraId="10308242" w14:textId="77777777" w:rsidR="00BE5A93" w:rsidRDefault="00F700C7">
            <w:pPr>
              <w:spacing w:before="44" w:after="0" w:line="240" w:lineRule="auto"/>
              <w:ind w:left="945" w:right="921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de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 xml:space="preserve"> 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l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>i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c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ci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on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de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ndro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i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</w:t>
            </w:r>
          </w:p>
        </w:tc>
        <w:tc>
          <w:tcPr>
            <w:tcW w:w="1757" w:type="dxa"/>
            <w:tcBorders>
              <w:top w:val="single" w:sz="7" w:space="0" w:color="000000"/>
              <w:left w:val="single" w:sz="5" w:space="0" w:color="000000"/>
              <w:bottom w:val="single" w:sz="7" w:space="0" w:color="000000"/>
              <w:right w:val="single" w:sz="5" w:space="0" w:color="000000"/>
            </w:tcBorders>
          </w:tcPr>
          <w:p w14:paraId="3001DCB1" w14:textId="77777777" w:rsidR="00BE5A93" w:rsidRDefault="00F700C7">
            <w:pPr>
              <w:spacing w:after="0" w:line="271" w:lineRule="exact"/>
              <w:ind w:left="975" w:right="-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50.000</w:t>
            </w:r>
          </w:p>
        </w:tc>
      </w:tr>
      <w:tr w:rsidR="00BE5A93" w14:paraId="359B53BE" w14:textId="77777777">
        <w:trPr>
          <w:trHeight w:hRule="exact" w:val="848"/>
        </w:trPr>
        <w:tc>
          <w:tcPr>
            <w:tcW w:w="3213" w:type="dxa"/>
            <w:tcBorders>
              <w:top w:val="single" w:sz="7" w:space="0" w:color="000000"/>
              <w:left w:val="single" w:sz="5" w:space="0" w:color="000000"/>
              <w:bottom w:val="single" w:sz="7" w:space="0" w:color="000000"/>
              <w:right w:val="single" w:sz="5" w:space="0" w:color="000000"/>
            </w:tcBorders>
          </w:tcPr>
          <w:p w14:paraId="05B2B08E" w14:textId="77777777" w:rsidR="00BE5A93" w:rsidRDefault="00F700C7">
            <w:pPr>
              <w:spacing w:after="0" w:line="271" w:lineRule="exact"/>
              <w:ind w:left="139" w:right="-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7"/>
                <w:sz w:val="24"/>
                <w:szCs w:val="24"/>
              </w:rPr>
              <w:t>L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ice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ci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de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5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pp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s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t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ore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(</w:t>
            </w:r>
            <w:r>
              <w:rPr>
                <w:rFonts w:ascii="Times New Roman" w:eastAsia="Times New Roman" w:hAnsi="Times New Roman" w:cs="Times New Roman"/>
                <w:spacing w:val="-5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pp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le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4529" w:type="dxa"/>
            <w:tcBorders>
              <w:top w:val="single" w:sz="7" w:space="0" w:color="000000"/>
              <w:left w:val="single" w:sz="5" w:space="0" w:color="000000"/>
              <w:bottom w:val="single" w:sz="7" w:space="0" w:color="000000"/>
              <w:right w:val="single" w:sz="5" w:space="0" w:color="000000"/>
            </w:tcBorders>
          </w:tcPr>
          <w:p w14:paraId="332BF148" w14:textId="77777777" w:rsidR="00BE5A93" w:rsidRDefault="00F700C7">
            <w:pPr>
              <w:spacing w:after="0" w:line="271" w:lineRule="exact"/>
              <w:ind w:left="141" w:right="12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-7"/>
                <w:sz w:val="24"/>
                <w:szCs w:val="24"/>
              </w:rPr>
              <w:t>L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ice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ci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ra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>s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ub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i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</w:t>
            </w:r>
            <w:r>
              <w:rPr>
                <w:rFonts w:ascii="Times New Roman" w:eastAsia="Times New Roman" w:hAnsi="Times New Roman" w:cs="Times New Roman"/>
                <w:spacing w:val="-4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l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 xml:space="preserve"> a</w:t>
            </w:r>
            <w:r>
              <w:rPr>
                <w:rFonts w:ascii="Times New Roman" w:eastAsia="Times New Roman" w:hAnsi="Times New Roman" w:cs="Times New Roman"/>
                <w:spacing w:val="-4"/>
                <w:sz w:val="24"/>
                <w:szCs w:val="24"/>
              </w:rPr>
              <w:t>p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li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>c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aci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ón</w:t>
            </w:r>
            <w:r>
              <w:rPr>
                <w:rFonts w:ascii="Times New Roman" w:eastAsia="Times New Roman" w:hAnsi="Times New Roman" w:cs="Times New Roman"/>
                <w:spacing w:val="-4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 xml:space="preserve"> l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t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>i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</w:t>
            </w:r>
            <w:r>
              <w:rPr>
                <w:rFonts w:ascii="Times New Roman" w:eastAsia="Times New Roman" w:hAnsi="Times New Roman" w:cs="Times New Roman"/>
                <w:spacing w:val="-4"/>
                <w:sz w:val="24"/>
                <w:szCs w:val="24"/>
              </w:rPr>
              <w:t>d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</w:t>
            </w:r>
          </w:p>
          <w:p w14:paraId="37D42BC0" w14:textId="77777777" w:rsidR="00BE5A93" w:rsidRDefault="00F700C7">
            <w:pPr>
              <w:spacing w:before="40" w:after="0" w:line="240" w:lineRule="auto"/>
              <w:ind w:left="1021" w:right="995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de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 xml:space="preserve"> 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l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>i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c</w:t>
            </w:r>
            <w:r>
              <w:rPr>
                <w:rFonts w:ascii="Times New Roman" w:eastAsia="Times New Roman" w:hAnsi="Times New Roman" w:cs="Times New Roman"/>
                <w:spacing w:val="-3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ci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on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</w:t>
            </w:r>
            <w:r>
              <w:rPr>
                <w:rFonts w:ascii="Times New Roman" w:eastAsia="Times New Roman" w:hAnsi="Times New Roman" w:cs="Times New Roman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de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pacing w:val="-5"/>
                <w:sz w:val="24"/>
                <w:szCs w:val="24"/>
              </w:rPr>
              <w:t>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pp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l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</w:t>
            </w:r>
          </w:p>
        </w:tc>
        <w:tc>
          <w:tcPr>
            <w:tcW w:w="1757" w:type="dxa"/>
            <w:tcBorders>
              <w:top w:val="single" w:sz="7" w:space="0" w:color="000000"/>
              <w:left w:val="single" w:sz="5" w:space="0" w:color="000000"/>
              <w:bottom w:val="single" w:sz="7" w:space="0" w:color="000000"/>
              <w:right w:val="single" w:sz="5" w:space="0" w:color="000000"/>
            </w:tcBorders>
          </w:tcPr>
          <w:p w14:paraId="619F415C" w14:textId="77777777" w:rsidR="00BE5A93" w:rsidRDefault="00F700C7">
            <w:pPr>
              <w:spacing w:after="0" w:line="275" w:lineRule="exact"/>
              <w:ind w:left="855" w:right="-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198.000</w:t>
            </w:r>
          </w:p>
        </w:tc>
      </w:tr>
      <w:tr w:rsidR="00BE5A93" w14:paraId="212449A1" w14:textId="77777777">
        <w:trPr>
          <w:trHeight w:hRule="exact" w:val="534"/>
        </w:trPr>
        <w:tc>
          <w:tcPr>
            <w:tcW w:w="3213" w:type="dxa"/>
            <w:tcBorders>
              <w:top w:val="single" w:sz="7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22E87A64" w14:textId="77777777" w:rsidR="00BE5A93" w:rsidRDefault="00F700C7">
            <w:pPr>
              <w:spacing w:after="0" w:line="271" w:lineRule="exact"/>
              <w:ind w:left="111" w:right="-2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T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</w:t>
            </w:r>
            <w:r>
              <w:rPr>
                <w:rFonts w:ascii="Times New Roman" w:eastAsia="Times New Roman" w:hAnsi="Times New Roman" w:cs="Times New Roman"/>
                <w:spacing w:val="1"/>
                <w:sz w:val="24"/>
                <w:szCs w:val="24"/>
              </w:rPr>
              <w:t>ta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</w:t>
            </w:r>
          </w:p>
        </w:tc>
        <w:tc>
          <w:tcPr>
            <w:tcW w:w="6286" w:type="dxa"/>
            <w:gridSpan w:val="2"/>
            <w:tcBorders>
              <w:top w:val="single" w:sz="7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BAC040D" w14:textId="77777777" w:rsidR="00BE5A93" w:rsidRDefault="00F700C7">
            <w:pPr>
              <w:spacing w:after="0" w:line="271" w:lineRule="exact"/>
              <w:ind w:right="88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330.000</w:t>
            </w:r>
          </w:p>
        </w:tc>
      </w:tr>
    </w:tbl>
    <w:p w14:paraId="08297657" w14:textId="77777777" w:rsidR="00BE5A93" w:rsidRDefault="00BE5A93">
      <w:pPr>
        <w:spacing w:after="0"/>
        <w:jc w:val="right"/>
        <w:sectPr w:rsidR="00BE5A93">
          <w:pgSz w:w="12240" w:h="15840"/>
          <w:pgMar w:top="1700" w:right="1300" w:bottom="280" w:left="1140" w:header="1483" w:footer="0" w:gutter="0"/>
          <w:cols w:space="720"/>
        </w:sectPr>
      </w:pPr>
    </w:p>
    <w:p w14:paraId="39AD9AB5" w14:textId="77777777" w:rsidR="00BE5A93" w:rsidRDefault="00BE5A93">
      <w:pPr>
        <w:spacing w:after="0" w:line="240" w:lineRule="exact"/>
        <w:rPr>
          <w:sz w:val="24"/>
          <w:szCs w:val="24"/>
        </w:rPr>
      </w:pPr>
    </w:p>
    <w:p w14:paraId="5414E6F2" w14:textId="77777777" w:rsidR="00BE5A93" w:rsidRDefault="00F700C7">
      <w:pPr>
        <w:spacing w:before="29" w:after="0" w:line="240" w:lineRule="auto"/>
        <w:ind w:left="117" w:right="-20"/>
        <w:rPr>
          <w:rFonts w:ascii="Times New Roman" w:eastAsia="Times New Roman" w:hAnsi="Times New Roman" w:cs="Times New Roman"/>
          <w:sz w:val="24"/>
          <w:szCs w:val="24"/>
        </w:rPr>
      </w:pPr>
      <w:commentRangeStart w:id="492"/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12. 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b/>
          <w:bCs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b/>
          <w:bCs/>
          <w:spacing w:val="1"/>
          <w:sz w:val="24"/>
          <w:szCs w:val="24"/>
        </w:rPr>
        <w:t>ere</w:t>
      </w:r>
      <w:r>
        <w:rPr>
          <w:rFonts w:ascii="Times New Roman" w:eastAsia="Times New Roman" w:hAnsi="Times New Roman" w:cs="Times New Roman"/>
          <w:b/>
          <w:bCs/>
          <w:spacing w:val="-1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b/>
          <w:bCs/>
          <w:spacing w:val="1"/>
          <w:sz w:val="24"/>
          <w:szCs w:val="24"/>
        </w:rPr>
        <w:t>ci</w:t>
      </w: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as</w:t>
      </w:r>
    </w:p>
    <w:p w14:paraId="40ECBFE9" w14:textId="77777777" w:rsidR="00BE5A93" w:rsidRDefault="00BE5A93">
      <w:pPr>
        <w:spacing w:before="16" w:after="0" w:line="260" w:lineRule="exact"/>
        <w:rPr>
          <w:sz w:val="26"/>
          <w:szCs w:val="26"/>
        </w:rPr>
      </w:pPr>
    </w:p>
    <w:p w14:paraId="558B19FF" w14:textId="77777777" w:rsidR="00BE5A93" w:rsidRDefault="00F700C7">
      <w:pPr>
        <w:spacing w:after="0" w:line="240" w:lineRule="auto"/>
        <w:ind w:left="117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pacing w:val="-5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ndro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d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el</w:t>
      </w:r>
      <w:r>
        <w:rPr>
          <w:rFonts w:ascii="Times New Roman" w:eastAsia="Times New Roman" w:hAnsi="Times New Roman" w:cs="Times New Roman"/>
          <w:sz w:val="24"/>
          <w:szCs w:val="24"/>
        </w:rPr>
        <w:t>op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, (2012).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5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ndro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d,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he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sz w:val="24"/>
          <w:szCs w:val="24"/>
        </w:rPr>
        <w:t>or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-7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popu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r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z w:val="24"/>
          <w:szCs w:val="24"/>
        </w:rPr>
        <w:t>ob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il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lat</w:t>
      </w:r>
      <w:r>
        <w:rPr>
          <w:rFonts w:ascii="Times New Roman" w:eastAsia="Times New Roman" w:hAnsi="Times New Roman" w:cs="Times New Roman"/>
          <w:sz w:val="24"/>
          <w:szCs w:val="24"/>
        </w:rPr>
        <w:t>fo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47128FF" w14:textId="77777777" w:rsidR="00BE5A93" w:rsidRDefault="00BE5A93">
      <w:pPr>
        <w:spacing w:before="1" w:after="0" w:line="140" w:lineRule="exact"/>
        <w:rPr>
          <w:sz w:val="14"/>
          <w:szCs w:val="14"/>
        </w:rPr>
      </w:pPr>
    </w:p>
    <w:p w14:paraId="143EA4EB" w14:textId="77777777" w:rsidR="00BE5A93" w:rsidRDefault="00F700C7">
      <w:pPr>
        <w:spacing w:after="0" w:line="240" w:lineRule="auto"/>
        <w:ind w:left="836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Con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lta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do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z</w:t>
      </w:r>
      <w:r>
        <w:rPr>
          <w:rFonts w:ascii="Times New Roman" w:eastAsia="Times New Roman" w:hAnsi="Times New Roman" w:cs="Times New Roman"/>
          <w:sz w:val="24"/>
          <w:szCs w:val="24"/>
        </w:rPr>
        <w:t>o 11, 2016, 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de</w:t>
      </w:r>
    </w:p>
    <w:p w14:paraId="42497C86" w14:textId="77777777" w:rsidR="00BE5A93" w:rsidRDefault="00BE5A93">
      <w:pPr>
        <w:spacing w:before="6" w:after="0" w:line="130" w:lineRule="exact"/>
        <w:rPr>
          <w:sz w:val="13"/>
          <w:szCs w:val="13"/>
        </w:rPr>
      </w:pPr>
    </w:p>
    <w:p w14:paraId="183B0084" w14:textId="77777777" w:rsidR="00BE5A93" w:rsidRDefault="005513D0">
      <w:pPr>
        <w:spacing w:after="0" w:line="240" w:lineRule="auto"/>
        <w:ind w:left="836" w:right="-20"/>
        <w:rPr>
          <w:rFonts w:ascii="Times New Roman" w:eastAsia="Times New Roman" w:hAnsi="Times New Roman" w:cs="Times New Roman"/>
          <w:sz w:val="24"/>
          <w:szCs w:val="24"/>
        </w:rPr>
      </w:pPr>
      <w:hyperlink r:id="rId78">
        <w:r w:rsidR="00F700C7">
          <w:rPr>
            <w:rFonts w:ascii="Times New Roman" w:eastAsia="Times New Roman" w:hAnsi="Times New Roman" w:cs="Times New Roman"/>
            <w:i/>
            <w:sz w:val="24"/>
            <w:szCs w:val="24"/>
          </w:rPr>
          <w:t>h</w:t>
        </w:r>
        <w:r w:rsidR="00F700C7">
          <w:rPr>
            <w:rFonts w:ascii="Times New Roman" w:eastAsia="Times New Roman" w:hAnsi="Times New Roman" w:cs="Times New Roman"/>
            <w:i/>
            <w:spacing w:val="1"/>
            <w:sz w:val="24"/>
            <w:szCs w:val="24"/>
          </w:rPr>
          <w:t>tt</w:t>
        </w:r>
        <w:r w:rsidR="00F700C7">
          <w:rPr>
            <w:rFonts w:ascii="Times New Roman" w:eastAsia="Times New Roman" w:hAnsi="Times New Roman" w:cs="Times New Roman"/>
            <w:i/>
            <w:sz w:val="24"/>
            <w:szCs w:val="24"/>
          </w:rPr>
          <w:t>p:</w:t>
        </w:r>
        <w:r w:rsidR="00F700C7">
          <w:rPr>
            <w:rFonts w:ascii="Times New Roman" w:eastAsia="Times New Roman" w:hAnsi="Times New Roman" w:cs="Times New Roman"/>
            <w:i/>
            <w:spacing w:val="1"/>
            <w:sz w:val="24"/>
            <w:szCs w:val="24"/>
          </w:rPr>
          <w:t>//</w:t>
        </w:r>
        <w:r w:rsidR="00F700C7">
          <w:rPr>
            <w:rFonts w:ascii="Times New Roman" w:eastAsia="Times New Roman" w:hAnsi="Times New Roman" w:cs="Times New Roman"/>
            <w:i/>
            <w:spacing w:val="-4"/>
            <w:sz w:val="24"/>
            <w:szCs w:val="24"/>
          </w:rPr>
          <w:t>d</w:t>
        </w:r>
        <w:r w:rsidR="00F700C7">
          <w:rPr>
            <w:rFonts w:ascii="Times New Roman" w:eastAsia="Times New Roman" w:hAnsi="Times New Roman" w:cs="Times New Roman"/>
            <w:i/>
            <w:spacing w:val="1"/>
            <w:sz w:val="24"/>
            <w:szCs w:val="24"/>
          </w:rPr>
          <w:t>ev</w:t>
        </w:r>
        <w:r w:rsidR="00F700C7">
          <w:rPr>
            <w:rFonts w:ascii="Times New Roman" w:eastAsia="Times New Roman" w:hAnsi="Times New Roman" w:cs="Times New Roman"/>
            <w:i/>
            <w:spacing w:val="-3"/>
            <w:sz w:val="24"/>
            <w:szCs w:val="24"/>
          </w:rPr>
          <w:t>e</w:t>
        </w:r>
        <w:r w:rsidR="00F700C7">
          <w:rPr>
            <w:rFonts w:ascii="Times New Roman" w:eastAsia="Times New Roman" w:hAnsi="Times New Roman" w:cs="Times New Roman"/>
            <w:i/>
            <w:spacing w:val="1"/>
            <w:sz w:val="24"/>
            <w:szCs w:val="24"/>
          </w:rPr>
          <w:t>l</w:t>
        </w:r>
        <w:r w:rsidR="00F700C7">
          <w:rPr>
            <w:rFonts w:ascii="Times New Roman" w:eastAsia="Times New Roman" w:hAnsi="Times New Roman" w:cs="Times New Roman"/>
            <w:i/>
            <w:sz w:val="24"/>
            <w:szCs w:val="24"/>
          </w:rPr>
          <w:t>op</w:t>
        </w:r>
        <w:r w:rsidR="00F700C7">
          <w:rPr>
            <w:rFonts w:ascii="Times New Roman" w:eastAsia="Times New Roman" w:hAnsi="Times New Roman" w:cs="Times New Roman"/>
            <w:i/>
            <w:spacing w:val="1"/>
            <w:sz w:val="24"/>
            <w:szCs w:val="24"/>
          </w:rPr>
          <w:t>e</w:t>
        </w:r>
        <w:r w:rsidR="00F700C7">
          <w:rPr>
            <w:rFonts w:ascii="Times New Roman" w:eastAsia="Times New Roman" w:hAnsi="Times New Roman" w:cs="Times New Roman"/>
            <w:i/>
            <w:spacing w:val="-1"/>
            <w:sz w:val="24"/>
            <w:szCs w:val="24"/>
          </w:rPr>
          <w:t>r</w:t>
        </w:r>
        <w:r w:rsidR="00F700C7">
          <w:rPr>
            <w:rFonts w:ascii="Times New Roman" w:eastAsia="Times New Roman" w:hAnsi="Times New Roman" w:cs="Times New Roman"/>
            <w:i/>
            <w:sz w:val="24"/>
            <w:szCs w:val="24"/>
          </w:rPr>
          <w:t>.and</w:t>
        </w:r>
        <w:r w:rsidR="00F700C7">
          <w:rPr>
            <w:rFonts w:ascii="Times New Roman" w:eastAsia="Times New Roman" w:hAnsi="Times New Roman" w:cs="Times New Roman"/>
            <w:i/>
            <w:spacing w:val="-1"/>
            <w:sz w:val="24"/>
            <w:szCs w:val="24"/>
          </w:rPr>
          <w:t>r</w:t>
        </w:r>
        <w:r w:rsidR="00F700C7">
          <w:rPr>
            <w:rFonts w:ascii="Times New Roman" w:eastAsia="Times New Roman" w:hAnsi="Times New Roman" w:cs="Times New Roman"/>
            <w:i/>
            <w:sz w:val="24"/>
            <w:szCs w:val="24"/>
          </w:rPr>
          <w:t>o</w:t>
        </w:r>
        <w:r w:rsidR="00F700C7">
          <w:rPr>
            <w:rFonts w:ascii="Times New Roman" w:eastAsia="Times New Roman" w:hAnsi="Times New Roman" w:cs="Times New Roman"/>
            <w:i/>
            <w:spacing w:val="1"/>
            <w:sz w:val="24"/>
            <w:szCs w:val="24"/>
          </w:rPr>
          <w:t>i</w:t>
        </w:r>
        <w:r w:rsidR="00F700C7">
          <w:rPr>
            <w:rFonts w:ascii="Times New Roman" w:eastAsia="Times New Roman" w:hAnsi="Times New Roman" w:cs="Times New Roman"/>
            <w:i/>
            <w:sz w:val="24"/>
            <w:szCs w:val="24"/>
          </w:rPr>
          <w:t>d.</w:t>
        </w:r>
        <w:r w:rsidR="00F700C7">
          <w:rPr>
            <w:rFonts w:ascii="Times New Roman" w:eastAsia="Times New Roman" w:hAnsi="Times New Roman" w:cs="Times New Roman"/>
            <w:i/>
            <w:spacing w:val="1"/>
            <w:sz w:val="24"/>
            <w:szCs w:val="24"/>
          </w:rPr>
          <w:t>c</w:t>
        </w:r>
        <w:r w:rsidR="00F700C7">
          <w:rPr>
            <w:rFonts w:ascii="Times New Roman" w:eastAsia="Times New Roman" w:hAnsi="Times New Roman" w:cs="Times New Roman"/>
            <w:i/>
            <w:sz w:val="24"/>
            <w:szCs w:val="24"/>
          </w:rPr>
          <w:t>o</w:t>
        </w:r>
        <w:r w:rsidR="00F700C7">
          <w:rPr>
            <w:rFonts w:ascii="Times New Roman" w:eastAsia="Times New Roman" w:hAnsi="Times New Roman" w:cs="Times New Roman"/>
            <w:i/>
            <w:spacing w:val="-1"/>
            <w:sz w:val="24"/>
            <w:szCs w:val="24"/>
          </w:rPr>
          <w:t>m</w:t>
        </w:r>
        <w:r w:rsidR="00F700C7">
          <w:rPr>
            <w:rFonts w:ascii="Times New Roman" w:eastAsia="Times New Roman" w:hAnsi="Times New Roman" w:cs="Times New Roman"/>
            <w:i/>
            <w:spacing w:val="1"/>
            <w:sz w:val="24"/>
            <w:szCs w:val="24"/>
          </w:rPr>
          <w:t>/i</w:t>
        </w:r>
        <w:r w:rsidR="00F700C7">
          <w:rPr>
            <w:rFonts w:ascii="Times New Roman" w:eastAsia="Times New Roman" w:hAnsi="Times New Roman" w:cs="Times New Roman"/>
            <w:i/>
            <w:spacing w:val="-4"/>
            <w:sz w:val="24"/>
            <w:szCs w:val="24"/>
          </w:rPr>
          <w:t>n</w:t>
        </w:r>
        <w:r w:rsidR="00F700C7">
          <w:rPr>
            <w:rFonts w:ascii="Times New Roman" w:eastAsia="Times New Roman" w:hAnsi="Times New Roman" w:cs="Times New Roman"/>
            <w:i/>
            <w:spacing w:val="1"/>
            <w:sz w:val="24"/>
            <w:szCs w:val="24"/>
          </w:rPr>
          <w:t>tl</w:t>
        </w:r>
        <w:r w:rsidR="00F700C7">
          <w:rPr>
            <w:rFonts w:ascii="Times New Roman" w:eastAsia="Times New Roman" w:hAnsi="Times New Roman" w:cs="Times New Roman"/>
            <w:i/>
            <w:spacing w:val="-3"/>
            <w:sz w:val="24"/>
            <w:szCs w:val="24"/>
          </w:rPr>
          <w:t>/</w:t>
        </w:r>
        <w:r w:rsidR="00F700C7">
          <w:rPr>
            <w:rFonts w:ascii="Times New Roman" w:eastAsia="Times New Roman" w:hAnsi="Times New Roman" w:cs="Times New Roman"/>
            <w:i/>
            <w:spacing w:val="1"/>
            <w:sz w:val="24"/>
            <w:szCs w:val="24"/>
          </w:rPr>
          <w:t>e</w:t>
        </w:r>
        <w:r w:rsidR="00F700C7">
          <w:rPr>
            <w:rFonts w:ascii="Times New Roman" w:eastAsia="Times New Roman" w:hAnsi="Times New Roman" w:cs="Times New Roman"/>
            <w:i/>
            <w:spacing w:val="-1"/>
            <w:sz w:val="24"/>
            <w:szCs w:val="24"/>
          </w:rPr>
          <w:t>s</w:t>
        </w:r>
        <w:r w:rsidR="00F700C7">
          <w:rPr>
            <w:rFonts w:ascii="Times New Roman" w:eastAsia="Times New Roman" w:hAnsi="Times New Roman" w:cs="Times New Roman"/>
            <w:i/>
            <w:spacing w:val="1"/>
            <w:sz w:val="24"/>
            <w:szCs w:val="24"/>
          </w:rPr>
          <w:t>/</w:t>
        </w:r>
        <w:r w:rsidR="00F700C7">
          <w:rPr>
            <w:rFonts w:ascii="Times New Roman" w:eastAsia="Times New Roman" w:hAnsi="Times New Roman" w:cs="Times New Roman"/>
            <w:i/>
            <w:sz w:val="24"/>
            <w:szCs w:val="24"/>
          </w:rPr>
          <w:t>abou</w:t>
        </w:r>
        <w:r w:rsidR="00F700C7">
          <w:rPr>
            <w:rFonts w:ascii="Times New Roman" w:eastAsia="Times New Roman" w:hAnsi="Times New Roman" w:cs="Times New Roman"/>
            <w:i/>
            <w:spacing w:val="-3"/>
            <w:sz w:val="24"/>
            <w:szCs w:val="24"/>
          </w:rPr>
          <w:t>t</w:t>
        </w:r>
        <w:r w:rsidR="00F700C7">
          <w:rPr>
            <w:rFonts w:ascii="Times New Roman" w:eastAsia="Times New Roman" w:hAnsi="Times New Roman" w:cs="Times New Roman"/>
            <w:i/>
            <w:spacing w:val="1"/>
            <w:sz w:val="24"/>
            <w:szCs w:val="24"/>
          </w:rPr>
          <w:t>/</w:t>
        </w:r>
        <w:r w:rsidR="00F700C7">
          <w:rPr>
            <w:rFonts w:ascii="Times New Roman" w:eastAsia="Times New Roman" w:hAnsi="Times New Roman" w:cs="Times New Roman"/>
            <w:i/>
            <w:sz w:val="24"/>
            <w:szCs w:val="24"/>
          </w:rPr>
          <w:t>and</w:t>
        </w:r>
        <w:r w:rsidR="00F700C7">
          <w:rPr>
            <w:rFonts w:ascii="Times New Roman" w:eastAsia="Times New Roman" w:hAnsi="Times New Roman" w:cs="Times New Roman"/>
            <w:i/>
            <w:spacing w:val="-1"/>
            <w:sz w:val="24"/>
            <w:szCs w:val="24"/>
          </w:rPr>
          <w:t>r</w:t>
        </w:r>
        <w:r w:rsidR="00F700C7">
          <w:rPr>
            <w:rFonts w:ascii="Times New Roman" w:eastAsia="Times New Roman" w:hAnsi="Times New Roman" w:cs="Times New Roman"/>
            <w:i/>
            <w:sz w:val="24"/>
            <w:szCs w:val="24"/>
          </w:rPr>
          <w:t>o</w:t>
        </w:r>
        <w:r w:rsidR="00F700C7">
          <w:rPr>
            <w:rFonts w:ascii="Times New Roman" w:eastAsia="Times New Roman" w:hAnsi="Times New Roman" w:cs="Times New Roman"/>
            <w:i/>
            <w:spacing w:val="1"/>
            <w:sz w:val="24"/>
            <w:szCs w:val="24"/>
          </w:rPr>
          <w:t>i</w:t>
        </w:r>
        <w:r w:rsidR="00F700C7">
          <w:rPr>
            <w:rFonts w:ascii="Times New Roman" w:eastAsia="Times New Roman" w:hAnsi="Times New Roman" w:cs="Times New Roman"/>
            <w:i/>
            <w:sz w:val="24"/>
            <w:szCs w:val="24"/>
          </w:rPr>
          <w:t>d.h</w:t>
        </w:r>
        <w:r w:rsidR="00F700C7">
          <w:rPr>
            <w:rFonts w:ascii="Times New Roman" w:eastAsia="Times New Roman" w:hAnsi="Times New Roman" w:cs="Times New Roman"/>
            <w:i/>
            <w:spacing w:val="1"/>
            <w:sz w:val="24"/>
            <w:szCs w:val="24"/>
          </w:rPr>
          <w:t>t</w:t>
        </w:r>
        <w:r w:rsidR="00F700C7">
          <w:rPr>
            <w:rFonts w:ascii="Times New Roman" w:eastAsia="Times New Roman" w:hAnsi="Times New Roman" w:cs="Times New Roman"/>
            <w:i/>
            <w:spacing w:val="-1"/>
            <w:sz w:val="24"/>
            <w:szCs w:val="24"/>
          </w:rPr>
          <w:t>m</w:t>
        </w:r>
        <w:r w:rsidR="00F700C7">
          <w:rPr>
            <w:rFonts w:ascii="Times New Roman" w:eastAsia="Times New Roman" w:hAnsi="Times New Roman" w:cs="Times New Roman"/>
            <w:i/>
            <w:sz w:val="24"/>
            <w:szCs w:val="24"/>
          </w:rPr>
          <w:t>l</w:t>
        </w:r>
      </w:hyperlink>
    </w:p>
    <w:p w14:paraId="2A8F87A5" w14:textId="77777777" w:rsidR="00BE5A93" w:rsidRDefault="00BE5A93">
      <w:pPr>
        <w:spacing w:after="0" w:line="200" w:lineRule="exact"/>
        <w:rPr>
          <w:sz w:val="20"/>
          <w:szCs w:val="20"/>
        </w:rPr>
      </w:pPr>
    </w:p>
    <w:p w14:paraId="5F53878D" w14:textId="77777777" w:rsidR="00BE5A93" w:rsidRDefault="00BE5A93">
      <w:pPr>
        <w:spacing w:before="8" w:after="0" w:line="200" w:lineRule="exact"/>
        <w:rPr>
          <w:sz w:val="20"/>
          <w:szCs w:val="20"/>
        </w:rPr>
      </w:pPr>
    </w:p>
    <w:p w14:paraId="2284186C" w14:textId="77777777" w:rsidR="00BE5A93" w:rsidRDefault="00F700C7">
      <w:pPr>
        <w:spacing w:after="0" w:line="240" w:lineRule="auto"/>
        <w:ind w:left="117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pacing w:val="-5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ndro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d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el</w:t>
      </w:r>
      <w:r>
        <w:rPr>
          <w:rFonts w:ascii="Times New Roman" w:eastAsia="Times New Roman" w:hAnsi="Times New Roman" w:cs="Times New Roman"/>
          <w:sz w:val="24"/>
          <w:szCs w:val="24"/>
        </w:rPr>
        <w:t>op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(2012).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hbo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rd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Con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lta</w:t>
      </w:r>
      <w:r>
        <w:rPr>
          <w:rFonts w:ascii="Times New Roman" w:eastAsia="Times New Roman" w:hAnsi="Times New Roman" w:cs="Times New Roman"/>
          <w:sz w:val="24"/>
          <w:szCs w:val="24"/>
        </w:rPr>
        <w:t>do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9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br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ro 25, 2016, 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de</w:t>
      </w:r>
    </w:p>
    <w:p w14:paraId="40A9A5CD" w14:textId="77777777" w:rsidR="00BE5A93" w:rsidRDefault="00BE5A93">
      <w:pPr>
        <w:spacing w:before="6" w:after="0" w:line="130" w:lineRule="exact"/>
        <w:rPr>
          <w:sz w:val="13"/>
          <w:szCs w:val="13"/>
        </w:rPr>
      </w:pPr>
    </w:p>
    <w:p w14:paraId="474A76A6" w14:textId="77777777" w:rsidR="00BE5A93" w:rsidRDefault="005513D0">
      <w:pPr>
        <w:spacing w:after="0" w:line="240" w:lineRule="auto"/>
        <w:ind w:left="836" w:right="-20"/>
        <w:rPr>
          <w:rFonts w:ascii="Times New Roman" w:eastAsia="Times New Roman" w:hAnsi="Times New Roman" w:cs="Times New Roman"/>
          <w:sz w:val="24"/>
          <w:szCs w:val="24"/>
        </w:rPr>
      </w:pPr>
      <w:hyperlink r:id="rId79">
        <w:r w:rsidR="00F700C7">
          <w:rPr>
            <w:rFonts w:ascii="Times New Roman" w:eastAsia="Times New Roman" w:hAnsi="Times New Roman" w:cs="Times New Roman"/>
            <w:i/>
            <w:sz w:val="24"/>
            <w:szCs w:val="24"/>
          </w:rPr>
          <w:t>h</w:t>
        </w:r>
        <w:r w:rsidR="00F700C7">
          <w:rPr>
            <w:rFonts w:ascii="Times New Roman" w:eastAsia="Times New Roman" w:hAnsi="Times New Roman" w:cs="Times New Roman"/>
            <w:i/>
            <w:spacing w:val="1"/>
            <w:sz w:val="24"/>
            <w:szCs w:val="24"/>
          </w:rPr>
          <w:t>tt</w:t>
        </w:r>
        <w:r w:rsidR="00F700C7">
          <w:rPr>
            <w:rFonts w:ascii="Times New Roman" w:eastAsia="Times New Roman" w:hAnsi="Times New Roman" w:cs="Times New Roman"/>
            <w:i/>
            <w:sz w:val="24"/>
            <w:szCs w:val="24"/>
          </w:rPr>
          <w:t>p:</w:t>
        </w:r>
        <w:r w:rsidR="00F700C7">
          <w:rPr>
            <w:rFonts w:ascii="Times New Roman" w:eastAsia="Times New Roman" w:hAnsi="Times New Roman" w:cs="Times New Roman"/>
            <w:i/>
            <w:spacing w:val="1"/>
            <w:sz w:val="24"/>
            <w:szCs w:val="24"/>
          </w:rPr>
          <w:t>//</w:t>
        </w:r>
        <w:r w:rsidR="00F700C7">
          <w:rPr>
            <w:rFonts w:ascii="Times New Roman" w:eastAsia="Times New Roman" w:hAnsi="Times New Roman" w:cs="Times New Roman"/>
            <w:i/>
            <w:spacing w:val="-4"/>
            <w:sz w:val="24"/>
            <w:szCs w:val="24"/>
          </w:rPr>
          <w:t>d</w:t>
        </w:r>
        <w:r w:rsidR="00F700C7">
          <w:rPr>
            <w:rFonts w:ascii="Times New Roman" w:eastAsia="Times New Roman" w:hAnsi="Times New Roman" w:cs="Times New Roman"/>
            <w:i/>
            <w:spacing w:val="1"/>
            <w:sz w:val="24"/>
            <w:szCs w:val="24"/>
          </w:rPr>
          <w:t>ev</w:t>
        </w:r>
        <w:r w:rsidR="00F700C7">
          <w:rPr>
            <w:rFonts w:ascii="Times New Roman" w:eastAsia="Times New Roman" w:hAnsi="Times New Roman" w:cs="Times New Roman"/>
            <w:i/>
            <w:spacing w:val="-3"/>
            <w:sz w:val="24"/>
            <w:szCs w:val="24"/>
          </w:rPr>
          <w:t>e</w:t>
        </w:r>
        <w:r w:rsidR="00F700C7">
          <w:rPr>
            <w:rFonts w:ascii="Times New Roman" w:eastAsia="Times New Roman" w:hAnsi="Times New Roman" w:cs="Times New Roman"/>
            <w:i/>
            <w:spacing w:val="1"/>
            <w:sz w:val="24"/>
            <w:szCs w:val="24"/>
          </w:rPr>
          <w:t>l</w:t>
        </w:r>
        <w:r w:rsidR="00F700C7">
          <w:rPr>
            <w:rFonts w:ascii="Times New Roman" w:eastAsia="Times New Roman" w:hAnsi="Times New Roman" w:cs="Times New Roman"/>
            <w:i/>
            <w:sz w:val="24"/>
            <w:szCs w:val="24"/>
          </w:rPr>
          <w:t>op</w:t>
        </w:r>
        <w:r w:rsidR="00F700C7">
          <w:rPr>
            <w:rFonts w:ascii="Times New Roman" w:eastAsia="Times New Roman" w:hAnsi="Times New Roman" w:cs="Times New Roman"/>
            <w:i/>
            <w:spacing w:val="1"/>
            <w:sz w:val="24"/>
            <w:szCs w:val="24"/>
          </w:rPr>
          <w:t>e</w:t>
        </w:r>
        <w:r w:rsidR="00F700C7">
          <w:rPr>
            <w:rFonts w:ascii="Times New Roman" w:eastAsia="Times New Roman" w:hAnsi="Times New Roman" w:cs="Times New Roman"/>
            <w:i/>
            <w:spacing w:val="-1"/>
            <w:sz w:val="24"/>
            <w:szCs w:val="24"/>
          </w:rPr>
          <w:t>r</w:t>
        </w:r>
        <w:r w:rsidR="00F700C7">
          <w:rPr>
            <w:rFonts w:ascii="Times New Roman" w:eastAsia="Times New Roman" w:hAnsi="Times New Roman" w:cs="Times New Roman"/>
            <w:i/>
            <w:sz w:val="24"/>
            <w:szCs w:val="24"/>
          </w:rPr>
          <w:t>.and</w:t>
        </w:r>
        <w:r w:rsidR="00F700C7">
          <w:rPr>
            <w:rFonts w:ascii="Times New Roman" w:eastAsia="Times New Roman" w:hAnsi="Times New Roman" w:cs="Times New Roman"/>
            <w:i/>
            <w:spacing w:val="-1"/>
            <w:sz w:val="24"/>
            <w:szCs w:val="24"/>
          </w:rPr>
          <w:t>r</w:t>
        </w:r>
        <w:r w:rsidR="00F700C7">
          <w:rPr>
            <w:rFonts w:ascii="Times New Roman" w:eastAsia="Times New Roman" w:hAnsi="Times New Roman" w:cs="Times New Roman"/>
            <w:i/>
            <w:sz w:val="24"/>
            <w:szCs w:val="24"/>
          </w:rPr>
          <w:t>o</w:t>
        </w:r>
        <w:r w:rsidR="00F700C7">
          <w:rPr>
            <w:rFonts w:ascii="Times New Roman" w:eastAsia="Times New Roman" w:hAnsi="Times New Roman" w:cs="Times New Roman"/>
            <w:i/>
            <w:spacing w:val="1"/>
            <w:sz w:val="24"/>
            <w:szCs w:val="24"/>
          </w:rPr>
          <w:t>i</w:t>
        </w:r>
        <w:r w:rsidR="00F700C7">
          <w:rPr>
            <w:rFonts w:ascii="Times New Roman" w:eastAsia="Times New Roman" w:hAnsi="Times New Roman" w:cs="Times New Roman"/>
            <w:i/>
            <w:sz w:val="24"/>
            <w:szCs w:val="24"/>
          </w:rPr>
          <w:t>d.</w:t>
        </w:r>
        <w:r w:rsidR="00F700C7">
          <w:rPr>
            <w:rFonts w:ascii="Times New Roman" w:eastAsia="Times New Roman" w:hAnsi="Times New Roman" w:cs="Times New Roman"/>
            <w:i/>
            <w:spacing w:val="1"/>
            <w:sz w:val="24"/>
            <w:szCs w:val="24"/>
          </w:rPr>
          <w:t>c</w:t>
        </w:r>
        <w:r w:rsidR="00F700C7">
          <w:rPr>
            <w:rFonts w:ascii="Times New Roman" w:eastAsia="Times New Roman" w:hAnsi="Times New Roman" w:cs="Times New Roman"/>
            <w:i/>
            <w:sz w:val="24"/>
            <w:szCs w:val="24"/>
          </w:rPr>
          <w:t>o</w:t>
        </w:r>
        <w:r w:rsidR="00F700C7">
          <w:rPr>
            <w:rFonts w:ascii="Times New Roman" w:eastAsia="Times New Roman" w:hAnsi="Times New Roman" w:cs="Times New Roman"/>
            <w:i/>
            <w:spacing w:val="-1"/>
            <w:sz w:val="24"/>
            <w:szCs w:val="24"/>
          </w:rPr>
          <w:t>m</w:t>
        </w:r>
        <w:r w:rsidR="00F700C7">
          <w:rPr>
            <w:rFonts w:ascii="Times New Roman" w:eastAsia="Times New Roman" w:hAnsi="Times New Roman" w:cs="Times New Roman"/>
            <w:i/>
            <w:spacing w:val="1"/>
            <w:sz w:val="24"/>
            <w:szCs w:val="24"/>
          </w:rPr>
          <w:t>/</w:t>
        </w:r>
        <w:r w:rsidR="00F700C7">
          <w:rPr>
            <w:rFonts w:ascii="Times New Roman" w:eastAsia="Times New Roman" w:hAnsi="Times New Roman" w:cs="Times New Roman"/>
            <w:i/>
            <w:sz w:val="24"/>
            <w:szCs w:val="24"/>
          </w:rPr>
          <w:t>abou</w:t>
        </w:r>
        <w:r w:rsidR="00F700C7">
          <w:rPr>
            <w:rFonts w:ascii="Times New Roman" w:eastAsia="Times New Roman" w:hAnsi="Times New Roman" w:cs="Times New Roman"/>
            <w:i/>
            <w:spacing w:val="-3"/>
            <w:sz w:val="24"/>
            <w:szCs w:val="24"/>
          </w:rPr>
          <w:t>t</w:t>
        </w:r>
        <w:r w:rsidR="00F700C7">
          <w:rPr>
            <w:rFonts w:ascii="Times New Roman" w:eastAsia="Times New Roman" w:hAnsi="Times New Roman" w:cs="Times New Roman"/>
            <w:i/>
            <w:spacing w:val="1"/>
            <w:sz w:val="24"/>
            <w:szCs w:val="24"/>
          </w:rPr>
          <w:t>/</w:t>
        </w:r>
        <w:r w:rsidR="00F700C7">
          <w:rPr>
            <w:rFonts w:ascii="Times New Roman" w:eastAsia="Times New Roman" w:hAnsi="Times New Roman" w:cs="Times New Roman"/>
            <w:i/>
            <w:sz w:val="24"/>
            <w:szCs w:val="24"/>
          </w:rPr>
          <w:t>da</w:t>
        </w:r>
        <w:r w:rsidR="00F700C7">
          <w:rPr>
            <w:rFonts w:ascii="Times New Roman" w:eastAsia="Times New Roman" w:hAnsi="Times New Roman" w:cs="Times New Roman"/>
            <w:i/>
            <w:spacing w:val="-1"/>
            <w:sz w:val="24"/>
            <w:szCs w:val="24"/>
          </w:rPr>
          <w:t>s</w:t>
        </w:r>
        <w:r w:rsidR="00F700C7">
          <w:rPr>
            <w:rFonts w:ascii="Times New Roman" w:eastAsia="Times New Roman" w:hAnsi="Times New Roman" w:cs="Times New Roman"/>
            <w:i/>
            <w:sz w:val="24"/>
            <w:szCs w:val="24"/>
          </w:rPr>
          <w:t>hboa</w:t>
        </w:r>
        <w:r w:rsidR="00F700C7">
          <w:rPr>
            <w:rFonts w:ascii="Times New Roman" w:eastAsia="Times New Roman" w:hAnsi="Times New Roman" w:cs="Times New Roman"/>
            <w:i/>
            <w:spacing w:val="-1"/>
            <w:sz w:val="24"/>
            <w:szCs w:val="24"/>
          </w:rPr>
          <w:t>r</w:t>
        </w:r>
        <w:r w:rsidR="00F700C7">
          <w:rPr>
            <w:rFonts w:ascii="Times New Roman" w:eastAsia="Times New Roman" w:hAnsi="Times New Roman" w:cs="Times New Roman"/>
            <w:i/>
            <w:sz w:val="24"/>
            <w:szCs w:val="24"/>
          </w:rPr>
          <w:t>d</w:t>
        </w:r>
        <w:r w:rsidR="00F700C7">
          <w:rPr>
            <w:rFonts w:ascii="Times New Roman" w:eastAsia="Times New Roman" w:hAnsi="Times New Roman" w:cs="Times New Roman"/>
            <w:i/>
            <w:spacing w:val="-1"/>
            <w:sz w:val="24"/>
            <w:szCs w:val="24"/>
          </w:rPr>
          <w:t>s</w:t>
        </w:r>
        <w:r w:rsidR="00F700C7">
          <w:rPr>
            <w:rFonts w:ascii="Times New Roman" w:eastAsia="Times New Roman" w:hAnsi="Times New Roman" w:cs="Times New Roman"/>
            <w:i/>
            <w:spacing w:val="1"/>
            <w:sz w:val="24"/>
            <w:szCs w:val="24"/>
          </w:rPr>
          <w:t>/i</w:t>
        </w:r>
        <w:r w:rsidR="00F700C7">
          <w:rPr>
            <w:rFonts w:ascii="Times New Roman" w:eastAsia="Times New Roman" w:hAnsi="Times New Roman" w:cs="Times New Roman"/>
            <w:i/>
            <w:sz w:val="24"/>
            <w:szCs w:val="24"/>
          </w:rPr>
          <w:t>nd</w:t>
        </w:r>
        <w:r w:rsidR="00F700C7">
          <w:rPr>
            <w:rFonts w:ascii="Times New Roman" w:eastAsia="Times New Roman" w:hAnsi="Times New Roman" w:cs="Times New Roman"/>
            <w:i/>
            <w:spacing w:val="1"/>
            <w:sz w:val="24"/>
            <w:szCs w:val="24"/>
          </w:rPr>
          <w:t>ex</w:t>
        </w:r>
        <w:r w:rsidR="00F700C7">
          <w:rPr>
            <w:rFonts w:ascii="Times New Roman" w:eastAsia="Times New Roman" w:hAnsi="Times New Roman" w:cs="Times New Roman"/>
            <w:i/>
            <w:sz w:val="24"/>
            <w:szCs w:val="24"/>
          </w:rPr>
          <w:t>.h</w:t>
        </w:r>
        <w:r w:rsidR="00F700C7">
          <w:rPr>
            <w:rFonts w:ascii="Times New Roman" w:eastAsia="Times New Roman" w:hAnsi="Times New Roman" w:cs="Times New Roman"/>
            <w:i/>
            <w:spacing w:val="1"/>
            <w:sz w:val="24"/>
            <w:szCs w:val="24"/>
          </w:rPr>
          <w:t>t</w:t>
        </w:r>
        <w:r w:rsidR="00F700C7">
          <w:rPr>
            <w:rFonts w:ascii="Times New Roman" w:eastAsia="Times New Roman" w:hAnsi="Times New Roman" w:cs="Times New Roman"/>
            <w:i/>
            <w:spacing w:val="-1"/>
            <w:sz w:val="24"/>
            <w:szCs w:val="24"/>
          </w:rPr>
          <w:t>m</w:t>
        </w:r>
        <w:r w:rsidR="00F700C7">
          <w:rPr>
            <w:rFonts w:ascii="Times New Roman" w:eastAsia="Times New Roman" w:hAnsi="Times New Roman" w:cs="Times New Roman"/>
            <w:i/>
            <w:spacing w:val="8"/>
            <w:sz w:val="24"/>
            <w:szCs w:val="24"/>
          </w:rPr>
          <w:t>l</w:t>
        </w:r>
      </w:hyperlink>
      <w:r w:rsidR="00F700C7">
        <w:rPr>
          <w:rFonts w:ascii="Times New Roman" w:eastAsia="Times New Roman" w:hAnsi="Times New Roman" w:cs="Times New Roman"/>
          <w:i/>
          <w:sz w:val="24"/>
          <w:szCs w:val="24"/>
        </w:rPr>
        <w:t>.</w:t>
      </w:r>
    </w:p>
    <w:p w14:paraId="0EB69B98" w14:textId="77777777" w:rsidR="00BE5A93" w:rsidRDefault="00BE5A93">
      <w:pPr>
        <w:spacing w:after="0" w:line="200" w:lineRule="exact"/>
        <w:rPr>
          <w:sz w:val="20"/>
          <w:szCs w:val="20"/>
        </w:rPr>
      </w:pPr>
    </w:p>
    <w:p w14:paraId="0E7BCF2B" w14:textId="77777777" w:rsidR="00BE5A93" w:rsidRDefault="00BE5A93">
      <w:pPr>
        <w:spacing w:before="8" w:after="0" w:line="200" w:lineRule="exact"/>
        <w:rPr>
          <w:sz w:val="20"/>
          <w:szCs w:val="20"/>
        </w:rPr>
      </w:pPr>
    </w:p>
    <w:p w14:paraId="3EC759E5" w14:textId="77777777" w:rsidR="00BE5A93" w:rsidRDefault="00F700C7">
      <w:pPr>
        <w:spacing w:after="0" w:line="240" w:lineRule="auto"/>
        <w:ind w:left="117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pacing w:val="-5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la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J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S, (2014). 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Is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pacing w:val="-5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la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?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  <w:proofErr w:type="gramEnd"/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lta</w:t>
      </w:r>
      <w:r>
        <w:rPr>
          <w:rFonts w:ascii="Times New Roman" w:eastAsia="Times New Roman" w:hAnsi="Times New Roman" w:cs="Times New Roman"/>
          <w:sz w:val="24"/>
          <w:szCs w:val="24"/>
        </w:rPr>
        <w:t>do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9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br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ro 23, 2016, de</w:t>
      </w:r>
    </w:p>
    <w:p w14:paraId="00D085A7" w14:textId="77777777" w:rsidR="00BE5A93" w:rsidRDefault="00BE5A93">
      <w:pPr>
        <w:spacing w:before="6" w:after="0" w:line="130" w:lineRule="exact"/>
        <w:rPr>
          <w:sz w:val="13"/>
          <w:szCs w:val="13"/>
        </w:rPr>
      </w:pPr>
    </w:p>
    <w:p w14:paraId="5AA41AE1" w14:textId="77777777" w:rsidR="00BE5A93" w:rsidRDefault="005513D0">
      <w:pPr>
        <w:spacing w:after="0" w:line="240" w:lineRule="auto"/>
        <w:ind w:left="836" w:right="-20"/>
        <w:rPr>
          <w:rFonts w:ascii="Times New Roman" w:eastAsia="Times New Roman" w:hAnsi="Times New Roman" w:cs="Times New Roman"/>
          <w:sz w:val="24"/>
          <w:szCs w:val="24"/>
        </w:rPr>
      </w:pPr>
      <w:hyperlink r:id="rId80">
        <w:r w:rsidR="00F700C7">
          <w:rPr>
            <w:rFonts w:ascii="Times New Roman" w:eastAsia="Times New Roman" w:hAnsi="Times New Roman" w:cs="Times New Roman"/>
            <w:i/>
            <w:sz w:val="24"/>
            <w:szCs w:val="24"/>
          </w:rPr>
          <w:t>h</w:t>
        </w:r>
        <w:r w:rsidR="00F700C7">
          <w:rPr>
            <w:rFonts w:ascii="Times New Roman" w:eastAsia="Times New Roman" w:hAnsi="Times New Roman" w:cs="Times New Roman"/>
            <w:i/>
            <w:spacing w:val="1"/>
            <w:sz w:val="24"/>
            <w:szCs w:val="24"/>
          </w:rPr>
          <w:t>tt</w:t>
        </w:r>
        <w:r w:rsidR="00F700C7">
          <w:rPr>
            <w:rFonts w:ascii="Times New Roman" w:eastAsia="Times New Roman" w:hAnsi="Times New Roman" w:cs="Times New Roman"/>
            <w:i/>
            <w:sz w:val="24"/>
            <w:szCs w:val="24"/>
          </w:rPr>
          <w:t>p</w:t>
        </w:r>
        <w:r w:rsidR="00F700C7">
          <w:rPr>
            <w:rFonts w:ascii="Times New Roman" w:eastAsia="Times New Roman" w:hAnsi="Times New Roman" w:cs="Times New Roman"/>
            <w:i/>
            <w:spacing w:val="-1"/>
            <w:sz w:val="24"/>
            <w:szCs w:val="24"/>
          </w:rPr>
          <w:t>s</w:t>
        </w:r>
        <w:r w:rsidR="00F700C7">
          <w:rPr>
            <w:rFonts w:ascii="Times New Roman" w:eastAsia="Times New Roman" w:hAnsi="Times New Roman" w:cs="Times New Roman"/>
            <w:i/>
            <w:sz w:val="24"/>
            <w:szCs w:val="24"/>
          </w:rPr>
          <w:t>:</w:t>
        </w:r>
        <w:r w:rsidR="00F700C7">
          <w:rPr>
            <w:rFonts w:ascii="Times New Roman" w:eastAsia="Times New Roman" w:hAnsi="Times New Roman" w:cs="Times New Roman"/>
            <w:i/>
            <w:spacing w:val="1"/>
            <w:sz w:val="24"/>
            <w:szCs w:val="24"/>
          </w:rPr>
          <w:t>//</w:t>
        </w:r>
        <w:r w:rsidR="00F700C7">
          <w:rPr>
            <w:rFonts w:ascii="Times New Roman" w:eastAsia="Times New Roman" w:hAnsi="Times New Roman" w:cs="Times New Roman"/>
            <w:i/>
            <w:sz w:val="24"/>
            <w:szCs w:val="24"/>
          </w:rPr>
          <w:t>do</w:t>
        </w:r>
        <w:r w:rsidR="00F700C7">
          <w:rPr>
            <w:rFonts w:ascii="Times New Roman" w:eastAsia="Times New Roman" w:hAnsi="Times New Roman" w:cs="Times New Roman"/>
            <w:i/>
            <w:spacing w:val="1"/>
            <w:sz w:val="24"/>
            <w:szCs w:val="24"/>
          </w:rPr>
          <w:t>c</w:t>
        </w:r>
        <w:r w:rsidR="00F700C7">
          <w:rPr>
            <w:rFonts w:ascii="Times New Roman" w:eastAsia="Times New Roman" w:hAnsi="Times New Roman" w:cs="Times New Roman"/>
            <w:i/>
            <w:spacing w:val="-1"/>
            <w:sz w:val="24"/>
            <w:szCs w:val="24"/>
          </w:rPr>
          <w:t>s</w:t>
        </w:r>
        <w:r w:rsidR="00F700C7">
          <w:rPr>
            <w:rFonts w:ascii="Times New Roman" w:eastAsia="Times New Roman" w:hAnsi="Times New Roman" w:cs="Times New Roman"/>
            <w:i/>
            <w:sz w:val="24"/>
            <w:szCs w:val="24"/>
          </w:rPr>
          <w:t>.angu</w:t>
        </w:r>
        <w:r w:rsidR="00F700C7">
          <w:rPr>
            <w:rFonts w:ascii="Times New Roman" w:eastAsia="Times New Roman" w:hAnsi="Times New Roman" w:cs="Times New Roman"/>
            <w:i/>
            <w:spacing w:val="1"/>
            <w:sz w:val="24"/>
            <w:szCs w:val="24"/>
          </w:rPr>
          <w:t>l</w:t>
        </w:r>
        <w:r w:rsidR="00F700C7">
          <w:rPr>
            <w:rFonts w:ascii="Times New Roman" w:eastAsia="Times New Roman" w:hAnsi="Times New Roman" w:cs="Times New Roman"/>
            <w:i/>
            <w:sz w:val="24"/>
            <w:szCs w:val="24"/>
          </w:rPr>
          <w:t>a</w:t>
        </w:r>
        <w:r w:rsidR="00F700C7">
          <w:rPr>
            <w:rFonts w:ascii="Times New Roman" w:eastAsia="Times New Roman" w:hAnsi="Times New Roman" w:cs="Times New Roman"/>
            <w:i/>
            <w:spacing w:val="-1"/>
            <w:sz w:val="24"/>
            <w:szCs w:val="24"/>
          </w:rPr>
          <w:t>r</w:t>
        </w:r>
        <w:r w:rsidR="00F700C7">
          <w:rPr>
            <w:rFonts w:ascii="Times New Roman" w:eastAsia="Times New Roman" w:hAnsi="Times New Roman" w:cs="Times New Roman"/>
            <w:i/>
            <w:spacing w:val="1"/>
            <w:sz w:val="24"/>
            <w:szCs w:val="24"/>
          </w:rPr>
          <w:t>j</w:t>
        </w:r>
        <w:r w:rsidR="00F700C7">
          <w:rPr>
            <w:rFonts w:ascii="Times New Roman" w:eastAsia="Times New Roman" w:hAnsi="Times New Roman" w:cs="Times New Roman"/>
            <w:i/>
            <w:spacing w:val="-1"/>
            <w:sz w:val="24"/>
            <w:szCs w:val="24"/>
          </w:rPr>
          <w:t>s</w:t>
        </w:r>
        <w:r w:rsidR="00F700C7">
          <w:rPr>
            <w:rFonts w:ascii="Times New Roman" w:eastAsia="Times New Roman" w:hAnsi="Times New Roman" w:cs="Times New Roman"/>
            <w:i/>
            <w:sz w:val="24"/>
            <w:szCs w:val="24"/>
          </w:rPr>
          <w:t>.o</w:t>
        </w:r>
        <w:r w:rsidR="00F700C7">
          <w:rPr>
            <w:rFonts w:ascii="Times New Roman" w:eastAsia="Times New Roman" w:hAnsi="Times New Roman" w:cs="Times New Roman"/>
            <w:i/>
            <w:spacing w:val="-1"/>
            <w:sz w:val="24"/>
            <w:szCs w:val="24"/>
          </w:rPr>
          <w:t>r</w:t>
        </w:r>
        <w:r w:rsidR="00F700C7">
          <w:rPr>
            <w:rFonts w:ascii="Times New Roman" w:eastAsia="Times New Roman" w:hAnsi="Times New Roman" w:cs="Times New Roman"/>
            <w:i/>
            <w:sz w:val="24"/>
            <w:szCs w:val="24"/>
          </w:rPr>
          <w:t>g</w:t>
        </w:r>
        <w:r w:rsidR="00F700C7">
          <w:rPr>
            <w:rFonts w:ascii="Times New Roman" w:eastAsia="Times New Roman" w:hAnsi="Times New Roman" w:cs="Times New Roman"/>
            <w:i/>
            <w:spacing w:val="1"/>
            <w:sz w:val="24"/>
            <w:szCs w:val="24"/>
          </w:rPr>
          <w:t>/</w:t>
        </w:r>
        <w:r w:rsidR="00F700C7">
          <w:rPr>
            <w:rFonts w:ascii="Times New Roman" w:eastAsia="Times New Roman" w:hAnsi="Times New Roman" w:cs="Times New Roman"/>
            <w:i/>
            <w:sz w:val="24"/>
            <w:szCs w:val="24"/>
          </w:rPr>
          <w:t>gu</w:t>
        </w:r>
        <w:r w:rsidR="00F700C7">
          <w:rPr>
            <w:rFonts w:ascii="Times New Roman" w:eastAsia="Times New Roman" w:hAnsi="Times New Roman" w:cs="Times New Roman"/>
            <w:i/>
            <w:spacing w:val="1"/>
            <w:sz w:val="24"/>
            <w:szCs w:val="24"/>
          </w:rPr>
          <w:t>i</w:t>
        </w:r>
        <w:r w:rsidR="00F700C7">
          <w:rPr>
            <w:rFonts w:ascii="Times New Roman" w:eastAsia="Times New Roman" w:hAnsi="Times New Roman" w:cs="Times New Roman"/>
            <w:i/>
            <w:spacing w:val="-4"/>
            <w:sz w:val="24"/>
            <w:szCs w:val="24"/>
          </w:rPr>
          <w:t>d</w:t>
        </w:r>
        <w:r w:rsidR="00F700C7">
          <w:rPr>
            <w:rFonts w:ascii="Times New Roman" w:eastAsia="Times New Roman" w:hAnsi="Times New Roman" w:cs="Times New Roman"/>
            <w:i/>
            <w:spacing w:val="1"/>
            <w:sz w:val="24"/>
            <w:szCs w:val="24"/>
          </w:rPr>
          <w:t>e/i</w:t>
        </w:r>
        <w:r w:rsidR="00F700C7">
          <w:rPr>
            <w:rFonts w:ascii="Times New Roman" w:eastAsia="Times New Roman" w:hAnsi="Times New Roman" w:cs="Times New Roman"/>
            <w:i/>
            <w:spacing w:val="-4"/>
            <w:sz w:val="24"/>
            <w:szCs w:val="24"/>
          </w:rPr>
          <w:t>n</w:t>
        </w:r>
        <w:r w:rsidR="00F700C7">
          <w:rPr>
            <w:rFonts w:ascii="Times New Roman" w:eastAsia="Times New Roman" w:hAnsi="Times New Roman" w:cs="Times New Roman"/>
            <w:i/>
            <w:spacing w:val="1"/>
            <w:sz w:val="24"/>
            <w:szCs w:val="24"/>
          </w:rPr>
          <w:t>t</w:t>
        </w:r>
        <w:r w:rsidR="00F700C7">
          <w:rPr>
            <w:rFonts w:ascii="Times New Roman" w:eastAsia="Times New Roman" w:hAnsi="Times New Roman" w:cs="Times New Roman"/>
            <w:i/>
            <w:spacing w:val="-1"/>
            <w:sz w:val="24"/>
            <w:szCs w:val="24"/>
          </w:rPr>
          <w:t>r</w:t>
        </w:r>
        <w:r w:rsidR="00F700C7">
          <w:rPr>
            <w:rFonts w:ascii="Times New Roman" w:eastAsia="Times New Roman" w:hAnsi="Times New Roman" w:cs="Times New Roman"/>
            <w:i/>
            <w:sz w:val="24"/>
            <w:szCs w:val="24"/>
          </w:rPr>
          <w:t>odu</w:t>
        </w:r>
        <w:r w:rsidR="00F700C7">
          <w:rPr>
            <w:rFonts w:ascii="Times New Roman" w:eastAsia="Times New Roman" w:hAnsi="Times New Roman" w:cs="Times New Roman"/>
            <w:i/>
            <w:spacing w:val="1"/>
            <w:sz w:val="24"/>
            <w:szCs w:val="24"/>
          </w:rPr>
          <w:t>c</w:t>
        </w:r>
        <w:r w:rsidR="00F700C7">
          <w:rPr>
            <w:rFonts w:ascii="Times New Roman" w:eastAsia="Times New Roman" w:hAnsi="Times New Roman" w:cs="Times New Roman"/>
            <w:i/>
            <w:spacing w:val="-3"/>
            <w:sz w:val="24"/>
            <w:szCs w:val="24"/>
          </w:rPr>
          <w:t>t</w:t>
        </w:r>
        <w:r w:rsidR="00F700C7">
          <w:rPr>
            <w:rFonts w:ascii="Times New Roman" w:eastAsia="Times New Roman" w:hAnsi="Times New Roman" w:cs="Times New Roman"/>
            <w:i/>
            <w:spacing w:val="1"/>
            <w:sz w:val="24"/>
            <w:szCs w:val="24"/>
          </w:rPr>
          <w:t>i</w:t>
        </w:r>
        <w:r w:rsidR="00F700C7">
          <w:rPr>
            <w:rFonts w:ascii="Times New Roman" w:eastAsia="Times New Roman" w:hAnsi="Times New Roman" w:cs="Times New Roman"/>
            <w:i/>
            <w:sz w:val="24"/>
            <w:szCs w:val="24"/>
          </w:rPr>
          <w:t>o</w:t>
        </w:r>
        <w:r w:rsidR="00F700C7">
          <w:rPr>
            <w:rFonts w:ascii="Times New Roman" w:eastAsia="Times New Roman" w:hAnsi="Times New Roman" w:cs="Times New Roman"/>
            <w:i/>
            <w:spacing w:val="7"/>
            <w:sz w:val="24"/>
            <w:szCs w:val="24"/>
          </w:rPr>
          <w:t>n</w:t>
        </w:r>
      </w:hyperlink>
      <w:r w:rsidR="00F700C7">
        <w:rPr>
          <w:rFonts w:ascii="Times New Roman" w:eastAsia="Times New Roman" w:hAnsi="Times New Roman" w:cs="Times New Roman"/>
          <w:i/>
          <w:sz w:val="24"/>
          <w:szCs w:val="24"/>
        </w:rPr>
        <w:t>.</w:t>
      </w:r>
    </w:p>
    <w:p w14:paraId="64A800F4" w14:textId="77777777" w:rsidR="00BE5A93" w:rsidRDefault="00BE5A93">
      <w:pPr>
        <w:spacing w:after="0" w:line="200" w:lineRule="exact"/>
        <w:rPr>
          <w:sz w:val="20"/>
          <w:szCs w:val="20"/>
        </w:rPr>
      </w:pPr>
    </w:p>
    <w:p w14:paraId="1C39866E" w14:textId="77777777" w:rsidR="00BE5A93" w:rsidRDefault="00BE5A93">
      <w:pPr>
        <w:spacing w:before="8" w:after="0" w:line="200" w:lineRule="exact"/>
        <w:rPr>
          <w:sz w:val="20"/>
          <w:szCs w:val="20"/>
        </w:rPr>
      </w:pPr>
    </w:p>
    <w:p w14:paraId="65E6F21D" w14:textId="77777777" w:rsidR="00BE5A93" w:rsidRDefault="00F700C7">
      <w:pPr>
        <w:spacing w:after="0" w:line="361" w:lineRule="auto"/>
        <w:ind w:left="836" w:right="2865" w:hanging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pacing w:val="-5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pp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(2012).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z w:val="24"/>
          <w:szCs w:val="24"/>
        </w:rPr>
        <w:t>S 9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- 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-7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sz w:val="24"/>
          <w:szCs w:val="24"/>
        </w:rPr>
        <w:t>. Co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lta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do 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z</w:t>
      </w:r>
      <w:r>
        <w:rPr>
          <w:rFonts w:ascii="Times New Roman" w:eastAsia="Times New Roman" w:hAnsi="Times New Roman" w:cs="Times New Roman"/>
          <w:sz w:val="24"/>
          <w:szCs w:val="24"/>
        </w:rPr>
        <w:t>o 11, 2016, de</w:t>
      </w:r>
      <w:hyperlink r:id="rId81">
        <w:r>
          <w:rPr>
            <w:rFonts w:ascii="Times New Roman" w:eastAsia="Times New Roman" w:hAnsi="Times New Roman" w:cs="Times New Roman"/>
            <w:sz w:val="24"/>
            <w:szCs w:val="24"/>
          </w:rPr>
          <w:t xml:space="preserve"> h</w:t>
        </w:r>
        <w:r>
          <w:rPr>
            <w:rFonts w:ascii="Times New Roman" w:eastAsia="Times New Roman" w:hAnsi="Times New Roman" w:cs="Times New Roman"/>
            <w:spacing w:val="1"/>
            <w:sz w:val="24"/>
            <w:szCs w:val="24"/>
          </w:rPr>
          <w:t>tt</w:t>
        </w:r>
        <w:r>
          <w:rPr>
            <w:rFonts w:ascii="Times New Roman" w:eastAsia="Times New Roman" w:hAnsi="Times New Roman" w:cs="Times New Roman"/>
            <w:sz w:val="24"/>
            <w:szCs w:val="24"/>
          </w:rPr>
          <w:t>p</w:t>
        </w:r>
        <w:r>
          <w:rPr>
            <w:rFonts w:ascii="Times New Roman" w:eastAsia="Times New Roman" w:hAnsi="Times New Roman" w:cs="Times New Roman"/>
            <w:spacing w:val="-3"/>
            <w:sz w:val="24"/>
            <w:szCs w:val="24"/>
          </w:rPr>
          <w:t>:/</w:t>
        </w:r>
        <w:r>
          <w:rPr>
            <w:rFonts w:ascii="Times New Roman" w:eastAsia="Times New Roman" w:hAnsi="Times New Roman" w:cs="Times New Roman"/>
            <w:spacing w:val="1"/>
            <w:sz w:val="24"/>
            <w:szCs w:val="24"/>
          </w:rPr>
          <w:t>/</w:t>
        </w:r>
        <w:r>
          <w:rPr>
            <w:rFonts w:ascii="Times New Roman" w:eastAsia="Times New Roman" w:hAnsi="Times New Roman" w:cs="Times New Roman"/>
            <w:spacing w:val="-1"/>
            <w:sz w:val="24"/>
            <w:szCs w:val="24"/>
          </w:rPr>
          <w:t>www</w:t>
        </w:r>
        <w:r>
          <w:rPr>
            <w:rFonts w:ascii="Times New Roman" w:eastAsia="Times New Roman" w:hAnsi="Times New Roman" w:cs="Times New Roman"/>
            <w:sz w:val="24"/>
            <w:szCs w:val="24"/>
          </w:rPr>
          <w:t>.</w:t>
        </w:r>
        <w:r>
          <w:rPr>
            <w:rFonts w:ascii="Times New Roman" w:eastAsia="Times New Roman" w:hAnsi="Times New Roman" w:cs="Times New Roman"/>
            <w:spacing w:val="1"/>
            <w:sz w:val="24"/>
            <w:szCs w:val="24"/>
          </w:rPr>
          <w:t>a</w:t>
        </w:r>
        <w:r>
          <w:rPr>
            <w:rFonts w:ascii="Times New Roman" w:eastAsia="Times New Roman" w:hAnsi="Times New Roman" w:cs="Times New Roman"/>
            <w:sz w:val="24"/>
            <w:szCs w:val="24"/>
          </w:rPr>
          <w:t>pp</w:t>
        </w:r>
        <w:r>
          <w:rPr>
            <w:rFonts w:ascii="Times New Roman" w:eastAsia="Times New Roman" w:hAnsi="Times New Roman" w:cs="Times New Roman"/>
            <w:spacing w:val="1"/>
            <w:sz w:val="24"/>
            <w:szCs w:val="24"/>
          </w:rPr>
          <w:t>le</w:t>
        </w:r>
        <w:r>
          <w:rPr>
            <w:rFonts w:ascii="Times New Roman" w:eastAsia="Times New Roman" w:hAnsi="Times New Roman" w:cs="Times New Roman"/>
            <w:sz w:val="24"/>
            <w:szCs w:val="24"/>
          </w:rPr>
          <w:t>.</w:t>
        </w:r>
        <w:r>
          <w:rPr>
            <w:rFonts w:ascii="Times New Roman" w:eastAsia="Times New Roman" w:hAnsi="Times New Roman" w:cs="Times New Roman"/>
            <w:spacing w:val="1"/>
            <w:sz w:val="24"/>
            <w:szCs w:val="24"/>
          </w:rPr>
          <w:t>c</w:t>
        </w:r>
        <w:r>
          <w:rPr>
            <w:rFonts w:ascii="Times New Roman" w:eastAsia="Times New Roman" w:hAnsi="Times New Roman" w:cs="Times New Roman"/>
            <w:sz w:val="24"/>
            <w:szCs w:val="24"/>
          </w:rPr>
          <w:t>o</w:t>
        </w:r>
        <w:r>
          <w:rPr>
            <w:rFonts w:ascii="Times New Roman" w:eastAsia="Times New Roman" w:hAnsi="Times New Roman" w:cs="Times New Roman"/>
            <w:spacing w:val="1"/>
            <w:sz w:val="24"/>
            <w:szCs w:val="24"/>
          </w:rPr>
          <w:t>m</w:t>
        </w:r>
        <w:r>
          <w:rPr>
            <w:rFonts w:ascii="Times New Roman" w:eastAsia="Times New Roman" w:hAnsi="Times New Roman" w:cs="Times New Roman"/>
            <w:spacing w:val="-3"/>
            <w:sz w:val="24"/>
            <w:szCs w:val="24"/>
          </w:rPr>
          <w:t>/</w:t>
        </w:r>
        <w:r>
          <w:rPr>
            <w:rFonts w:ascii="Times New Roman" w:eastAsia="Times New Roman" w:hAnsi="Times New Roman" w:cs="Times New Roman"/>
            <w:spacing w:val="1"/>
            <w:sz w:val="24"/>
            <w:szCs w:val="24"/>
          </w:rPr>
          <w:t>i</w:t>
        </w:r>
        <w:r>
          <w:rPr>
            <w:rFonts w:ascii="Times New Roman" w:eastAsia="Times New Roman" w:hAnsi="Times New Roman" w:cs="Times New Roman"/>
            <w:sz w:val="24"/>
            <w:szCs w:val="24"/>
          </w:rPr>
          <w:t>o</w:t>
        </w:r>
        <w:r>
          <w:rPr>
            <w:rFonts w:ascii="Times New Roman" w:eastAsia="Times New Roman" w:hAnsi="Times New Roman" w:cs="Times New Roman"/>
            <w:spacing w:val="-1"/>
            <w:sz w:val="24"/>
            <w:szCs w:val="24"/>
          </w:rPr>
          <w:t>s</w:t>
        </w:r>
        <w:r>
          <w:rPr>
            <w:rFonts w:ascii="Times New Roman" w:eastAsia="Times New Roman" w:hAnsi="Times New Roman" w:cs="Times New Roman"/>
            <w:spacing w:val="-3"/>
            <w:sz w:val="24"/>
            <w:szCs w:val="24"/>
          </w:rPr>
          <w:t>/</w:t>
        </w:r>
        <w:r>
          <w:rPr>
            <w:rFonts w:ascii="Times New Roman" w:eastAsia="Times New Roman" w:hAnsi="Times New Roman" w:cs="Times New Roman"/>
            <w:spacing w:val="-1"/>
            <w:sz w:val="24"/>
            <w:szCs w:val="24"/>
          </w:rPr>
          <w:t>w</w:t>
        </w:r>
        <w:r>
          <w:rPr>
            <w:rFonts w:ascii="Times New Roman" w:eastAsia="Times New Roman" w:hAnsi="Times New Roman" w:cs="Times New Roman"/>
            <w:sz w:val="24"/>
            <w:szCs w:val="24"/>
          </w:rPr>
          <w:t>h</w:t>
        </w:r>
        <w:r>
          <w:rPr>
            <w:rFonts w:ascii="Times New Roman" w:eastAsia="Times New Roman" w:hAnsi="Times New Roman" w:cs="Times New Roman"/>
            <w:spacing w:val="1"/>
            <w:sz w:val="24"/>
            <w:szCs w:val="24"/>
          </w:rPr>
          <w:t>at</w:t>
        </w:r>
        <w:r>
          <w:rPr>
            <w:rFonts w:ascii="Times New Roman" w:eastAsia="Times New Roman" w:hAnsi="Times New Roman" w:cs="Times New Roman"/>
            <w:spacing w:val="6"/>
            <w:sz w:val="24"/>
            <w:szCs w:val="24"/>
          </w:rPr>
          <w:t>s</w:t>
        </w:r>
        <w:r>
          <w:rPr>
            <w:rFonts w:ascii="Times New Roman" w:eastAsia="Times New Roman" w:hAnsi="Times New Roman" w:cs="Times New Roman"/>
            <w:spacing w:val="-4"/>
            <w:sz w:val="24"/>
            <w:szCs w:val="24"/>
          </w:rPr>
          <w:t>-</w:t>
        </w:r>
        <w:r>
          <w:rPr>
            <w:rFonts w:ascii="Times New Roman" w:eastAsia="Times New Roman" w:hAnsi="Times New Roman" w:cs="Times New Roman"/>
            <w:sz w:val="24"/>
            <w:szCs w:val="24"/>
          </w:rPr>
          <w:t>n</w:t>
        </w:r>
        <w:r>
          <w:rPr>
            <w:rFonts w:ascii="Times New Roman" w:eastAsia="Times New Roman" w:hAnsi="Times New Roman" w:cs="Times New Roman"/>
            <w:spacing w:val="1"/>
            <w:sz w:val="24"/>
            <w:szCs w:val="24"/>
          </w:rPr>
          <w:t>e</w:t>
        </w:r>
        <w:r>
          <w:rPr>
            <w:rFonts w:ascii="Times New Roman" w:eastAsia="Times New Roman" w:hAnsi="Times New Roman" w:cs="Times New Roman"/>
            <w:spacing w:val="2"/>
            <w:sz w:val="24"/>
            <w:szCs w:val="24"/>
          </w:rPr>
          <w:t>w</w:t>
        </w:r>
        <w:r>
          <w:rPr>
            <w:rFonts w:ascii="Times New Roman" w:eastAsia="Times New Roman" w:hAnsi="Times New Roman" w:cs="Times New Roman"/>
            <w:spacing w:val="-3"/>
            <w:sz w:val="24"/>
            <w:szCs w:val="24"/>
          </w:rPr>
          <w:t>/</w:t>
        </w:r>
        <w:r>
          <w:rPr>
            <w:rFonts w:ascii="Times New Roman" w:eastAsia="Times New Roman" w:hAnsi="Times New Roman" w:cs="Times New Roman"/>
            <w:sz w:val="24"/>
            <w:szCs w:val="24"/>
          </w:rPr>
          <w:t>.</w:t>
        </w:r>
      </w:hyperlink>
    </w:p>
    <w:p w14:paraId="67E33FAA" w14:textId="77777777" w:rsidR="00BE5A93" w:rsidRDefault="00BE5A93">
      <w:pPr>
        <w:spacing w:before="9" w:after="0" w:line="260" w:lineRule="exact"/>
        <w:rPr>
          <w:sz w:val="26"/>
          <w:szCs w:val="26"/>
        </w:rPr>
      </w:pPr>
    </w:p>
    <w:p w14:paraId="140E43A3" w14:textId="77777777" w:rsidR="00BE5A93" w:rsidRDefault="00F700C7">
      <w:pPr>
        <w:spacing w:after="0" w:line="240" w:lineRule="auto"/>
        <w:ind w:left="117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it</w:t>
      </w:r>
      <w:r>
        <w:rPr>
          <w:rFonts w:ascii="Times New Roman" w:eastAsia="Times New Roman" w:hAnsi="Times New Roman" w:cs="Times New Roman"/>
          <w:sz w:val="24"/>
          <w:szCs w:val="24"/>
        </w:rPr>
        <w:t>bu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k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(2008).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he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5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ti</w:t>
      </w:r>
      <w:r>
        <w:rPr>
          <w:rFonts w:ascii="Times New Roman" w:eastAsia="Times New Roman" w:hAnsi="Times New Roman" w:cs="Times New Roman"/>
          <w:sz w:val="24"/>
          <w:szCs w:val="24"/>
        </w:rPr>
        <w:t>on for pr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on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t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am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spacing w:val="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Con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lta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do </w:t>
      </w:r>
      <w:r>
        <w:rPr>
          <w:rFonts w:ascii="Times New Roman" w:eastAsia="Times New Roman" w:hAnsi="Times New Roman" w:cs="Times New Roman"/>
          <w:spacing w:val="-9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br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ro 23, 2016, de</w:t>
      </w:r>
    </w:p>
    <w:p w14:paraId="024586C1" w14:textId="77777777" w:rsidR="00BE5A93" w:rsidRDefault="00BE5A93">
      <w:pPr>
        <w:spacing w:after="0" w:line="140" w:lineRule="exact"/>
        <w:rPr>
          <w:sz w:val="14"/>
          <w:szCs w:val="14"/>
        </w:rPr>
      </w:pPr>
    </w:p>
    <w:p w14:paraId="404F58FA" w14:textId="77777777" w:rsidR="00BE5A93" w:rsidRDefault="005513D0">
      <w:pPr>
        <w:spacing w:after="0" w:line="240" w:lineRule="auto"/>
        <w:ind w:left="836" w:right="-20"/>
        <w:rPr>
          <w:rFonts w:ascii="Times New Roman" w:eastAsia="Times New Roman" w:hAnsi="Times New Roman" w:cs="Times New Roman"/>
          <w:sz w:val="24"/>
          <w:szCs w:val="24"/>
        </w:rPr>
      </w:pPr>
      <w:hyperlink r:id="rId82">
        <w:r w:rsidR="00F700C7">
          <w:rPr>
            <w:rFonts w:ascii="Times New Roman" w:eastAsia="Times New Roman" w:hAnsi="Times New Roman" w:cs="Times New Roman"/>
            <w:i/>
            <w:sz w:val="24"/>
            <w:szCs w:val="24"/>
          </w:rPr>
          <w:t>h</w:t>
        </w:r>
        <w:r w:rsidR="00F700C7">
          <w:rPr>
            <w:rFonts w:ascii="Times New Roman" w:eastAsia="Times New Roman" w:hAnsi="Times New Roman" w:cs="Times New Roman"/>
            <w:i/>
            <w:spacing w:val="1"/>
            <w:sz w:val="24"/>
            <w:szCs w:val="24"/>
          </w:rPr>
          <w:t>tt</w:t>
        </w:r>
        <w:r w:rsidR="00F700C7">
          <w:rPr>
            <w:rFonts w:ascii="Times New Roman" w:eastAsia="Times New Roman" w:hAnsi="Times New Roman" w:cs="Times New Roman"/>
            <w:i/>
            <w:sz w:val="24"/>
            <w:szCs w:val="24"/>
          </w:rPr>
          <w:t>p</w:t>
        </w:r>
        <w:r w:rsidR="00F700C7">
          <w:rPr>
            <w:rFonts w:ascii="Times New Roman" w:eastAsia="Times New Roman" w:hAnsi="Times New Roman" w:cs="Times New Roman"/>
            <w:i/>
            <w:spacing w:val="-1"/>
            <w:sz w:val="24"/>
            <w:szCs w:val="24"/>
          </w:rPr>
          <w:t>s</w:t>
        </w:r>
        <w:r w:rsidR="00F700C7">
          <w:rPr>
            <w:rFonts w:ascii="Times New Roman" w:eastAsia="Times New Roman" w:hAnsi="Times New Roman" w:cs="Times New Roman"/>
            <w:i/>
            <w:sz w:val="24"/>
            <w:szCs w:val="24"/>
          </w:rPr>
          <w:t>:</w:t>
        </w:r>
        <w:r w:rsidR="00F700C7">
          <w:rPr>
            <w:rFonts w:ascii="Times New Roman" w:eastAsia="Times New Roman" w:hAnsi="Times New Roman" w:cs="Times New Roman"/>
            <w:i/>
            <w:spacing w:val="1"/>
            <w:sz w:val="24"/>
            <w:szCs w:val="24"/>
          </w:rPr>
          <w:t>//</w:t>
        </w:r>
        <w:r w:rsidR="00F700C7">
          <w:rPr>
            <w:rFonts w:ascii="Times New Roman" w:eastAsia="Times New Roman" w:hAnsi="Times New Roman" w:cs="Times New Roman"/>
            <w:i/>
            <w:sz w:val="24"/>
            <w:szCs w:val="24"/>
          </w:rPr>
          <w:t>b</w:t>
        </w:r>
        <w:r w:rsidR="00F700C7">
          <w:rPr>
            <w:rFonts w:ascii="Times New Roman" w:eastAsia="Times New Roman" w:hAnsi="Times New Roman" w:cs="Times New Roman"/>
            <w:i/>
            <w:spacing w:val="-3"/>
            <w:sz w:val="24"/>
            <w:szCs w:val="24"/>
          </w:rPr>
          <w:t>i</w:t>
        </w:r>
        <w:r w:rsidR="00F700C7">
          <w:rPr>
            <w:rFonts w:ascii="Times New Roman" w:eastAsia="Times New Roman" w:hAnsi="Times New Roman" w:cs="Times New Roman"/>
            <w:i/>
            <w:spacing w:val="1"/>
            <w:sz w:val="24"/>
            <w:szCs w:val="24"/>
          </w:rPr>
          <w:t>t</w:t>
        </w:r>
        <w:r w:rsidR="00F700C7">
          <w:rPr>
            <w:rFonts w:ascii="Times New Roman" w:eastAsia="Times New Roman" w:hAnsi="Times New Roman" w:cs="Times New Roman"/>
            <w:i/>
            <w:sz w:val="24"/>
            <w:szCs w:val="24"/>
          </w:rPr>
          <w:t>bu</w:t>
        </w:r>
        <w:r w:rsidR="00F700C7">
          <w:rPr>
            <w:rFonts w:ascii="Times New Roman" w:eastAsia="Times New Roman" w:hAnsi="Times New Roman" w:cs="Times New Roman"/>
            <w:i/>
            <w:spacing w:val="1"/>
            <w:sz w:val="24"/>
            <w:szCs w:val="24"/>
          </w:rPr>
          <w:t>c</w:t>
        </w:r>
        <w:r w:rsidR="00F700C7">
          <w:rPr>
            <w:rFonts w:ascii="Times New Roman" w:eastAsia="Times New Roman" w:hAnsi="Times New Roman" w:cs="Times New Roman"/>
            <w:i/>
            <w:spacing w:val="-3"/>
            <w:sz w:val="24"/>
            <w:szCs w:val="24"/>
          </w:rPr>
          <w:t>k</w:t>
        </w:r>
        <w:r w:rsidR="00F700C7">
          <w:rPr>
            <w:rFonts w:ascii="Times New Roman" w:eastAsia="Times New Roman" w:hAnsi="Times New Roman" w:cs="Times New Roman"/>
            <w:i/>
            <w:spacing w:val="1"/>
            <w:sz w:val="24"/>
            <w:szCs w:val="24"/>
          </w:rPr>
          <w:t>et</w:t>
        </w:r>
        <w:r w:rsidR="00F700C7">
          <w:rPr>
            <w:rFonts w:ascii="Times New Roman" w:eastAsia="Times New Roman" w:hAnsi="Times New Roman" w:cs="Times New Roman"/>
            <w:i/>
            <w:sz w:val="24"/>
            <w:szCs w:val="24"/>
          </w:rPr>
          <w:t>.o</w:t>
        </w:r>
        <w:r w:rsidR="00F700C7">
          <w:rPr>
            <w:rFonts w:ascii="Times New Roman" w:eastAsia="Times New Roman" w:hAnsi="Times New Roman" w:cs="Times New Roman"/>
            <w:i/>
            <w:spacing w:val="-1"/>
            <w:sz w:val="24"/>
            <w:szCs w:val="24"/>
          </w:rPr>
          <w:t>r</w:t>
        </w:r>
        <w:r w:rsidR="00F700C7">
          <w:rPr>
            <w:rFonts w:ascii="Times New Roman" w:eastAsia="Times New Roman" w:hAnsi="Times New Roman" w:cs="Times New Roman"/>
            <w:i/>
            <w:sz w:val="24"/>
            <w:szCs w:val="24"/>
          </w:rPr>
          <w:t>g</w:t>
        </w:r>
        <w:r w:rsidR="00F700C7">
          <w:rPr>
            <w:rFonts w:ascii="Times New Roman" w:eastAsia="Times New Roman" w:hAnsi="Times New Roman" w:cs="Times New Roman"/>
            <w:i/>
            <w:spacing w:val="5"/>
            <w:sz w:val="24"/>
            <w:szCs w:val="24"/>
          </w:rPr>
          <w:t>/</w:t>
        </w:r>
      </w:hyperlink>
      <w:r w:rsidR="00F700C7">
        <w:rPr>
          <w:rFonts w:ascii="Times New Roman" w:eastAsia="Times New Roman" w:hAnsi="Times New Roman" w:cs="Times New Roman"/>
          <w:i/>
          <w:sz w:val="24"/>
          <w:szCs w:val="24"/>
        </w:rPr>
        <w:t>.</w:t>
      </w:r>
    </w:p>
    <w:p w14:paraId="3F1557DF" w14:textId="77777777" w:rsidR="00BE5A93" w:rsidRDefault="00F700C7">
      <w:pPr>
        <w:spacing w:before="81" w:after="0" w:line="684" w:lineRule="exact"/>
        <w:ind w:left="117" w:right="817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ate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C. 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J</w:t>
      </w:r>
      <w:r>
        <w:rPr>
          <w:rFonts w:ascii="Times New Roman" w:eastAsia="Times New Roman" w:hAnsi="Times New Roman" w:cs="Times New Roman"/>
          <w:sz w:val="24"/>
          <w:szCs w:val="24"/>
        </w:rPr>
        <w:t>. (2001).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i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i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i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odu</w:t>
      </w:r>
      <w:r>
        <w:rPr>
          <w:rFonts w:ascii="Times New Roman" w:eastAsia="Times New Roman" w:hAnsi="Times New Roman" w:cs="Times New Roman"/>
          <w:i/>
          <w:spacing w:val="1"/>
          <w:sz w:val="24"/>
          <w:szCs w:val="24"/>
        </w:rPr>
        <w:t>cci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ón a</w:t>
      </w:r>
      <w:r>
        <w:rPr>
          <w:rFonts w:ascii="Times New Roman" w:eastAsia="Times New Roman" w:hAnsi="Times New Roman" w:cs="Times New Roman"/>
          <w:i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os</w:t>
      </w:r>
      <w:r>
        <w:rPr>
          <w:rFonts w:ascii="Times New Roman" w:eastAsia="Times New Roman" w:hAnsi="Times New Roman" w:cs="Times New Roman"/>
          <w:i/>
          <w:spacing w:val="-1"/>
          <w:sz w:val="24"/>
          <w:szCs w:val="24"/>
        </w:rPr>
        <w:t xml:space="preserve"> s</w:t>
      </w:r>
      <w:r>
        <w:rPr>
          <w:rFonts w:ascii="Times New Roman" w:eastAsia="Times New Roman" w:hAnsi="Times New Roman" w:cs="Times New Roman"/>
          <w:i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i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i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i/>
          <w:spacing w:val="-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i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as</w:t>
      </w:r>
      <w:r>
        <w:rPr>
          <w:rFonts w:ascii="Times New Roman" w:eastAsia="Times New Roman" w:hAnsi="Times New Roman" w:cs="Times New Roman"/>
          <w:i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i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ba</w:t>
      </w:r>
      <w:r>
        <w:rPr>
          <w:rFonts w:ascii="Times New Roman" w:eastAsia="Times New Roman" w:hAnsi="Times New Roman" w:cs="Times New Roman"/>
          <w:i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i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i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i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da</w:t>
      </w:r>
      <w:r>
        <w:rPr>
          <w:rFonts w:ascii="Times New Roman" w:eastAsia="Times New Roman" w:hAnsi="Times New Roman" w:cs="Times New Roman"/>
          <w:i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i/>
          <w:spacing w:val="4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ea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on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du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ca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ó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el</w:t>
      </w:r>
      <w:r>
        <w:rPr>
          <w:rFonts w:ascii="Times New Roman" w:eastAsia="Times New Roman" w:hAnsi="Times New Roman" w:cs="Times New Roman"/>
          <w:sz w:val="24"/>
          <w:szCs w:val="24"/>
        </w:rPr>
        <w:t>op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r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ale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for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(2014).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ti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spacing w:val="-5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pacing w:val="-7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>5, or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sz w:val="24"/>
          <w:szCs w:val="24"/>
        </w:rPr>
        <w:t>br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z w:val="24"/>
          <w:szCs w:val="24"/>
        </w:rPr>
        <w:t>nd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ta</w:t>
      </w:r>
      <w:r>
        <w:rPr>
          <w:rFonts w:ascii="Times New Roman" w:eastAsia="Times New Roman" w:hAnsi="Times New Roman" w:cs="Times New Roman"/>
          <w:sz w:val="24"/>
          <w:szCs w:val="24"/>
        </w:rPr>
        <w:t>nd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ng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sz w:val="24"/>
          <w:szCs w:val="24"/>
        </w:rPr>
        <w:t>our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il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...</w:t>
      </w:r>
    </w:p>
    <w:p w14:paraId="30D8E9D1" w14:textId="77777777" w:rsidR="00BE5A93" w:rsidRDefault="00F700C7">
      <w:pPr>
        <w:spacing w:before="51" w:after="0" w:line="360" w:lineRule="auto"/>
        <w:ind w:left="836" w:right="754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Con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lta</w:t>
      </w:r>
      <w:r>
        <w:rPr>
          <w:rFonts w:ascii="Times New Roman" w:eastAsia="Times New Roman" w:hAnsi="Times New Roman" w:cs="Times New Roman"/>
          <w:sz w:val="24"/>
          <w:szCs w:val="24"/>
        </w:rPr>
        <w:t>do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9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br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ro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23, 2016, de </w:t>
      </w:r>
      <w:hyperlink r:id="rId83">
        <w:r>
          <w:rPr>
            <w:rFonts w:ascii="Times New Roman" w:eastAsia="Times New Roman" w:hAnsi="Times New Roman" w:cs="Times New Roman"/>
            <w:i/>
            <w:sz w:val="24"/>
            <w:szCs w:val="24"/>
          </w:rPr>
          <w:t>h</w:t>
        </w:r>
        <w:r>
          <w:rPr>
            <w:rFonts w:ascii="Times New Roman" w:eastAsia="Times New Roman" w:hAnsi="Times New Roman" w:cs="Times New Roman"/>
            <w:i/>
            <w:spacing w:val="1"/>
            <w:sz w:val="24"/>
            <w:szCs w:val="24"/>
          </w:rPr>
          <w:t>tt</w:t>
        </w:r>
        <w:r>
          <w:rPr>
            <w:rFonts w:ascii="Times New Roman" w:eastAsia="Times New Roman" w:hAnsi="Times New Roman" w:cs="Times New Roman"/>
            <w:i/>
            <w:sz w:val="24"/>
            <w:szCs w:val="24"/>
          </w:rPr>
          <w:t>p</w:t>
        </w:r>
        <w:r>
          <w:rPr>
            <w:rFonts w:ascii="Times New Roman" w:eastAsia="Times New Roman" w:hAnsi="Times New Roman" w:cs="Times New Roman"/>
            <w:i/>
            <w:spacing w:val="-1"/>
            <w:sz w:val="24"/>
            <w:szCs w:val="24"/>
          </w:rPr>
          <w:t>s</w:t>
        </w:r>
        <w:r>
          <w:rPr>
            <w:rFonts w:ascii="Times New Roman" w:eastAsia="Times New Roman" w:hAnsi="Times New Roman" w:cs="Times New Roman"/>
            <w:i/>
            <w:sz w:val="24"/>
            <w:szCs w:val="24"/>
          </w:rPr>
          <w:t>:</w:t>
        </w:r>
        <w:r>
          <w:rPr>
            <w:rFonts w:ascii="Times New Roman" w:eastAsia="Times New Roman" w:hAnsi="Times New Roman" w:cs="Times New Roman"/>
            <w:i/>
            <w:spacing w:val="1"/>
            <w:sz w:val="24"/>
            <w:szCs w:val="24"/>
          </w:rPr>
          <w:t>//</w:t>
        </w:r>
        <w:r>
          <w:rPr>
            <w:rFonts w:ascii="Times New Roman" w:eastAsia="Times New Roman" w:hAnsi="Times New Roman" w:cs="Times New Roman"/>
            <w:i/>
            <w:sz w:val="24"/>
            <w:szCs w:val="24"/>
          </w:rPr>
          <w:t>d</w:t>
        </w:r>
        <w:r>
          <w:rPr>
            <w:rFonts w:ascii="Times New Roman" w:eastAsia="Times New Roman" w:hAnsi="Times New Roman" w:cs="Times New Roman"/>
            <w:i/>
            <w:spacing w:val="-3"/>
            <w:sz w:val="24"/>
            <w:szCs w:val="24"/>
          </w:rPr>
          <w:t>e</w:t>
        </w:r>
        <w:r>
          <w:rPr>
            <w:rFonts w:ascii="Times New Roman" w:eastAsia="Times New Roman" w:hAnsi="Times New Roman" w:cs="Times New Roman"/>
            <w:i/>
            <w:spacing w:val="1"/>
            <w:sz w:val="24"/>
            <w:szCs w:val="24"/>
          </w:rPr>
          <w:t>vel</w:t>
        </w:r>
        <w:r>
          <w:rPr>
            <w:rFonts w:ascii="Times New Roman" w:eastAsia="Times New Roman" w:hAnsi="Times New Roman" w:cs="Times New Roman"/>
            <w:i/>
            <w:sz w:val="24"/>
            <w:szCs w:val="24"/>
          </w:rPr>
          <w:t>o</w:t>
        </w:r>
        <w:r>
          <w:rPr>
            <w:rFonts w:ascii="Times New Roman" w:eastAsia="Times New Roman" w:hAnsi="Times New Roman" w:cs="Times New Roman"/>
            <w:i/>
            <w:spacing w:val="-4"/>
            <w:sz w:val="24"/>
            <w:szCs w:val="24"/>
          </w:rPr>
          <w:t>p</w:t>
        </w:r>
        <w:r>
          <w:rPr>
            <w:rFonts w:ascii="Times New Roman" w:eastAsia="Times New Roman" w:hAnsi="Times New Roman" w:cs="Times New Roman"/>
            <w:i/>
            <w:spacing w:val="1"/>
            <w:sz w:val="24"/>
            <w:szCs w:val="24"/>
          </w:rPr>
          <w:t>e</w:t>
        </w:r>
        <w:r>
          <w:rPr>
            <w:rFonts w:ascii="Times New Roman" w:eastAsia="Times New Roman" w:hAnsi="Times New Roman" w:cs="Times New Roman"/>
            <w:i/>
            <w:spacing w:val="-1"/>
            <w:sz w:val="24"/>
            <w:szCs w:val="24"/>
          </w:rPr>
          <w:t>r</w:t>
        </w:r>
        <w:r>
          <w:rPr>
            <w:rFonts w:ascii="Times New Roman" w:eastAsia="Times New Roman" w:hAnsi="Times New Roman" w:cs="Times New Roman"/>
            <w:i/>
            <w:sz w:val="24"/>
            <w:szCs w:val="24"/>
          </w:rPr>
          <w:t>.</w:t>
        </w:r>
        <w:r>
          <w:rPr>
            <w:rFonts w:ascii="Times New Roman" w:eastAsia="Times New Roman" w:hAnsi="Times New Roman" w:cs="Times New Roman"/>
            <w:i/>
            <w:spacing w:val="-1"/>
            <w:sz w:val="24"/>
            <w:szCs w:val="24"/>
          </w:rPr>
          <w:t>s</w:t>
        </w:r>
        <w:r>
          <w:rPr>
            <w:rFonts w:ascii="Times New Roman" w:eastAsia="Times New Roman" w:hAnsi="Times New Roman" w:cs="Times New Roman"/>
            <w:i/>
            <w:sz w:val="24"/>
            <w:szCs w:val="24"/>
          </w:rPr>
          <w:t>a</w:t>
        </w:r>
        <w:r>
          <w:rPr>
            <w:rFonts w:ascii="Times New Roman" w:eastAsia="Times New Roman" w:hAnsi="Times New Roman" w:cs="Times New Roman"/>
            <w:i/>
            <w:spacing w:val="1"/>
            <w:sz w:val="24"/>
            <w:szCs w:val="24"/>
          </w:rPr>
          <w:t>le</w:t>
        </w:r>
        <w:r>
          <w:rPr>
            <w:rFonts w:ascii="Times New Roman" w:eastAsia="Times New Roman" w:hAnsi="Times New Roman" w:cs="Times New Roman"/>
            <w:i/>
            <w:spacing w:val="-1"/>
            <w:sz w:val="24"/>
            <w:szCs w:val="24"/>
          </w:rPr>
          <w:t>s</w:t>
        </w:r>
        <w:r>
          <w:rPr>
            <w:rFonts w:ascii="Times New Roman" w:eastAsia="Times New Roman" w:hAnsi="Times New Roman" w:cs="Times New Roman"/>
            <w:i/>
            <w:spacing w:val="1"/>
            <w:sz w:val="24"/>
            <w:szCs w:val="24"/>
          </w:rPr>
          <w:t>f</w:t>
        </w:r>
        <w:r>
          <w:rPr>
            <w:rFonts w:ascii="Times New Roman" w:eastAsia="Times New Roman" w:hAnsi="Times New Roman" w:cs="Times New Roman"/>
            <w:i/>
            <w:sz w:val="24"/>
            <w:szCs w:val="24"/>
          </w:rPr>
          <w:t>o</w:t>
        </w:r>
        <w:r>
          <w:rPr>
            <w:rFonts w:ascii="Times New Roman" w:eastAsia="Times New Roman" w:hAnsi="Times New Roman" w:cs="Times New Roman"/>
            <w:i/>
            <w:spacing w:val="-1"/>
            <w:sz w:val="24"/>
            <w:szCs w:val="24"/>
          </w:rPr>
          <w:t>r</w:t>
        </w:r>
        <w:r>
          <w:rPr>
            <w:rFonts w:ascii="Times New Roman" w:eastAsia="Times New Roman" w:hAnsi="Times New Roman" w:cs="Times New Roman"/>
            <w:i/>
            <w:spacing w:val="1"/>
            <w:sz w:val="24"/>
            <w:szCs w:val="24"/>
          </w:rPr>
          <w:t>ce</w:t>
        </w:r>
        <w:r>
          <w:rPr>
            <w:rFonts w:ascii="Times New Roman" w:eastAsia="Times New Roman" w:hAnsi="Times New Roman" w:cs="Times New Roman"/>
            <w:i/>
            <w:spacing w:val="-4"/>
            <w:sz w:val="24"/>
            <w:szCs w:val="24"/>
          </w:rPr>
          <w:t>.</w:t>
        </w:r>
        <w:r>
          <w:rPr>
            <w:rFonts w:ascii="Times New Roman" w:eastAsia="Times New Roman" w:hAnsi="Times New Roman" w:cs="Times New Roman"/>
            <w:i/>
            <w:spacing w:val="1"/>
            <w:sz w:val="24"/>
            <w:szCs w:val="24"/>
          </w:rPr>
          <w:t>c</w:t>
        </w:r>
        <w:r>
          <w:rPr>
            <w:rFonts w:ascii="Times New Roman" w:eastAsia="Times New Roman" w:hAnsi="Times New Roman" w:cs="Times New Roman"/>
            <w:i/>
            <w:sz w:val="24"/>
            <w:szCs w:val="24"/>
          </w:rPr>
          <w:t>o</w:t>
        </w:r>
        <w:r>
          <w:rPr>
            <w:rFonts w:ascii="Times New Roman" w:eastAsia="Times New Roman" w:hAnsi="Times New Roman" w:cs="Times New Roman"/>
            <w:i/>
            <w:spacing w:val="-1"/>
            <w:sz w:val="24"/>
            <w:szCs w:val="24"/>
          </w:rPr>
          <w:t>m</w:t>
        </w:r>
        <w:r>
          <w:rPr>
            <w:rFonts w:ascii="Times New Roman" w:eastAsia="Times New Roman" w:hAnsi="Times New Roman" w:cs="Times New Roman"/>
            <w:i/>
            <w:spacing w:val="1"/>
            <w:sz w:val="24"/>
            <w:szCs w:val="24"/>
          </w:rPr>
          <w:t>/</w:t>
        </w:r>
        <w:r>
          <w:rPr>
            <w:rFonts w:ascii="Times New Roman" w:eastAsia="Times New Roman" w:hAnsi="Times New Roman" w:cs="Times New Roman"/>
            <w:i/>
            <w:sz w:val="24"/>
            <w:szCs w:val="24"/>
          </w:rPr>
          <w:t>pag</w:t>
        </w:r>
        <w:r>
          <w:rPr>
            <w:rFonts w:ascii="Times New Roman" w:eastAsia="Times New Roman" w:hAnsi="Times New Roman" w:cs="Times New Roman"/>
            <w:i/>
            <w:spacing w:val="1"/>
            <w:sz w:val="24"/>
            <w:szCs w:val="24"/>
          </w:rPr>
          <w:t>e/</w:t>
        </w:r>
        <w:r>
          <w:rPr>
            <w:rFonts w:ascii="Times New Roman" w:eastAsia="Times New Roman" w:hAnsi="Times New Roman" w:cs="Times New Roman"/>
            <w:i/>
            <w:sz w:val="24"/>
            <w:szCs w:val="24"/>
          </w:rPr>
          <w:t>N</w:t>
        </w:r>
        <w:r>
          <w:rPr>
            <w:rFonts w:ascii="Times New Roman" w:eastAsia="Times New Roman" w:hAnsi="Times New Roman" w:cs="Times New Roman"/>
            <w:i/>
            <w:spacing w:val="-4"/>
            <w:sz w:val="24"/>
            <w:szCs w:val="24"/>
          </w:rPr>
          <w:t>a</w:t>
        </w:r>
        <w:r>
          <w:rPr>
            <w:rFonts w:ascii="Times New Roman" w:eastAsia="Times New Roman" w:hAnsi="Times New Roman" w:cs="Times New Roman"/>
            <w:i/>
            <w:spacing w:val="-3"/>
            <w:sz w:val="24"/>
            <w:szCs w:val="24"/>
          </w:rPr>
          <w:t>t</w:t>
        </w:r>
        <w:r>
          <w:rPr>
            <w:rFonts w:ascii="Times New Roman" w:eastAsia="Times New Roman" w:hAnsi="Times New Roman" w:cs="Times New Roman"/>
            <w:i/>
            <w:spacing w:val="1"/>
            <w:sz w:val="24"/>
            <w:szCs w:val="24"/>
          </w:rPr>
          <w:t>ive</w:t>
        </w:r>
        <w:r>
          <w:rPr>
            <w:rFonts w:ascii="Times New Roman" w:eastAsia="Times New Roman" w:hAnsi="Times New Roman" w:cs="Times New Roman"/>
            <w:i/>
            <w:sz w:val="24"/>
            <w:szCs w:val="24"/>
          </w:rPr>
          <w:t>,_</w:t>
        </w:r>
        <w:r>
          <w:rPr>
            <w:rFonts w:ascii="Times New Roman" w:eastAsia="Times New Roman" w:hAnsi="Times New Roman" w:cs="Times New Roman"/>
            <w:i/>
            <w:spacing w:val="-1"/>
            <w:sz w:val="24"/>
            <w:szCs w:val="24"/>
          </w:rPr>
          <w:t>HT</w:t>
        </w:r>
        <w:r>
          <w:rPr>
            <w:rFonts w:ascii="Times New Roman" w:eastAsia="Times New Roman" w:hAnsi="Times New Roman" w:cs="Times New Roman"/>
            <w:i/>
            <w:sz w:val="24"/>
            <w:szCs w:val="24"/>
          </w:rPr>
          <w:t>M</w:t>
        </w:r>
        <w:r>
          <w:rPr>
            <w:rFonts w:ascii="Times New Roman" w:eastAsia="Times New Roman" w:hAnsi="Times New Roman" w:cs="Times New Roman"/>
            <w:i/>
            <w:spacing w:val="-1"/>
            <w:sz w:val="24"/>
            <w:szCs w:val="24"/>
          </w:rPr>
          <w:t>L</w:t>
        </w:r>
        <w:r>
          <w:rPr>
            <w:rFonts w:ascii="Times New Roman" w:eastAsia="Times New Roman" w:hAnsi="Times New Roman" w:cs="Times New Roman"/>
            <w:i/>
            <w:sz w:val="24"/>
            <w:szCs w:val="24"/>
          </w:rPr>
          <w:t>5,_o</w:t>
        </w:r>
        <w:r>
          <w:rPr>
            <w:rFonts w:ascii="Times New Roman" w:eastAsia="Times New Roman" w:hAnsi="Times New Roman" w:cs="Times New Roman"/>
            <w:i/>
            <w:spacing w:val="-1"/>
            <w:sz w:val="24"/>
            <w:szCs w:val="24"/>
          </w:rPr>
          <w:t>r</w:t>
        </w:r>
        <w:r>
          <w:rPr>
            <w:rFonts w:ascii="Times New Roman" w:eastAsia="Times New Roman" w:hAnsi="Times New Roman" w:cs="Times New Roman"/>
            <w:i/>
            <w:sz w:val="24"/>
            <w:szCs w:val="24"/>
          </w:rPr>
          <w:t>_</w:t>
        </w:r>
        <w:r>
          <w:rPr>
            <w:rFonts w:ascii="Times New Roman" w:eastAsia="Times New Roman" w:hAnsi="Times New Roman" w:cs="Times New Roman"/>
            <w:i/>
            <w:spacing w:val="-1"/>
            <w:sz w:val="24"/>
            <w:szCs w:val="24"/>
          </w:rPr>
          <w:t>H</w:t>
        </w:r>
        <w:r>
          <w:rPr>
            <w:rFonts w:ascii="Times New Roman" w:eastAsia="Times New Roman" w:hAnsi="Times New Roman" w:cs="Times New Roman"/>
            <w:i/>
            <w:spacing w:val="1"/>
            <w:sz w:val="24"/>
            <w:szCs w:val="24"/>
          </w:rPr>
          <w:t>y</w:t>
        </w:r>
        <w:r>
          <w:rPr>
            <w:rFonts w:ascii="Times New Roman" w:eastAsia="Times New Roman" w:hAnsi="Times New Roman" w:cs="Times New Roman"/>
            <w:i/>
            <w:sz w:val="24"/>
            <w:szCs w:val="24"/>
          </w:rPr>
          <w:t>b</w:t>
        </w:r>
        <w:r>
          <w:rPr>
            <w:rFonts w:ascii="Times New Roman" w:eastAsia="Times New Roman" w:hAnsi="Times New Roman" w:cs="Times New Roman"/>
            <w:i/>
            <w:spacing w:val="-1"/>
            <w:sz w:val="24"/>
            <w:szCs w:val="24"/>
          </w:rPr>
          <w:t>r</w:t>
        </w:r>
        <w:r>
          <w:rPr>
            <w:rFonts w:ascii="Times New Roman" w:eastAsia="Times New Roman" w:hAnsi="Times New Roman" w:cs="Times New Roman"/>
            <w:i/>
            <w:spacing w:val="1"/>
            <w:sz w:val="24"/>
            <w:szCs w:val="24"/>
          </w:rPr>
          <w:t>i</w:t>
        </w:r>
        <w:r>
          <w:rPr>
            <w:rFonts w:ascii="Times New Roman" w:eastAsia="Times New Roman" w:hAnsi="Times New Roman" w:cs="Times New Roman"/>
            <w:i/>
            <w:sz w:val="24"/>
            <w:szCs w:val="24"/>
          </w:rPr>
          <w:t>d:_</w:t>
        </w:r>
        <w:r>
          <w:rPr>
            <w:rFonts w:ascii="Times New Roman" w:eastAsia="Times New Roman" w:hAnsi="Times New Roman" w:cs="Times New Roman"/>
            <w:i/>
            <w:spacing w:val="-1"/>
            <w:sz w:val="24"/>
            <w:szCs w:val="24"/>
          </w:rPr>
          <w:t>U</w:t>
        </w:r>
        <w:r>
          <w:rPr>
            <w:rFonts w:ascii="Times New Roman" w:eastAsia="Times New Roman" w:hAnsi="Times New Roman" w:cs="Times New Roman"/>
            <w:i/>
            <w:sz w:val="24"/>
            <w:szCs w:val="24"/>
          </w:rPr>
          <w:t>nd</w:t>
        </w:r>
        <w:r>
          <w:rPr>
            <w:rFonts w:ascii="Times New Roman" w:eastAsia="Times New Roman" w:hAnsi="Times New Roman" w:cs="Times New Roman"/>
            <w:i/>
            <w:spacing w:val="1"/>
            <w:sz w:val="24"/>
            <w:szCs w:val="24"/>
          </w:rPr>
          <w:t>e</w:t>
        </w:r>
        <w:r>
          <w:rPr>
            <w:rFonts w:ascii="Times New Roman" w:eastAsia="Times New Roman" w:hAnsi="Times New Roman" w:cs="Times New Roman"/>
            <w:i/>
            <w:spacing w:val="-1"/>
            <w:sz w:val="24"/>
            <w:szCs w:val="24"/>
          </w:rPr>
          <w:t>rs</w:t>
        </w:r>
        <w:r>
          <w:rPr>
            <w:rFonts w:ascii="Times New Roman" w:eastAsia="Times New Roman" w:hAnsi="Times New Roman" w:cs="Times New Roman"/>
            <w:i/>
            <w:spacing w:val="1"/>
            <w:sz w:val="24"/>
            <w:szCs w:val="24"/>
          </w:rPr>
          <w:t>t</w:t>
        </w:r>
        <w:r>
          <w:rPr>
            <w:rFonts w:ascii="Times New Roman" w:eastAsia="Times New Roman" w:hAnsi="Times New Roman" w:cs="Times New Roman"/>
            <w:i/>
            <w:sz w:val="24"/>
            <w:szCs w:val="24"/>
          </w:rPr>
          <w:t>and</w:t>
        </w:r>
        <w:r>
          <w:rPr>
            <w:rFonts w:ascii="Times New Roman" w:eastAsia="Times New Roman" w:hAnsi="Times New Roman" w:cs="Times New Roman"/>
            <w:i/>
            <w:spacing w:val="1"/>
            <w:sz w:val="24"/>
            <w:szCs w:val="24"/>
          </w:rPr>
          <w:t>i</w:t>
        </w:r>
        <w:r>
          <w:rPr>
            <w:rFonts w:ascii="Times New Roman" w:eastAsia="Times New Roman" w:hAnsi="Times New Roman" w:cs="Times New Roman"/>
            <w:i/>
            <w:sz w:val="24"/>
            <w:szCs w:val="24"/>
          </w:rPr>
          <w:t>n</w:t>
        </w:r>
      </w:hyperlink>
      <w:hyperlink r:id="rId84">
        <w:r>
          <w:rPr>
            <w:rFonts w:ascii="Times New Roman" w:eastAsia="Times New Roman" w:hAnsi="Times New Roman" w:cs="Times New Roman"/>
            <w:i/>
            <w:sz w:val="24"/>
            <w:szCs w:val="24"/>
          </w:rPr>
          <w:t xml:space="preserve"> g</w:t>
        </w:r>
        <w:r>
          <w:rPr>
            <w:rFonts w:ascii="Times New Roman" w:eastAsia="Times New Roman" w:hAnsi="Times New Roman" w:cs="Times New Roman"/>
            <w:i/>
            <w:spacing w:val="4"/>
            <w:sz w:val="24"/>
            <w:szCs w:val="24"/>
          </w:rPr>
          <w:t>_</w:t>
        </w:r>
        <w:r>
          <w:rPr>
            <w:rFonts w:ascii="Times New Roman" w:eastAsia="Times New Roman" w:hAnsi="Times New Roman" w:cs="Times New Roman"/>
            <w:i/>
            <w:spacing w:val="-9"/>
            <w:sz w:val="24"/>
            <w:szCs w:val="24"/>
          </w:rPr>
          <w:t>Y</w:t>
        </w:r>
        <w:r>
          <w:rPr>
            <w:rFonts w:ascii="Times New Roman" w:eastAsia="Times New Roman" w:hAnsi="Times New Roman" w:cs="Times New Roman"/>
            <w:i/>
            <w:sz w:val="24"/>
            <w:szCs w:val="24"/>
          </w:rPr>
          <w:t>o</w:t>
        </w:r>
        <w:r>
          <w:rPr>
            <w:rFonts w:ascii="Times New Roman" w:eastAsia="Times New Roman" w:hAnsi="Times New Roman" w:cs="Times New Roman"/>
            <w:i/>
            <w:spacing w:val="4"/>
            <w:sz w:val="24"/>
            <w:szCs w:val="24"/>
          </w:rPr>
          <w:t>u</w:t>
        </w:r>
        <w:r>
          <w:rPr>
            <w:rFonts w:ascii="Times New Roman" w:eastAsia="Times New Roman" w:hAnsi="Times New Roman" w:cs="Times New Roman"/>
            <w:i/>
            <w:spacing w:val="-1"/>
            <w:sz w:val="24"/>
            <w:szCs w:val="24"/>
          </w:rPr>
          <w:t>r</w:t>
        </w:r>
        <w:r>
          <w:rPr>
            <w:rFonts w:ascii="Times New Roman" w:eastAsia="Times New Roman" w:hAnsi="Times New Roman" w:cs="Times New Roman"/>
            <w:i/>
            <w:sz w:val="24"/>
            <w:szCs w:val="24"/>
          </w:rPr>
          <w:t>_Mob</w:t>
        </w:r>
        <w:r>
          <w:rPr>
            <w:rFonts w:ascii="Times New Roman" w:eastAsia="Times New Roman" w:hAnsi="Times New Roman" w:cs="Times New Roman"/>
            <w:i/>
            <w:spacing w:val="1"/>
            <w:sz w:val="24"/>
            <w:szCs w:val="24"/>
          </w:rPr>
          <w:t>ile</w:t>
        </w:r>
        <w:r>
          <w:rPr>
            <w:rFonts w:ascii="Times New Roman" w:eastAsia="Times New Roman" w:hAnsi="Times New Roman" w:cs="Times New Roman"/>
            <w:i/>
            <w:sz w:val="24"/>
            <w:szCs w:val="24"/>
          </w:rPr>
          <w:t>_</w:t>
        </w:r>
        <w:r>
          <w:rPr>
            <w:rFonts w:ascii="Times New Roman" w:eastAsia="Times New Roman" w:hAnsi="Times New Roman" w:cs="Times New Roman"/>
            <w:i/>
            <w:spacing w:val="1"/>
            <w:sz w:val="24"/>
            <w:szCs w:val="24"/>
          </w:rPr>
          <w:t>A</w:t>
        </w:r>
        <w:r>
          <w:rPr>
            <w:rFonts w:ascii="Times New Roman" w:eastAsia="Times New Roman" w:hAnsi="Times New Roman" w:cs="Times New Roman"/>
            <w:i/>
            <w:sz w:val="24"/>
            <w:szCs w:val="24"/>
          </w:rPr>
          <w:t>pp</w:t>
        </w:r>
        <w:r>
          <w:rPr>
            <w:rFonts w:ascii="Times New Roman" w:eastAsia="Times New Roman" w:hAnsi="Times New Roman" w:cs="Times New Roman"/>
            <w:i/>
            <w:spacing w:val="1"/>
            <w:sz w:val="24"/>
            <w:szCs w:val="24"/>
          </w:rPr>
          <w:t>l</w:t>
        </w:r>
        <w:r>
          <w:rPr>
            <w:rFonts w:ascii="Times New Roman" w:eastAsia="Times New Roman" w:hAnsi="Times New Roman" w:cs="Times New Roman"/>
            <w:i/>
            <w:spacing w:val="-3"/>
            <w:sz w:val="24"/>
            <w:szCs w:val="24"/>
          </w:rPr>
          <w:t>i</w:t>
        </w:r>
        <w:r>
          <w:rPr>
            <w:rFonts w:ascii="Times New Roman" w:eastAsia="Times New Roman" w:hAnsi="Times New Roman" w:cs="Times New Roman"/>
            <w:i/>
            <w:spacing w:val="1"/>
            <w:sz w:val="24"/>
            <w:szCs w:val="24"/>
          </w:rPr>
          <w:t>c</w:t>
        </w:r>
        <w:r>
          <w:rPr>
            <w:rFonts w:ascii="Times New Roman" w:eastAsia="Times New Roman" w:hAnsi="Times New Roman" w:cs="Times New Roman"/>
            <w:i/>
            <w:sz w:val="24"/>
            <w:szCs w:val="24"/>
          </w:rPr>
          <w:t>a</w:t>
        </w:r>
        <w:r>
          <w:rPr>
            <w:rFonts w:ascii="Times New Roman" w:eastAsia="Times New Roman" w:hAnsi="Times New Roman" w:cs="Times New Roman"/>
            <w:i/>
            <w:spacing w:val="1"/>
            <w:sz w:val="24"/>
            <w:szCs w:val="24"/>
          </w:rPr>
          <w:t>ti</w:t>
        </w:r>
        <w:r>
          <w:rPr>
            <w:rFonts w:ascii="Times New Roman" w:eastAsia="Times New Roman" w:hAnsi="Times New Roman" w:cs="Times New Roman"/>
            <w:i/>
            <w:sz w:val="24"/>
            <w:szCs w:val="24"/>
          </w:rPr>
          <w:t>on_</w:t>
        </w:r>
        <w:r>
          <w:rPr>
            <w:rFonts w:ascii="Times New Roman" w:eastAsia="Times New Roman" w:hAnsi="Times New Roman" w:cs="Times New Roman"/>
            <w:i/>
            <w:spacing w:val="-1"/>
            <w:sz w:val="24"/>
            <w:szCs w:val="24"/>
          </w:rPr>
          <w:t>D</w:t>
        </w:r>
        <w:r>
          <w:rPr>
            <w:rFonts w:ascii="Times New Roman" w:eastAsia="Times New Roman" w:hAnsi="Times New Roman" w:cs="Times New Roman"/>
            <w:i/>
            <w:spacing w:val="-3"/>
            <w:sz w:val="24"/>
            <w:szCs w:val="24"/>
          </w:rPr>
          <w:t>e</w:t>
        </w:r>
        <w:r>
          <w:rPr>
            <w:rFonts w:ascii="Times New Roman" w:eastAsia="Times New Roman" w:hAnsi="Times New Roman" w:cs="Times New Roman"/>
            <w:i/>
            <w:spacing w:val="1"/>
            <w:sz w:val="24"/>
            <w:szCs w:val="24"/>
          </w:rPr>
          <w:t>vel</w:t>
        </w:r>
        <w:r>
          <w:rPr>
            <w:rFonts w:ascii="Times New Roman" w:eastAsia="Times New Roman" w:hAnsi="Times New Roman" w:cs="Times New Roman"/>
            <w:i/>
            <w:sz w:val="24"/>
            <w:szCs w:val="24"/>
          </w:rPr>
          <w:t>op</w:t>
        </w:r>
        <w:r>
          <w:rPr>
            <w:rFonts w:ascii="Times New Roman" w:eastAsia="Times New Roman" w:hAnsi="Times New Roman" w:cs="Times New Roman"/>
            <w:i/>
            <w:spacing w:val="-5"/>
            <w:sz w:val="24"/>
            <w:szCs w:val="24"/>
          </w:rPr>
          <w:t>m</w:t>
        </w:r>
        <w:r>
          <w:rPr>
            <w:rFonts w:ascii="Times New Roman" w:eastAsia="Times New Roman" w:hAnsi="Times New Roman" w:cs="Times New Roman"/>
            <w:i/>
            <w:spacing w:val="1"/>
            <w:sz w:val="24"/>
            <w:szCs w:val="24"/>
          </w:rPr>
          <w:t>e</w:t>
        </w:r>
        <w:r>
          <w:rPr>
            <w:rFonts w:ascii="Times New Roman" w:eastAsia="Times New Roman" w:hAnsi="Times New Roman" w:cs="Times New Roman"/>
            <w:i/>
            <w:spacing w:val="-4"/>
            <w:sz w:val="24"/>
            <w:szCs w:val="24"/>
          </w:rPr>
          <w:t>n</w:t>
        </w:r>
        <w:r>
          <w:rPr>
            <w:rFonts w:ascii="Times New Roman" w:eastAsia="Times New Roman" w:hAnsi="Times New Roman" w:cs="Times New Roman"/>
            <w:i/>
            <w:spacing w:val="1"/>
            <w:sz w:val="24"/>
            <w:szCs w:val="24"/>
          </w:rPr>
          <w:t>t</w:t>
        </w:r>
        <w:r>
          <w:rPr>
            <w:rFonts w:ascii="Times New Roman" w:eastAsia="Times New Roman" w:hAnsi="Times New Roman" w:cs="Times New Roman"/>
            <w:i/>
            <w:sz w:val="24"/>
            <w:szCs w:val="24"/>
          </w:rPr>
          <w:t>_</w:t>
        </w:r>
        <w:r>
          <w:rPr>
            <w:rFonts w:ascii="Times New Roman" w:eastAsia="Times New Roman" w:hAnsi="Times New Roman" w:cs="Times New Roman"/>
            <w:i/>
            <w:spacing w:val="-1"/>
            <w:sz w:val="24"/>
            <w:szCs w:val="24"/>
          </w:rPr>
          <w:t>O</w:t>
        </w:r>
        <w:r>
          <w:rPr>
            <w:rFonts w:ascii="Times New Roman" w:eastAsia="Times New Roman" w:hAnsi="Times New Roman" w:cs="Times New Roman"/>
            <w:i/>
            <w:sz w:val="24"/>
            <w:szCs w:val="24"/>
          </w:rPr>
          <w:t>p</w:t>
        </w:r>
        <w:r>
          <w:rPr>
            <w:rFonts w:ascii="Times New Roman" w:eastAsia="Times New Roman" w:hAnsi="Times New Roman" w:cs="Times New Roman"/>
            <w:i/>
            <w:spacing w:val="1"/>
            <w:sz w:val="24"/>
            <w:szCs w:val="24"/>
          </w:rPr>
          <w:t>ti</w:t>
        </w:r>
        <w:r>
          <w:rPr>
            <w:rFonts w:ascii="Times New Roman" w:eastAsia="Times New Roman" w:hAnsi="Times New Roman" w:cs="Times New Roman"/>
            <w:i/>
            <w:sz w:val="24"/>
            <w:szCs w:val="24"/>
          </w:rPr>
          <w:t>on</w:t>
        </w:r>
        <w:r>
          <w:rPr>
            <w:rFonts w:ascii="Times New Roman" w:eastAsia="Times New Roman" w:hAnsi="Times New Roman" w:cs="Times New Roman"/>
            <w:i/>
            <w:spacing w:val="5"/>
            <w:sz w:val="24"/>
            <w:szCs w:val="24"/>
          </w:rPr>
          <w:t>s</w:t>
        </w:r>
        <w:r>
          <w:rPr>
            <w:rFonts w:ascii="Times New Roman" w:eastAsia="Times New Roman" w:hAnsi="Times New Roman" w:cs="Times New Roman"/>
            <w:i/>
            <w:sz w:val="24"/>
            <w:szCs w:val="24"/>
          </w:rPr>
          <w:t>.</w:t>
        </w:r>
      </w:hyperlink>
    </w:p>
    <w:p w14:paraId="0C8ECEAC" w14:textId="77777777" w:rsidR="00BE5A93" w:rsidRDefault="00BE5A93">
      <w:pPr>
        <w:spacing w:before="15" w:after="0" w:line="260" w:lineRule="exact"/>
        <w:rPr>
          <w:sz w:val="26"/>
          <w:szCs w:val="26"/>
        </w:rPr>
      </w:pPr>
    </w:p>
    <w:p w14:paraId="5D9B447F" w14:textId="77777777" w:rsidR="00BE5A93" w:rsidRDefault="00F700C7">
      <w:pPr>
        <w:spacing w:after="0" w:line="240" w:lineRule="auto"/>
        <w:ind w:left="117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. (2003).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pacing w:val="1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i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og</w:t>
      </w:r>
      <w:r>
        <w:rPr>
          <w:rFonts w:ascii="Times New Roman" w:eastAsia="Times New Roman" w:hAnsi="Times New Roman" w:cs="Times New Roman"/>
          <w:i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i/>
          <w:spacing w:val="4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i/>
          <w:spacing w:val="-1"/>
          <w:sz w:val="24"/>
          <w:szCs w:val="24"/>
        </w:rPr>
        <w:t>mm</w:t>
      </w:r>
      <w:r>
        <w:rPr>
          <w:rFonts w:ascii="Times New Roman" w:eastAsia="Times New Roman" w:hAnsi="Times New Roman" w:cs="Times New Roman"/>
          <w:i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ng </w:t>
      </w:r>
      <w:r>
        <w:rPr>
          <w:rFonts w:ascii="Times New Roman" w:eastAsia="Times New Roman" w:hAnsi="Times New Roman" w:cs="Times New Roman"/>
          <w:i/>
          <w:spacing w:val="1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or</w:t>
      </w:r>
      <w:r>
        <w:rPr>
          <w:rFonts w:ascii="Times New Roman" w:eastAsia="Times New Roman" w:hAnsi="Times New Roman" w:cs="Times New Roman"/>
          <w:i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he</w:t>
      </w:r>
      <w:r>
        <w:rPr>
          <w:rFonts w:ascii="Times New Roman" w:eastAsia="Times New Roman" w:hAnsi="Times New Roman" w:cs="Times New Roman"/>
          <w:i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i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i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i/>
          <w:spacing w:val="1"/>
          <w:sz w:val="24"/>
          <w:szCs w:val="24"/>
        </w:rPr>
        <w:t>ie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i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60 p</w:t>
      </w:r>
      <w:r>
        <w:rPr>
          <w:rFonts w:ascii="Times New Roman" w:eastAsia="Times New Roman" w:hAnsi="Times New Roman" w:cs="Times New Roman"/>
          <w:i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i/>
          <w:spacing w:val="1"/>
          <w:sz w:val="24"/>
          <w:szCs w:val="24"/>
        </w:rPr>
        <w:t>tf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i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i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and S</w:t>
      </w:r>
      <w:r>
        <w:rPr>
          <w:rFonts w:ascii="Times New Roman" w:eastAsia="Times New Roman" w:hAnsi="Times New Roman" w:cs="Times New Roman"/>
          <w:i/>
          <w:spacing w:val="1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i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i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i/>
          <w:spacing w:val="6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ile</w:t>
      </w:r>
      <w:r>
        <w:rPr>
          <w:rFonts w:ascii="Times New Roman" w:eastAsia="Times New Roman" w:hAnsi="Times New Roman" w:cs="Times New Roman"/>
          <w:spacing w:val="-8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289F95D4" w14:textId="77777777" w:rsidR="00BE5A93" w:rsidRDefault="00BE5A93">
      <w:pPr>
        <w:spacing w:after="0" w:line="200" w:lineRule="exact"/>
        <w:rPr>
          <w:sz w:val="20"/>
          <w:szCs w:val="20"/>
        </w:rPr>
      </w:pPr>
    </w:p>
    <w:p w14:paraId="0D43A9C1" w14:textId="77777777" w:rsidR="00BE5A93" w:rsidRDefault="00BE5A93">
      <w:pPr>
        <w:spacing w:before="9" w:after="0" w:line="200" w:lineRule="exact"/>
        <w:rPr>
          <w:sz w:val="20"/>
          <w:szCs w:val="20"/>
        </w:rPr>
      </w:pPr>
    </w:p>
    <w:p w14:paraId="77D40C61" w14:textId="77777777" w:rsidR="00BE5A93" w:rsidRDefault="00F700C7">
      <w:pPr>
        <w:spacing w:after="0" w:line="359" w:lineRule="auto"/>
        <w:ind w:left="836" w:right="1017" w:hanging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Ec</w:t>
      </w:r>
      <w:r>
        <w:rPr>
          <w:rFonts w:ascii="Times New Roman" w:eastAsia="Times New Roman" w:hAnsi="Times New Roman" w:cs="Times New Roman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rr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ica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rdo 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J</w:t>
      </w:r>
      <w:r>
        <w:rPr>
          <w:rFonts w:ascii="Times New Roman" w:eastAsia="Times New Roman" w:hAnsi="Times New Roman" w:cs="Times New Roman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11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ct</w:t>
      </w:r>
      <w:r>
        <w:rPr>
          <w:rFonts w:ascii="Times New Roman" w:eastAsia="Times New Roman" w:hAnsi="Times New Roman" w:cs="Times New Roman"/>
          <w:sz w:val="24"/>
          <w:szCs w:val="24"/>
        </w:rPr>
        <w:t>ubre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2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012) </w:t>
      </w:r>
      <w:r>
        <w:rPr>
          <w:rFonts w:ascii="Times New Roman" w:eastAsia="Times New Roman" w:hAnsi="Times New Roman" w:cs="Times New Roman"/>
          <w:spacing w:val="-5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licaci</w:t>
      </w:r>
      <w:r>
        <w:rPr>
          <w:rFonts w:ascii="Times New Roman" w:eastAsia="Times New Roman" w:hAnsi="Times New Roman" w:cs="Times New Roman"/>
          <w:sz w:val="24"/>
          <w:szCs w:val="24"/>
        </w:rPr>
        <w:t>on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M</w:t>
      </w:r>
      <w:r>
        <w:rPr>
          <w:rFonts w:ascii="Times New Roman" w:eastAsia="Times New Roman" w:hAnsi="Times New Roman" w:cs="Times New Roman"/>
          <w:sz w:val="24"/>
          <w:szCs w:val="24"/>
        </w:rPr>
        <w:t>ó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ile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ra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E</w:t>
      </w:r>
      <w:r>
        <w:rPr>
          <w:rFonts w:ascii="Times New Roman" w:eastAsia="Times New Roman" w:hAnsi="Times New Roman" w:cs="Times New Roman"/>
          <w:sz w:val="24"/>
          <w:szCs w:val="24"/>
        </w:rPr>
        <w:t>du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ón 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ec</w:t>
      </w:r>
      <w:r>
        <w:rPr>
          <w:rFonts w:ascii="Times New Roman" w:eastAsia="Times New Roman" w:hAnsi="Times New Roman" w:cs="Times New Roman"/>
          <w:sz w:val="24"/>
          <w:szCs w:val="24"/>
        </w:rPr>
        <w:t>up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do 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e </w:t>
      </w:r>
      <w:hyperlink r:id="rId85">
        <w:r>
          <w:rPr>
            <w:rFonts w:ascii="Times New Roman" w:eastAsia="Times New Roman" w:hAnsi="Times New Roman" w:cs="Times New Roman"/>
            <w:i/>
            <w:sz w:val="24"/>
            <w:szCs w:val="24"/>
          </w:rPr>
          <w:t>h</w:t>
        </w:r>
        <w:r>
          <w:rPr>
            <w:rFonts w:ascii="Times New Roman" w:eastAsia="Times New Roman" w:hAnsi="Times New Roman" w:cs="Times New Roman"/>
            <w:i/>
            <w:spacing w:val="1"/>
            <w:sz w:val="24"/>
            <w:szCs w:val="24"/>
          </w:rPr>
          <w:t>tt</w:t>
        </w:r>
        <w:r>
          <w:rPr>
            <w:rFonts w:ascii="Times New Roman" w:eastAsia="Times New Roman" w:hAnsi="Times New Roman" w:cs="Times New Roman"/>
            <w:i/>
            <w:sz w:val="24"/>
            <w:szCs w:val="24"/>
          </w:rPr>
          <w:t>p:</w:t>
        </w:r>
        <w:r>
          <w:rPr>
            <w:rFonts w:ascii="Times New Roman" w:eastAsia="Times New Roman" w:hAnsi="Times New Roman" w:cs="Times New Roman"/>
            <w:i/>
            <w:spacing w:val="1"/>
            <w:sz w:val="24"/>
            <w:szCs w:val="24"/>
          </w:rPr>
          <w:t>//</w:t>
        </w:r>
        <w:r>
          <w:rPr>
            <w:rFonts w:ascii="Times New Roman" w:eastAsia="Times New Roman" w:hAnsi="Times New Roman" w:cs="Times New Roman"/>
            <w:i/>
            <w:sz w:val="24"/>
            <w:szCs w:val="24"/>
          </w:rPr>
          <w:t>a</w:t>
        </w:r>
        <w:r>
          <w:rPr>
            <w:rFonts w:ascii="Times New Roman" w:eastAsia="Times New Roman" w:hAnsi="Times New Roman" w:cs="Times New Roman"/>
            <w:i/>
            <w:spacing w:val="-4"/>
            <w:sz w:val="24"/>
            <w:szCs w:val="24"/>
          </w:rPr>
          <w:t>p</w:t>
        </w:r>
        <w:r>
          <w:rPr>
            <w:rFonts w:ascii="Times New Roman" w:eastAsia="Times New Roman" w:hAnsi="Times New Roman" w:cs="Times New Roman"/>
            <w:i/>
            <w:spacing w:val="1"/>
            <w:sz w:val="24"/>
            <w:szCs w:val="24"/>
          </w:rPr>
          <w:t>lic</w:t>
        </w:r>
        <w:r>
          <w:rPr>
            <w:rFonts w:ascii="Times New Roman" w:eastAsia="Times New Roman" w:hAnsi="Times New Roman" w:cs="Times New Roman"/>
            <w:i/>
            <w:spacing w:val="-4"/>
            <w:sz w:val="24"/>
            <w:szCs w:val="24"/>
          </w:rPr>
          <w:t>a</w:t>
        </w:r>
        <w:r>
          <w:rPr>
            <w:rFonts w:ascii="Times New Roman" w:eastAsia="Times New Roman" w:hAnsi="Times New Roman" w:cs="Times New Roman"/>
            <w:i/>
            <w:spacing w:val="1"/>
            <w:sz w:val="24"/>
            <w:szCs w:val="24"/>
          </w:rPr>
          <w:t>ci</w:t>
        </w:r>
        <w:r>
          <w:rPr>
            <w:rFonts w:ascii="Times New Roman" w:eastAsia="Times New Roman" w:hAnsi="Times New Roman" w:cs="Times New Roman"/>
            <w:i/>
            <w:sz w:val="24"/>
            <w:szCs w:val="24"/>
          </w:rPr>
          <w:t>on</w:t>
        </w:r>
        <w:r>
          <w:rPr>
            <w:rFonts w:ascii="Times New Roman" w:eastAsia="Times New Roman" w:hAnsi="Times New Roman" w:cs="Times New Roman"/>
            <w:i/>
            <w:spacing w:val="1"/>
            <w:sz w:val="24"/>
            <w:szCs w:val="24"/>
          </w:rPr>
          <w:t>e</w:t>
        </w:r>
        <w:r>
          <w:rPr>
            <w:rFonts w:ascii="Times New Roman" w:eastAsia="Times New Roman" w:hAnsi="Times New Roman" w:cs="Times New Roman"/>
            <w:i/>
            <w:spacing w:val="-1"/>
            <w:sz w:val="24"/>
            <w:szCs w:val="24"/>
          </w:rPr>
          <w:t>sm</w:t>
        </w:r>
        <w:r>
          <w:rPr>
            <w:rFonts w:ascii="Times New Roman" w:eastAsia="Times New Roman" w:hAnsi="Times New Roman" w:cs="Times New Roman"/>
            <w:i/>
            <w:sz w:val="24"/>
            <w:szCs w:val="24"/>
          </w:rPr>
          <w:t>o</w:t>
        </w:r>
        <w:r>
          <w:rPr>
            <w:rFonts w:ascii="Times New Roman" w:eastAsia="Times New Roman" w:hAnsi="Times New Roman" w:cs="Times New Roman"/>
            <w:i/>
            <w:spacing w:val="1"/>
            <w:sz w:val="24"/>
            <w:szCs w:val="24"/>
          </w:rPr>
          <w:t>v</w:t>
        </w:r>
        <w:r>
          <w:rPr>
            <w:rFonts w:ascii="Times New Roman" w:eastAsia="Times New Roman" w:hAnsi="Times New Roman" w:cs="Times New Roman"/>
            <w:i/>
            <w:spacing w:val="-3"/>
            <w:sz w:val="24"/>
            <w:szCs w:val="24"/>
          </w:rPr>
          <w:t>i</w:t>
        </w:r>
        <w:r>
          <w:rPr>
            <w:rFonts w:ascii="Times New Roman" w:eastAsia="Times New Roman" w:hAnsi="Times New Roman" w:cs="Times New Roman"/>
            <w:i/>
            <w:spacing w:val="1"/>
            <w:sz w:val="24"/>
            <w:szCs w:val="24"/>
          </w:rPr>
          <w:t>le</w:t>
        </w:r>
        <w:r>
          <w:rPr>
            <w:rFonts w:ascii="Times New Roman" w:eastAsia="Times New Roman" w:hAnsi="Times New Roman" w:cs="Times New Roman"/>
            <w:i/>
            <w:spacing w:val="-1"/>
            <w:sz w:val="24"/>
            <w:szCs w:val="24"/>
          </w:rPr>
          <w:t>s</w:t>
        </w:r>
        <w:r>
          <w:rPr>
            <w:rFonts w:ascii="Times New Roman" w:eastAsia="Times New Roman" w:hAnsi="Times New Roman" w:cs="Times New Roman"/>
            <w:i/>
            <w:spacing w:val="1"/>
            <w:sz w:val="24"/>
            <w:szCs w:val="24"/>
          </w:rPr>
          <w:t>c</w:t>
        </w:r>
        <w:r>
          <w:rPr>
            <w:rFonts w:ascii="Times New Roman" w:eastAsia="Times New Roman" w:hAnsi="Times New Roman" w:cs="Times New Roman"/>
            <w:i/>
            <w:spacing w:val="-4"/>
            <w:sz w:val="24"/>
            <w:szCs w:val="24"/>
          </w:rPr>
          <w:t>o</w:t>
        </w:r>
        <w:r>
          <w:rPr>
            <w:rFonts w:ascii="Times New Roman" w:eastAsia="Times New Roman" w:hAnsi="Times New Roman" w:cs="Times New Roman"/>
            <w:i/>
            <w:spacing w:val="1"/>
            <w:sz w:val="24"/>
            <w:szCs w:val="24"/>
          </w:rPr>
          <w:t>l</w:t>
        </w:r>
        <w:r>
          <w:rPr>
            <w:rFonts w:ascii="Times New Roman" w:eastAsia="Times New Roman" w:hAnsi="Times New Roman" w:cs="Times New Roman"/>
            <w:i/>
            <w:sz w:val="24"/>
            <w:szCs w:val="24"/>
          </w:rPr>
          <w:t>o</w:t>
        </w:r>
        <w:r>
          <w:rPr>
            <w:rFonts w:ascii="Times New Roman" w:eastAsia="Times New Roman" w:hAnsi="Times New Roman" w:cs="Times New Roman"/>
            <w:i/>
            <w:spacing w:val="-1"/>
            <w:sz w:val="24"/>
            <w:szCs w:val="24"/>
          </w:rPr>
          <w:t>m</w:t>
        </w:r>
        <w:r>
          <w:rPr>
            <w:rFonts w:ascii="Times New Roman" w:eastAsia="Times New Roman" w:hAnsi="Times New Roman" w:cs="Times New Roman"/>
            <w:i/>
            <w:sz w:val="24"/>
            <w:szCs w:val="24"/>
          </w:rPr>
          <w:t>b</w:t>
        </w:r>
        <w:r>
          <w:rPr>
            <w:rFonts w:ascii="Times New Roman" w:eastAsia="Times New Roman" w:hAnsi="Times New Roman" w:cs="Times New Roman"/>
            <w:i/>
            <w:spacing w:val="1"/>
            <w:sz w:val="24"/>
            <w:szCs w:val="24"/>
          </w:rPr>
          <w:t>i</w:t>
        </w:r>
        <w:r>
          <w:rPr>
            <w:rFonts w:ascii="Times New Roman" w:eastAsia="Times New Roman" w:hAnsi="Times New Roman" w:cs="Times New Roman"/>
            <w:i/>
            <w:sz w:val="24"/>
            <w:szCs w:val="24"/>
          </w:rPr>
          <w:t>a.b</w:t>
        </w:r>
        <w:r>
          <w:rPr>
            <w:rFonts w:ascii="Times New Roman" w:eastAsia="Times New Roman" w:hAnsi="Times New Roman" w:cs="Times New Roman"/>
            <w:i/>
            <w:spacing w:val="1"/>
            <w:sz w:val="24"/>
            <w:szCs w:val="24"/>
          </w:rPr>
          <w:t>l</w:t>
        </w:r>
        <w:r>
          <w:rPr>
            <w:rFonts w:ascii="Times New Roman" w:eastAsia="Times New Roman" w:hAnsi="Times New Roman" w:cs="Times New Roman"/>
            <w:i/>
            <w:sz w:val="24"/>
            <w:szCs w:val="24"/>
          </w:rPr>
          <w:t>og</w:t>
        </w:r>
        <w:r>
          <w:rPr>
            <w:rFonts w:ascii="Times New Roman" w:eastAsia="Times New Roman" w:hAnsi="Times New Roman" w:cs="Times New Roman"/>
            <w:i/>
            <w:spacing w:val="-1"/>
            <w:sz w:val="24"/>
            <w:szCs w:val="24"/>
          </w:rPr>
          <w:t>s</w:t>
        </w:r>
        <w:r>
          <w:rPr>
            <w:rFonts w:ascii="Times New Roman" w:eastAsia="Times New Roman" w:hAnsi="Times New Roman" w:cs="Times New Roman"/>
            <w:i/>
            <w:sz w:val="24"/>
            <w:szCs w:val="24"/>
          </w:rPr>
          <w:t>po</w:t>
        </w:r>
        <w:r>
          <w:rPr>
            <w:rFonts w:ascii="Times New Roman" w:eastAsia="Times New Roman" w:hAnsi="Times New Roman" w:cs="Times New Roman"/>
            <w:i/>
            <w:spacing w:val="1"/>
            <w:sz w:val="24"/>
            <w:szCs w:val="24"/>
          </w:rPr>
          <w:t>t</w:t>
        </w:r>
        <w:r>
          <w:rPr>
            <w:rFonts w:ascii="Times New Roman" w:eastAsia="Times New Roman" w:hAnsi="Times New Roman" w:cs="Times New Roman"/>
            <w:i/>
            <w:sz w:val="24"/>
            <w:szCs w:val="24"/>
          </w:rPr>
          <w:t>.</w:t>
        </w:r>
        <w:r>
          <w:rPr>
            <w:rFonts w:ascii="Times New Roman" w:eastAsia="Times New Roman" w:hAnsi="Times New Roman" w:cs="Times New Roman"/>
            <w:i/>
            <w:spacing w:val="1"/>
            <w:sz w:val="24"/>
            <w:szCs w:val="24"/>
          </w:rPr>
          <w:t>c</w:t>
        </w:r>
        <w:r>
          <w:rPr>
            <w:rFonts w:ascii="Times New Roman" w:eastAsia="Times New Roman" w:hAnsi="Times New Roman" w:cs="Times New Roman"/>
            <w:i/>
            <w:sz w:val="24"/>
            <w:szCs w:val="24"/>
          </w:rPr>
          <w:t>o</w:t>
        </w:r>
        <w:r>
          <w:rPr>
            <w:rFonts w:ascii="Times New Roman" w:eastAsia="Times New Roman" w:hAnsi="Times New Roman" w:cs="Times New Roman"/>
            <w:i/>
            <w:spacing w:val="-1"/>
            <w:sz w:val="24"/>
            <w:szCs w:val="24"/>
          </w:rPr>
          <w:t>m</w:t>
        </w:r>
        <w:r>
          <w:rPr>
            <w:rFonts w:ascii="Times New Roman" w:eastAsia="Times New Roman" w:hAnsi="Times New Roman" w:cs="Times New Roman"/>
            <w:i/>
            <w:sz w:val="24"/>
            <w:szCs w:val="24"/>
          </w:rPr>
          <w:t>.</w:t>
        </w:r>
        <w:r>
          <w:rPr>
            <w:rFonts w:ascii="Times New Roman" w:eastAsia="Times New Roman" w:hAnsi="Times New Roman" w:cs="Times New Roman"/>
            <w:i/>
            <w:spacing w:val="1"/>
            <w:sz w:val="24"/>
            <w:szCs w:val="24"/>
          </w:rPr>
          <w:t>c</w:t>
        </w:r>
        <w:r>
          <w:rPr>
            <w:rFonts w:ascii="Times New Roman" w:eastAsia="Times New Roman" w:hAnsi="Times New Roman" w:cs="Times New Roman"/>
            <w:i/>
            <w:sz w:val="24"/>
            <w:szCs w:val="24"/>
          </w:rPr>
          <w:t>o</w:t>
        </w:r>
        <w:r>
          <w:rPr>
            <w:rFonts w:ascii="Times New Roman" w:eastAsia="Times New Roman" w:hAnsi="Times New Roman" w:cs="Times New Roman"/>
            <w:i/>
            <w:spacing w:val="1"/>
            <w:sz w:val="24"/>
            <w:szCs w:val="24"/>
          </w:rPr>
          <w:t>/</w:t>
        </w:r>
        <w:r>
          <w:rPr>
            <w:rFonts w:ascii="Times New Roman" w:eastAsia="Times New Roman" w:hAnsi="Times New Roman" w:cs="Times New Roman"/>
            <w:i/>
            <w:sz w:val="24"/>
            <w:szCs w:val="24"/>
          </w:rPr>
          <w:t>20</w:t>
        </w:r>
        <w:r>
          <w:rPr>
            <w:rFonts w:ascii="Times New Roman" w:eastAsia="Times New Roman" w:hAnsi="Times New Roman" w:cs="Times New Roman"/>
            <w:i/>
            <w:spacing w:val="8"/>
            <w:sz w:val="24"/>
            <w:szCs w:val="24"/>
          </w:rPr>
          <w:t>1</w:t>
        </w:r>
        <w:r>
          <w:rPr>
            <w:rFonts w:ascii="Times New Roman" w:eastAsia="Times New Roman" w:hAnsi="Times New Roman" w:cs="Times New Roman"/>
            <w:i/>
            <w:sz w:val="24"/>
            <w:szCs w:val="24"/>
          </w:rPr>
          <w:t>2</w:t>
        </w:r>
        <w:r>
          <w:rPr>
            <w:rFonts w:ascii="Times New Roman" w:eastAsia="Times New Roman" w:hAnsi="Times New Roman" w:cs="Times New Roman"/>
            <w:i/>
            <w:spacing w:val="1"/>
            <w:sz w:val="24"/>
            <w:szCs w:val="24"/>
          </w:rPr>
          <w:t>/</w:t>
        </w:r>
        <w:r>
          <w:rPr>
            <w:rFonts w:ascii="Times New Roman" w:eastAsia="Times New Roman" w:hAnsi="Times New Roman" w:cs="Times New Roman"/>
            <w:i/>
            <w:sz w:val="24"/>
            <w:szCs w:val="24"/>
          </w:rPr>
          <w:t>1</w:t>
        </w:r>
        <w:r>
          <w:rPr>
            <w:rFonts w:ascii="Times New Roman" w:eastAsia="Times New Roman" w:hAnsi="Times New Roman" w:cs="Times New Roman"/>
            <w:i/>
            <w:spacing w:val="-4"/>
            <w:sz w:val="24"/>
            <w:szCs w:val="24"/>
          </w:rPr>
          <w:t>0</w:t>
        </w:r>
        <w:r>
          <w:rPr>
            <w:rFonts w:ascii="Times New Roman" w:eastAsia="Times New Roman" w:hAnsi="Times New Roman" w:cs="Times New Roman"/>
            <w:i/>
            <w:spacing w:val="1"/>
            <w:sz w:val="24"/>
            <w:szCs w:val="24"/>
          </w:rPr>
          <w:t>/</w:t>
        </w:r>
        <w:r>
          <w:rPr>
            <w:rFonts w:ascii="Times New Roman" w:eastAsia="Times New Roman" w:hAnsi="Times New Roman" w:cs="Times New Roman"/>
            <w:i/>
            <w:sz w:val="24"/>
            <w:szCs w:val="24"/>
          </w:rPr>
          <w:t>d</w:t>
        </w:r>
        <w:r>
          <w:rPr>
            <w:rFonts w:ascii="Times New Roman" w:eastAsia="Times New Roman" w:hAnsi="Times New Roman" w:cs="Times New Roman"/>
            <w:i/>
            <w:spacing w:val="1"/>
            <w:sz w:val="24"/>
            <w:szCs w:val="24"/>
          </w:rPr>
          <w:t>e</w:t>
        </w:r>
        <w:r>
          <w:rPr>
            <w:rFonts w:ascii="Times New Roman" w:eastAsia="Times New Roman" w:hAnsi="Times New Roman" w:cs="Times New Roman"/>
            <w:i/>
            <w:spacing w:val="-1"/>
            <w:sz w:val="24"/>
            <w:szCs w:val="24"/>
          </w:rPr>
          <w:t>s</w:t>
        </w:r>
        <w:r>
          <w:rPr>
            <w:rFonts w:ascii="Times New Roman" w:eastAsia="Times New Roman" w:hAnsi="Times New Roman" w:cs="Times New Roman"/>
            <w:i/>
            <w:sz w:val="24"/>
            <w:szCs w:val="24"/>
          </w:rPr>
          <w:t>a</w:t>
        </w:r>
        <w:r>
          <w:rPr>
            <w:rFonts w:ascii="Times New Roman" w:eastAsia="Times New Roman" w:hAnsi="Times New Roman" w:cs="Times New Roman"/>
            <w:i/>
            <w:spacing w:val="-1"/>
            <w:sz w:val="24"/>
            <w:szCs w:val="24"/>
          </w:rPr>
          <w:t>rr</w:t>
        </w:r>
        <w:r>
          <w:rPr>
            <w:rFonts w:ascii="Times New Roman" w:eastAsia="Times New Roman" w:hAnsi="Times New Roman" w:cs="Times New Roman"/>
            <w:i/>
            <w:sz w:val="24"/>
            <w:szCs w:val="24"/>
          </w:rPr>
          <w:t>o</w:t>
        </w:r>
        <w:r>
          <w:rPr>
            <w:rFonts w:ascii="Times New Roman" w:eastAsia="Times New Roman" w:hAnsi="Times New Roman" w:cs="Times New Roman"/>
            <w:i/>
            <w:spacing w:val="1"/>
            <w:sz w:val="24"/>
            <w:szCs w:val="24"/>
          </w:rPr>
          <w:t>ll</w:t>
        </w:r>
        <w:r>
          <w:rPr>
            <w:rFonts w:ascii="Times New Roman" w:eastAsia="Times New Roman" w:hAnsi="Times New Roman" w:cs="Times New Roman"/>
            <w:i/>
            <w:spacing w:val="2"/>
            <w:sz w:val="24"/>
            <w:szCs w:val="24"/>
          </w:rPr>
          <w:t>o</w:t>
        </w:r>
        <w:r>
          <w:rPr>
            <w:rFonts w:ascii="Times New Roman" w:eastAsia="Times New Roman" w:hAnsi="Times New Roman" w:cs="Times New Roman"/>
            <w:i/>
            <w:sz w:val="24"/>
            <w:szCs w:val="24"/>
          </w:rPr>
          <w:t>-</w:t>
        </w:r>
        <w:r>
          <w:rPr>
            <w:rFonts w:ascii="Times New Roman" w:eastAsia="Times New Roman" w:hAnsi="Times New Roman" w:cs="Times New Roman"/>
            <w:i/>
            <w:spacing w:val="1"/>
            <w:sz w:val="24"/>
            <w:szCs w:val="24"/>
          </w:rPr>
          <w:t>y</w:t>
        </w:r>
        <w:r>
          <w:rPr>
            <w:rFonts w:ascii="Times New Roman" w:eastAsia="Times New Roman" w:hAnsi="Times New Roman" w:cs="Times New Roman"/>
            <w:i/>
            <w:sz w:val="24"/>
            <w:szCs w:val="24"/>
          </w:rPr>
          <w:t>-</w:t>
        </w:r>
      </w:hyperlink>
      <w:hyperlink r:id="rId86">
        <w:r>
          <w:rPr>
            <w:rFonts w:ascii="Times New Roman" w:eastAsia="Times New Roman" w:hAnsi="Times New Roman" w:cs="Times New Roman"/>
            <w:i/>
            <w:sz w:val="24"/>
            <w:szCs w:val="24"/>
          </w:rPr>
          <w:t xml:space="preserve"> </w:t>
        </w:r>
        <w:r>
          <w:rPr>
            <w:rFonts w:ascii="Times New Roman" w:eastAsia="Times New Roman" w:hAnsi="Times New Roman" w:cs="Times New Roman"/>
            <w:i/>
            <w:spacing w:val="1"/>
            <w:sz w:val="24"/>
            <w:szCs w:val="24"/>
          </w:rPr>
          <w:t>ev</w:t>
        </w:r>
        <w:r>
          <w:rPr>
            <w:rFonts w:ascii="Times New Roman" w:eastAsia="Times New Roman" w:hAnsi="Times New Roman" w:cs="Times New Roman"/>
            <w:i/>
            <w:sz w:val="24"/>
            <w:szCs w:val="24"/>
          </w:rPr>
          <w:t>o</w:t>
        </w:r>
        <w:r>
          <w:rPr>
            <w:rFonts w:ascii="Times New Roman" w:eastAsia="Times New Roman" w:hAnsi="Times New Roman" w:cs="Times New Roman"/>
            <w:i/>
            <w:spacing w:val="1"/>
            <w:sz w:val="24"/>
            <w:szCs w:val="24"/>
          </w:rPr>
          <w:t>l</w:t>
        </w:r>
        <w:r>
          <w:rPr>
            <w:rFonts w:ascii="Times New Roman" w:eastAsia="Times New Roman" w:hAnsi="Times New Roman" w:cs="Times New Roman"/>
            <w:i/>
            <w:sz w:val="24"/>
            <w:szCs w:val="24"/>
          </w:rPr>
          <w:t>u</w:t>
        </w:r>
        <w:r>
          <w:rPr>
            <w:rFonts w:ascii="Times New Roman" w:eastAsia="Times New Roman" w:hAnsi="Times New Roman" w:cs="Times New Roman"/>
            <w:i/>
            <w:spacing w:val="-3"/>
            <w:sz w:val="24"/>
            <w:szCs w:val="24"/>
          </w:rPr>
          <w:t>c</w:t>
        </w:r>
        <w:r>
          <w:rPr>
            <w:rFonts w:ascii="Times New Roman" w:eastAsia="Times New Roman" w:hAnsi="Times New Roman" w:cs="Times New Roman"/>
            <w:i/>
            <w:spacing w:val="1"/>
            <w:sz w:val="24"/>
            <w:szCs w:val="24"/>
          </w:rPr>
          <w:t>i</w:t>
        </w:r>
        <w:r>
          <w:rPr>
            <w:rFonts w:ascii="Times New Roman" w:eastAsia="Times New Roman" w:hAnsi="Times New Roman" w:cs="Times New Roman"/>
            <w:i/>
            <w:sz w:val="24"/>
            <w:szCs w:val="24"/>
          </w:rPr>
          <w:t>o</w:t>
        </w:r>
        <w:r>
          <w:rPr>
            <w:rFonts w:ascii="Times New Roman" w:eastAsia="Times New Roman" w:hAnsi="Times New Roman" w:cs="Times New Roman"/>
            <w:i/>
            <w:spacing w:val="2"/>
            <w:sz w:val="24"/>
            <w:szCs w:val="24"/>
          </w:rPr>
          <w:t>n</w:t>
        </w:r>
        <w:r>
          <w:rPr>
            <w:rFonts w:ascii="Times New Roman" w:eastAsia="Times New Roman" w:hAnsi="Times New Roman" w:cs="Times New Roman"/>
            <w:i/>
            <w:sz w:val="24"/>
            <w:szCs w:val="24"/>
          </w:rPr>
          <w:t>-d</w:t>
        </w:r>
        <w:r>
          <w:rPr>
            <w:rFonts w:ascii="Times New Roman" w:eastAsia="Times New Roman" w:hAnsi="Times New Roman" w:cs="Times New Roman"/>
            <w:i/>
            <w:spacing w:val="1"/>
            <w:sz w:val="24"/>
            <w:szCs w:val="24"/>
          </w:rPr>
          <w:t>e</w:t>
        </w:r>
        <w:r>
          <w:rPr>
            <w:rFonts w:ascii="Times New Roman" w:eastAsia="Times New Roman" w:hAnsi="Times New Roman" w:cs="Times New Roman"/>
            <w:i/>
            <w:spacing w:val="-4"/>
            <w:sz w:val="24"/>
            <w:szCs w:val="24"/>
          </w:rPr>
          <w:t>-</w:t>
        </w:r>
        <w:r>
          <w:rPr>
            <w:rFonts w:ascii="Times New Roman" w:eastAsia="Times New Roman" w:hAnsi="Times New Roman" w:cs="Times New Roman"/>
            <w:i/>
            <w:spacing w:val="1"/>
            <w:sz w:val="24"/>
            <w:szCs w:val="24"/>
          </w:rPr>
          <w:t>l</w:t>
        </w:r>
        <w:r>
          <w:rPr>
            <w:rFonts w:ascii="Times New Roman" w:eastAsia="Times New Roman" w:hAnsi="Times New Roman" w:cs="Times New Roman"/>
            <w:i/>
            <w:sz w:val="24"/>
            <w:szCs w:val="24"/>
          </w:rPr>
          <w:t>a</w:t>
        </w:r>
        <w:r>
          <w:rPr>
            <w:rFonts w:ascii="Times New Roman" w:eastAsia="Times New Roman" w:hAnsi="Times New Roman" w:cs="Times New Roman"/>
            <w:i/>
            <w:spacing w:val="-1"/>
            <w:sz w:val="24"/>
            <w:szCs w:val="24"/>
          </w:rPr>
          <w:t>s</w:t>
        </w:r>
        <w:r>
          <w:rPr>
            <w:rFonts w:ascii="Times New Roman" w:eastAsia="Times New Roman" w:hAnsi="Times New Roman" w:cs="Times New Roman"/>
            <w:i/>
            <w:sz w:val="24"/>
            <w:szCs w:val="24"/>
          </w:rPr>
          <w:t>.h</w:t>
        </w:r>
        <w:r>
          <w:rPr>
            <w:rFonts w:ascii="Times New Roman" w:eastAsia="Times New Roman" w:hAnsi="Times New Roman" w:cs="Times New Roman"/>
            <w:i/>
            <w:spacing w:val="1"/>
            <w:sz w:val="24"/>
            <w:szCs w:val="24"/>
          </w:rPr>
          <w:t>t</w:t>
        </w:r>
        <w:r>
          <w:rPr>
            <w:rFonts w:ascii="Times New Roman" w:eastAsia="Times New Roman" w:hAnsi="Times New Roman" w:cs="Times New Roman"/>
            <w:i/>
            <w:spacing w:val="-1"/>
            <w:sz w:val="24"/>
            <w:szCs w:val="24"/>
          </w:rPr>
          <w:t>m</w:t>
        </w:r>
        <w:r>
          <w:rPr>
            <w:rFonts w:ascii="Times New Roman" w:eastAsia="Times New Roman" w:hAnsi="Times New Roman" w:cs="Times New Roman"/>
            <w:i/>
            <w:sz w:val="24"/>
            <w:szCs w:val="24"/>
          </w:rPr>
          <w:t>l</w:t>
        </w:r>
      </w:hyperlink>
    </w:p>
    <w:p w14:paraId="1CEBD914" w14:textId="77777777" w:rsidR="00BE5A93" w:rsidRDefault="00BE5A93">
      <w:pPr>
        <w:spacing w:after="0"/>
        <w:sectPr w:rsidR="00BE5A93">
          <w:pgSz w:w="12240" w:h="15840"/>
          <w:pgMar w:top="1700" w:right="1300" w:bottom="280" w:left="1300" w:header="1483" w:footer="0" w:gutter="0"/>
          <w:cols w:space="720"/>
        </w:sectPr>
      </w:pPr>
    </w:p>
    <w:p w14:paraId="1EF3A737" w14:textId="77777777" w:rsidR="00BE5A93" w:rsidRDefault="00BE5A93">
      <w:pPr>
        <w:spacing w:after="0" w:line="240" w:lineRule="exact"/>
        <w:rPr>
          <w:sz w:val="24"/>
          <w:szCs w:val="24"/>
        </w:rPr>
      </w:pPr>
    </w:p>
    <w:p w14:paraId="06D0F9C8" w14:textId="1A0B1B24" w:rsidR="00905563" w:rsidRPr="00905563" w:rsidRDefault="00F700C7" w:rsidP="00905563">
      <w:pPr>
        <w:spacing w:before="29" w:after="0" w:line="360" w:lineRule="auto"/>
        <w:ind w:left="836" w:right="889" w:hanging="656"/>
        <w:jc w:val="both"/>
        <w:rPr>
          <w:rFonts w:ascii="Times New Roman" w:eastAsia="Times New Roman" w:hAnsi="Times New Roman" w:cs="Times New Roman"/>
          <w:i/>
          <w:sz w:val="24"/>
          <w:szCs w:val="24"/>
          <w:rPrChange w:id="493" w:author="Microsoft Office User" w:date="2016-07-07T15:42:00Z">
            <w:rPr>
              <w:rFonts w:ascii="Times New Roman" w:eastAsia="Times New Roman" w:hAnsi="Times New Roman" w:cs="Times New Roman"/>
              <w:sz w:val="24"/>
              <w:szCs w:val="24"/>
            </w:rPr>
          </w:rPrChange>
        </w:rPr>
      </w:pPr>
      <w:r>
        <w:rPr>
          <w:rFonts w:ascii="Times New Roman" w:eastAsia="Times New Roman" w:hAnsi="Times New Roman" w:cs="Times New Roman"/>
          <w:spacing w:val="-9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ace</w:t>
      </w:r>
      <w:r>
        <w:rPr>
          <w:rFonts w:ascii="Times New Roman" w:eastAsia="Times New Roman" w:hAnsi="Times New Roman" w:cs="Times New Roman"/>
          <w:sz w:val="24"/>
          <w:szCs w:val="24"/>
        </w:rPr>
        <w:t>book Cod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(2014).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cali</w:t>
      </w:r>
      <w:r>
        <w:rPr>
          <w:rFonts w:ascii="Times New Roman" w:eastAsia="Times New Roman" w:hAnsi="Times New Roman" w:cs="Times New Roman"/>
          <w:sz w:val="24"/>
          <w:szCs w:val="24"/>
        </w:rPr>
        <w:t>ng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he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9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ac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book 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at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hou</w:t>
      </w:r>
      <w:r>
        <w:rPr>
          <w:rFonts w:ascii="Times New Roman" w:eastAsia="Times New Roman" w:hAnsi="Times New Roman" w:cs="Times New Roman"/>
          <w:spacing w:val="-5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t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o 300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Con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lta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do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n </w:t>
      </w:r>
      <w:r>
        <w:rPr>
          <w:rFonts w:ascii="Times New Roman" w:eastAsia="Times New Roman" w:hAnsi="Times New Roman" w:cs="Times New Roman"/>
          <w:spacing w:val="-6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br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ro 23, 2016,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hyperlink r:id="rId87">
        <w:r>
          <w:rPr>
            <w:rFonts w:ascii="Times New Roman" w:eastAsia="Times New Roman" w:hAnsi="Times New Roman" w:cs="Times New Roman"/>
            <w:i/>
            <w:sz w:val="24"/>
            <w:szCs w:val="24"/>
          </w:rPr>
          <w:t>h</w:t>
        </w:r>
        <w:r>
          <w:rPr>
            <w:rFonts w:ascii="Times New Roman" w:eastAsia="Times New Roman" w:hAnsi="Times New Roman" w:cs="Times New Roman"/>
            <w:i/>
            <w:spacing w:val="1"/>
            <w:sz w:val="24"/>
            <w:szCs w:val="24"/>
          </w:rPr>
          <w:t>tt</w:t>
        </w:r>
        <w:r>
          <w:rPr>
            <w:rFonts w:ascii="Times New Roman" w:eastAsia="Times New Roman" w:hAnsi="Times New Roman" w:cs="Times New Roman"/>
            <w:i/>
            <w:sz w:val="24"/>
            <w:szCs w:val="24"/>
          </w:rPr>
          <w:t>p</w:t>
        </w:r>
        <w:r>
          <w:rPr>
            <w:rFonts w:ascii="Times New Roman" w:eastAsia="Times New Roman" w:hAnsi="Times New Roman" w:cs="Times New Roman"/>
            <w:i/>
            <w:spacing w:val="-1"/>
            <w:sz w:val="24"/>
            <w:szCs w:val="24"/>
          </w:rPr>
          <w:t>s</w:t>
        </w:r>
        <w:r>
          <w:rPr>
            <w:rFonts w:ascii="Times New Roman" w:eastAsia="Times New Roman" w:hAnsi="Times New Roman" w:cs="Times New Roman"/>
            <w:i/>
            <w:sz w:val="24"/>
            <w:szCs w:val="24"/>
          </w:rPr>
          <w:t>:</w:t>
        </w:r>
        <w:r>
          <w:rPr>
            <w:rFonts w:ascii="Times New Roman" w:eastAsia="Times New Roman" w:hAnsi="Times New Roman" w:cs="Times New Roman"/>
            <w:i/>
            <w:spacing w:val="1"/>
            <w:sz w:val="24"/>
            <w:szCs w:val="24"/>
          </w:rPr>
          <w:t>//c</w:t>
        </w:r>
        <w:r>
          <w:rPr>
            <w:rFonts w:ascii="Times New Roman" w:eastAsia="Times New Roman" w:hAnsi="Times New Roman" w:cs="Times New Roman"/>
            <w:i/>
            <w:sz w:val="24"/>
            <w:szCs w:val="24"/>
          </w:rPr>
          <w:t>o</w:t>
        </w:r>
        <w:r>
          <w:rPr>
            <w:rFonts w:ascii="Times New Roman" w:eastAsia="Times New Roman" w:hAnsi="Times New Roman" w:cs="Times New Roman"/>
            <w:i/>
            <w:spacing w:val="-4"/>
            <w:sz w:val="24"/>
            <w:szCs w:val="24"/>
          </w:rPr>
          <w:t>d</w:t>
        </w:r>
        <w:r>
          <w:rPr>
            <w:rFonts w:ascii="Times New Roman" w:eastAsia="Times New Roman" w:hAnsi="Times New Roman" w:cs="Times New Roman"/>
            <w:i/>
            <w:spacing w:val="1"/>
            <w:sz w:val="24"/>
            <w:szCs w:val="24"/>
          </w:rPr>
          <w:t>e</w:t>
        </w:r>
        <w:r>
          <w:rPr>
            <w:rFonts w:ascii="Times New Roman" w:eastAsia="Times New Roman" w:hAnsi="Times New Roman" w:cs="Times New Roman"/>
            <w:i/>
            <w:sz w:val="24"/>
            <w:szCs w:val="24"/>
          </w:rPr>
          <w:t>.</w:t>
        </w:r>
        <w:r>
          <w:rPr>
            <w:rFonts w:ascii="Times New Roman" w:eastAsia="Times New Roman" w:hAnsi="Times New Roman" w:cs="Times New Roman"/>
            <w:i/>
            <w:spacing w:val="1"/>
            <w:sz w:val="24"/>
            <w:szCs w:val="24"/>
          </w:rPr>
          <w:t>f</w:t>
        </w:r>
        <w:r>
          <w:rPr>
            <w:rFonts w:ascii="Times New Roman" w:eastAsia="Times New Roman" w:hAnsi="Times New Roman" w:cs="Times New Roman"/>
            <w:i/>
            <w:sz w:val="24"/>
            <w:szCs w:val="24"/>
          </w:rPr>
          <w:t>a</w:t>
        </w:r>
        <w:r>
          <w:rPr>
            <w:rFonts w:ascii="Times New Roman" w:eastAsia="Times New Roman" w:hAnsi="Times New Roman" w:cs="Times New Roman"/>
            <w:i/>
            <w:spacing w:val="-3"/>
            <w:sz w:val="24"/>
            <w:szCs w:val="24"/>
          </w:rPr>
          <w:t>c</w:t>
        </w:r>
        <w:r>
          <w:rPr>
            <w:rFonts w:ascii="Times New Roman" w:eastAsia="Times New Roman" w:hAnsi="Times New Roman" w:cs="Times New Roman"/>
            <w:i/>
            <w:spacing w:val="1"/>
            <w:sz w:val="24"/>
            <w:szCs w:val="24"/>
          </w:rPr>
          <w:t>e</w:t>
        </w:r>
        <w:r>
          <w:rPr>
            <w:rFonts w:ascii="Times New Roman" w:eastAsia="Times New Roman" w:hAnsi="Times New Roman" w:cs="Times New Roman"/>
            <w:i/>
            <w:sz w:val="24"/>
            <w:szCs w:val="24"/>
          </w:rPr>
          <w:t>bo</w:t>
        </w:r>
        <w:r>
          <w:rPr>
            <w:rFonts w:ascii="Times New Roman" w:eastAsia="Times New Roman" w:hAnsi="Times New Roman" w:cs="Times New Roman"/>
            <w:i/>
            <w:spacing w:val="-4"/>
            <w:sz w:val="24"/>
            <w:szCs w:val="24"/>
          </w:rPr>
          <w:t>o</w:t>
        </w:r>
        <w:r>
          <w:rPr>
            <w:rFonts w:ascii="Times New Roman" w:eastAsia="Times New Roman" w:hAnsi="Times New Roman" w:cs="Times New Roman"/>
            <w:i/>
            <w:spacing w:val="1"/>
            <w:sz w:val="24"/>
            <w:szCs w:val="24"/>
          </w:rPr>
          <w:t>k</w:t>
        </w:r>
        <w:r>
          <w:rPr>
            <w:rFonts w:ascii="Times New Roman" w:eastAsia="Times New Roman" w:hAnsi="Times New Roman" w:cs="Times New Roman"/>
            <w:i/>
            <w:sz w:val="24"/>
            <w:szCs w:val="24"/>
          </w:rPr>
          <w:t>.</w:t>
        </w:r>
        <w:r>
          <w:rPr>
            <w:rFonts w:ascii="Times New Roman" w:eastAsia="Times New Roman" w:hAnsi="Times New Roman" w:cs="Times New Roman"/>
            <w:i/>
            <w:spacing w:val="1"/>
            <w:sz w:val="24"/>
            <w:szCs w:val="24"/>
          </w:rPr>
          <w:t>c</w:t>
        </w:r>
        <w:r>
          <w:rPr>
            <w:rFonts w:ascii="Times New Roman" w:eastAsia="Times New Roman" w:hAnsi="Times New Roman" w:cs="Times New Roman"/>
            <w:i/>
            <w:spacing w:val="3"/>
            <w:sz w:val="24"/>
            <w:szCs w:val="24"/>
          </w:rPr>
          <w:t>o</w:t>
        </w:r>
        <w:r>
          <w:rPr>
            <w:rFonts w:ascii="Times New Roman" w:eastAsia="Times New Roman" w:hAnsi="Times New Roman" w:cs="Times New Roman"/>
            <w:i/>
            <w:spacing w:val="-1"/>
            <w:sz w:val="24"/>
            <w:szCs w:val="24"/>
          </w:rPr>
          <w:t>m</w:t>
        </w:r>
        <w:r>
          <w:rPr>
            <w:rFonts w:ascii="Times New Roman" w:eastAsia="Times New Roman" w:hAnsi="Times New Roman" w:cs="Times New Roman"/>
            <w:i/>
            <w:spacing w:val="1"/>
            <w:sz w:val="24"/>
            <w:szCs w:val="24"/>
          </w:rPr>
          <w:t>/</w:t>
        </w:r>
        <w:r>
          <w:rPr>
            <w:rFonts w:ascii="Times New Roman" w:eastAsia="Times New Roman" w:hAnsi="Times New Roman" w:cs="Times New Roman"/>
            <w:i/>
            <w:sz w:val="24"/>
            <w:szCs w:val="24"/>
          </w:rPr>
          <w:t>po</w:t>
        </w:r>
        <w:r>
          <w:rPr>
            <w:rFonts w:ascii="Times New Roman" w:eastAsia="Times New Roman" w:hAnsi="Times New Roman" w:cs="Times New Roman"/>
            <w:i/>
            <w:spacing w:val="-1"/>
            <w:sz w:val="24"/>
            <w:szCs w:val="24"/>
          </w:rPr>
          <w:t>s</w:t>
        </w:r>
        <w:r>
          <w:rPr>
            <w:rFonts w:ascii="Times New Roman" w:eastAsia="Times New Roman" w:hAnsi="Times New Roman" w:cs="Times New Roman"/>
            <w:i/>
            <w:spacing w:val="1"/>
            <w:sz w:val="24"/>
            <w:szCs w:val="24"/>
          </w:rPr>
          <w:t>t</w:t>
        </w:r>
        <w:r>
          <w:rPr>
            <w:rFonts w:ascii="Times New Roman" w:eastAsia="Times New Roman" w:hAnsi="Times New Roman" w:cs="Times New Roman"/>
            <w:i/>
            <w:spacing w:val="-1"/>
            <w:sz w:val="24"/>
            <w:szCs w:val="24"/>
          </w:rPr>
          <w:t>s</w:t>
        </w:r>
        <w:r>
          <w:rPr>
            <w:rFonts w:ascii="Times New Roman" w:eastAsia="Times New Roman" w:hAnsi="Times New Roman" w:cs="Times New Roman"/>
            <w:i/>
            <w:spacing w:val="1"/>
            <w:sz w:val="24"/>
            <w:szCs w:val="24"/>
          </w:rPr>
          <w:t>/</w:t>
        </w:r>
        <w:r>
          <w:rPr>
            <w:rFonts w:ascii="Times New Roman" w:eastAsia="Times New Roman" w:hAnsi="Times New Roman" w:cs="Times New Roman"/>
            <w:i/>
            <w:sz w:val="24"/>
            <w:szCs w:val="24"/>
          </w:rPr>
          <w:t>229861827208629</w:t>
        </w:r>
        <w:r>
          <w:rPr>
            <w:rFonts w:ascii="Times New Roman" w:eastAsia="Times New Roman" w:hAnsi="Times New Roman" w:cs="Times New Roman"/>
            <w:i/>
            <w:spacing w:val="1"/>
            <w:sz w:val="24"/>
            <w:szCs w:val="24"/>
          </w:rPr>
          <w:t>/</w:t>
        </w:r>
        <w:r>
          <w:rPr>
            <w:rFonts w:ascii="Times New Roman" w:eastAsia="Times New Roman" w:hAnsi="Times New Roman" w:cs="Times New Roman"/>
            <w:i/>
            <w:spacing w:val="-1"/>
            <w:sz w:val="24"/>
            <w:szCs w:val="24"/>
          </w:rPr>
          <w:t>s</w:t>
        </w:r>
        <w:r>
          <w:rPr>
            <w:rFonts w:ascii="Times New Roman" w:eastAsia="Times New Roman" w:hAnsi="Times New Roman" w:cs="Times New Roman"/>
            <w:i/>
            <w:spacing w:val="1"/>
            <w:sz w:val="24"/>
            <w:szCs w:val="24"/>
          </w:rPr>
          <w:t>c</w:t>
        </w:r>
        <w:r>
          <w:rPr>
            <w:rFonts w:ascii="Times New Roman" w:eastAsia="Times New Roman" w:hAnsi="Times New Roman" w:cs="Times New Roman"/>
            <w:i/>
            <w:sz w:val="24"/>
            <w:szCs w:val="24"/>
          </w:rPr>
          <w:t>a</w:t>
        </w:r>
        <w:r>
          <w:rPr>
            <w:rFonts w:ascii="Times New Roman" w:eastAsia="Times New Roman" w:hAnsi="Times New Roman" w:cs="Times New Roman"/>
            <w:i/>
            <w:spacing w:val="-3"/>
            <w:sz w:val="24"/>
            <w:szCs w:val="24"/>
          </w:rPr>
          <w:t>l</w:t>
        </w:r>
        <w:r>
          <w:rPr>
            <w:rFonts w:ascii="Times New Roman" w:eastAsia="Times New Roman" w:hAnsi="Times New Roman" w:cs="Times New Roman"/>
            <w:i/>
            <w:spacing w:val="1"/>
            <w:sz w:val="24"/>
            <w:szCs w:val="24"/>
          </w:rPr>
          <w:t>i</w:t>
        </w:r>
        <w:r>
          <w:rPr>
            <w:rFonts w:ascii="Times New Roman" w:eastAsia="Times New Roman" w:hAnsi="Times New Roman" w:cs="Times New Roman"/>
            <w:i/>
            <w:sz w:val="24"/>
            <w:szCs w:val="24"/>
          </w:rPr>
          <w:t>n</w:t>
        </w:r>
        <w:r>
          <w:rPr>
            <w:rFonts w:ascii="Times New Roman" w:eastAsia="Times New Roman" w:hAnsi="Times New Roman" w:cs="Times New Roman"/>
            <w:i/>
            <w:spacing w:val="3"/>
            <w:sz w:val="24"/>
            <w:szCs w:val="24"/>
          </w:rPr>
          <w:t>g</w:t>
        </w:r>
        <w:r>
          <w:rPr>
            <w:rFonts w:ascii="Times New Roman" w:eastAsia="Times New Roman" w:hAnsi="Times New Roman" w:cs="Times New Roman"/>
            <w:i/>
            <w:sz w:val="24"/>
            <w:szCs w:val="24"/>
          </w:rPr>
          <w:t>-</w:t>
        </w:r>
      </w:hyperlink>
      <w:hyperlink r:id="rId88">
        <w:r>
          <w:rPr>
            <w:rFonts w:ascii="Times New Roman" w:eastAsia="Times New Roman" w:hAnsi="Times New Roman" w:cs="Times New Roman"/>
            <w:i/>
            <w:sz w:val="24"/>
            <w:szCs w:val="24"/>
          </w:rPr>
          <w:t xml:space="preserve"> </w:t>
        </w:r>
        <w:r>
          <w:rPr>
            <w:rFonts w:ascii="Times New Roman" w:eastAsia="Times New Roman" w:hAnsi="Times New Roman" w:cs="Times New Roman"/>
            <w:i/>
            <w:spacing w:val="1"/>
            <w:sz w:val="24"/>
            <w:szCs w:val="24"/>
          </w:rPr>
          <w:t>t</w:t>
        </w:r>
        <w:r>
          <w:rPr>
            <w:rFonts w:ascii="Times New Roman" w:eastAsia="Times New Roman" w:hAnsi="Times New Roman" w:cs="Times New Roman"/>
            <w:i/>
            <w:sz w:val="24"/>
            <w:szCs w:val="24"/>
          </w:rPr>
          <w:t>h</w:t>
        </w:r>
        <w:r>
          <w:rPr>
            <w:rFonts w:ascii="Times New Roman" w:eastAsia="Times New Roman" w:hAnsi="Times New Roman" w:cs="Times New Roman"/>
            <w:i/>
            <w:spacing w:val="2"/>
            <w:sz w:val="24"/>
            <w:szCs w:val="24"/>
          </w:rPr>
          <w:t>e</w:t>
        </w:r>
        <w:r>
          <w:rPr>
            <w:rFonts w:ascii="Times New Roman" w:eastAsia="Times New Roman" w:hAnsi="Times New Roman" w:cs="Times New Roman"/>
            <w:i/>
            <w:sz w:val="24"/>
            <w:szCs w:val="24"/>
          </w:rPr>
          <w:t>-</w:t>
        </w:r>
        <w:r>
          <w:rPr>
            <w:rFonts w:ascii="Times New Roman" w:eastAsia="Times New Roman" w:hAnsi="Times New Roman" w:cs="Times New Roman"/>
            <w:i/>
            <w:spacing w:val="1"/>
            <w:sz w:val="24"/>
            <w:szCs w:val="24"/>
          </w:rPr>
          <w:t>f</w:t>
        </w:r>
        <w:r>
          <w:rPr>
            <w:rFonts w:ascii="Times New Roman" w:eastAsia="Times New Roman" w:hAnsi="Times New Roman" w:cs="Times New Roman"/>
            <w:i/>
            <w:sz w:val="24"/>
            <w:szCs w:val="24"/>
          </w:rPr>
          <w:t>a</w:t>
        </w:r>
        <w:r>
          <w:rPr>
            <w:rFonts w:ascii="Times New Roman" w:eastAsia="Times New Roman" w:hAnsi="Times New Roman" w:cs="Times New Roman"/>
            <w:i/>
            <w:spacing w:val="-3"/>
            <w:sz w:val="24"/>
            <w:szCs w:val="24"/>
          </w:rPr>
          <w:t>c</w:t>
        </w:r>
        <w:r>
          <w:rPr>
            <w:rFonts w:ascii="Times New Roman" w:eastAsia="Times New Roman" w:hAnsi="Times New Roman" w:cs="Times New Roman"/>
            <w:i/>
            <w:spacing w:val="1"/>
            <w:sz w:val="24"/>
            <w:szCs w:val="24"/>
          </w:rPr>
          <w:t>e</w:t>
        </w:r>
        <w:r>
          <w:rPr>
            <w:rFonts w:ascii="Times New Roman" w:eastAsia="Times New Roman" w:hAnsi="Times New Roman" w:cs="Times New Roman"/>
            <w:i/>
            <w:sz w:val="24"/>
            <w:szCs w:val="24"/>
          </w:rPr>
          <w:t>boo</w:t>
        </w:r>
        <w:r>
          <w:rPr>
            <w:rFonts w:ascii="Times New Roman" w:eastAsia="Times New Roman" w:hAnsi="Times New Roman" w:cs="Times New Roman"/>
            <w:i/>
            <w:spacing w:val="2"/>
            <w:sz w:val="24"/>
            <w:szCs w:val="24"/>
          </w:rPr>
          <w:t>k</w:t>
        </w:r>
        <w:r>
          <w:rPr>
            <w:rFonts w:ascii="Times New Roman" w:eastAsia="Times New Roman" w:hAnsi="Times New Roman" w:cs="Times New Roman"/>
            <w:i/>
            <w:sz w:val="24"/>
            <w:szCs w:val="24"/>
          </w:rPr>
          <w:t>-d</w:t>
        </w:r>
        <w:r>
          <w:rPr>
            <w:rFonts w:ascii="Times New Roman" w:eastAsia="Times New Roman" w:hAnsi="Times New Roman" w:cs="Times New Roman"/>
            <w:i/>
            <w:spacing w:val="-4"/>
            <w:sz w:val="24"/>
            <w:szCs w:val="24"/>
          </w:rPr>
          <w:t>a</w:t>
        </w:r>
        <w:r>
          <w:rPr>
            <w:rFonts w:ascii="Times New Roman" w:eastAsia="Times New Roman" w:hAnsi="Times New Roman" w:cs="Times New Roman"/>
            <w:i/>
            <w:spacing w:val="1"/>
            <w:sz w:val="24"/>
            <w:szCs w:val="24"/>
          </w:rPr>
          <w:t>t</w:t>
        </w:r>
        <w:r>
          <w:rPr>
            <w:rFonts w:ascii="Times New Roman" w:eastAsia="Times New Roman" w:hAnsi="Times New Roman" w:cs="Times New Roman"/>
            <w:i/>
            <w:sz w:val="24"/>
            <w:szCs w:val="24"/>
          </w:rPr>
          <w:t>a-wa</w:t>
        </w:r>
        <w:r>
          <w:rPr>
            <w:rFonts w:ascii="Times New Roman" w:eastAsia="Times New Roman" w:hAnsi="Times New Roman" w:cs="Times New Roman"/>
            <w:i/>
            <w:spacing w:val="-1"/>
            <w:sz w:val="24"/>
            <w:szCs w:val="24"/>
          </w:rPr>
          <w:t>r</w:t>
        </w:r>
        <w:r>
          <w:rPr>
            <w:rFonts w:ascii="Times New Roman" w:eastAsia="Times New Roman" w:hAnsi="Times New Roman" w:cs="Times New Roman"/>
            <w:i/>
            <w:spacing w:val="1"/>
            <w:sz w:val="24"/>
            <w:szCs w:val="24"/>
          </w:rPr>
          <w:t>e</w:t>
        </w:r>
        <w:r>
          <w:rPr>
            <w:rFonts w:ascii="Times New Roman" w:eastAsia="Times New Roman" w:hAnsi="Times New Roman" w:cs="Times New Roman"/>
            <w:i/>
            <w:sz w:val="24"/>
            <w:szCs w:val="24"/>
          </w:rPr>
          <w:t>hou</w:t>
        </w:r>
        <w:r>
          <w:rPr>
            <w:rFonts w:ascii="Times New Roman" w:eastAsia="Times New Roman" w:hAnsi="Times New Roman" w:cs="Times New Roman"/>
            <w:i/>
            <w:spacing w:val="-1"/>
            <w:sz w:val="24"/>
            <w:szCs w:val="24"/>
          </w:rPr>
          <w:t>s</w:t>
        </w:r>
        <w:r>
          <w:rPr>
            <w:rFonts w:ascii="Times New Roman" w:eastAsia="Times New Roman" w:hAnsi="Times New Roman" w:cs="Times New Roman"/>
            <w:i/>
            <w:spacing w:val="2"/>
            <w:sz w:val="24"/>
            <w:szCs w:val="24"/>
          </w:rPr>
          <w:t>e</w:t>
        </w:r>
        <w:r>
          <w:rPr>
            <w:rFonts w:ascii="Times New Roman" w:eastAsia="Times New Roman" w:hAnsi="Times New Roman" w:cs="Times New Roman"/>
            <w:i/>
            <w:sz w:val="24"/>
            <w:szCs w:val="24"/>
          </w:rPr>
          <w:t>-</w:t>
        </w:r>
        <w:r>
          <w:rPr>
            <w:rFonts w:ascii="Times New Roman" w:eastAsia="Times New Roman" w:hAnsi="Times New Roman" w:cs="Times New Roman"/>
            <w:i/>
            <w:spacing w:val="1"/>
            <w:sz w:val="24"/>
            <w:szCs w:val="24"/>
          </w:rPr>
          <w:t>t</w:t>
        </w:r>
        <w:r>
          <w:rPr>
            <w:rFonts w:ascii="Times New Roman" w:eastAsia="Times New Roman" w:hAnsi="Times New Roman" w:cs="Times New Roman"/>
            <w:i/>
            <w:sz w:val="24"/>
            <w:szCs w:val="24"/>
          </w:rPr>
          <w:t>o-30</w:t>
        </w:r>
        <w:r>
          <w:rPr>
            <w:rFonts w:ascii="Times New Roman" w:eastAsia="Times New Roman" w:hAnsi="Times New Roman" w:cs="Times New Roman"/>
            <w:i/>
            <w:spacing w:val="1"/>
            <w:sz w:val="24"/>
            <w:szCs w:val="24"/>
          </w:rPr>
          <w:t>0</w:t>
        </w:r>
        <w:r>
          <w:rPr>
            <w:rFonts w:ascii="Times New Roman" w:eastAsia="Times New Roman" w:hAnsi="Times New Roman" w:cs="Times New Roman"/>
            <w:i/>
            <w:sz w:val="24"/>
            <w:szCs w:val="24"/>
          </w:rPr>
          <w:t>-pb</w:t>
        </w:r>
        <w:r>
          <w:rPr>
            <w:rFonts w:ascii="Times New Roman" w:eastAsia="Times New Roman" w:hAnsi="Times New Roman" w:cs="Times New Roman"/>
            <w:i/>
            <w:spacing w:val="1"/>
            <w:sz w:val="24"/>
            <w:szCs w:val="24"/>
          </w:rPr>
          <w:t>/</w:t>
        </w:r>
      </w:hyperlink>
      <w:r>
        <w:rPr>
          <w:rFonts w:ascii="Times New Roman" w:eastAsia="Times New Roman" w:hAnsi="Times New Roman" w:cs="Times New Roman"/>
          <w:i/>
          <w:sz w:val="24"/>
          <w:szCs w:val="24"/>
        </w:rPr>
        <w:t>.</w:t>
      </w:r>
    </w:p>
    <w:p w14:paraId="28A968B7" w14:textId="4FF50BC2" w:rsidR="00905563" w:rsidRDefault="00905563" w:rsidP="00905563">
      <w:pPr>
        <w:spacing w:after="0" w:line="240" w:lineRule="auto"/>
        <w:ind w:left="117" w:right="-20"/>
        <w:rPr>
          <w:ins w:id="494" w:author="Microsoft Office User" w:date="2016-07-07T15:40:00Z"/>
          <w:rFonts w:ascii="Times New Roman" w:eastAsia="Times New Roman" w:hAnsi="Times New Roman" w:cs="Times New Roman"/>
          <w:sz w:val="24"/>
          <w:szCs w:val="24"/>
        </w:rPr>
      </w:pPr>
      <w:ins w:id="495" w:author="Microsoft Office User" w:date="2016-07-07T15:40:00Z">
        <w:r>
          <w:rPr>
            <w:rFonts w:ascii="Times New Roman" w:eastAsia="Times New Roman" w:hAnsi="Times New Roman" w:cs="Times New Roman"/>
            <w:spacing w:val="-6"/>
            <w:sz w:val="24"/>
            <w:szCs w:val="24"/>
          </w:rPr>
          <w:t>Firtman</w:t>
        </w:r>
        <w:r>
          <w:rPr>
            <w:rFonts w:ascii="Times New Roman" w:eastAsia="Times New Roman" w:hAnsi="Times New Roman" w:cs="Times New Roman"/>
            <w:sz w:val="24"/>
            <w:szCs w:val="24"/>
          </w:rPr>
          <w:t xml:space="preserve">, </w:t>
        </w:r>
        <w:r>
          <w:rPr>
            <w:rFonts w:ascii="Times New Roman" w:eastAsia="Times New Roman" w:hAnsi="Times New Roman" w:cs="Times New Roman"/>
            <w:spacing w:val="-1"/>
            <w:sz w:val="24"/>
            <w:szCs w:val="24"/>
          </w:rPr>
          <w:t>M</w:t>
        </w:r>
        <w:r>
          <w:rPr>
            <w:rFonts w:ascii="Times New Roman" w:eastAsia="Times New Roman" w:hAnsi="Times New Roman" w:cs="Times New Roman"/>
            <w:sz w:val="24"/>
            <w:szCs w:val="24"/>
          </w:rPr>
          <w:t>. (2008</w:t>
        </w:r>
        <w:r>
          <w:rPr>
            <w:rFonts w:ascii="Times New Roman" w:eastAsia="Times New Roman" w:hAnsi="Times New Roman" w:cs="Times New Roman"/>
            <w:sz w:val="24"/>
            <w:szCs w:val="24"/>
          </w:rPr>
          <w:t>).</w:t>
        </w:r>
        <w:r>
          <w:rPr>
            <w:rFonts w:ascii="Times New Roman" w:eastAsia="Times New Roman" w:hAnsi="Times New Roman" w:cs="Times New Roman"/>
            <w:spacing w:val="2"/>
            <w:sz w:val="24"/>
            <w:szCs w:val="24"/>
          </w:rPr>
          <w:t xml:space="preserve"> </w:t>
        </w:r>
      </w:ins>
      <w:ins w:id="496" w:author="Microsoft Office User" w:date="2016-07-07T15:41:00Z">
        <w:r>
          <w:rPr>
            <w:rFonts w:ascii="Times New Roman" w:eastAsia="Times New Roman" w:hAnsi="Times New Roman" w:cs="Times New Roman"/>
            <w:i/>
            <w:spacing w:val="1"/>
            <w:sz w:val="24"/>
            <w:szCs w:val="24"/>
          </w:rPr>
          <w:t>AJAX</w:t>
        </w:r>
      </w:ins>
      <w:ins w:id="497" w:author="Microsoft Office User" w:date="2016-07-07T15:40:00Z">
        <w:r>
          <w:rPr>
            <w:rFonts w:ascii="Times New Roman" w:eastAsia="Times New Roman" w:hAnsi="Times New Roman" w:cs="Times New Roman"/>
            <w:i/>
            <w:sz w:val="24"/>
            <w:szCs w:val="24"/>
          </w:rPr>
          <w:t>: Web</w:t>
        </w:r>
      </w:ins>
      <w:ins w:id="498" w:author="Microsoft Office User" w:date="2016-07-07T15:41:00Z">
        <w:r>
          <w:rPr>
            <w:rFonts w:ascii="Times New Roman" w:eastAsia="Times New Roman" w:hAnsi="Times New Roman" w:cs="Times New Roman"/>
            <w:i/>
            <w:sz w:val="24"/>
            <w:szCs w:val="24"/>
          </w:rPr>
          <w:t xml:space="preserve"> </w:t>
        </w:r>
      </w:ins>
      <w:ins w:id="499" w:author="Microsoft Office User" w:date="2016-07-07T15:40:00Z">
        <w:r>
          <w:rPr>
            <w:rFonts w:ascii="Times New Roman" w:eastAsia="Times New Roman" w:hAnsi="Times New Roman" w:cs="Times New Roman"/>
            <w:i/>
            <w:sz w:val="24"/>
            <w:szCs w:val="24"/>
          </w:rPr>
          <w:t>2.0 para profesionales</w:t>
        </w:r>
        <w:r>
          <w:rPr>
            <w:rFonts w:ascii="Times New Roman" w:eastAsia="Times New Roman" w:hAnsi="Times New Roman" w:cs="Times New Roman"/>
            <w:sz w:val="24"/>
            <w:szCs w:val="24"/>
          </w:rPr>
          <w:t xml:space="preserve">. </w:t>
        </w:r>
      </w:ins>
      <w:ins w:id="500" w:author="Microsoft Office User" w:date="2016-07-07T15:41:00Z">
        <w:r>
          <w:rPr>
            <w:rFonts w:ascii="Times New Roman" w:eastAsia="Times New Roman" w:hAnsi="Times New Roman" w:cs="Times New Roman"/>
            <w:spacing w:val="-5"/>
            <w:sz w:val="24"/>
            <w:szCs w:val="24"/>
          </w:rPr>
          <w:t>S.A. Marcombo</w:t>
        </w:r>
      </w:ins>
      <w:ins w:id="501" w:author="Microsoft Office User" w:date="2016-07-07T15:40:00Z">
        <w:r>
          <w:rPr>
            <w:rFonts w:ascii="Times New Roman" w:eastAsia="Times New Roman" w:hAnsi="Times New Roman" w:cs="Times New Roman"/>
            <w:sz w:val="24"/>
            <w:szCs w:val="24"/>
          </w:rPr>
          <w:t>.</w:t>
        </w:r>
      </w:ins>
    </w:p>
    <w:p w14:paraId="56892122" w14:textId="77777777" w:rsidR="00BE5A93" w:rsidRDefault="00BE5A93">
      <w:pPr>
        <w:spacing w:before="16" w:after="0" w:line="260" w:lineRule="exact"/>
        <w:rPr>
          <w:sz w:val="26"/>
          <w:szCs w:val="26"/>
        </w:rPr>
      </w:pPr>
    </w:p>
    <w:p w14:paraId="65C8E779" w14:textId="77777777" w:rsidR="00BE5A93" w:rsidRDefault="00F700C7">
      <w:pPr>
        <w:spacing w:after="0" w:line="240" w:lineRule="auto"/>
        <w:ind w:left="117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pacing w:val="-6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la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n,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z w:val="24"/>
          <w:szCs w:val="24"/>
        </w:rPr>
        <w:t>. (2007).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pacing w:val="1"/>
          <w:sz w:val="24"/>
          <w:szCs w:val="24"/>
        </w:rPr>
        <w:t>J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i/>
          <w:spacing w:val="1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aS</w:t>
      </w:r>
      <w:r>
        <w:rPr>
          <w:rFonts w:ascii="Times New Roman" w:eastAsia="Times New Roman" w:hAnsi="Times New Roman" w:cs="Times New Roman"/>
          <w:i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i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i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i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. </w:t>
      </w:r>
      <w:r>
        <w:rPr>
          <w:rFonts w:ascii="Times New Roman" w:eastAsia="Times New Roman" w:hAnsi="Times New Roman" w:cs="Times New Roman"/>
          <w:i/>
          <w:spacing w:val="-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a </w:t>
      </w:r>
      <w:r>
        <w:rPr>
          <w:rFonts w:ascii="Times New Roman" w:eastAsia="Times New Roman" w:hAnsi="Times New Roman" w:cs="Times New Roman"/>
          <w:i/>
          <w:spacing w:val="-1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i/>
          <w:spacing w:val="1"/>
          <w:sz w:val="24"/>
          <w:szCs w:val="24"/>
        </w:rPr>
        <w:t>í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a </w:t>
      </w:r>
      <w:r>
        <w:rPr>
          <w:rFonts w:ascii="Times New Roman" w:eastAsia="Times New Roman" w:hAnsi="Times New Roman" w:cs="Times New Roman"/>
          <w:i/>
          <w:spacing w:val="-1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i/>
          <w:spacing w:val="1"/>
          <w:sz w:val="24"/>
          <w:szCs w:val="24"/>
        </w:rPr>
        <w:t>efi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i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i/>
          <w:spacing w:val="-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i/>
          <w:spacing w:val="1"/>
          <w:sz w:val="24"/>
          <w:szCs w:val="24"/>
        </w:rPr>
        <w:t>iv</w:t>
      </w:r>
      <w:r>
        <w:rPr>
          <w:rFonts w:ascii="Times New Roman" w:eastAsia="Times New Roman" w:hAnsi="Times New Roman" w:cs="Times New Roman"/>
          <w:i/>
          <w:spacing w:val="4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>
        <w:rPr>
          <w:rFonts w:ascii="Times New Roman" w:eastAsia="Times New Roman" w:hAnsi="Times New Roman" w:cs="Times New Roman"/>
          <w:spacing w:val="-5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-8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ltime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764E9CB" w14:textId="77777777" w:rsidR="00BE5A93" w:rsidRDefault="00BE5A93">
      <w:pPr>
        <w:spacing w:before="6" w:after="0" w:line="130" w:lineRule="exact"/>
        <w:rPr>
          <w:ins w:id="502" w:author="Microsoft Office User" w:date="2016-07-07T15:42:00Z"/>
          <w:sz w:val="13"/>
          <w:szCs w:val="13"/>
        </w:rPr>
      </w:pPr>
    </w:p>
    <w:p w14:paraId="371CF15F" w14:textId="77777777" w:rsidR="00905563" w:rsidRDefault="00905563">
      <w:pPr>
        <w:spacing w:before="6" w:after="0" w:line="130" w:lineRule="exact"/>
        <w:rPr>
          <w:sz w:val="13"/>
          <w:szCs w:val="13"/>
        </w:rPr>
      </w:pPr>
    </w:p>
    <w:p w14:paraId="2569EC9C" w14:textId="77777777" w:rsidR="00BE5A93" w:rsidRDefault="00F700C7">
      <w:pPr>
        <w:spacing w:after="0" w:line="240" w:lineRule="auto"/>
        <w:ind w:left="117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pacing w:val="-5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r, (2016).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5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r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sz w:val="24"/>
          <w:szCs w:val="24"/>
        </w:rPr>
        <w:t>or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ma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phone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5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9.7.</w:t>
      </w:r>
      <w:r>
        <w:rPr>
          <w:rFonts w:ascii="Times New Roman" w:eastAsia="Times New Roman" w:hAnsi="Times New Roman" w:cs="Times New Roman"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Con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lta</w:t>
      </w:r>
      <w:r>
        <w:rPr>
          <w:rFonts w:ascii="Times New Roman" w:eastAsia="Times New Roman" w:hAnsi="Times New Roman" w:cs="Times New Roman"/>
          <w:sz w:val="24"/>
          <w:szCs w:val="24"/>
        </w:rPr>
        <w:t>do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br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ro</w:t>
      </w:r>
    </w:p>
    <w:p w14:paraId="6BA6EAAB" w14:textId="77777777" w:rsidR="00BE5A93" w:rsidRDefault="00BE5A93">
      <w:pPr>
        <w:spacing w:after="0" w:line="140" w:lineRule="exact"/>
        <w:rPr>
          <w:sz w:val="14"/>
          <w:szCs w:val="14"/>
        </w:rPr>
      </w:pPr>
    </w:p>
    <w:p w14:paraId="7D85A5B1" w14:textId="77777777" w:rsidR="00BE5A93" w:rsidRDefault="00F700C7">
      <w:pPr>
        <w:spacing w:after="0" w:line="240" w:lineRule="auto"/>
        <w:ind w:left="836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25, 2016, de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hyperlink r:id="rId89">
        <w:r>
          <w:rPr>
            <w:rFonts w:ascii="Times New Roman" w:eastAsia="Times New Roman" w:hAnsi="Times New Roman" w:cs="Times New Roman"/>
            <w:i/>
            <w:sz w:val="24"/>
            <w:szCs w:val="24"/>
          </w:rPr>
          <w:t>h</w:t>
        </w:r>
        <w:r>
          <w:rPr>
            <w:rFonts w:ascii="Times New Roman" w:eastAsia="Times New Roman" w:hAnsi="Times New Roman" w:cs="Times New Roman"/>
            <w:i/>
            <w:spacing w:val="1"/>
            <w:sz w:val="24"/>
            <w:szCs w:val="24"/>
          </w:rPr>
          <w:t>tt</w:t>
        </w:r>
        <w:r>
          <w:rPr>
            <w:rFonts w:ascii="Times New Roman" w:eastAsia="Times New Roman" w:hAnsi="Times New Roman" w:cs="Times New Roman"/>
            <w:i/>
            <w:sz w:val="24"/>
            <w:szCs w:val="24"/>
          </w:rPr>
          <w:t>p:</w:t>
        </w:r>
        <w:r>
          <w:rPr>
            <w:rFonts w:ascii="Times New Roman" w:eastAsia="Times New Roman" w:hAnsi="Times New Roman" w:cs="Times New Roman"/>
            <w:i/>
            <w:spacing w:val="-3"/>
            <w:sz w:val="24"/>
            <w:szCs w:val="24"/>
          </w:rPr>
          <w:t>/</w:t>
        </w:r>
        <w:r>
          <w:rPr>
            <w:rFonts w:ascii="Times New Roman" w:eastAsia="Times New Roman" w:hAnsi="Times New Roman" w:cs="Times New Roman"/>
            <w:i/>
            <w:spacing w:val="1"/>
            <w:sz w:val="24"/>
            <w:szCs w:val="24"/>
          </w:rPr>
          <w:t>/</w:t>
        </w:r>
        <w:r>
          <w:rPr>
            <w:rFonts w:ascii="Times New Roman" w:eastAsia="Times New Roman" w:hAnsi="Times New Roman" w:cs="Times New Roman"/>
            <w:i/>
            <w:sz w:val="24"/>
            <w:szCs w:val="24"/>
          </w:rPr>
          <w:t>www.ga</w:t>
        </w:r>
        <w:r>
          <w:rPr>
            <w:rFonts w:ascii="Times New Roman" w:eastAsia="Times New Roman" w:hAnsi="Times New Roman" w:cs="Times New Roman"/>
            <w:i/>
            <w:spacing w:val="-2"/>
            <w:sz w:val="24"/>
            <w:szCs w:val="24"/>
          </w:rPr>
          <w:t>r</w:t>
        </w:r>
        <w:r>
          <w:rPr>
            <w:rFonts w:ascii="Times New Roman" w:eastAsia="Times New Roman" w:hAnsi="Times New Roman" w:cs="Times New Roman"/>
            <w:i/>
            <w:spacing w:val="1"/>
            <w:sz w:val="24"/>
            <w:szCs w:val="24"/>
          </w:rPr>
          <w:t>t</w:t>
        </w:r>
        <w:r>
          <w:rPr>
            <w:rFonts w:ascii="Times New Roman" w:eastAsia="Times New Roman" w:hAnsi="Times New Roman" w:cs="Times New Roman"/>
            <w:i/>
            <w:sz w:val="24"/>
            <w:szCs w:val="24"/>
          </w:rPr>
          <w:t>n</w:t>
        </w:r>
        <w:r>
          <w:rPr>
            <w:rFonts w:ascii="Times New Roman" w:eastAsia="Times New Roman" w:hAnsi="Times New Roman" w:cs="Times New Roman"/>
            <w:i/>
            <w:spacing w:val="1"/>
            <w:sz w:val="24"/>
            <w:szCs w:val="24"/>
          </w:rPr>
          <w:t>e</w:t>
        </w:r>
        <w:r>
          <w:rPr>
            <w:rFonts w:ascii="Times New Roman" w:eastAsia="Times New Roman" w:hAnsi="Times New Roman" w:cs="Times New Roman"/>
            <w:i/>
            <w:spacing w:val="-1"/>
            <w:sz w:val="24"/>
            <w:szCs w:val="24"/>
          </w:rPr>
          <w:t>r</w:t>
        </w:r>
        <w:r>
          <w:rPr>
            <w:rFonts w:ascii="Times New Roman" w:eastAsia="Times New Roman" w:hAnsi="Times New Roman" w:cs="Times New Roman"/>
            <w:i/>
            <w:sz w:val="24"/>
            <w:szCs w:val="24"/>
          </w:rPr>
          <w:t>.</w:t>
        </w:r>
        <w:r>
          <w:rPr>
            <w:rFonts w:ascii="Times New Roman" w:eastAsia="Times New Roman" w:hAnsi="Times New Roman" w:cs="Times New Roman"/>
            <w:i/>
            <w:spacing w:val="1"/>
            <w:sz w:val="24"/>
            <w:szCs w:val="24"/>
          </w:rPr>
          <w:t>c</w:t>
        </w:r>
        <w:r>
          <w:rPr>
            <w:rFonts w:ascii="Times New Roman" w:eastAsia="Times New Roman" w:hAnsi="Times New Roman" w:cs="Times New Roman"/>
            <w:i/>
            <w:sz w:val="24"/>
            <w:szCs w:val="24"/>
          </w:rPr>
          <w:t>o</w:t>
        </w:r>
        <w:r>
          <w:rPr>
            <w:rFonts w:ascii="Times New Roman" w:eastAsia="Times New Roman" w:hAnsi="Times New Roman" w:cs="Times New Roman"/>
            <w:i/>
            <w:spacing w:val="-1"/>
            <w:sz w:val="24"/>
            <w:szCs w:val="24"/>
          </w:rPr>
          <w:t>m</w:t>
        </w:r>
        <w:r>
          <w:rPr>
            <w:rFonts w:ascii="Times New Roman" w:eastAsia="Times New Roman" w:hAnsi="Times New Roman" w:cs="Times New Roman"/>
            <w:i/>
            <w:spacing w:val="1"/>
            <w:sz w:val="24"/>
            <w:szCs w:val="24"/>
          </w:rPr>
          <w:t>/</w:t>
        </w:r>
        <w:r>
          <w:rPr>
            <w:rFonts w:ascii="Times New Roman" w:eastAsia="Times New Roman" w:hAnsi="Times New Roman" w:cs="Times New Roman"/>
            <w:i/>
            <w:sz w:val="24"/>
            <w:szCs w:val="24"/>
          </w:rPr>
          <w:t>n</w:t>
        </w:r>
        <w:r>
          <w:rPr>
            <w:rFonts w:ascii="Times New Roman" w:eastAsia="Times New Roman" w:hAnsi="Times New Roman" w:cs="Times New Roman"/>
            <w:i/>
            <w:spacing w:val="1"/>
            <w:sz w:val="24"/>
            <w:szCs w:val="24"/>
          </w:rPr>
          <w:t>e</w:t>
        </w:r>
        <w:r>
          <w:rPr>
            <w:rFonts w:ascii="Times New Roman" w:eastAsia="Times New Roman" w:hAnsi="Times New Roman" w:cs="Times New Roman"/>
            <w:i/>
            <w:spacing w:val="-4"/>
            <w:sz w:val="24"/>
            <w:szCs w:val="24"/>
          </w:rPr>
          <w:t>w</w:t>
        </w:r>
        <w:r>
          <w:rPr>
            <w:rFonts w:ascii="Times New Roman" w:eastAsia="Times New Roman" w:hAnsi="Times New Roman" w:cs="Times New Roman"/>
            <w:i/>
            <w:spacing w:val="-1"/>
            <w:sz w:val="24"/>
            <w:szCs w:val="24"/>
          </w:rPr>
          <w:t>sr</w:t>
        </w:r>
        <w:r>
          <w:rPr>
            <w:rFonts w:ascii="Times New Roman" w:eastAsia="Times New Roman" w:hAnsi="Times New Roman" w:cs="Times New Roman"/>
            <w:i/>
            <w:sz w:val="24"/>
            <w:szCs w:val="24"/>
          </w:rPr>
          <w:t>oo</w:t>
        </w:r>
        <w:r>
          <w:rPr>
            <w:rFonts w:ascii="Times New Roman" w:eastAsia="Times New Roman" w:hAnsi="Times New Roman" w:cs="Times New Roman"/>
            <w:i/>
            <w:spacing w:val="-1"/>
            <w:sz w:val="24"/>
            <w:szCs w:val="24"/>
          </w:rPr>
          <w:t>m</w:t>
        </w:r>
        <w:r>
          <w:rPr>
            <w:rFonts w:ascii="Times New Roman" w:eastAsia="Times New Roman" w:hAnsi="Times New Roman" w:cs="Times New Roman"/>
            <w:i/>
            <w:spacing w:val="1"/>
            <w:sz w:val="24"/>
            <w:szCs w:val="24"/>
          </w:rPr>
          <w:t>/i</w:t>
        </w:r>
        <w:r>
          <w:rPr>
            <w:rFonts w:ascii="Times New Roman" w:eastAsia="Times New Roman" w:hAnsi="Times New Roman" w:cs="Times New Roman"/>
            <w:i/>
            <w:sz w:val="24"/>
            <w:szCs w:val="24"/>
          </w:rPr>
          <w:t>d</w:t>
        </w:r>
        <w:r>
          <w:rPr>
            <w:rFonts w:ascii="Times New Roman" w:eastAsia="Times New Roman" w:hAnsi="Times New Roman" w:cs="Times New Roman"/>
            <w:i/>
            <w:spacing w:val="1"/>
            <w:sz w:val="24"/>
            <w:szCs w:val="24"/>
          </w:rPr>
          <w:t>/</w:t>
        </w:r>
        <w:r>
          <w:rPr>
            <w:rFonts w:ascii="Times New Roman" w:eastAsia="Times New Roman" w:hAnsi="Times New Roman" w:cs="Times New Roman"/>
            <w:i/>
            <w:sz w:val="24"/>
            <w:szCs w:val="24"/>
          </w:rPr>
          <w:t>321521</w:t>
        </w:r>
        <w:r>
          <w:rPr>
            <w:rFonts w:ascii="Times New Roman" w:eastAsia="Times New Roman" w:hAnsi="Times New Roman" w:cs="Times New Roman"/>
            <w:i/>
            <w:spacing w:val="5"/>
            <w:sz w:val="24"/>
            <w:szCs w:val="24"/>
          </w:rPr>
          <w:t>7</w:t>
        </w:r>
      </w:hyperlink>
      <w:r>
        <w:rPr>
          <w:rFonts w:ascii="Times New Roman" w:eastAsia="Times New Roman" w:hAnsi="Times New Roman" w:cs="Times New Roman"/>
          <w:i/>
          <w:sz w:val="24"/>
          <w:szCs w:val="24"/>
        </w:rPr>
        <w:t>.</w:t>
      </w:r>
    </w:p>
    <w:p w14:paraId="0B327602" w14:textId="77777777" w:rsidR="00BE5A93" w:rsidRDefault="00BE5A93">
      <w:pPr>
        <w:spacing w:after="0" w:line="200" w:lineRule="exact"/>
        <w:rPr>
          <w:sz w:val="20"/>
          <w:szCs w:val="20"/>
        </w:rPr>
      </w:pPr>
    </w:p>
    <w:p w14:paraId="29E5E433" w14:textId="77777777" w:rsidR="00BE5A93" w:rsidRDefault="00BE5A93">
      <w:pPr>
        <w:spacing w:before="8" w:after="0" w:line="200" w:lineRule="exact"/>
        <w:rPr>
          <w:sz w:val="20"/>
          <w:szCs w:val="20"/>
        </w:rPr>
      </w:pPr>
    </w:p>
    <w:p w14:paraId="73703837" w14:textId="77777777" w:rsidR="00BE5A93" w:rsidRDefault="00F700C7">
      <w:pPr>
        <w:spacing w:after="0" w:line="240" w:lineRule="auto"/>
        <w:ind w:left="117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pacing w:val="-5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it</w:t>
      </w:r>
      <w:r>
        <w:rPr>
          <w:rFonts w:ascii="Times New Roman" w:eastAsia="Times New Roman" w:hAnsi="Times New Roman" w:cs="Times New Roman"/>
          <w:sz w:val="24"/>
          <w:szCs w:val="24"/>
        </w:rPr>
        <w:t>, (2012).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sz w:val="24"/>
          <w:szCs w:val="24"/>
        </w:rPr>
        <w:t>ook. Con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lta</w:t>
      </w:r>
      <w:r>
        <w:rPr>
          <w:rFonts w:ascii="Times New Roman" w:eastAsia="Times New Roman" w:hAnsi="Times New Roman" w:cs="Times New Roman"/>
          <w:sz w:val="24"/>
          <w:szCs w:val="24"/>
        </w:rPr>
        <w:t>do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9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br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ro 23,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2016, de</w:t>
      </w:r>
      <w:r>
        <w:rPr>
          <w:rFonts w:ascii="Times New Roman" w:eastAsia="Times New Roman" w:hAnsi="Times New Roman" w:cs="Times New Roman"/>
          <w:spacing w:val="6"/>
          <w:sz w:val="24"/>
          <w:szCs w:val="24"/>
        </w:rPr>
        <w:t xml:space="preserve"> </w:t>
      </w:r>
      <w:hyperlink r:id="rId90">
        <w:r>
          <w:rPr>
            <w:rFonts w:ascii="Times New Roman" w:eastAsia="Times New Roman" w:hAnsi="Times New Roman" w:cs="Times New Roman"/>
            <w:i/>
            <w:sz w:val="24"/>
            <w:szCs w:val="24"/>
          </w:rPr>
          <w:t>h</w:t>
        </w:r>
        <w:r>
          <w:rPr>
            <w:rFonts w:ascii="Times New Roman" w:eastAsia="Times New Roman" w:hAnsi="Times New Roman" w:cs="Times New Roman"/>
            <w:i/>
            <w:spacing w:val="1"/>
            <w:sz w:val="24"/>
            <w:szCs w:val="24"/>
          </w:rPr>
          <w:t>tt</w:t>
        </w:r>
        <w:r>
          <w:rPr>
            <w:rFonts w:ascii="Times New Roman" w:eastAsia="Times New Roman" w:hAnsi="Times New Roman" w:cs="Times New Roman"/>
            <w:i/>
            <w:sz w:val="24"/>
            <w:szCs w:val="24"/>
          </w:rPr>
          <w:t>p</w:t>
        </w:r>
        <w:r>
          <w:rPr>
            <w:rFonts w:ascii="Times New Roman" w:eastAsia="Times New Roman" w:hAnsi="Times New Roman" w:cs="Times New Roman"/>
            <w:i/>
            <w:spacing w:val="-1"/>
            <w:sz w:val="24"/>
            <w:szCs w:val="24"/>
          </w:rPr>
          <w:t>s</w:t>
        </w:r>
        <w:r>
          <w:rPr>
            <w:rFonts w:ascii="Times New Roman" w:eastAsia="Times New Roman" w:hAnsi="Times New Roman" w:cs="Times New Roman"/>
            <w:i/>
            <w:sz w:val="24"/>
            <w:szCs w:val="24"/>
          </w:rPr>
          <w:t>:</w:t>
        </w:r>
        <w:r>
          <w:rPr>
            <w:rFonts w:ascii="Times New Roman" w:eastAsia="Times New Roman" w:hAnsi="Times New Roman" w:cs="Times New Roman"/>
            <w:i/>
            <w:spacing w:val="1"/>
            <w:sz w:val="24"/>
            <w:szCs w:val="24"/>
          </w:rPr>
          <w:t>//</w:t>
        </w:r>
        <w:r>
          <w:rPr>
            <w:rFonts w:ascii="Times New Roman" w:eastAsia="Times New Roman" w:hAnsi="Times New Roman" w:cs="Times New Roman"/>
            <w:i/>
            <w:spacing w:val="-4"/>
            <w:sz w:val="24"/>
            <w:szCs w:val="24"/>
          </w:rPr>
          <w:t>g</w:t>
        </w:r>
        <w:r>
          <w:rPr>
            <w:rFonts w:ascii="Times New Roman" w:eastAsia="Times New Roman" w:hAnsi="Times New Roman" w:cs="Times New Roman"/>
            <w:i/>
            <w:spacing w:val="1"/>
            <w:sz w:val="24"/>
            <w:szCs w:val="24"/>
          </w:rPr>
          <w:t>i</w:t>
        </w:r>
        <w:r>
          <w:rPr>
            <w:rFonts w:ascii="Times New Roman" w:eastAsia="Times New Roman" w:hAnsi="Times New Roman" w:cs="Times New Roman"/>
            <w:i/>
            <w:spacing w:val="3"/>
            <w:sz w:val="24"/>
            <w:szCs w:val="24"/>
          </w:rPr>
          <w:t>t</w:t>
        </w:r>
        <w:r>
          <w:rPr>
            <w:rFonts w:ascii="Times New Roman" w:eastAsia="Times New Roman" w:hAnsi="Times New Roman" w:cs="Times New Roman"/>
            <w:i/>
            <w:sz w:val="24"/>
            <w:szCs w:val="24"/>
          </w:rPr>
          <w:t>-</w:t>
        </w:r>
        <w:r>
          <w:rPr>
            <w:rFonts w:ascii="Times New Roman" w:eastAsia="Times New Roman" w:hAnsi="Times New Roman" w:cs="Times New Roman"/>
            <w:i/>
            <w:spacing w:val="-1"/>
            <w:sz w:val="24"/>
            <w:szCs w:val="24"/>
          </w:rPr>
          <w:t>s</w:t>
        </w:r>
        <w:r>
          <w:rPr>
            <w:rFonts w:ascii="Times New Roman" w:eastAsia="Times New Roman" w:hAnsi="Times New Roman" w:cs="Times New Roman"/>
            <w:i/>
            <w:spacing w:val="1"/>
            <w:sz w:val="24"/>
            <w:szCs w:val="24"/>
          </w:rPr>
          <w:t>c</w:t>
        </w:r>
        <w:r>
          <w:rPr>
            <w:rFonts w:ascii="Times New Roman" w:eastAsia="Times New Roman" w:hAnsi="Times New Roman" w:cs="Times New Roman"/>
            <w:i/>
            <w:spacing w:val="-1"/>
            <w:sz w:val="24"/>
            <w:szCs w:val="24"/>
          </w:rPr>
          <w:t>m</w:t>
        </w:r>
        <w:r>
          <w:rPr>
            <w:rFonts w:ascii="Times New Roman" w:eastAsia="Times New Roman" w:hAnsi="Times New Roman" w:cs="Times New Roman"/>
            <w:i/>
            <w:sz w:val="24"/>
            <w:szCs w:val="24"/>
          </w:rPr>
          <w:t>.</w:t>
        </w:r>
        <w:r>
          <w:rPr>
            <w:rFonts w:ascii="Times New Roman" w:eastAsia="Times New Roman" w:hAnsi="Times New Roman" w:cs="Times New Roman"/>
            <w:i/>
            <w:spacing w:val="1"/>
            <w:sz w:val="24"/>
            <w:szCs w:val="24"/>
          </w:rPr>
          <w:t>c</w:t>
        </w:r>
        <w:r>
          <w:rPr>
            <w:rFonts w:ascii="Times New Roman" w:eastAsia="Times New Roman" w:hAnsi="Times New Roman" w:cs="Times New Roman"/>
            <w:i/>
            <w:sz w:val="24"/>
            <w:szCs w:val="24"/>
          </w:rPr>
          <w:t>o</w:t>
        </w:r>
        <w:r>
          <w:rPr>
            <w:rFonts w:ascii="Times New Roman" w:eastAsia="Times New Roman" w:hAnsi="Times New Roman" w:cs="Times New Roman"/>
            <w:i/>
            <w:spacing w:val="-1"/>
            <w:sz w:val="24"/>
            <w:szCs w:val="24"/>
          </w:rPr>
          <w:t>m</w:t>
        </w:r>
        <w:r>
          <w:rPr>
            <w:rFonts w:ascii="Times New Roman" w:eastAsia="Times New Roman" w:hAnsi="Times New Roman" w:cs="Times New Roman"/>
            <w:i/>
            <w:spacing w:val="1"/>
            <w:sz w:val="24"/>
            <w:szCs w:val="24"/>
          </w:rPr>
          <w:t>/</w:t>
        </w:r>
        <w:r>
          <w:rPr>
            <w:rFonts w:ascii="Times New Roman" w:eastAsia="Times New Roman" w:hAnsi="Times New Roman" w:cs="Times New Roman"/>
            <w:i/>
            <w:sz w:val="24"/>
            <w:szCs w:val="24"/>
          </w:rPr>
          <w:t>boo</w:t>
        </w:r>
        <w:r>
          <w:rPr>
            <w:rFonts w:ascii="Times New Roman" w:eastAsia="Times New Roman" w:hAnsi="Times New Roman" w:cs="Times New Roman"/>
            <w:i/>
            <w:spacing w:val="3"/>
            <w:sz w:val="24"/>
            <w:szCs w:val="24"/>
          </w:rPr>
          <w:t>k</w:t>
        </w:r>
      </w:hyperlink>
      <w:r>
        <w:rPr>
          <w:rFonts w:ascii="Times New Roman" w:eastAsia="Times New Roman" w:hAnsi="Times New Roman" w:cs="Times New Roman"/>
          <w:i/>
          <w:sz w:val="24"/>
          <w:szCs w:val="24"/>
        </w:rPr>
        <w:t>.</w:t>
      </w:r>
    </w:p>
    <w:p w14:paraId="33297EF5" w14:textId="77777777" w:rsidR="00BE5A93" w:rsidRDefault="00BE5A93">
      <w:pPr>
        <w:spacing w:before="6" w:after="0" w:line="130" w:lineRule="exact"/>
        <w:rPr>
          <w:sz w:val="13"/>
          <w:szCs w:val="13"/>
        </w:rPr>
      </w:pPr>
    </w:p>
    <w:p w14:paraId="59F842E9" w14:textId="77777777" w:rsidR="00BE5A93" w:rsidRDefault="00F700C7">
      <w:pPr>
        <w:spacing w:after="0" w:line="240" w:lineRule="auto"/>
        <w:ind w:left="117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pacing w:val="-5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z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ále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z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z w:val="24"/>
          <w:szCs w:val="24"/>
        </w:rPr>
        <w:t>., &amp;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Ro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me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ro,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6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sz w:val="24"/>
          <w:szCs w:val="24"/>
        </w:rPr>
        <w:t>. (2012).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at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rón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z w:val="24"/>
          <w:szCs w:val="24"/>
        </w:rPr>
        <w:t>od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el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sz w:val="24"/>
          <w:szCs w:val="24"/>
        </w:rPr>
        <w:t>Con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ro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la</w:t>
      </w:r>
      <w:r>
        <w:rPr>
          <w:rFonts w:ascii="Times New Roman" w:eastAsia="Times New Roman" w:hAnsi="Times New Roman" w:cs="Times New Roman"/>
          <w:sz w:val="24"/>
          <w:szCs w:val="24"/>
        </w:rPr>
        <w:t>dor.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pacing w:val="1"/>
          <w:sz w:val="24"/>
          <w:szCs w:val="24"/>
        </w:rPr>
        <w:t>Re</w:t>
      </w:r>
      <w:r>
        <w:rPr>
          <w:rFonts w:ascii="Times New Roman" w:eastAsia="Times New Roman" w:hAnsi="Times New Roman" w:cs="Times New Roman"/>
          <w:i/>
          <w:spacing w:val="-3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i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i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i/>
          <w:spacing w:val="-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a</w:t>
      </w:r>
    </w:p>
    <w:p w14:paraId="242BD08B" w14:textId="77777777" w:rsidR="00BE5A93" w:rsidRDefault="00BE5A93">
      <w:pPr>
        <w:spacing w:before="6" w:after="0" w:line="130" w:lineRule="exact"/>
        <w:rPr>
          <w:sz w:val="13"/>
          <w:szCs w:val="13"/>
        </w:rPr>
      </w:pPr>
    </w:p>
    <w:p w14:paraId="3FEC2D8D" w14:textId="77777777" w:rsidR="00BE5A93" w:rsidRDefault="00F700C7">
      <w:pPr>
        <w:spacing w:after="0" w:line="240" w:lineRule="auto"/>
        <w:ind w:left="836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spacing w:val="-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i/>
          <w:spacing w:val="1"/>
          <w:sz w:val="24"/>
          <w:szCs w:val="24"/>
        </w:rPr>
        <w:t>ele</w:t>
      </w:r>
      <w:r>
        <w:rPr>
          <w:rFonts w:ascii="Times New Roman" w:eastAsia="Times New Roman" w:hAnsi="Times New Roman" w:cs="Times New Roman"/>
          <w:i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@</w:t>
      </w:r>
      <w:r>
        <w:rPr>
          <w:rFonts w:ascii="Times New Roman" w:eastAsia="Times New Roman" w:hAnsi="Times New Roman" w:cs="Times New Roman"/>
          <w:i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pacing w:val="1"/>
          <w:sz w:val="24"/>
          <w:szCs w:val="24"/>
        </w:rPr>
        <w:t>tic</w:t>
      </w:r>
      <w:r>
        <w:rPr>
          <w:rFonts w:ascii="Times New Roman" w:eastAsia="Times New Roman" w:hAnsi="Times New Roman" w:cs="Times New Roman"/>
          <w:i/>
          <w:spacing w:val="2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11</w:t>
      </w:r>
      <w:r>
        <w:rPr>
          <w:rFonts w:ascii="Times New Roman" w:eastAsia="Times New Roman" w:hAnsi="Times New Roman" w:cs="Times New Roman"/>
          <w:sz w:val="24"/>
          <w:szCs w:val="24"/>
        </w:rPr>
        <w:t>(1), 47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sz w:val="24"/>
          <w:szCs w:val="24"/>
        </w:rPr>
        <w:t>57.</w:t>
      </w:r>
    </w:p>
    <w:p w14:paraId="629C57E2" w14:textId="77777777" w:rsidR="00BE5A93" w:rsidRDefault="00BE5A93">
      <w:pPr>
        <w:spacing w:after="0" w:line="200" w:lineRule="exact"/>
        <w:rPr>
          <w:sz w:val="20"/>
          <w:szCs w:val="20"/>
        </w:rPr>
      </w:pPr>
    </w:p>
    <w:p w14:paraId="22E454E4" w14:textId="77777777" w:rsidR="00BE5A93" w:rsidRDefault="00BE5A93">
      <w:pPr>
        <w:spacing w:before="8" w:after="0" w:line="200" w:lineRule="exact"/>
        <w:rPr>
          <w:sz w:val="20"/>
          <w:szCs w:val="20"/>
        </w:rPr>
      </w:pPr>
    </w:p>
    <w:p w14:paraId="2C9975DD" w14:textId="77777777" w:rsidR="00BE5A93" w:rsidRDefault="00F700C7">
      <w:pPr>
        <w:spacing w:after="0" w:line="240" w:lineRule="auto"/>
        <w:ind w:left="177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pacing w:val="-5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rd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-8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sz w:val="24"/>
          <w:szCs w:val="24"/>
        </w:rPr>
        <w:t>, (2015).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5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rd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il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5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pp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Con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lta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do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9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br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ro 23, 2016,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de</w:t>
      </w:r>
    </w:p>
    <w:p w14:paraId="164B5A42" w14:textId="77777777" w:rsidR="00BE5A93" w:rsidRDefault="00BE5A93">
      <w:pPr>
        <w:spacing w:before="10" w:after="0" w:line="130" w:lineRule="exact"/>
        <w:rPr>
          <w:sz w:val="13"/>
          <w:szCs w:val="13"/>
        </w:rPr>
      </w:pPr>
    </w:p>
    <w:p w14:paraId="63D24794" w14:textId="77777777" w:rsidR="00BE5A93" w:rsidRDefault="005513D0">
      <w:pPr>
        <w:spacing w:after="0" w:line="240" w:lineRule="auto"/>
        <w:ind w:left="836" w:right="-20"/>
        <w:rPr>
          <w:rFonts w:ascii="Times New Roman" w:eastAsia="Times New Roman" w:hAnsi="Times New Roman" w:cs="Times New Roman"/>
          <w:sz w:val="24"/>
          <w:szCs w:val="24"/>
        </w:rPr>
      </w:pPr>
      <w:hyperlink r:id="rId91">
        <w:r w:rsidR="00F700C7">
          <w:rPr>
            <w:rFonts w:ascii="Times New Roman" w:eastAsia="Times New Roman" w:hAnsi="Times New Roman" w:cs="Times New Roman"/>
            <w:i/>
            <w:sz w:val="24"/>
            <w:szCs w:val="24"/>
          </w:rPr>
          <w:t>h</w:t>
        </w:r>
        <w:r w:rsidR="00F700C7">
          <w:rPr>
            <w:rFonts w:ascii="Times New Roman" w:eastAsia="Times New Roman" w:hAnsi="Times New Roman" w:cs="Times New Roman"/>
            <w:i/>
            <w:spacing w:val="1"/>
            <w:sz w:val="24"/>
            <w:szCs w:val="24"/>
          </w:rPr>
          <w:t>tt</w:t>
        </w:r>
        <w:r w:rsidR="00F700C7">
          <w:rPr>
            <w:rFonts w:ascii="Times New Roman" w:eastAsia="Times New Roman" w:hAnsi="Times New Roman" w:cs="Times New Roman"/>
            <w:i/>
            <w:sz w:val="24"/>
            <w:szCs w:val="24"/>
          </w:rPr>
          <w:t>p:</w:t>
        </w:r>
        <w:r w:rsidR="00F700C7">
          <w:rPr>
            <w:rFonts w:ascii="Times New Roman" w:eastAsia="Times New Roman" w:hAnsi="Times New Roman" w:cs="Times New Roman"/>
            <w:i/>
            <w:spacing w:val="1"/>
            <w:sz w:val="24"/>
            <w:szCs w:val="24"/>
          </w:rPr>
          <w:t>//</w:t>
        </w:r>
        <w:r w:rsidR="00F700C7">
          <w:rPr>
            <w:rFonts w:ascii="Times New Roman" w:eastAsia="Times New Roman" w:hAnsi="Times New Roman" w:cs="Times New Roman"/>
            <w:i/>
            <w:sz w:val="24"/>
            <w:szCs w:val="24"/>
          </w:rPr>
          <w:t>www.ha</w:t>
        </w:r>
        <w:r w:rsidR="00F700C7">
          <w:rPr>
            <w:rFonts w:ascii="Times New Roman" w:eastAsia="Times New Roman" w:hAnsi="Times New Roman" w:cs="Times New Roman"/>
            <w:i/>
            <w:spacing w:val="-2"/>
            <w:sz w:val="24"/>
            <w:szCs w:val="24"/>
          </w:rPr>
          <w:t>r</w:t>
        </w:r>
        <w:r w:rsidR="00F700C7">
          <w:rPr>
            <w:rFonts w:ascii="Times New Roman" w:eastAsia="Times New Roman" w:hAnsi="Times New Roman" w:cs="Times New Roman"/>
            <w:i/>
            <w:spacing w:val="1"/>
            <w:sz w:val="24"/>
            <w:szCs w:val="24"/>
          </w:rPr>
          <w:t>v</w:t>
        </w:r>
        <w:r w:rsidR="00F700C7">
          <w:rPr>
            <w:rFonts w:ascii="Times New Roman" w:eastAsia="Times New Roman" w:hAnsi="Times New Roman" w:cs="Times New Roman"/>
            <w:i/>
            <w:sz w:val="24"/>
            <w:szCs w:val="24"/>
          </w:rPr>
          <w:t>a</w:t>
        </w:r>
        <w:r w:rsidR="00F700C7">
          <w:rPr>
            <w:rFonts w:ascii="Times New Roman" w:eastAsia="Times New Roman" w:hAnsi="Times New Roman" w:cs="Times New Roman"/>
            <w:i/>
            <w:spacing w:val="-1"/>
            <w:sz w:val="24"/>
            <w:szCs w:val="24"/>
          </w:rPr>
          <w:t>r</w:t>
        </w:r>
        <w:r w:rsidR="00F700C7">
          <w:rPr>
            <w:rFonts w:ascii="Times New Roman" w:eastAsia="Times New Roman" w:hAnsi="Times New Roman" w:cs="Times New Roman"/>
            <w:i/>
            <w:sz w:val="24"/>
            <w:szCs w:val="24"/>
          </w:rPr>
          <w:t>d.</w:t>
        </w:r>
        <w:r w:rsidR="00F700C7">
          <w:rPr>
            <w:rFonts w:ascii="Times New Roman" w:eastAsia="Times New Roman" w:hAnsi="Times New Roman" w:cs="Times New Roman"/>
            <w:i/>
            <w:spacing w:val="1"/>
            <w:sz w:val="24"/>
            <w:szCs w:val="24"/>
          </w:rPr>
          <w:t>e</w:t>
        </w:r>
        <w:r w:rsidR="00F700C7">
          <w:rPr>
            <w:rFonts w:ascii="Times New Roman" w:eastAsia="Times New Roman" w:hAnsi="Times New Roman" w:cs="Times New Roman"/>
            <w:i/>
            <w:sz w:val="24"/>
            <w:szCs w:val="24"/>
          </w:rPr>
          <w:t>d</w:t>
        </w:r>
        <w:r w:rsidR="00F700C7">
          <w:rPr>
            <w:rFonts w:ascii="Times New Roman" w:eastAsia="Times New Roman" w:hAnsi="Times New Roman" w:cs="Times New Roman"/>
            <w:i/>
            <w:spacing w:val="-4"/>
            <w:sz w:val="24"/>
            <w:szCs w:val="24"/>
          </w:rPr>
          <w:t>u</w:t>
        </w:r>
        <w:r w:rsidR="00F700C7">
          <w:rPr>
            <w:rFonts w:ascii="Times New Roman" w:eastAsia="Times New Roman" w:hAnsi="Times New Roman" w:cs="Times New Roman"/>
            <w:i/>
            <w:spacing w:val="1"/>
            <w:sz w:val="24"/>
            <w:szCs w:val="24"/>
          </w:rPr>
          <w:t>/</w:t>
        </w:r>
        <w:r w:rsidR="00F700C7">
          <w:rPr>
            <w:rFonts w:ascii="Times New Roman" w:eastAsia="Times New Roman" w:hAnsi="Times New Roman" w:cs="Times New Roman"/>
            <w:i/>
            <w:sz w:val="24"/>
            <w:szCs w:val="24"/>
          </w:rPr>
          <w:t>abou</w:t>
        </w:r>
        <w:r w:rsidR="00F700C7">
          <w:rPr>
            <w:rFonts w:ascii="Times New Roman" w:eastAsia="Times New Roman" w:hAnsi="Times New Roman" w:cs="Times New Roman"/>
            <w:i/>
            <w:spacing w:val="5"/>
            <w:sz w:val="24"/>
            <w:szCs w:val="24"/>
          </w:rPr>
          <w:t>t</w:t>
        </w:r>
        <w:r w:rsidR="00F700C7">
          <w:rPr>
            <w:rFonts w:ascii="Times New Roman" w:eastAsia="Times New Roman" w:hAnsi="Times New Roman" w:cs="Times New Roman"/>
            <w:i/>
            <w:sz w:val="24"/>
            <w:szCs w:val="24"/>
          </w:rPr>
          <w:t>-ha</w:t>
        </w:r>
        <w:r w:rsidR="00F700C7">
          <w:rPr>
            <w:rFonts w:ascii="Times New Roman" w:eastAsia="Times New Roman" w:hAnsi="Times New Roman" w:cs="Times New Roman"/>
            <w:i/>
            <w:spacing w:val="-1"/>
            <w:sz w:val="24"/>
            <w:szCs w:val="24"/>
          </w:rPr>
          <w:t>r</w:t>
        </w:r>
        <w:r w:rsidR="00F700C7">
          <w:rPr>
            <w:rFonts w:ascii="Times New Roman" w:eastAsia="Times New Roman" w:hAnsi="Times New Roman" w:cs="Times New Roman"/>
            <w:i/>
            <w:spacing w:val="1"/>
            <w:sz w:val="24"/>
            <w:szCs w:val="24"/>
          </w:rPr>
          <w:t>v</w:t>
        </w:r>
        <w:r w:rsidR="00F700C7">
          <w:rPr>
            <w:rFonts w:ascii="Times New Roman" w:eastAsia="Times New Roman" w:hAnsi="Times New Roman" w:cs="Times New Roman"/>
            <w:i/>
            <w:sz w:val="24"/>
            <w:szCs w:val="24"/>
          </w:rPr>
          <w:t>a</w:t>
        </w:r>
        <w:r w:rsidR="00F700C7">
          <w:rPr>
            <w:rFonts w:ascii="Times New Roman" w:eastAsia="Times New Roman" w:hAnsi="Times New Roman" w:cs="Times New Roman"/>
            <w:i/>
            <w:spacing w:val="-1"/>
            <w:sz w:val="24"/>
            <w:szCs w:val="24"/>
          </w:rPr>
          <w:t>r</w:t>
        </w:r>
        <w:r w:rsidR="00F700C7">
          <w:rPr>
            <w:rFonts w:ascii="Times New Roman" w:eastAsia="Times New Roman" w:hAnsi="Times New Roman" w:cs="Times New Roman"/>
            <w:i/>
            <w:sz w:val="24"/>
            <w:szCs w:val="24"/>
          </w:rPr>
          <w:t>d</w:t>
        </w:r>
        <w:r w:rsidR="00F700C7">
          <w:rPr>
            <w:rFonts w:ascii="Times New Roman" w:eastAsia="Times New Roman" w:hAnsi="Times New Roman" w:cs="Times New Roman"/>
            <w:i/>
            <w:spacing w:val="1"/>
            <w:sz w:val="24"/>
            <w:szCs w:val="24"/>
          </w:rPr>
          <w:t>/</w:t>
        </w:r>
        <w:r w:rsidR="00F700C7">
          <w:rPr>
            <w:rFonts w:ascii="Times New Roman" w:eastAsia="Times New Roman" w:hAnsi="Times New Roman" w:cs="Times New Roman"/>
            <w:i/>
            <w:sz w:val="24"/>
            <w:szCs w:val="24"/>
          </w:rPr>
          <w:t>h</w:t>
        </w:r>
        <w:r w:rsidR="00F700C7">
          <w:rPr>
            <w:rFonts w:ascii="Times New Roman" w:eastAsia="Times New Roman" w:hAnsi="Times New Roman" w:cs="Times New Roman"/>
            <w:i/>
            <w:spacing w:val="-4"/>
            <w:sz w:val="24"/>
            <w:szCs w:val="24"/>
          </w:rPr>
          <w:t>a</w:t>
        </w:r>
        <w:r w:rsidR="00F700C7">
          <w:rPr>
            <w:rFonts w:ascii="Times New Roman" w:eastAsia="Times New Roman" w:hAnsi="Times New Roman" w:cs="Times New Roman"/>
            <w:i/>
            <w:spacing w:val="-1"/>
            <w:sz w:val="24"/>
            <w:szCs w:val="24"/>
          </w:rPr>
          <w:t>r</w:t>
        </w:r>
        <w:r w:rsidR="00F700C7">
          <w:rPr>
            <w:rFonts w:ascii="Times New Roman" w:eastAsia="Times New Roman" w:hAnsi="Times New Roman" w:cs="Times New Roman"/>
            <w:i/>
            <w:spacing w:val="1"/>
            <w:sz w:val="24"/>
            <w:szCs w:val="24"/>
          </w:rPr>
          <w:t>v</w:t>
        </w:r>
        <w:r w:rsidR="00F700C7">
          <w:rPr>
            <w:rFonts w:ascii="Times New Roman" w:eastAsia="Times New Roman" w:hAnsi="Times New Roman" w:cs="Times New Roman"/>
            <w:i/>
            <w:sz w:val="24"/>
            <w:szCs w:val="24"/>
          </w:rPr>
          <w:t>a</w:t>
        </w:r>
        <w:r w:rsidR="00F700C7">
          <w:rPr>
            <w:rFonts w:ascii="Times New Roman" w:eastAsia="Times New Roman" w:hAnsi="Times New Roman" w:cs="Times New Roman"/>
            <w:i/>
            <w:spacing w:val="-1"/>
            <w:sz w:val="24"/>
            <w:szCs w:val="24"/>
          </w:rPr>
          <w:t>r</w:t>
        </w:r>
        <w:r w:rsidR="00F700C7">
          <w:rPr>
            <w:rFonts w:ascii="Times New Roman" w:eastAsia="Times New Roman" w:hAnsi="Times New Roman" w:cs="Times New Roman"/>
            <w:i/>
            <w:spacing w:val="2"/>
            <w:sz w:val="24"/>
            <w:szCs w:val="24"/>
          </w:rPr>
          <w:t>d</w:t>
        </w:r>
        <w:r w:rsidR="00F700C7">
          <w:rPr>
            <w:rFonts w:ascii="Times New Roman" w:eastAsia="Times New Roman" w:hAnsi="Times New Roman" w:cs="Times New Roman"/>
            <w:i/>
            <w:sz w:val="24"/>
            <w:szCs w:val="24"/>
          </w:rPr>
          <w:t>-</w:t>
        </w:r>
        <w:r w:rsidR="00F700C7">
          <w:rPr>
            <w:rFonts w:ascii="Times New Roman" w:eastAsia="Times New Roman" w:hAnsi="Times New Roman" w:cs="Times New Roman"/>
            <w:i/>
            <w:spacing w:val="-1"/>
            <w:sz w:val="24"/>
            <w:szCs w:val="24"/>
          </w:rPr>
          <w:t>m</w:t>
        </w:r>
        <w:r w:rsidR="00F700C7">
          <w:rPr>
            <w:rFonts w:ascii="Times New Roman" w:eastAsia="Times New Roman" w:hAnsi="Times New Roman" w:cs="Times New Roman"/>
            <w:i/>
            <w:sz w:val="24"/>
            <w:szCs w:val="24"/>
          </w:rPr>
          <w:t>ob</w:t>
        </w:r>
        <w:r w:rsidR="00F700C7">
          <w:rPr>
            <w:rFonts w:ascii="Times New Roman" w:eastAsia="Times New Roman" w:hAnsi="Times New Roman" w:cs="Times New Roman"/>
            <w:i/>
            <w:spacing w:val="1"/>
            <w:sz w:val="24"/>
            <w:szCs w:val="24"/>
          </w:rPr>
          <w:t>il</w:t>
        </w:r>
        <w:r w:rsidR="00F700C7">
          <w:rPr>
            <w:rFonts w:ascii="Times New Roman" w:eastAsia="Times New Roman" w:hAnsi="Times New Roman" w:cs="Times New Roman"/>
            <w:i/>
            <w:spacing w:val="3"/>
            <w:sz w:val="24"/>
            <w:szCs w:val="24"/>
          </w:rPr>
          <w:t>e</w:t>
        </w:r>
        <w:r w:rsidR="00F700C7">
          <w:rPr>
            <w:rFonts w:ascii="Times New Roman" w:eastAsia="Times New Roman" w:hAnsi="Times New Roman" w:cs="Times New Roman"/>
            <w:i/>
            <w:sz w:val="24"/>
            <w:szCs w:val="24"/>
          </w:rPr>
          <w:t>-app</w:t>
        </w:r>
        <w:r w:rsidR="00F700C7">
          <w:rPr>
            <w:rFonts w:ascii="Times New Roman" w:eastAsia="Times New Roman" w:hAnsi="Times New Roman" w:cs="Times New Roman"/>
            <w:i/>
            <w:spacing w:val="-2"/>
            <w:sz w:val="24"/>
            <w:szCs w:val="24"/>
          </w:rPr>
          <w:t>s</w:t>
        </w:r>
      </w:hyperlink>
      <w:r w:rsidR="00F700C7">
        <w:rPr>
          <w:rFonts w:ascii="Times New Roman" w:eastAsia="Times New Roman" w:hAnsi="Times New Roman" w:cs="Times New Roman"/>
          <w:i/>
          <w:sz w:val="24"/>
          <w:szCs w:val="24"/>
        </w:rPr>
        <w:t>.</w:t>
      </w:r>
    </w:p>
    <w:p w14:paraId="1510DC0C" w14:textId="77777777" w:rsidR="00BE5A93" w:rsidRDefault="00BE5A93">
      <w:pPr>
        <w:spacing w:after="0" w:line="200" w:lineRule="exact"/>
        <w:rPr>
          <w:sz w:val="20"/>
          <w:szCs w:val="20"/>
        </w:rPr>
      </w:pPr>
    </w:p>
    <w:p w14:paraId="42D685AF" w14:textId="77777777" w:rsidR="00BE5A93" w:rsidRDefault="00BE5A93">
      <w:pPr>
        <w:spacing w:before="5" w:after="0" w:line="200" w:lineRule="exact"/>
        <w:rPr>
          <w:sz w:val="20"/>
          <w:szCs w:val="20"/>
        </w:rPr>
      </w:pPr>
    </w:p>
    <w:p w14:paraId="3AD375CC" w14:textId="77777777" w:rsidR="00BE5A93" w:rsidRDefault="00F700C7">
      <w:pPr>
        <w:spacing w:after="0" w:line="240" w:lineRule="auto"/>
        <w:ind w:left="117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on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6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ame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sz w:val="24"/>
          <w:szCs w:val="24"/>
        </w:rPr>
        <w:t>ork, (2013).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elc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o 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on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ic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Con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lta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do </w:t>
      </w:r>
      <w:r>
        <w:rPr>
          <w:rFonts w:ascii="Times New Roman" w:eastAsia="Times New Roman" w:hAnsi="Times New Roman" w:cs="Times New Roman"/>
          <w:spacing w:val="-9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br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ro 23, 2016, de</w:t>
      </w:r>
    </w:p>
    <w:p w14:paraId="5D5AEA2D" w14:textId="77777777" w:rsidR="00BE5A93" w:rsidRDefault="00BE5A93">
      <w:pPr>
        <w:spacing w:after="0" w:line="140" w:lineRule="exact"/>
        <w:rPr>
          <w:sz w:val="14"/>
          <w:szCs w:val="14"/>
        </w:rPr>
      </w:pPr>
    </w:p>
    <w:p w14:paraId="03D69CBD" w14:textId="77777777" w:rsidR="00BE5A93" w:rsidRDefault="005513D0">
      <w:pPr>
        <w:spacing w:after="0" w:line="240" w:lineRule="auto"/>
        <w:ind w:left="836" w:right="-20"/>
        <w:rPr>
          <w:rFonts w:ascii="Times New Roman" w:eastAsia="Times New Roman" w:hAnsi="Times New Roman" w:cs="Times New Roman"/>
          <w:sz w:val="24"/>
          <w:szCs w:val="24"/>
        </w:rPr>
      </w:pPr>
      <w:hyperlink r:id="rId92">
        <w:r w:rsidR="00F700C7">
          <w:rPr>
            <w:rFonts w:ascii="Times New Roman" w:eastAsia="Times New Roman" w:hAnsi="Times New Roman" w:cs="Times New Roman"/>
            <w:i/>
            <w:sz w:val="24"/>
            <w:szCs w:val="24"/>
          </w:rPr>
          <w:t>h</w:t>
        </w:r>
        <w:r w:rsidR="00F700C7">
          <w:rPr>
            <w:rFonts w:ascii="Times New Roman" w:eastAsia="Times New Roman" w:hAnsi="Times New Roman" w:cs="Times New Roman"/>
            <w:i/>
            <w:spacing w:val="1"/>
            <w:sz w:val="24"/>
            <w:szCs w:val="24"/>
          </w:rPr>
          <w:t>tt</w:t>
        </w:r>
        <w:r w:rsidR="00F700C7">
          <w:rPr>
            <w:rFonts w:ascii="Times New Roman" w:eastAsia="Times New Roman" w:hAnsi="Times New Roman" w:cs="Times New Roman"/>
            <w:i/>
            <w:sz w:val="24"/>
            <w:szCs w:val="24"/>
          </w:rPr>
          <w:t>p:</w:t>
        </w:r>
        <w:r w:rsidR="00F700C7">
          <w:rPr>
            <w:rFonts w:ascii="Times New Roman" w:eastAsia="Times New Roman" w:hAnsi="Times New Roman" w:cs="Times New Roman"/>
            <w:i/>
            <w:spacing w:val="1"/>
            <w:sz w:val="24"/>
            <w:szCs w:val="24"/>
          </w:rPr>
          <w:t>/</w:t>
        </w:r>
        <w:r w:rsidR="00F700C7">
          <w:rPr>
            <w:rFonts w:ascii="Times New Roman" w:eastAsia="Times New Roman" w:hAnsi="Times New Roman" w:cs="Times New Roman"/>
            <w:i/>
            <w:spacing w:val="-3"/>
            <w:sz w:val="24"/>
            <w:szCs w:val="24"/>
          </w:rPr>
          <w:t>/</w:t>
        </w:r>
        <w:r w:rsidR="00F700C7">
          <w:rPr>
            <w:rFonts w:ascii="Times New Roman" w:eastAsia="Times New Roman" w:hAnsi="Times New Roman" w:cs="Times New Roman"/>
            <w:i/>
            <w:spacing w:val="1"/>
            <w:sz w:val="24"/>
            <w:szCs w:val="24"/>
          </w:rPr>
          <w:t>i</w:t>
        </w:r>
        <w:r w:rsidR="00F700C7">
          <w:rPr>
            <w:rFonts w:ascii="Times New Roman" w:eastAsia="Times New Roman" w:hAnsi="Times New Roman" w:cs="Times New Roman"/>
            <w:i/>
            <w:sz w:val="24"/>
            <w:szCs w:val="24"/>
          </w:rPr>
          <w:t>on</w:t>
        </w:r>
        <w:r w:rsidR="00F700C7">
          <w:rPr>
            <w:rFonts w:ascii="Times New Roman" w:eastAsia="Times New Roman" w:hAnsi="Times New Roman" w:cs="Times New Roman"/>
            <w:i/>
            <w:spacing w:val="1"/>
            <w:sz w:val="24"/>
            <w:szCs w:val="24"/>
          </w:rPr>
          <w:t>i</w:t>
        </w:r>
        <w:r w:rsidR="00F700C7">
          <w:rPr>
            <w:rFonts w:ascii="Times New Roman" w:eastAsia="Times New Roman" w:hAnsi="Times New Roman" w:cs="Times New Roman"/>
            <w:i/>
            <w:spacing w:val="-3"/>
            <w:sz w:val="24"/>
            <w:szCs w:val="24"/>
          </w:rPr>
          <w:t>c</w:t>
        </w:r>
        <w:r w:rsidR="00F700C7">
          <w:rPr>
            <w:rFonts w:ascii="Times New Roman" w:eastAsia="Times New Roman" w:hAnsi="Times New Roman" w:cs="Times New Roman"/>
            <w:i/>
            <w:spacing w:val="1"/>
            <w:sz w:val="24"/>
            <w:szCs w:val="24"/>
          </w:rPr>
          <w:t>f</w:t>
        </w:r>
        <w:r w:rsidR="00F700C7">
          <w:rPr>
            <w:rFonts w:ascii="Times New Roman" w:eastAsia="Times New Roman" w:hAnsi="Times New Roman" w:cs="Times New Roman"/>
            <w:i/>
            <w:spacing w:val="-1"/>
            <w:sz w:val="24"/>
            <w:szCs w:val="24"/>
          </w:rPr>
          <w:t>r</w:t>
        </w:r>
        <w:r w:rsidR="00F700C7">
          <w:rPr>
            <w:rFonts w:ascii="Times New Roman" w:eastAsia="Times New Roman" w:hAnsi="Times New Roman" w:cs="Times New Roman"/>
            <w:i/>
            <w:sz w:val="24"/>
            <w:szCs w:val="24"/>
          </w:rPr>
          <w:t>a</w:t>
        </w:r>
        <w:r w:rsidR="00F700C7">
          <w:rPr>
            <w:rFonts w:ascii="Times New Roman" w:eastAsia="Times New Roman" w:hAnsi="Times New Roman" w:cs="Times New Roman"/>
            <w:i/>
            <w:spacing w:val="-1"/>
            <w:sz w:val="24"/>
            <w:szCs w:val="24"/>
          </w:rPr>
          <w:t>m</w:t>
        </w:r>
        <w:r w:rsidR="00F700C7">
          <w:rPr>
            <w:rFonts w:ascii="Times New Roman" w:eastAsia="Times New Roman" w:hAnsi="Times New Roman" w:cs="Times New Roman"/>
            <w:i/>
            <w:spacing w:val="1"/>
            <w:sz w:val="24"/>
            <w:szCs w:val="24"/>
          </w:rPr>
          <w:t>e</w:t>
        </w:r>
        <w:r w:rsidR="00F700C7">
          <w:rPr>
            <w:rFonts w:ascii="Times New Roman" w:eastAsia="Times New Roman" w:hAnsi="Times New Roman" w:cs="Times New Roman"/>
            <w:i/>
            <w:sz w:val="24"/>
            <w:szCs w:val="24"/>
          </w:rPr>
          <w:t>wo</w:t>
        </w:r>
        <w:r w:rsidR="00F700C7">
          <w:rPr>
            <w:rFonts w:ascii="Times New Roman" w:eastAsia="Times New Roman" w:hAnsi="Times New Roman" w:cs="Times New Roman"/>
            <w:i/>
            <w:spacing w:val="-1"/>
            <w:sz w:val="24"/>
            <w:szCs w:val="24"/>
          </w:rPr>
          <w:t>r</w:t>
        </w:r>
        <w:r w:rsidR="00F700C7">
          <w:rPr>
            <w:rFonts w:ascii="Times New Roman" w:eastAsia="Times New Roman" w:hAnsi="Times New Roman" w:cs="Times New Roman"/>
            <w:i/>
            <w:spacing w:val="1"/>
            <w:sz w:val="24"/>
            <w:szCs w:val="24"/>
          </w:rPr>
          <w:t>k</w:t>
        </w:r>
        <w:r w:rsidR="00F700C7">
          <w:rPr>
            <w:rFonts w:ascii="Times New Roman" w:eastAsia="Times New Roman" w:hAnsi="Times New Roman" w:cs="Times New Roman"/>
            <w:i/>
            <w:sz w:val="24"/>
            <w:szCs w:val="24"/>
          </w:rPr>
          <w:t>.</w:t>
        </w:r>
        <w:r w:rsidR="00F700C7">
          <w:rPr>
            <w:rFonts w:ascii="Times New Roman" w:eastAsia="Times New Roman" w:hAnsi="Times New Roman" w:cs="Times New Roman"/>
            <w:i/>
            <w:spacing w:val="1"/>
            <w:sz w:val="24"/>
            <w:szCs w:val="24"/>
          </w:rPr>
          <w:t>c</w:t>
        </w:r>
        <w:r w:rsidR="00F700C7">
          <w:rPr>
            <w:rFonts w:ascii="Times New Roman" w:eastAsia="Times New Roman" w:hAnsi="Times New Roman" w:cs="Times New Roman"/>
            <w:i/>
            <w:sz w:val="24"/>
            <w:szCs w:val="24"/>
          </w:rPr>
          <w:t>o</w:t>
        </w:r>
        <w:r w:rsidR="00F700C7">
          <w:rPr>
            <w:rFonts w:ascii="Times New Roman" w:eastAsia="Times New Roman" w:hAnsi="Times New Roman" w:cs="Times New Roman"/>
            <w:i/>
            <w:spacing w:val="-1"/>
            <w:sz w:val="24"/>
            <w:szCs w:val="24"/>
          </w:rPr>
          <w:t>m</w:t>
        </w:r>
        <w:r w:rsidR="00F700C7">
          <w:rPr>
            <w:rFonts w:ascii="Times New Roman" w:eastAsia="Times New Roman" w:hAnsi="Times New Roman" w:cs="Times New Roman"/>
            <w:i/>
            <w:spacing w:val="1"/>
            <w:sz w:val="24"/>
            <w:szCs w:val="24"/>
          </w:rPr>
          <w:t>/</w:t>
        </w:r>
        <w:r w:rsidR="00F700C7">
          <w:rPr>
            <w:rFonts w:ascii="Times New Roman" w:eastAsia="Times New Roman" w:hAnsi="Times New Roman" w:cs="Times New Roman"/>
            <w:i/>
            <w:sz w:val="24"/>
            <w:szCs w:val="24"/>
          </w:rPr>
          <w:t>do</w:t>
        </w:r>
        <w:r w:rsidR="00F700C7">
          <w:rPr>
            <w:rFonts w:ascii="Times New Roman" w:eastAsia="Times New Roman" w:hAnsi="Times New Roman" w:cs="Times New Roman"/>
            <w:i/>
            <w:spacing w:val="1"/>
            <w:sz w:val="24"/>
            <w:szCs w:val="24"/>
          </w:rPr>
          <w:t>c</w:t>
        </w:r>
        <w:r w:rsidR="00F700C7">
          <w:rPr>
            <w:rFonts w:ascii="Times New Roman" w:eastAsia="Times New Roman" w:hAnsi="Times New Roman" w:cs="Times New Roman"/>
            <w:i/>
            <w:spacing w:val="-1"/>
            <w:sz w:val="24"/>
            <w:szCs w:val="24"/>
          </w:rPr>
          <w:t>s</w:t>
        </w:r>
        <w:r w:rsidR="00F700C7">
          <w:rPr>
            <w:rFonts w:ascii="Times New Roman" w:eastAsia="Times New Roman" w:hAnsi="Times New Roman" w:cs="Times New Roman"/>
            <w:i/>
            <w:spacing w:val="1"/>
            <w:sz w:val="24"/>
            <w:szCs w:val="24"/>
          </w:rPr>
          <w:t>/</w:t>
        </w:r>
        <w:r w:rsidR="00F700C7">
          <w:rPr>
            <w:rFonts w:ascii="Times New Roman" w:eastAsia="Times New Roman" w:hAnsi="Times New Roman" w:cs="Times New Roman"/>
            <w:i/>
            <w:sz w:val="24"/>
            <w:szCs w:val="24"/>
          </w:rPr>
          <w:t>gu</w:t>
        </w:r>
        <w:r w:rsidR="00F700C7">
          <w:rPr>
            <w:rFonts w:ascii="Times New Roman" w:eastAsia="Times New Roman" w:hAnsi="Times New Roman" w:cs="Times New Roman"/>
            <w:i/>
            <w:spacing w:val="1"/>
            <w:sz w:val="24"/>
            <w:szCs w:val="24"/>
          </w:rPr>
          <w:t>i</w:t>
        </w:r>
        <w:r w:rsidR="00F700C7">
          <w:rPr>
            <w:rFonts w:ascii="Times New Roman" w:eastAsia="Times New Roman" w:hAnsi="Times New Roman" w:cs="Times New Roman"/>
            <w:i/>
            <w:spacing w:val="-4"/>
            <w:sz w:val="24"/>
            <w:szCs w:val="24"/>
          </w:rPr>
          <w:t>d</w:t>
        </w:r>
        <w:r w:rsidR="00F700C7">
          <w:rPr>
            <w:rFonts w:ascii="Times New Roman" w:eastAsia="Times New Roman" w:hAnsi="Times New Roman" w:cs="Times New Roman"/>
            <w:i/>
            <w:spacing w:val="1"/>
            <w:sz w:val="24"/>
            <w:szCs w:val="24"/>
          </w:rPr>
          <w:t>e/</w:t>
        </w:r>
        <w:r w:rsidR="00F700C7">
          <w:rPr>
            <w:rFonts w:ascii="Times New Roman" w:eastAsia="Times New Roman" w:hAnsi="Times New Roman" w:cs="Times New Roman"/>
            <w:i/>
            <w:sz w:val="24"/>
            <w:szCs w:val="24"/>
          </w:rPr>
          <w:t>p</w:t>
        </w:r>
        <w:r w:rsidR="00F700C7">
          <w:rPr>
            <w:rFonts w:ascii="Times New Roman" w:eastAsia="Times New Roman" w:hAnsi="Times New Roman" w:cs="Times New Roman"/>
            <w:i/>
            <w:spacing w:val="-1"/>
            <w:sz w:val="24"/>
            <w:szCs w:val="24"/>
          </w:rPr>
          <w:t>r</w:t>
        </w:r>
        <w:r w:rsidR="00F700C7">
          <w:rPr>
            <w:rFonts w:ascii="Times New Roman" w:eastAsia="Times New Roman" w:hAnsi="Times New Roman" w:cs="Times New Roman"/>
            <w:i/>
            <w:spacing w:val="-3"/>
            <w:sz w:val="24"/>
            <w:szCs w:val="24"/>
          </w:rPr>
          <w:t>e</w:t>
        </w:r>
        <w:r w:rsidR="00F700C7">
          <w:rPr>
            <w:rFonts w:ascii="Times New Roman" w:eastAsia="Times New Roman" w:hAnsi="Times New Roman" w:cs="Times New Roman"/>
            <w:i/>
            <w:spacing w:val="1"/>
            <w:sz w:val="24"/>
            <w:szCs w:val="24"/>
          </w:rPr>
          <w:t>f</w:t>
        </w:r>
        <w:r w:rsidR="00F700C7">
          <w:rPr>
            <w:rFonts w:ascii="Times New Roman" w:eastAsia="Times New Roman" w:hAnsi="Times New Roman" w:cs="Times New Roman"/>
            <w:i/>
            <w:sz w:val="24"/>
            <w:szCs w:val="24"/>
          </w:rPr>
          <w:t>a</w:t>
        </w:r>
        <w:r w:rsidR="00F700C7">
          <w:rPr>
            <w:rFonts w:ascii="Times New Roman" w:eastAsia="Times New Roman" w:hAnsi="Times New Roman" w:cs="Times New Roman"/>
            <w:i/>
            <w:spacing w:val="1"/>
            <w:sz w:val="24"/>
            <w:szCs w:val="24"/>
          </w:rPr>
          <w:t>ce</w:t>
        </w:r>
        <w:r w:rsidR="00F700C7">
          <w:rPr>
            <w:rFonts w:ascii="Times New Roman" w:eastAsia="Times New Roman" w:hAnsi="Times New Roman" w:cs="Times New Roman"/>
            <w:i/>
            <w:sz w:val="24"/>
            <w:szCs w:val="24"/>
          </w:rPr>
          <w:t>.h</w:t>
        </w:r>
        <w:r w:rsidR="00F700C7">
          <w:rPr>
            <w:rFonts w:ascii="Times New Roman" w:eastAsia="Times New Roman" w:hAnsi="Times New Roman" w:cs="Times New Roman"/>
            <w:i/>
            <w:spacing w:val="1"/>
            <w:sz w:val="24"/>
            <w:szCs w:val="24"/>
          </w:rPr>
          <w:t>t</w:t>
        </w:r>
        <w:r w:rsidR="00F700C7">
          <w:rPr>
            <w:rFonts w:ascii="Times New Roman" w:eastAsia="Times New Roman" w:hAnsi="Times New Roman" w:cs="Times New Roman"/>
            <w:i/>
            <w:spacing w:val="-1"/>
            <w:sz w:val="24"/>
            <w:szCs w:val="24"/>
          </w:rPr>
          <w:t>m</w:t>
        </w:r>
        <w:r w:rsidR="00F700C7">
          <w:rPr>
            <w:rFonts w:ascii="Times New Roman" w:eastAsia="Times New Roman" w:hAnsi="Times New Roman" w:cs="Times New Roman"/>
            <w:i/>
            <w:spacing w:val="8"/>
            <w:sz w:val="24"/>
            <w:szCs w:val="24"/>
          </w:rPr>
          <w:t>l</w:t>
        </w:r>
      </w:hyperlink>
      <w:r w:rsidR="00F700C7">
        <w:rPr>
          <w:rFonts w:ascii="Times New Roman" w:eastAsia="Times New Roman" w:hAnsi="Times New Roman" w:cs="Times New Roman"/>
          <w:i/>
          <w:sz w:val="24"/>
          <w:szCs w:val="24"/>
        </w:rPr>
        <w:t>.</w:t>
      </w:r>
    </w:p>
    <w:p w14:paraId="5B47B0B6" w14:textId="77777777" w:rsidR="00BE5A93" w:rsidRDefault="00BE5A93">
      <w:pPr>
        <w:spacing w:after="0" w:line="200" w:lineRule="exact"/>
        <w:rPr>
          <w:sz w:val="20"/>
          <w:szCs w:val="20"/>
        </w:rPr>
      </w:pPr>
    </w:p>
    <w:p w14:paraId="68531CD7" w14:textId="77777777" w:rsidR="00BE5A93" w:rsidRDefault="00BE5A93">
      <w:pPr>
        <w:spacing w:before="4" w:after="0" w:line="200" w:lineRule="exact"/>
        <w:rPr>
          <w:sz w:val="20"/>
          <w:szCs w:val="20"/>
        </w:rPr>
      </w:pPr>
    </w:p>
    <w:p w14:paraId="5786656E" w14:textId="77777777" w:rsidR="00BE5A93" w:rsidRDefault="00F700C7">
      <w:pPr>
        <w:spacing w:after="0" w:line="240" w:lineRule="auto"/>
        <w:ind w:left="117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J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ie</w:t>
      </w:r>
      <w:r>
        <w:rPr>
          <w:rFonts w:ascii="Times New Roman" w:eastAsia="Times New Roman" w:hAnsi="Times New Roman" w:cs="Times New Roman"/>
          <w:sz w:val="24"/>
          <w:szCs w:val="24"/>
        </w:rPr>
        <w:t>r Cu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>o,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J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é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tt</w:t>
      </w:r>
      <w:r>
        <w:rPr>
          <w:rFonts w:ascii="Times New Roman" w:eastAsia="Times New Roman" w:hAnsi="Times New Roman" w:cs="Times New Roman"/>
          <w:sz w:val="24"/>
          <w:szCs w:val="24"/>
        </w:rPr>
        <w:t>on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. (2013).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pacing w:val="-1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i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i/>
          <w:spacing w:val="-5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i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i/>
          <w:spacing w:val="-4"/>
          <w:sz w:val="24"/>
          <w:szCs w:val="24"/>
        </w:rPr>
        <w:t>ñ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ando apps</w:t>
      </w:r>
      <w:r>
        <w:rPr>
          <w:rFonts w:ascii="Times New Roman" w:eastAsia="Times New Roman" w:hAnsi="Times New Roman" w:cs="Times New Roman"/>
          <w:i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pa</w:t>
      </w:r>
      <w:r>
        <w:rPr>
          <w:rFonts w:ascii="Times New Roman" w:eastAsia="Times New Roman" w:hAnsi="Times New Roman" w:cs="Times New Roman"/>
          <w:i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a </w:t>
      </w:r>
      <w:r>
        <w:rPr>
          <w:rFonts w:ascii="Times New Roman" w:eastAsia="Times New Roman" w:hAnsi="Times New Roman" w:cs="Times New Roman"/>
          <w:i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ó</w:t>
      </w:r>
      <w:r>
        <w:rPr>
          <w:rFonts w:ascii="Times New Roman" w:eastAsia="Times New Roman" w:hAnsi="Times New Roman" w:cs="Times New Roman"/>
          <w:i/>
          <w:spacing w:val="1"/>
          <w:sz w:val="24"/>
          <w:szCs w:val="24"/>
        </w:rPr>
        <w:t>vile</w:t>
      </w:r>
      <w:r>
        <w:rPr>
          <w:rFonts w:ascii="Times New Roman" w:eastAsia="Times New Roman" w:hAnsi="Times New Roman" w:cs="Times New Roman"/>
          <w:i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. </w:t>
      </w:r>
      <w:r>
        <w:rPr>
          <w:rFonts w:ascii="Times New Roman" w:eastAsia="Times New Roman" w:hAnsi="Times New Roman" w:cs="Times New Roman"/>
          <w:i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J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é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itt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—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J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ie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</w:p>
    <w:p w14:paraId="59EE1A6E" w14:textId="77777777" w:rsidR="00BE5A93" w:rsidRDefault="00BE5A93">
      <w:pPr>
        <w:spacing w:after="0" w:line="140" w:lineRule="exact"/>
        <w:rPr>
          <w:sz w:val="14"/>
          <w:szCs w:val="14"/>
        </w:rPr>
      </w:pPr>
    </w:p>
    <w:p w14:paraId="1E78D643" w14:textId="77777777" w:rsidR="00BE5A93" w:rsidRDefault="00F700C7">
      <w:pPr>
        <w:spacing w:after="0" w:line="240" w:lineRule="auto"/>
        <w:ind w:left="836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Cu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ell</w:t>
      </w:r>
      <w:r>
        <w:rPr>
          <w:rFonts w:ascii="Times New Roman" w:eastAsia="Times New Roman" w:hAnsi="Times New Roman" w:cs="Times New Roman"/>
          <w:sz w:val="24"/>
          <w:szCs w:val="24"/>
        </w:rPr>
        <w:t>o.</w:t>
      </w:r>
    </w:p>
    <w:p w14:paraId="1CC09C30" w14:textId="77777777" w:rsidR="00BE5A93" w:rsidRDefault="00F700C7">
      <w:pPr>
        <w:spacing w:before="81" w:after="0" w:line="684" w:lineRule="exact"/>
        <w:ind w:left="117" w:right="756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J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SON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(2003). 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rodu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ci</w:t>
      </w:r>
      <w:r>
        <w:rPr>
          <w:rFonts w:ascii="Times New Roman" w:eastAsia="Times New Roman" w:hAnsi="Times New Roman" w:cs="Times New Roman"/>
          <w:sz w:val="24"/>
          <w:szCs w:val="24"/>
        </w:rPr>
        <w:t>ng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J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z w:val="24"/>
          <w:szCs w:val="24"/>
        </w:rPr>
        <w:t>. Con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lta</w:t>
      </w:r>
      <w:r>
        <w:rPr>
          <w:rFonts w:ascii="Times New Roman" w:eastAsia="Times New Roman" w:hAnsi="Times New Roman" w:cs="Times New Roman"/>
          <w:sz w:val="24"/>
          <w:szCs w:val="24"/>
        </w:rPr>
        <w:t>do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9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br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ro 23, 2016, de</w:t>
      </w:r>
      <w:r>
        <w:rPr>
          <w:rFonts w:ascii="Times New Roman" w:eastAsia="Times New Roman" w:hAnsi="Times New Roman" w:cs="Times New Roman"/>
          <w:spacing w:val="7"/>
          <w:sz w:val="24"/>
          <w:szCs w:val="24"/>
        </w:rPr>
        <w:t xml:space="preserve"> </w:t>
      </w:r>
      <w:hyperlink r:id="rId93">
        <w:r>
          <w:rPr>
            <w:rFonts w:ascii="Times New Roman" w:eastAsia="Times New Roman" w:hAnsi="Times New Roman" w:cs="Times New Roman"/>
            <w:i/>
            <w:sz w:val="24"/>
            <w:szCs w:val="24"/>
          </w:rPr>
          <w:t>h</w:t>
        </w:r>
        <w:r>
          <w:rPr>
            <w:rFonts w:ascii="Times New Roman" w:eastAsia="Times New Roman" w:hAnsi="Times New Roman" w:cs="Times New Roman"/>
            <w:i/>
            <w:spacing w:val="1"/>
            <w:sz w:val="24"/>
            <w:szCs w:val="24"/>
          </w:rPr>
          <w:t>tt</w:t>
        </w:r>
        <w:r>
          <w:rPr>
            <w:rFonts w:ascii="Times New Roman" w:eastAsia="Times New Roman" w:hAnsi="Times New Roman" w:cs="Times New Roman"/>
            <w:i/>
            <w:sz w:val="24"/>
            <w:szCs w:val="24"/>
          </w:rPr>
          <w:t>p:</w:t>
        </w:r>
        <w:r>
          <w:rPr>
            <w:rFonts w:ascii="Times New Roman" w:eastAsia="Times New Roman" w:hAnsi="Times New Roman" w:cs="Times New Roman"/>
            <w:i/>
            <w:spacing w:val="1"/>
            <w:sz w:val="24"/>
            <w:szCs w:val="24"/>
          </w:rPr>
          <w:t>//</w:t>
        </w:r>
        <w:r>
          <w:rPr>
            <w:rFonts w:ascii="Times New Roman" w:eastAsia="Times New Roman" w:hAnsi="Times New Roman" w:cs="Times New Roman"/>
            <w:i/>
            <w:sz w:val="24"/>
            <w:szCs w:val="24"/>
          </w:rPr>
          <w:t>www</w:t>
        </w:r>
        <w:r>
          <w:rPr>
            <w:rFonts w:ascii="Times New Roman" w:eastAsia="Times New Roman" w:hAnsi="Times New Roman" w:cs="Times New Roman"/>
            <w:i/>
            <w:spacing w:val="-4"/>
            <w:sz w:val="24"/>
            <w:szCs w:val="24"/>
          </w:rPr>
          <w:t>.</w:t>
        </w:r>
        <w:r>
          <w:rPr>
            <w:rFonts w:ascii="Times New Roman" w:eastAsia="Times New Roman" w:hAnsi="Times New Roman" w:cs="Times New Roman"/>
            <w:i/>
            <w:spacing w:val="1"/>
            <w:sz w:val="24"/>
            <w:szCs w:val="24"/>
          </w:rPr>
          <w:t>j</w:t>
        </w:r>
        <w:r>
          <w:rPr>
            <w:rFonts w:ascii="Times New Roman" w:eastAsia="Times New Roman" w:hAnsi="Times New Roman" w:cs="Times New Roman"/>
            <w:i/>
            <w:spacing w:val="-1"/>
            <w:sz w:val="24"/>
            <w:szCs w:val="24"/>
          </w:rPr>
          <w:t>s</w:t>
        </w:r>
        <w:r>
          <w:rPr>
            <w:rFonts w:ascii="Times New Roman" w:eastAsia="Times New Roman" w:hAnsi="Times New Roman" w:cs="Times New Roman"/>
            <w:i/>
            <w:sz w:val="24"/>
            <w:szCs w:val="24"/>
          </w:rPr>
          <w:t>on.o</w:t>
        </w:r>
        <w:r>
          <w:rPr>
            <w:rFonts w:ascii="Times New Roman" w:eastAsia="Times New Roman" w:hAnsi="Times New Roman" w:cs="Times New Roman"/>
            <w:i/>
            <w:spacing w:val="-1"/>
            <w:sz w:val="24"/>
            <w:szCs w:val="24"/>
          </w:rPr>
          <w:t>r</w:t>
        </w:r>
        <w:r>
          <w:rPr>
            <w:rFonts w:ascii="Times New Roman" w:eastAsia="Times New Roman" w:hAnsi="Times New Roman" w:cs="Times New Roman"/>
            <w:i/>
            <w:sz w:val="24"/>
            <w:szCs w:val="24"/>
          </w:rPr>
          <w:t>g</w:t>
        </w:r>
        <w:r>
          <w:rPr>
            <w:rFonts w:ascii="Times New Roman" w:eastAsia="Times New Roman" w:hAnsi="Times New Roman" w:cs="Times New Roman"/>
            <w:i/>
            <w:spacing w:val="4"/>
            <w:sz w:val="24"/>
            <w:szCs w:val="24"/>
          </w:rPr>
          <w:t>/</w:t>
        </w:r>
      </w:hyperlink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. </w:t>
      </w:r>
      <w:r>
        <w:rPr>
          <w:rFonts w:ascii="Times New Roman" w:eastAsia="Times New Roman" w:hAnsi="Times New Roman" w:cs="Times New Roman"/>
          <w:spacing w:val="-7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já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n,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. (2001).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pacing w:val="1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i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i/>
          <w:spacing w:val="4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i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i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i/>
          <w:spacing w:val="1"/>
          <w:sz w:val="24"/>
          <w:szCs w:val="24"/>
        </w:rPr>
        <w:t>ci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ón </w:t>
      </w:r>
      <w:r>
        <w:rPr>
          <w:rFonts w:ascii="Times New Roman" w:eastAsia="Times New Roman" w:hAnsi="Times New Roman" w:cs="Times New Roman"/>
          <w:i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n In</w:t>
      </w:r>
      <w:r>
        <w:rPr>
          <w:rFonts w:ascii="Times New Roman" w:eastAsia="Times New Roman" w:hAnsi="Times New Roman" w:cs="Times New Roman"/>
          <w:i/>
          <w:spacing w:val="1"/>
          <w:sz w:val="24"/>
          <w:szCs w:val="24"/>
        </w:rPr>
        <w:t>te</w:t>
      </w:r>
      <w:r>
        <w:rPr>
          <w:rFonts w:ascii="Times New Roman" w:eastAsia="Times New Roman" w:hAnsi="Times New Roman" w:cs="Times New Roman"/>
          <w:i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i/>
          <w:spacing w:val="1"/>
          <w:sz w:val="24"/>
          <w:szCs w:val="24"/>
        </w:rPr>
        <w:t>et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: C</w:t>
      </w:r>
      <w:r>
        <w:rPr>
          <w:rFonts w:ascii="Times New Roman" w:eastAsia="Times New Roman" w:hAnsi="Times New Roman" w:cs="Times New Roman"/>
          <w:i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i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i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i/>
          <w:spacing w:val="1"/>
          <w:sz w:val="24"/>
          <w:szCs w:val="24"/>
        </w:rPr>
        <w:t>te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i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pacing w:val="-4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i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b.</w:t>
      </w:r>
      <w:r>
        <w:rPr>
          <w:rFonts w:ascii="Times New Roman" w:eastAsia="Times New Roman" w:hAnsi="Times New Roman" w:cs="Times New Roman"/>
          <w:i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it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ub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o.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ile</w:t>
      </w:r>
      <w:r>
        <w:rPr>
          <w:rFonts w:ascii="Times New Roman" w:eastAsia="Times New Roman" w:hAnsi="Times New Roman" w:cs="Times New Roman"/>
          <w:sz w:val="24"/>
          <w:szCs w:val="24"/>
        </w:rPr>
        <w:t>nko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ic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z w:val="24"/>
          <w:szCs w:val="24"/>
        </w:rPr>
        <w:t>., &amp;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ía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z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J</w:t>
      </w:r>
      <w:r>
        <w:rPr>
          <w:rFonts w:ascii="Times New Roman" w:eastAsia="Times New Roman" w:hAnsi="Times New Roman" w:cs="Times New Roman"/>
          <w:sz w:val="24"/>
          <w:szCs w:val="24"/>
        </w:rPr>
        <w:t>. C. (1999).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i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i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i/>
          <w:spacing w:val="-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i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i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as</w:t>
      </w:r>
      <w:r>
        <w:rPr>
          <w:rFonts w:ascii="Times New Roman" w:eastAsia="Times New Roman" w:hAnsi="Times New Roman" w:cs="Times New Roman"/>
          <w:i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op</w:t>
      </w:r>
      <w:r>
        <w:rPr>
          <w:rFonts w:ascii="Times New Roman" w:eastAsia="Times New Roman" w:hAnsi="Times New Roman" w:cs="Times New Roman"/>
          <w:i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i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i/>
          <w:spacing w:val="1"/>
          <w:sz w:val="24"/>
          <w:szCs w:val="24"/>
        </w:rPr>
        <w:t>tiv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i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: </w:t>
      </w:r>
      <w:r>
        <w:rPr>
          <w:rFonts w:ascii="Times New Roman" w:eastAsia="Times New Roman" w:hAnsi="Times New Roman" w:cs="Times New Roman"/>
          <w:i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on</w:t>
      </w:r>
      <w:r>
        <w:rPr>
          <w:rFonts w:ascii="Times New Roman" w:eastAsia="Times New Roman" w:hAnsi="Times New Roman" w:cs="Times New Roman"/>
          <w:i/>
          <w:spacing w:val="-3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i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i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os</w:t>
      </w:r>
      <w:r>
        <w:rPr>
          <w:rFonts w:ascii="Times New Roman" w:eastAsia="Times New Roman" w:hAnsi="Times New Roman" w:cs="Times New Roman"/>
          <w:i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i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i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i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i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ño</w:t>
      </w:r>
      <w:r>
        <w:rPr>
          <w:rFonts w:ascii="Times New Roman" w:eastAsia="Times New Roman" w:hAnsi="Times New Roman" w:cs="Times New Roman"/>
          <w:i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i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pacing w:val="-5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sz w:val="24"/>
          <w:szCs w:val="24"/>
        </w:rPr>
        <w:t>-</w:t>
      </w:r>
    </w:p>
    <w:p w14:paraId="24349ABB" w14:textId="77777777" w:rsidR="00BE5A93" w:rsidRDefault="00F700C7">
      <w:pPr>
        <w:spacing w:before="51" w:after="0" w:line="240" w:lineRule="auto"/>
        <w:ind w:left="836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pacing w:val="-5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ill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1120C1BE" w14:textId="77777777" w:rsidR="00BE5A93" w:rsidRDefault="00BE5A93">
      <w:pPr>
        <w:spacing w:after="0" w:line="200" w:lineRule="exact"/>
        <w:rPr>
          <w:sz w:val="20"/>
          <w:szCs w:val="20"/>
        </w:rPr>
      </w:pPr>
    </w:p>
    <w:p w14:paraId="30B54647" w14:textId="77777777" w:rsidR="00BE5A93" w:rsidRDefault="00BE5A93">
      <w:pPr>
        <w:spacing w:before="8" w:after="0" w:line="200" w:lineRule="exact"/>
        <w:rPr>
          <w:sz w:val="20"/>
          <w:szCs w:val="20"/>
        </w:rPr>
      </w:pPr>
    </w:p>
    <w:p w14:paraId="3555EABC" w14:textId="77777777" w:rsidR="00BE5A93" w:rsidRDefault="00F700C7">
      <w:pPr>
        <w:spacing w:after="0" w:line="358" w:lineRule="auto"/>
        <w:ind w:left="836" w:right="860" w:hanging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z w:val="24"/>
          <w:szCs w:val="24"/>
        </w:rPr>
        <w:t>oh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amma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d 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-8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5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5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on. (2006).</w:t>
      </w:r>
      <w:r>
        <w:rPr>
          <w:rFonts w:ascii="Times New Roman" w:eastAsia="Times New Roman" w:hAnsi="Times New Roman" w:cs="Times New Roman"/>
          <w:spacing w:val="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i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i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i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phone</w:t>
      </w:r>
      <w:r>
        <w:rPr>
          <w:rFonts w:ascii="Times New Roman" w:eastAsia="Times New Roman" w:hAnsi="Times New Roman" w:cs="Times New Roman"/>
          <w:i/>
          <w:spacing w:val="1"/>
          <w:sz w:val="24"/>
          <w:szCs w:val="24"/>
        </w:rPr>
        <w:t xml:space="preserve"> Re</w:t>
      </w:r>
      <w:r>
        <w:rPr>
          <w:rFonts w:ascii="Times New Roman" w:eastAsia="Times New Roman" w:hAnsi="Times New Roman" w:cs="Times New Roman"/>
          <w:i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i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i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i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h </w:t>
      </w:r>
      <w:r>
        <w:rPr>
          <w:rFonts w:ascii="Times New Roman" w:eastAsia="Times New Roman" w:hAnsi="Times New Roman" w:cs="Times New Roman"/>
          <w:i/>
          <w:spacing w:val="1"/>
          <w:sz w:val="24"/>
          <w:szCs w:val="24"/>
        </w:rPr>
        <w:t>Re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po</w:t>
      </w:r>
      <w:r>
        <w:rPr>
          <w:rFonts w:ascii="Times New Roman" w:eastAsia="Times New Roman" w:hAnsi="Times New Roman" w:cs="Times New Roman"/>
          <w:i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i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pacing w:val="-4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i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i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i/>
          <w:spacing w:val="1"/>
          <w:sz w:val="24"/>
          <w:szCs w:val="24"/>
        </w:rPr>
        <w:t>ie</w:t>
      </w:r>
      <w:r>
        <w:rPr>
          <w:rFonts w:ascii="Times New Roman" w:eastAsia="Times New Roman" w:hAnsi="Times New Roman" w:cs="Times New Roman"/>
          <w:i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i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Ch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ca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o, 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lli</w:t>
      </w:r>
      <w:r>
        <w:rPr>
          <w:rFonts w:ascii="Times New Roman" w:eastAsia="Times New Roman" w:hAnsi="Times New Roman" w:cs="Times New Roman"/>
          <w:sz w:val="24"/>
          <w:szCs w:val="24"/>
        </w:rPr>
        <w:t>no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tl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ee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ng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Con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or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ti</w:t>
      </w:r>
      <w:r>
        <w:rPr>
          <w:rFonts w:ascii="Times New Roman" w:eastAsia="Times New Roman" w:hAnsi="Times New Roman" w:cs="Times New Roman"/>
          <w:sz w:val="24"/>
          <w:szCs w:val="24"/>
        </w:rPr>
        <w:t>u.</w:t>
      </w:r>
    </w:p>
    <w:p w14:paraId="3C1AF913" w14:textId="77777777" w:rsidR="00BE5A93" w:rsidRDefault="00BE5A93">
      <w:pPr>
        <w:spacing w:before="17" w:after="0" w:line="260" w:lineRule="exact"/>
        <w:rPr>
          <w:sz w:val="26"/>
          <w:szCs w:val="26"/>
        </w:rPr>
      </w:pPr>
    </w:p>
    <w:p w14:paraId="71D23261" w14:textId="77777777" w:rsidR="00BE5A93" w:rsidRDefault="00F700C7">
      <w:pPr>
        <w:spacing w:after="0" w:line="240" w:lineRule="auto"/>
        <w:ind w:left="117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ic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la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tc</w:t>
      </w:r>
      <w:r>
        <w:rPr>
          <w:rFonts w:ascii="Times New Roman" w:eastAsia="Times New Roman" w:hAnsi="Times New Roman" w:cs="Times New Roman"/>
          <w:sz w:val="24"/>
          <w:szCs w:val="24"/>
        </w:rPr>
        <w:t>u. (2014).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pacing w:val="-1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oog</w:t>
      </w:r>
      <w:r>
        <w:rPr>
          <w:rFonts w:ascii="Times New Roman" w:eastAsia="Times New Roman" w:hAnsi="Times New Roman" w:cs="Times New Roman"/>
          <w:i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i/>
          <w:spacing w:val="1"/>
          <w:sz w:val="24"/>
          <w:szCs w:val="24"/>
        </w:rPr>
        <w:t xml:space="preserve"> P</w:t>
      </w:r>
      <w:r>
        <w:rPr>
          <w:rFonts w:ascii="Times New Roman" w:eastAsia="Times New Roman" w:hAnsi="Times New Roman" w:cs="Times New Roman"/>
          <w:i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odu</w:t>
      </w:r>
      <w:r>
        <w:rPr>
          <w:rFonts w:ascii="Times New Roman" w:eastAsia="Times New Roman" w:hAnsi="Times New Roman" w:cs="Times New Roman"/>
          <w:i/>
          <w:spacing w:val="1"/>
          <w:sz w:val="24"/>
          <w:szCs w:val="24"/>
        </w:rPr>
        <w:t>ct</w:t>
      </w:r>
      <w:r>
        <w:rPr>
          <w:rFonts w:ascii="Times New Roman" w:eastAsia="Times New Roman" w:hAnsi="Times New Roman" w:cs="Times New Roman"/>
          <w:i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i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i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i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i/>
          <w:spacing w:val="1"/>
          <w:sz w:val="24"/>
          <w:szCs w:val="24"/>
        </w:rPr>
        <w:t>vice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i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and </w:t>
      </w:r>
      <w:r>
        <w:rPr>
          <w:rFonts w:ascii="Times New Roman" w:eastAsia="Times New Roman" w:hAnsi="Times New Roman" w:cs="Times New Roman"/>
          <w:i/>
          <w:spacing w:val="-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oo</w:t>
      </w:r>
      <w:r>
        <w:rPr>
          <w:rFonts w:ascii="Times New Roman" w:eastAsia="Times New Roman" w:hAnsi="Times New Roman" w:cs="Times New Roman"/>
          <w:i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i/>
          <w:spacing w:val="3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. 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ic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tc</w:t>
      </w:r>
      <w:r>
        <w:rPr>
          <w:rFonts w:ascii="Times New Roman" w:eastAsia="Times New Roman" w:hAnsi="Times New Roman" w:cs="Times New Roman"/>
          <w:sz w:val="24"/>
          <w:szCs w:val="24"/>
        </w:rPr>
        <w:t>u.</w:t>
      </w:r>
    </w:p>
    <w:p w14:paraId="27E3A355" w14:textId="77777777" w:rsidR="00BE5A93" w:rsidRDefault="00BE5A93">
      <w:pPr>
        <w:spacing w:after="0"/>
        <w:sectPr w:rsidR="00BE5A93">
          <w:headerReference w:type="default" r:id="rId94"/>
          <w:pgSz w:w="12240" w:h="15840"/>
          <w:pgMar w:top="1700" w:right="1300" w:bottom="280" w:left="1300" w:header="1483" w:footer="0" w:gutter="0"/>
          <w:pgNumType w:start="58"/>
          <w:cols w:space="720"/>
        </w:sectPr>
      </w:pPr>
    </w:p>
    <w:p w14:paraId="62FDC387" w14:textId="77777777" w:rsidR="00BE5A93" w:rsidRDefault="00BE5A93">
      <w:pPr>
        <w:spacing w:after="0" w:line="240" w:lineRule="exact"/>
        <w:rPr>
          <w:sz w:val="24"/>
          <w:szCs w:val="24"/>
        </w:rPr>
      </w:pPr>
    </w:p>
    <w:p w14:paraId="3C42EF1B" w14:textId="77777777" w:rsidR="00BE5A93" w:rsidRDefault="005513D0">
      <w:pPr>
        <w:spacing w:before="29" w:after="0" w:line="240" w:lineRule="auto"/>
        <w:ind w:left="117" w:right="-20"/>
        <w:rPr>
          <w:rFonts w:ascii="Times New Roman" w:eastAsia="Times New Roman" w:hAnsi="Times New Roman" w:cs="Times New Roman"/>
          <w:sz w:val="24"/>
          <w:szCs w:val="24"/>
        </w:rPr>
      </w:pPr>
      <w:hyperlink r:id="rId95">
        <w:r w:rsidR="00F700C7">
          <w:rPr>
            <w:rFonts w:ascii="Times New Roman" w:eastAsia="Times New Roman" w:hAnsi="Times New Roman" w:cs="Times New Roman"/>
            <w:spacing w:val="-1"/>
            <w:sz w:val="24"/>
            <w:szCs w:val="24"/>
          </w:rPr>
          <w:t>N</w:t>
        </w:r>
        <w:r w:rsidR="00F700C7">
          <w:rPr>
            <w:rFonts w:ascii="Times New Roman" w:eastAsia="Times New Roman" w:hAnsi="Times New Roman" w:cs="Times New Roman"/>
            <w:spacing w:val="1"/>
            <w:sz w:val="24"/>
            <w:szCs w:val="24"/>
          </w:rPr>
          <w:t>i</w:t>
        </w:r>
        <w:r w:rsidR="00F700C7">
          <w:rPr>
            <w:rFonts w:ascii="Times New Roman" w:eastAsia="Times New Roman" w:hAnsi="Times New Roman" w:cs="Times New Roman"/>
            <w:spacing w:val="-3"/>
            <w:sz w:val="24"/>
            <w:szCs w:val="24"/>
          </w:rPr>
          <w:t>z</w:t>
        </w:r>
        <w:r w:rsidR="00F700C7">
          <w:rPr>
            <w:rFonts w:ascii="Times New Roman" w:eastAsia="Times New Roman" w:hAnsi="Times New Roman" w:cs="Times New Roman"/>
            <w:spacing w:val="1"/>
            <w:sz w:val="24"/>
            <w:szCs w:val="24"/>
          </w:rPr>
          <w:t>ametti</w:t>
        </w:r>
        <w:r w:rsidR="00F700C7">
          <w:rPr>
            <w:rFonts w:ascii="Times New Roman" w:eastAsia="Times New Roman" w:hAnsi="Times New Roman" w:cs="Times New Roman"/>
            <w:sz w:val="24"/>
            <w:szCs w:val="24"/>
          </w:rPr>
          <w:t xml:space="preserve">n </w:t>
        </w:r>
        <w:r w:rsidR="00F700C7">
          <w:rPr>
            <w:rFonts w:ascii="Times New Roman" w:eastAsia="Times New Roman" w:hAnsi="Times New Roman" w:cs="Times New Roman"/>
            <w:spacing w:val="-5"/>
            <w:sz w:val="24"/>
            <w:szCs w:val="24"/>
          </w:rPr>
          <w:t>G</w:t>
        </w:r>
        <w:r w:rsidR="00F700C7">
          <w:rPr>
            <w:rFonts w:ascii="Times New Roman" w:eastAsia="Times New Roman" w:hAnsi="Times New Roman" w:cs="Times New Roman"/>
            <w:sz w:val="24"/>
            <w:szCs w:val="24"/>
          </w:rPr>
          <w:t>o</w:t>
        </w:r>
        <w:r w:rsidR="00F700C7">
          <w:rPr>
            <w:rFonts w:ascii="Times New Roman" w:eastAsia="Times New Roman" w:hAnsi="Times New Roman" w:cs="Times New Roman"/>
            <w:spacing w:val="3"/>
            <w:sz w:val="24"/>
            <w:szCs w:val="24"/>
          </w:rPr>
          <w:t>k</w:t>
        </w:r>
      </w:hyperlink>
      <w:hyperlink r:id="rId96">
        <w:r w:rsidR="00F700C7">
          <w:rPr>
            <w:rFonts w:ascii="Times New Roman" w:eastAsia="Times New Roman" w:hAnsi="Times New Roman" w:cs="Times New Roman"/>
            <w:sz w:val="24"/>
            <w:szCs w:val="24"/>
          </w:rPr>
          <w:t xml:space="preserve">, </w:t>
        </w:r>
        <w:r w:rsidR="00F700C7">
          <w:rPr>
            <w:rFonts w:ascii="Times New Roman" w:eastAsia="Times New Roman" w:hAnsi="Times New Roman" w:cs="Times New Roman"/>
            <w:spacing w:val="-1"/>
            <w:sz w:val="24"/>
            <w:szCs w:val="24"/>
          </w:rPr>
          <w:t>N</w:t>
        </w:r>
        <w:r w:rsidR="00F700C7">
          <w:rPr>
            <w:rFonts w:ascii="Times New Roman" w:eastAsia="Times New Roman" w:hAnsi="Times New Roman" w:cs="Times New Roman"/>
            <w:spacing w:val="1"/>
            <w:sz w:val="24"/>
            <w:szCs w:val="24"/>
          </w:rPr>
          <w:t>iti</w:t>
        </w:r>
        <w:r w:rsidR="00F700C7">
          <w:rPr>
            <w:rFonts w:ascii="Times New Roman" w:eastAsia="Times New Roman" w:hAnsi="Times New Roman" w:cs="Times New Roman"/>
            <w:sz w:val="24"/>
            <w:szCs w:val="24"/>
          </w:rPr>
          <w:t xml:space="preserve">n </w:t>
        </w:r>
        <w:r w:rsidR="00F700C7">
          <w:rPr>
            <w:rFonts w:ascii="Times New Roman" w:eastAsia="Times New Roman" w:hAnsi="Times New Roman" w:cs="Times New Roman"/>
            <w:spacing w:val="-5"/>
            <w:sz w:val="24"/>
            <w:szCs w:val="24"/>
          </w:rPr>
          <w:t>K</w:t>
        </w:r>
        <w:r w:rsidR="00F700C7">
          <w:rPr>
            <w:rFonts w:ascii="Times New Roman" w:eastAsia="Times New Roman" w:hAnsi="Times New Roman" w:cs="Times New Roman"/>
            <w:sz w:val="24"/>
            <w:szCs w:val="24"/>
          </w:rPr>
          <w:t>h</w:t>
        </w:r>
        <w:r w:rsidR="00F700C7">
          <w:rPr>
            <w:rFonts w:ascii="Times New Roman" w:eastAsia="Times New Roman" w:hAnsi="Times New Roman" w:cs="Times New Roman"/>
            <w:spacing w:val="1"/>
            <w:sz w:val="24"/>
            <w:szCs w:val="24"/>
          </w:rPr>
          <w:t>a</w:t>
        </w:r>
        <w:r w:rsidR="00F700C7">
          <w:rPr>
            <w:rFonts w:ascii="Times New Roman" w:eastAsia="Times New Roman" w:hAnsi="Times New Roman" w:cs="Times New Roman"/>
            <w:sz w:val="24"/>
            <w:szCs w:val="24"/>
          </w:rPr>
          <w:t>nn</w:t>
        </w:r>
        <w:r w:rsidR="00F700C7">
          <w:rPr>
            <w:rFonts w:ascii="Times New Roman" w:eastAsia="Times New Roman" w:hAnsi="Times New Roman" w:cs="Times New Roman"/>
            <w:spacing w:val="3"/>
            <w:sz w:val="24"/>
            <w:szCs w:val="24"/>
          </w:rPr>
          <w:t>a</w:t>
        </w:r>
      </w:hyperlink>
      <w:r w:rsidR="00F700C7">
        <w:rPr>
          <w:rFonts w:ascii="Times New Roman" w:eastAsia="Times New Roman" w:hAnsi="Times New Roman" w:cs="Times New Roman"/>
          <w:sz w:val="24"/>
          <w:szCs w:val="24"/>
        </w:rPr>
        <w:t xml:space="preserve">. (2013). </w:t>
      </w:r>
      <w:r w:rsidR="00F700C7">
        <w:rPr>
          <w:rFonts w:ascii="Times New Roman" w:eastAsia="Times New Roman" w:hAnsi="Times New Roman" w:cs="Times New Roman"/>
          <w:i/>
          <w:spacing w:val="-3"/>
          <w:sz w:val="24"/>
          <w:szCs w:val="24"/>
        </w:rPr>
        <w:t>B</w:t>
      </w:r>
      <w:r w:rsidR="00F700C7">
        <w:rPr>
          <w:rFonts w:ascii="Times New Roman" w:eastAsia="Times New Roman" w:hAnsi="Times New Roman" w:cs="Times New Roman"/>
          <w:i/>
          <w:sz w:val="24"/>
          <w:szCs w:val="24"/>
        </w:rPr>
        <w:t>u</w:t>
      </w:r>
      <w:r w:rsidR="00F700C7">
        <w:rPr>
          <w:rFonts w:ascii="Times New Roman" w:eastAsia="Times New Roman" w:hAnsi="Times New Roman" w:cs="Times New Roman"/>
          <w:i/>
          <w:spacing w:val="1"/>
          <w:sz w:val="24"/>
          <w:szCs w:val="24"/>
        </w:rPr>
        <w:t>il</w:t>
      </w:r>
      <w:r w:rsidR="00F700C7">
        <w:rPr>
          <w:rFonts w:ascii="Times New Roman" w:eastAsia="Times New Roman" w:hAnsi="Times New Roman" w:cs="Times New Roman"/>
          <w:i/>
          <w:sz w:val="24"/>
          <w:szCs w:val="24"/>
        </w:rPr>
        <w:t>d</w:t>
      </w:r>
      <w:r w:rsidR="00F700C7">
        <w:rPr>
          <w:rFonts w:ascii="Times New Roman" w:eastAsia="Times New Roman" w:hAnsi="Times New Roman" w:cs="Times New Roman"/>
          <w:i/>
          <w:spacing w:val="1"/>
          <w:sz w:val="24"/>
          <w:szCs w:val="24"/>
        </w:rPr>
        <w:t>i</w:t>
      </w:r>
      <w:r w:rsidR="00F700C7">
        <w:rPr>
          <w:rFonts w:ascii="Times New Roman" w:eastAsia="Times New Roman" w:hAnsi="Times New Roman" w:cs="Times New Roman"/>
          <w:i/>
          <w:sz w:val="24"/>
          <w:szCs w:val="24"/>
        </w:rPr>
        <w:t xml:space="preserve">ng </w:t>
      </w:r>
      <w:r w:rsidR="00F700C7">
        <w:rPr>
          <w:rFonts w:ascii="Times New Roman" w:eastAsia="Times New Roman" w:hAnsi="Times New Roman" w:cs="Times New Roman"/>
          <w:i/>
          <w:spacing w:val="-1"/>
          <w:sz w:val="24"/>
          <w:szCs w:val="24"/>
        </w:rPr>
        <w:t>H</w:t>
      </w:r>
      <w:r w:rsidR="00F700C7">
        <w:rPr>
          <w:rFonts w:ascii="Times New Roman" w:eastAsia="Times New Roman" w:hAnsi="Times New Roman" w:cs="Times New Roman"/>
          <w:i/>
          <w:spacing w:val="1"/>
          <w:sz w:val="24"/>
          <w:szCs w:val="24"/>
        </w:rPr>
        <w:t>y</w:t>
      </w:r>
      <w:r w:rsidR="00F700C7">
        <w:rPr>
          <w:rFonts w:ascii="Times New Roman" w:eastAsia="Times New Roman" w:hAnsi="Times New Roman" w:cs="Times New Roman"/>
          <w:i/>
          <w:sz w:val="24"/>
          <w:szCs w:val="24"/>
        </w:rPr>
        <w:t>b</w:t>
      </w:r>
      <w:r w:rsidR="00F700C7">
        <w:rPr>
          <w:rFonts w:ascii="Times New Roman" w:eastAsia="Times New Roman" w:hAnsi="Times New Roman" w:cs="Times New Roman"/>
          <w:i/>
          <w:spacing w:val="-1"/>
          <w:sz w:val="24"/>
          <w:szCs w:val="24"/>
        </w:rPr>
        <w:t>r</w:t>
      </w:r>
      <w:r w:rsidR="00F700C7">
        <w:rPr>
          <w:rFonts w:ascii="Times New Roman" w:eastAsia="Times New Roman" w:hAnsi="Times New Roman" w:cs="Times New Roman"/>
          <w:i/>
          <w:spacing w:val="1"/>
          <w:sz w:val="24"/>
          <w:szCs w:val="24"/>
        </w:rPr>
        <w:t>i</w:t>
      </w:r>
      <w:r w:rsidR="00F700C7">
        <w:rPr>
          <w:rFonts w:ascii="Times New Roman" w:eastAsia="Times New Roman" w:hAnsi="Times New Roman" w:cs="Times New Roman"/>
          <w:i/>
          <w:sz w:val="24"/>
          <w:szCs w:val="24"/>
        </w:rPr>
        <w:t xml:space="preserve">d </w:t>
      </w:r>
      <w:r w:rsidR="00F700C7">
        <w:rPr>
          <w:rFonts w:ascii="Times New Roman" w:eastAsia="Times New Roman" w:hAnsi="Times New Roman" w:cs="Times New Roman"/>
          <w:i/>
          <w:spacing w:val="1"/>
          <w:sz w:val="24"/>
          <w:szCs w:val="24"/>
        </w:rPr>
        <w:t>A</w:t>
      </w:r>
      <w:r w:rsidR="00F700C7">
        <w:rPr>
          <w:rFonts w:ascii="Times New Roman" w:eastAsia="Times New Roman" w:hAnsi="Times New Roman" w:cs="Times New Roman"/>
          <w:i/>
          <w:sz w:val="24"/>
          <w:szCs w:val="24"/>
        </w:rPr>
        <w:t>nd</w:t>
      </w:r>
      <w:r w:rsidR="00F700C7">
        <w:rPr>
          <w:rFonts w:ascii="Times New Roman" w:eastAsia="Times New Roman" w:hAnsi="Times New Roman" w:cs="Times New Roman"/>
          <w:i/>
          <w:spacing w:val="-1"/>
          <w:sz w:val="24"/>
          <w:szCs w:val="24"/>
        </w:rPr>
        <w:t>r</w:t>
      </w:r>
      <w:r w:rsidR="00F700C7">
        <w:rPr>
          <w:rFonts w:ascii="Times New Roman" w:eastAsia="Times New Roman" w:hAnsi="Times New Roman" w:cs="Times New Roman"/>
          <w:i/>
          <w:sz w:val="24"/>
          <w:szCs w:val="24"/>
        </w:rPr>
        <w:t>o</w:t>
      </w:r>
      <w:r w:rsidR="00F700C7">
        <w:rPr>
          <w:rFonts w:ascii="Times New Roman" w:eastAsia="Times New Roman" w:hAnsi="Times New Roman" w:cs="Times New Roman"/>
          <w:i/>
          <w:spacing w:val="1"/>
          <w:sz w:val="24"/>
          <w:szCs w:val="24"/>
        </w:rPr>
        <w:t>i</w:t>
      </w:r>
      <w:r w:rsidR="00F700C7">
        <w:rPr>
          <w:rFonts w:ascii="Times New Roman" w:eastAsia="Times New Roman" w:hAnsi="Times New Roman" w:cs="Times New Roman"/>
          <w:i/>
          <w:sz w:val="24"/>
          <w:szCs w:val="24"/>
        </w:rPr>
        <w:t>d</w:t>
      </w:r>
      <w:r w:rsidR="00F700C7">
        <w:rPr>
          <w:rFonts w:ascii="Times New Roman" w:eastAsia="Times New Roman" w:hAnsi="Times New Roman" w:cs="Times New Roman"/>
          <w:i/>
          <w:spacing w:val="-4"/>
          <w:sz w:val="24"/>
          <w:szCs w:val="24"/>
        </w:rPr>
        <w:t xml:space="preserve"> </w:t>
      </w:r>
      <w:r w:rsidR="00F700C7">
        <w:rPr>
          <w:rFonts w:ascii="Times New Roman" w:eastAsia="Times New Roman" w:hAnsi="Times New Roman" w:cs="Times New Roman"/>
          <w:i/>
          <w:spacing w:val="1"/>
          <w:sz w:val="24"/>
          <w:szCs w:val="24"/>
        </w:rPr>
        <w:t>A</w:t>
      </w:r>
      <w:r w:rsidR="00F700C7">
        <w:rPr>
          <w:rFonts w:ascii="Times New Roman" w:eastAsia="Times New Roman" w:hAnsi="Times New Roman" w:cs="Times New Roman"/>
          <w:i/>
          <w:sz w:val="24"/>
          <w:szCs w:val="24"/>
        </w:rPr>
        <w:t>pps</w:t>
      </w:r>
      <w:r w:rsidR="00F700C7">
        <w:rPr>
          <w:rFonts w:ascii="Times New Roman" w:eastAsia="Times New Roman" w:hAnsi="Times New Roman" w:cs="Times New Roman"/>
          <w:i/>
          <w:spacing w:val="-1"/>
          <w:sz w:val="24"/>
          <w:szCs w:val="24"/>
        </w:rPr>
        <w:t xml:space="preserve"> </w:t>
      </w:r>
      <w:r w:rsidR="00F700C7">
        <w:rPr>
          <w:rFonts w:ascii="Times New Roman" w:eastAsia="Times New Roman" w:hAnsi="Times New Roman" w:cs="Times New Roman"/>
          <w:i/>
          <w:sz w:val="24"/>
          <w:szCs w:val="24"/>
        </w:rPr>
        <w:t>w</w:t>
      </w:r>
      <w:r w:rsidR="00F700C7">
        <w:rPr>
          <w:rFonts w:ascii="Times New Roman" w:eastAsia="Times New Roman" w:hAnsi="Times New Roman" w:cs="Times New Roman"/>
          <w:i/>
          <w:spacing w:val="1"/>
          <w:sz w:val="24"/>
          <w:szCs w:val="24"/>
        </w:rPr>
        <w:t>it</w:t>
      </w:r>
      <w:r w:rsidR="00F700C7">
        <w:rPr>
          <w:rFonts w:ascii="Times New Roman" w:eastAsia="Times New Roman" w:hAnsi="Times New Roman" w:cs="Times New Roman"/>
          <w:i/>
          <w:sz w:val="24"/>
          <w:szCs w:val="24"/>
        </w:rPr>
        <w:t xml:space="preserve">h </w:t>
      </w:r>
      <w:r w:rsidR="00F700C7">
        <w:rPr>
          <w:rFonts w:ascii="Times New Roman" w:eastAsia="Times New Roman" w:hAnsi="Times New Roman" w:cs="Times New Roman"/>
          <w:i/>
          <w:spacing w:val="1"/>
          <w:sz w:val="24"/>
          <w:szCs w:val="24"/>
        </w:rPr>
        <w:t>J</w:t>
      </w:r>
      <w:r w:rsidR="00F700C7">
        <w:rPr>
          <w:rFonts w:ascii="Times New Roman" w:eastAsia="Times New Roman" w:hAnsi="Times New Roman" w:cs="Times New Roman"/>
          <w:i/>
          <w:spacing w:val="-4"/>
          <w:sz w:val="24"/>
          <w:szCs w:val="24"/>
        </w:rPr>
        <w:t>a</w:t>
      </w:r>
      <w:r w:rsidR="00F700C7">
        <w:rPr>
          <w:rFonts w:ascii="Times New Roman" w:eastAsia="Times New Roman" w:hAnsi="Times New Roman" w:cs="Times New Roman"/>
          <w:i/>
          <w:spacing w:val="1"/>
          <w:sz w:val="24"/>
          <w:szCs w:val="24"/>
        </w:rPr>
        <w:t>v</w:t>
      </w:r>
      <w:r w:rsidR="00F700C7">
        <w:rPr>
          <w:rFonts w:ascii="Times New Roman" w:eastAsia="Times New Roman" w:hAnsi="Times New Roman" w:cs="Times New Roman"/>
          <w:i/>
          <w:sz w:val="24"/>
          <w:szCs w:val="24"/>
        </w:rPr>
        <w:t>a a</w:t>
      </w:r>
      <w:r w:rsidR="00F700C7">
        <w:rPr>
          <w:rFonts w:ascii="Times New Roman" w:eastAsia="Times New Roman" w:hAnsi="Times New Roman" w:cs="Times New Roman"/>
          <w:i/>
          <w:spacing w:val="-4"/>
          <w:sz w:val="24"/>
          <w:szCs w:val="24"/>
        </w:rPr>
        <w:t>n</w:t>
      </w:r>
      <w:r w:rsidR="00F700C7">
        <w:rPr>
          <w:rFonts w:ascii="Times New Roman" w:eastAsia="Times New Roman" w:hAnsi="Times New Roman" w:cs="Times New Roman"/>
          <w:i/>
          <w:sz w:val="24"/>
          <w:szCs w:val="24"/>
        </w:rPr>
        <w:t>d</w:t>
      </w:r>
    </w:p>
    <w:p w14:paraId="6EDBA936" w14:textId="77777777" w:rsidR="00BE5A93" w:rsidRDefault="00BE5A93">
      <w:pPr>
        <w:spacing w:before="10" w:after="0" w:line="130" w:lineRule="exact"/>
        <w:rPr>
          <w:sz w:val="13"/>
          <w:szCs w:val="13"/>
        </w:rPr>
      </w:pPr>
    </w:p>
    <w:p w14:paraId="7BF7649D" w14:textId="77777777" w:rsidR="00BE5A93" w:rsidRDefault="00F700C7">
      <w:pPr>
        <w:spacing w:after="0" w:line="240" w:lineRule="auto"/>
        <w:ind w:left="836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spacing w:val="1"/>
          <w:sz w:val="24"/>
          <w:szCs w:val="24"/>
        </w:rPr>
        <w:t>J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i/>
          <w:spacing w:val="1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aS</w:t>
      </w:r>
      <w:r>
        <w:rPr>
          <w:rFonts w:ascii="Times New Roman" w:eastAsia="Times New Roman" w:hAnsi="Times New Roman" w:cs="Times New Roman"/>
          <w:i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i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i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i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i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pp</w:t>
      </w:r>
      <w:r>
        <w:rPr>
          <w:rFonts w:ascii="Times New Roman" w:eastAsia="Times New Roman" w:hAnsi="Times New Roman" w:cs="Times New Roman"/>
          <w:i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i/>
          <w:spacing w:val="-3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i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ng Na</w:t>
      </w:r>
      <w:r>
        <w:rPr>
          <w:rFonts w:ascii="Times New Roman" w:eastAsia="Times New Roman" w:hAnsi="Times New Roman" w:cs="Times New Roman"/>
          <w:i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i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i/>
          <w:spacing w:val="1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i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pacing w:val="-1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i/>
          <w:spacing w:val="-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i/>
          <w:spacing w:val="1"/>
          <w:sz w:val="24"/>
          <w:szCs w:val="24"/>
        </w:rPr>
        <w:t>vi</w:t>
      </w:r>
      <w:r>
        <w:rPr>
          <w:rFonts w:ascii="Times New Roman" w:eastAsia="Times New Roman" w:hAnsi="Times New Roman" w:cs="Times New Roman"/>
          <w:i/>
          <w:spacing w:val="-3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i/>
          <w:spacing w:val="1"/>
          <w:sz w:val="24"/>
          <w:szCs w:val="24"/>
        </w:rPr>
        <w:t xml:space="preserve"> AP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i/>
          <w:spacing w:val="4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spacing w:val="5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-7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eil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spacing w:val="-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CDBDFBB" w14:textId="77777777" w:rsidR="00BE5A93" w:rsidRDefault="00F700C7">
      <w:pPr>
        <w:spacing w:before="81" w:after="0" w:line="684" w:lineRule="exact"/>
        <w:ind w:left="117" w:right="826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z w:val="24"/>
          <w:szCs w:val="24"/>
        </w:rPr>
        <w:t>hon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5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p, (2009).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5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bou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. Con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lta</w:t>
      </w:r>
      <w:r>
        <w:rPr>
          <w:rFonts w:ascii="Times New Roman" w:eastAsia="Times New Roman" w:hAnsi="Times New Roman" w:cs="Times New Roman"/>
          <w:sz w:val="24"/>
          <w:szCs w:val="24"/>
        </w:rPr>
        <w:t>do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9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br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ro 23, 2016, de</w:t>
      </w:r>
      <w:r>
        <w:rPr>
          <w:rFonts w:ascii="Times New Roman" w:eastAsia="Times New Roman" w:hAnsi="Times New Roman" w:cs="Times New Roman"/>
          <w:spacing w:val="6"/>
          <w:sz w:val="24"/>
          <w:szCs w:val="24"/>
        </w:rPr>
        <w:t xml:space="preserve"> </w:t>
      </w:r>
      <w:hyperlink r:id="rId97">
        <w:r>
          <w:rPr>
            <w:rFonts w:ascii="Times New Roman" w:eastAsia="Times New Roman" w:hAnsi="Times New Roman" w:cs="Times New Roman"/>
            <w:i/>
            <w:sz w:val="24"/>
            <w:szCs w:val="24"/>
          </w:rPr>
          <w:t>h</w:t>
        </w:r>
        <w:r>
          <w:rPr>
            <w:rFonts w:ascii="Times New Roman" w:eastAsia="Times New Roman" w:hAnsi="Times New Roman" w:cs="Times New Roman"/>
            <w:i/>
            <w:spacing w:val="1"/>
            <w:sz w:val="24"/>
            <w:szCs w:val="24"/>
          </w:rPr>
          <w:t>tt</w:t>
        </w:r>
        <w:r>
          <w:rPr>
            <w:rFonts w:ascii="Times New Roman" w:eastAsia="Times New Roman" w:hAnsi="Times New Roman" w:cs="Times New Roman"/>
            <w:i/>
            <w:sz w:val="24"/>
            <w:szCs w:val="24"/>
          </w:rPr>
          <w:t>p</w:t>
        </w:r>
        <w:r>
          <w:rPr>
            <w:rFonts w:ascii="Times New Roman" w:eastAsia="Times New Roman" w:hAnsi="Times New Roman" w:cs="Times New Roman"/>
            <w:i/>
            <w:spacing w:val="-4"/>
            <w:sz w:val="24"/>
            <w:szCs w:val="24"/>
          </w:rPr>
          <w:t>:</w:t>
        </w:r>
        <w:r>
          <w:rPr>
            <w:rFonts w:ascii="Times New Roman" w:eastAsia="Times New Roman" w:hAnsi="Times New Roman" w:cs="Times New Roman"/>
            <w:i/>
            <w:spacing w:val="1"/>
            <w:sz w:val="24"/>
            <w:szCs w:val="24"/>
          </w:rPr>
          <w:t>//</w:t>
        </w:r>
        <w:r>
          <w:rPr>
            <w:rFonts w:ascii="Times New Roman" w:eastAsia="Times New Roman" w:hAnsi="Times New Roman" w:cs="Times New Roman"/>
            <w:i/>
            <w:sz w:val="24"/>
            <w:szCs w:val="24"/>
          </w:rPr>
          <w:t>phon</w:t>
        </w:r>
        <w:r>
          <w:rPr>
            <w:rFonts w:ascii="Times New Roman" w:eastAsia="Times New Roman" w:hAnsi="Times New Roman" w:cs="Times New Roman"/>
            <w:i/>
            <w:spacing w:val="1"/>
            <w:sz w:val="24"/>
            <w:szCs w:val="24"/>
          </w:rPr>
          <w:t>e</w:t>
        </w:r>
        <w:r>
          <w:rPr>
            <w:rFonts w:ascii="Times New Roman" w:eastAsia="Times New Roman" w:hAnsi="Times New Roman" w:cs="Times New Roman"/>
            <w:i/>
            <w:sz w:val="24"/>
            <w:szCs w:val="24"/>
          </w:rPr>
          <w:t>gap</w:t>
        </w:r>
        <w:r>
          <w:rPr>
            <w:rFonts w:ascii="Times New Roman" w:eastAsia="Times New Roman" w:hAnsi="Times New Roman" w:cs="Times New Roman"/>
            <w:i/>
            <w:spacing w:val="-4"/>
            <w:sz w:val="24"/>
            <w:szCs w:val="24"/>
          </w:rPr>
          <w:t>.</w:t>
        </w:r>
        <w:r>
          <w:rPr>
            <w:rFonts w:ascii="Times New Roman" w:eastAsia="Times New Roman" w:hAnsi="Times New Roman" w:cs="Times New Roman"/>
            <w:i/>
            <w:spacing w:val="1"/>
            <w:sz w:val="24"/>
            <w:szCs w:val="24"/>
          </w:rPr>
          <w:t>c</w:t>
        </w:r>
        <w:r>
          <w:rPr>
            <w:rFonts w:ascii="Times New Roman" w:eastAsia="Times New Roman" w:hAnsi="Times New Roman" w:cs="Times New Roman"/>
            <w:i/>
            <w:sz w:val="24"/>
            <w:szCs w:val="24"/>
          </w:rPr>
          <w:t>o</w:t>
        </w:r>
        <w:r>
          <w:rPr>
            <w:rFonts w:ascii="Times New Roman" w:eastAsia="Times New Roman" w:hAnsi="Times New Roman" w:cs="Times New Roman"/>
            <w:i/>
            <w:spacing w:val="-1"/>
            <w:sz w:val="24"/>
            <w:szCs w:val="24"/>
          </w:rPr>
          <w:t>m</w:t>
        </w:r>
        <w:r>
          <w:rPr>
            <w:rFonts w:ascii="Times New Roman" w:eastAsia="Times New Roman" w:hAnsi="Times New Roman" w:cs="Times New Roman"/>
            <w:i/>
            <w:spacing w:val="1"/>
            <w:sz w:val="24"/>
            <w:szCs w:val="24"/>
          </w:rPr>
          <w:t>/</w:t>
        </w:r>
        <w:r>
          <w:rPr>
            <w:rFonts w:ascii="Times New Roman" w:eastAsia="Times New Roman" w:hAnsi="Times New Roman" w:cs="Times New Roman"/>
            <w:i/>
            <w:spacing w:val="-4"/>
            <w:sz w:val="24"/>
            <w:szCs w:val="24"/>
          </w:rPr>
          <w:t>a</w:t>
        </w:r>
        <w:r>
          <w:rPr>
            <w:rFonts w:ascii="Times New Roman" w:eastAsia="Times New Roman" w:hAnsi="Times New Roman" w:cs="Times New Roman"/>
            <w:i/>
            <w:sz w:val="24"/>
            <w:szCs w:val="24"/>
          </w:rPr>
          <w:t>bou</w:t>
        </w:r>
        <w:r>
          <w:rPr>
            <w:rFonts w:ascii="Times New Roman" w:eastAsia="Times New Roman" w:hAnsi="Times New Roman" w:cs="Times New Roman"/>
            <w:i/>
            <w:spacing w:val="4"/>
            <w:sz w:val="24"/>
            <w:szCs w:val="24"/>
          </w:rPr>
          <w:t>t</w:t>
        </w:r>
      </w:hyperlink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.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nk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r </w:t>
      </w:r>
      <w:r>
        <w:rPr>
          <w:rFonts w:ascii="Times New Roman" w:eastAsia="Times New Roman" w:hAnsi="Times New Roman" w:cs="Times New Roman"/>
          <w:spacing w:val="-5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al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r.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( 2015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>).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pacing w:val="-1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i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i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i/>
          <w:spacing w:val="1"/>
          <w:sz w:val="24"/>
          <w:szCs w:val="24"/>
        </w:rPr>
        <w:t>ti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ng S</w:t>
      </w:r>
      <w:r>
        <w:rPr>
          <w:rFonts w:ascii="Times New Roman" w:eastAsia="Times New Roman" w:hAnsi="Times New Roman" w:cs="Times New Roman"/>
          <w:i/>
          <w:spacing w:val="1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i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i/>
          <w:spacing w:val="-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i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i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i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pacing w:val="-4"/>
          <w:sz w:val="24"/>
          <w:szCs w:val="24"/>
        </w:rPr>
        <w:t>(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i/>
          <w:spacing w:val="1"/>
          <w:sz w:val="24"/>
          <w:szCs w:val="24"/>
        </w:rPr>
        <w:t>el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i/>
          <w:spacing w:val="1"/>
          <w:sz w:val="24"/>
          <w:szCs w:val="24"/>
        </w:rPr>
        <w:t xml:space="preserve"> E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i/>
          <w:spacing w:val="1"/>
          <w:sz w:val="24"/>
          <w:szCs w:val="24"/>
        </w:rPr>
        <w:t>iti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on 1.1).</w:t>
      </w:r>
      <w:r>
        <w:rPr>
          <w:rFonts w:ascii="Times New Roman" w:eastAsia="Times New Roman" w:hAnsi="Times New Roman" w:cs="Times New Roman"/>
          <w:i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nd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ia</w:t>
      </w:r>
      <w:r>
        <w:rPr>
          <w:rFonts w:ascii="Times New Roman" w:eastAsia="Times New Roman" w:hAnsi="Times New Roman" w:cs="Times New Roman"/>
          <w:sz w:val="24"/>
          <w:szCs w:val="24"/>
        </w:rPr>
        <w:t>.:</w:t>
      </w:r>
      <w:r>
        <w:rPr>
          <w:rFonts w:ascii="Times New Roman" w:eastAsia="Times New Roman" w:hAnsi="Times New Roman" w:cs="Times New Roman"/>
          <w:spacing w:val="-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nk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al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r.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or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z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, (2015).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Co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ng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he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T</w:t>
      </w:r>
      <w:r>
        <w:rPr>
          <w:rFonts w:ascii="Times New Roman" w:eastAsia="Times New Roman" w:hAnsi="Times New Roman" w:cs="Times New Roman"/>
          <w:sz w:val="24"/>
          <w:szCs w:val="24"/>
        </w:rPr>
        <w:t>op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6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ame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sz w:val="24"/>
          <w:szCs w:val="24"/>
        </w:rPr>
        <w:t>orks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pacing w:val="-6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sz w:val="24"/>
          <w:szCs w:val="24"/>
        </w:rPr>
        <w:t>or</w:t>
      </w:r>
      <w:proofErr w:type="gramEnd"/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il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ng 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sz w:val="24"/>
          <w:szCs w:val="24"/>
        </w:rPr>
        <w:t>br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d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z w:val="24"/>
          <w:szCs w:val="24"/>
        </w:rPr>
        <w:t>ob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ile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7A22FD25" w14:textId="77777777" w:rsidR="00BE5A93" w:rsidRDefault="00F700C7">
      <w:pPr>
        <w:spacing w:before="51" w:after="0" w:line="362" w:lineRule="auto"/>
        <w:ind w:left="836" w:right="9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Con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lta</w:t>
      </w:r>
      <w:r>
        <w:rPr>
          <w:rFonts w:ascii="Times New Roman" w:eastAsia="Times New Roman" w:hAnsi="Times New Roman" w:cs="Times New Roman"/>
          <w:sz w:val="24"/>
          <w:szCs w:val="24"/>
        </w:rPr>
        <w:t>do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9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br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ro 25, 2016, de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hyperlink r:id="rId98">
        <w:r>
          <w:rPr>
            <w:rFonts w:ascii="Times New Roman" w:eastAsia="Times New Roman" w:hAnsi="Times New Roman" w:cs="Times New Roman"/>
            <w:i/>
            <w:sz w:val="24"/>
            <w:szCs w:val="24"/>
          </w:rPr>
          <w:t>h</w:t>
        </w:r>
        <w:r>
          <w:rPr>
            <w:rFonts w:ascii="Times New Roman" w:eastAsia="Times New Roman" w:hAnsi="Times New Roman" w:cs="Times New Roman"/>
            <w:i/>
            <w:spacing w:val="1"/>
            <w:sz w:val="24"/>
            <w:szCs w:val="24"/>
          </w:rPr>
          <w:t>tt</w:t>
        </w:r>
        <w:r>
          <w:rPr>
            <w:rFonts w:ascii="Times New Roman" w:eastAsia="Times New Roman" w:hAnsi="Times New Roman" w:cs="Times New Roman"/>
            <w:i/>
            <w:sz w:val="24"/>
            <w:szCs w:val="24"/>
          </w:rPr>
          <w:t>p:</w:t>
        </w:r>
        <w:r>
          <w:rPr>
            <w:rFonts w:ascii="Times New Roman" w:eastAsia="Times New Roman" w:hAnsi="Times New Roman" w:cs="Times New Roman"/>
            <w:i/>
            <w:spacing w:val="-3"/>
            <w:sz w:val="24"/>
            <w:szCs w:val="24"/>
          </w:rPr>
          <w:t>/</w:t>
        </w:r>
        <w:r>
          <w:rPr>
            <w:rFonts w:ascii="Times New Roman" w:eastAsia="Times New Roman" w:hAnsi="Times New Roman" w:cs="Times New Roman"/>
            <w:i/>
            <w:spacing w:val="1"/>
            <w:sz w:val="24"/>
            <w:szCs w:val="24"/>
          </w:rPr>
          <w:t>/t</w:t>
        </w:r>
        <w:r>
          <w:rPr>
            <w:rFonts w:ascii="Times New Roman" w:eastAsia="Times New Roman" w:hAnsi="Times New Roman" w:cs="Times New Roman"/>
            <w:i/>
            <w:sz w:val="24"/>
            <w:szCs w:val="24"/>
          </w:rPr>
          <w:t>u</w:t>
        </w:r>
        <w:r>
          <w:rPr>
            <w:rFonts w:ascii="Times New Roman" w:eastAsia="Times New Roman" w:hAnsi="Times New Roman" w:cs="Times New Roman"/>
            <w:i/>
            <w:spacing w:val="-3"/>
            <w:sz w:val="24"/>
            <w:szCs w:val="24"/>
          </w:rPr>
          <w:t>t</w:t>
        </w:r>
        <w:r>
          <w:rPr>
            <w:rFonts w:ascii="Times New Roman" w:eastAsia="Times New Roman" w:hAnsi="Times New Roman" w:cs="Times New Roman"/>
            <w:i/>
            <w:sz w:val="24"/>
            <w:szCs w:val="24"/>
          </w:rPr>
          <w:t>o</w:t>
        </w:r>
        <w:r>
          <w:rPr>
            <w:rFonts w:ascii="Times New Roman" w:eastAsia="Times New Roman" w:hAnsi="Times New Roman" w:cs="Times New Roman"/>
            <w:i/>
            <w:spacing w:val="-1"/>
            <w:sz w:val="24"/>
            <w:szCs w:val="24"/>
          </w:rPr>
          <w:t>r</w:t>
        </w:r>
        <w:r>
          <w:rPr>
            <w:rFonts w:ascii="Times New Roman" w:eastAsia="Times New Roman" w:hAnsi="Times New Roman" w:cs="Times New Roman"/>
            <w:i/>
            <w:spacing w:val="1"/>
            <w:sz w:val="24"/>
            <w:szCs w:val="24"/>
          </w:rPr>
          <w:t>i</w:t>
        </w:r>
        <w:r>
          <w:rPr>
            <w:rFonts w:ascii="Times New Roman" w:eastAsia="Times New Roman" w:hAnsi="Times New Roman" w:cs="Times New Roman"/>
            <w:i/>
            <w:sz w:val="24"/>
            <w:szCs w:val="24"/>
          </w:rPr>
          <w:t>a</w:t>
        </w:r>
        <w:r>
          <w:rPr>
            <w:rFonts w:ascii="Times New Roman" w:eastAsia="Times New Roman" w:hAnsi="Times New Roman" w:cs="Times New Roman"/>
            <w:i/>
            <w:spacing w:val="1"/>
            <w:sz w:val="24"/>
            <w:szCs w:val="24"/>
          </w:rPr>
          <w:t>l</w:t>
        </w:r>
        <w:r>
          <w:rPr>
            <w:rFonts w:ascii="Times New Roman" w:eastAsia="Times New Roman" w:hAnsi="Times New Roman" w:cs="Times New Roman"/>
            <w:i/>
            <w:spacing w:val="-1"/>
            <w:sz w:val="24"/>
            <w:szCs w:val="24"/>
          </w:rPr>
          <w:t>z</w:t>
        </w:r>
        <w:r>
          <w:rPr>
            <w:rFonts w:ascii="Times New Roman" w:eastAsia="Times New Roman" w:hAnsi="Times New Roman" w:cs="Times New Roman"/>
            <w:i/>
            <w:spacing w:val="1"/>
            <w:sz w:val="24"/>
            <w:szCs w:val="24"/>
          </w:rPr>
          <w:t>i</w:t>
        </w:r>
        <w:r>
          <w:rPr>
            <w:rFonts w:ascii="Times New Roman" w:eastAsia="Times New Roman" w:hAnsi="Times New Roman" w:cs="Times New Roman"/>
            <w:i/>
            <w:sz w:val="24"/>
            <w:szCs w:val="24"/>
          </w:rPr>
          <w:t>n</w:t>
        </w:r>
        <w:r>
          <w:rPr>
            <w:rFonts w:ascii="Times New Roman" w:eastAsia="Times New Roman" w:hAnsi="Times New Roman" w:cs="Times New Roman"/>
            <w:i/>
            <w:spacing w:val="1"/>
            <w:sz w:val="24"/>
            <w:szCs w:val="24"/>
          </w:rPr>
          <w:t>e</w:t>
        </w:r>
        <w:r>
          <w:rPr>
            <w:rFonts w:ascii="Times New Roman" w:eastAsia="Times New Roman" w:hAnsi="Times New Roman" w:cs="Times New Roman"/>
            <w:i/>
            <w:sz w:val="24"/>
            <w:szCs w:val="24"/>
          </w:rPr>
          <w:t>.</w:t>
        </w:r>
        <w:r>
          <w:rPr>
            <w:rFonts w:ascii="Times New Roman" w:eastAsia="Times New Roman" w:hAnsi="Times New Roman" w:cs="Times New Roman"/>
            <w:i/>
            <w:spacing w:val="1"/>
            <w:sz w:val="24"/>
            <w:szCs w:val="24"/>
          </w:rPr>
          <w:t>c</w:t>
        </w:r>
        <w:r>
          <w:rPr>
            <w:rFonts w:ascii="Times New Roman" w:eastAsia="Times New Roman" w:hAnsi="Times New Roman" w:cs="Times New Roman"/>
            <w:i/>
            <w:sz w:val="24"/>
            <w:szCs w:val="24"/>
          </w:rPr>
          <w:t>o</w:t>
        </w:r>
        <w:r>
          <w:rPr>
            <w:rFonts w:ascii="Times New Roman" w:eastAsia="Times New Roman" w:hAnsi="Times New Roman" w:cs="Times New Roman"/>
            <w:i/>
            <w:spacing w:val="-1"/>
            <w:sz w:val="24"/>
            <w:szCs w:val="24"/>
          </w:rPr>
          <w:t>m</w:t>
        </w:r>
        <w:r>
          <w:rPr>
            <w:rFonts w:ascii="Times New Roman" w:eastAsia="Times New Roman" w:hAnsi="Times New Roman" w:cs="Times New Roman"/>
            <w:i/>
            <w:spacing w:val="1"/>
            <w:sz w:val="24"/>
            <w:szCs w:val="24"/>
          </w:rPr>
          <w:t>/</w:t>
        </w:r>
        <w:r>
          <w:rPr>
            <w:rFonts w:ascii="Times New Roman" w:eastAsia="Times New Roman" w:hAnsi="Times New Roman" w:cs="Times New Roman"/>
            <w:i/>
            <w:sz w:val="24"/>
            <w:szCs w:val="24"/>
          </w:rPr>
          <w:t>2015</w:t>
        </w:r>
        <w:r>
          <w:rPr>
            <w:rFonts w:ascii="Times New Roman" w:eastAsia="Times New Roman" w:hAnsi="Times New Roman" w:cs="Times New Roman"/>
            <w:i/>
            <w:spacing w:val="1"/>
            <w:sz w:val="24"/>
            <w:szCs w:val="24"/>
          </w:rPr>
          <w:t>/</w:t>
        </w:r>
        <w:r>
          <w:rPr>
            <w:rFonts w:ascii="Times New Roman" w:eastAsia="Times New Roman" w:hAnsi="Times New Roman" w:cs="Times New Roman"/>
            <w:i/>
            <w:sz w:val="24"/>
            <w:szCs w:val="24"/>
          </w:rPr>
          <w:t>1</w:t>
        </w:r>
        <w:r>
          <w:rPr>
            <w:rFonts w:ascii="Times New Roman" w:eastAsia="Times New Roman" w:hAnsi="Times New Roman" w:cs="Times New Roman"/>
            <w:i/>
            <w:spacing w:val="-4"/>
            <w:sz w:val="24"/>
            <w:szCs w:val="24"/>
          </w:rPr>
          <w:t>0</w:t>
        </w:r>
        <w:r>
          <w:rPr>
            <w:rFonts w:ascii="Times New Roman" w:eastAsia="Times New Roman" w:hAnsi="Times New Roman" w:cs="Times New Roman"/>
            <w:i/>
            <w:spacing w:val="1"/>
            <w:sz w:val="24"/>
            <w:szCs w:val="24"/>
          </w:rPr>
          <w:t>/c</w:t>
        </w:r>
        <w:r>
          <w:rPr>
            <w:rFonts w:ascii="Times New Roman" w:eastAsia="Times New Roman" w:hAnsi="Times New Roman" w:cs="Times New Roman"/>
            <w:i/>
            <w:sz w:val="24"/>
            <w:szCs w:val="24"/>
          </w:rPr>
          <w:t>o</w:t>
        </w:r>
        <w:r>
          <w:rPr>
            <w:rFonts w:ascii="Times New Roman" w:eastAsia="Times New Roman" w:hAnsi="Times New Roman" w:cs="Times New Roman"/>
            <w:i/>
            <w:spacing w:val="-1"/>
            <w:sz w:val="24"/>
            <w:szCs w:val="24"/>
          </w:rPr>
          <w:t>m</w:t>
        </w:r>
        <w:r>
          <w:rPr>
            <w:rFonts w:ascii="Times New Roman" w:eastAsia="Times New Roman" w:hAnsi="Times New Roman" w:cs="Times New Roman"/>
            <w:i/>
            <w:sz w:val="24"/>
            <w:szCs w:val="24"/>
          </w:rPr>
          <w:t>pa</w:t>
        </w:r>
        <w:r>
          <w:rPr>
            <w:rFonts w:ascii="Times New Roman" w:eastAsia="Times New Roman" w:hAnsi="Times New Roman" w:cs="Times New Roman"/>
            <w:i/>
            <w:spacing w:val="-1"/>
            <w:sz w:val="24"/>
            <w:szCs w:val="24"/>
          </w:rPr>
          <w:t>r</w:t>
        </w:r>
        <w:r>
          <w:rPr>
            <w:rFonts w:ascii="Times New Roman" w:eastAsia="Times New Roman" w:hAnsi="Times New Roman" w:cs="Times New Roman"/>
            <w:i/>
            <w:spacing w:val="1"/>
            <w:sz w:val="24"/>
            <w:szCs w:val="24"/>
          </w:rPr>
          <w:t>i</w:t>
        </w:r>
        <w:r>
          <w:rPr>
            <w:rFonts w:ascii="Times New Roman" w:eastAsia="Times New Roman" w:hAnsi="Times New Roman" w:cs="Times New Roman"/>
            <w:i/>
            <w:sz w:val="24"/>
            <w:szCs w:val="24"/>
          </w:rPr>
          <w:t>n</w:t>
        </w:r>
        <w:r>
          <w:rPr>
            <w:rFonts w:ascii="Times New Roman" w:eastAsia="Times New Roman" w:hAnsi="Times New Roman" w:cs="Times New Roman"/>
            <w:i/>
            <w:spacing w:val="6"/>
            <w:sz w:val="24"/>
            <w:szCs w:val="24"/>
          </w:rPr>
          <w:t>g</w:t>
        </w:r>
        <w:r>
          <w:rPr>
            <w:rFonts w:ascii="Times New Roman" w:eastAsia="Times New Roman" w:hAnsi="Times New Roman" w:cs="Times New Roman"/>
            <w:i/>
            <w:sz w:val="24"/>
            <w:szCs w:val="24"/>
          </w:rPr>
          <w:t>-</w:t>
        </w:r>
        <w:r>
          <w:rPr>
            <w:rFonts w:ascii="Times New Roman" w:eastAsia="Times New Roman" w:hAnsi="Times New Roman" w:cs="Times New Roman"/>
            <w:i/>
            <w:spacing w:val="1"/>
            <w:sz w:val="24"/>
            <w:szCs w:val="24"/>
          </w:rPr>
          <w:t>t</w:t>
        </w:r>
        <w:r>
          <w:rPr>
            <w:rFonts w:ascii="Times New Roman" w:eastAsia="Times New Roman" w:hAnsi="Times New Roman" w:cs="Times New Roman"/>
            <w:i/>
            <w:sz w:val="24"/>
            <w:szCs w:val="24"/>
          </w:rPr>
          <w:t>h</w:t>
        </w:r>
        <w:r>
          <w:rPr>
            <w:rFonts w:ascii="Times New Roman" w:eastAsia="Times New Roman" w:hAnsi="Times New Roman" w:cs="Times New Roman"/>
            <w:i/>
            <w:spacing w:val="2"/>
            <w:sz w:val="24"/>
            <w:szCs w:val="24"/>
          </w:rPr>
          <w:t>e</w:t>
        </w:r>
        <w:r>
          <w:rPr>
            <w:rFonts w:ascii="Times New Roman" w:eastAsia="Times New Roman" w:hAnsi="Times New Roman" w:cs="Times New Roman"/>
            <w:i/>
            <w:sz w:val="24"/>
            <w:szCs w:val="24"/>
          </w:rPr>
          <w:t>-</w:t>
        </w:r>
      </w:hyperlink>
      <w:hyperlink r:id="rId99">
        <w:r>
          <w:rPr>
            <w:rFonts w:ascii="Times New Roman" w:eastAsia="Times New Roman" w:hAnsi="Times New Roman" w:cs="Times New Roman"/>
            <w:i/>
            <w:sz w:val="24"/>
            <w:szCs w:val="24"/>
          </w:rPr>
          <w:t xml:space="preserve"> </w:t>
        </w:r>
        <w:r>
          <w:rPr>
            <w:rFonts w:ascii="Times New Roman" w:eastAsia="Times New Roman" w:hAnsi="Times New Roman" w:cs="Times New Roman"/>
            <w:i/>
            <w:spacing w:val="1"/>
            <w:sz w:val="24"/>
            <w:szCs w:val="24"/>
          </w:rPr>
          <w:t>t</w:t>
        </w:r>
        <w:r>
          <w:rPr>
            <w:rFonts w:ascii="Times New Roman" w:eastAsia="Times New Roman" w:hAnsi="Times New Roman" w:cs="Times New Roman"/>
            <w:i/>
            <w:sz w:val="24"/>
            <w:szCs w:val="24"/>
          </w:rPr>
          <w:t>o</w:t>
        </w:r>
        <w:r>
          <w:rPr>
            <w:rFonts w:ascii="Times New Roman" w:eastAsia="Times New Roman" w:hAnsi="Times New Roman" w:cs="Times New Roman"/>
            <w:i/>
            <w:spacing w:val="1"/>
            <w:sz w:val="24"/>
            <w:szCs w:val="24"/>
          </w:rPr>
          <w:t>p</w:t>
        </w:r>
        <w:r>
          <w:rPr>
            <w:rFonts w:ascii="Times New Roman" w:eastAsia="Times New Roman" w:hAnsi="Times New Roman" w:cs="Times New Roman"/>
            <w:i/>
            <w:sz w:val="24"/>
            <w:szCs w:val="24"/>
          </w:rPr>
          <w:t>-</w:t>
        </w:r>
        <w:r>
          <w:rPr>
            <w:rFonts w:ascii="Times New Roman" w:eastAsia="Times New Roman" w:hAnsi="Times New Roman" w:cs="Times New Roman"/>
            <w:i/>
            <w:spacing w:val="1"/>
            <w:sz w:val="24"/>
            <w:szCs w:val="24"/>
          </w:rPr>
          <w:t>f</w:t>
        </w:r>
        <w:r>
          <w:rPr>
            <w:rFonts w:ascii="Times New Roman" w:eastAsia="Times New Roman" w:hAnsi="Times New Roman" w:cs="Times New Roman"/>
            <w:i/>
            <w:spacing w:val="-1"/>
            <w:sz w:val="24"/>
            <w:szCs w:val="24"/>
          </w:rPr>
          <w:t>r</w:t>
        </w:r>
        <w:r>
          <w:rPr>
            <w:rFonts w:ascii="Times New Roman" w:eastAsia="Times New Roman" w:hAnsi="Times New Roman" w:cs="Times New Roman"/>
            <w:i/>
            <w:sz w:val="24"/>
            <w:szCs w:val="24"/>
          </w:rPr>
          <w:t>a</w:t>
        </w:r>
        <w:r>
          <w:rPr>
            <w:rFonts w:ascii="Times New Roman" w:eastAsia="Times New Roman" w:hAnsi="Times New Roman" w:cs="Times New Roman"/>
            <w:i/>
            <w:spacing w:val="-1"/>
            <w:sz w:val="24"/>
            <w:szCs w:val="24"/>
          </w:rPr>
          <w:t>m</w:t>
        </w:r>
        <w:r>
          <w:rPr>
            <w:rFonts w:ascii="Times New Roman" w:eastAsia="Times New Roman" w:hAnsi="Times New Roman" w:cs="Times New Roman"/>
            <w:i/>
            <w:spacing w:val="1"/>
            <w:sz w:val="24"/>
            <w:szCs w:val="24"/>
          </w:rPr>
          <w:t>e</w:t>
        </w:r>
        <w:r>
          <w:rPr>
            <w:rFonts w:ascii="Times New Roman" w:eastAsia="Times New Roman" w:hAnsi="Times New Roman" w:cs="Times New Roman"/>
            <w:i/>
            <w:sz w:val="24"/>
            <w:szCs w:val="24"/>
          </w:rPr>
          <w:t>wo</w:t>
        </w:r>
        <w:r>
          <w:rPr>
            <w:rFonts w:ascii="Times New Roman" w:eastAsia="Times New Roman" w:hAnsi="Times New Roman" w:cs="Times New Roman"/>
            <w:i/>
            <w:spacing w:val="-1"/>
            <w:sz w:val="24"/>
            <w:szCs w:val="24"/>
          </w:rPr>
          <w:t>r</w:t>
        </w:r>
        <w:r>
          <w:rPr>
            <w:rFonts w:ascii="Times New Roman" w:eastAsia="Times New Roman" w:hAnsi="Times New Roman" w:cs="Times New Roman"/>
            <w:i/>
            <w:spacing w:val="1"/>
            <w:sz w:val="24"/>
            <w:szCs w:val="24"/>
          </w:rPr>
          <w:t>k</w:t>
        </w:r>
        <w:r>
          <w:rPr>
            <w:rFonts w:ascii="Times New Roman" w:eastAsia="Times New Roman" w:hAnsi="Times New Roman" w:cs="Times New Roman"/>
            <w:i/>
            <w:spacing w:val="-1"/>
            <w:sz w:val="24"/>
            <w:szCs w:val="24"/>
          </w:rPr>
          <w:t>s</w:t>
        </w:r>
        <w:r>
          <w:rPr>
            <w:rFonts w:ascii="Times New Roman" w:eastAsia="Times New Roman" w:hAnsi="Times New Roman" w:cs="Times New Roman"/>
            <w:i/>
            <w:sz w:val="24"/>
            <w:szCs w:val="24"/>
          </w:rPr>
          <w:t>-</w:t>
        </w:r>
        <w:r>
          <w:rPr>
            <w:rFonts w:ascii="Times New Roman" w:eastAsia="Times New Roman" w:hAnsi="Times New Roman" w:cs="Times New Roman"/>
            <w:i/>
            <w:spacing w:val="1"/>
            <w:sz w:val="24"/>
            <w:szCs w:val="24"/>
          </w:rPr>
          <w:t>f</w:t>
        </w:r>
        <w:r>
          <w:rPr>
            <w:rFonts w:ascii="Times New Roman" w:eastAsia="Times New Roman" w:hAnsi="Times New Roman" w:cs="Times New Roman"/>
            <w:i/>
            <w:sz w:val="24"/>
            <w:szCs w:val="24"/>
          </w:rPr>
          <w:t>or-bu</w:t>
        </w:r>
        <w:r>
          <w:rPr>
            <w:rFonts w:ascii="Times New Roman" w:eastAsia="Times New Roman" w:hAnsi="Times New Roman" w:cs="Times New Roman"/>
            <w:i/>
            <w:spacing w:val="1"/>
            <w:sz w:val="24"/>
            <w:szCs w:val="24"/>
          </w:rPr>
          <w:t>il</w:t>
        </w:r>
        <w:r>
          <w:rPr>
            <w:rFonts w:ascii="Times New Roman" w:eastAsia="Times New Roman" w:hAnsi="Times New Roman" w:cs="Times New Roman"/>
            <w:i/>
            <w:sz w:val="24"/>
            <w:szCs w:val="24"/>
          </w:rPr>
          <w:t>d</w:t>
        </w:r>
        <w:r>
          <w:rPr>
            <w:rFonts w:ascii="Times New Roman" w:eastAsia="Times New Roman" w:hAnsi="Times New Roman" w:cs="Times New Roman"/>
            <w:i/>
            <w:spacing w:val="1"/>
            <w:sz w:val="24"/>
            <w:szCs w:val="24"/>
          </w:rPr>
          <w:t>i</w:t>
        </w:r>
        <w:r>
          <w:rPr>
            <w:rFonts w:ascii="Times New Roman" w:eastAsia="Times New Roman" w:hAnsi="Times New Roman" w:cs="Times New Roman"/>
            <w:i/>
            <w:sz w:val="24"/>
            <w:szCs w:val="24"/>
          </w:rPr>
          <w:t>n</w:t>
        </w:r>
        <w:r>
          <w:rPr>
            <w:rFonts w:ascii="Times New Roman" w:eastAsia="Times New Roman" w:hAnsi="Times New Roman" w:cs="Times New Roman"/>
            <w:i/>
            <w:spacing w:val="1"/>
            <w:sz w:val="24"/>
            <w:szCs w:val="24"/>
          </w:rPr>
          <w:t>g</w:t>
        </w:r>
        <w:r>
          <w:rPr>
            <w:rFonts w:ascii="Times New Roman" w:eastAsia="Times New Roman" w:hAnsi="Times New Roman" w:cs="Times New Roman"/>
            <w:i/>
            <w:sz w:val="24"/>
            <w:szCs w:val="24"/>
          </w:rPr>
          <w:t>-h</w:t>
        </w:r>
        <w:r>
          <w:rPr>
            <w:rFonts w:ascii="Times New Roman" w:eastAsia="Times New Roman" w:hAnsi="Times New Roman" w:cs="Times New Roman"/>
            <w:i/>
            <w:spacing w:val="1"/>
            <w:sz w:val="24"/>
            <w:szCs w:val="24"/>
          </w:rPr>
          <w:t>y</w:t>
        </w:r>
        <w:r>
          <w:rPr>
            <w:rFonts w:ascii="Times New Roman" w:eastAsia="Times New Roman" w:hAnsi="Times New Roman" w:cs="Times New Roman"/>
            <w:i/>
            <w:sz w:val="24"/>
            <w:szCs w:val="24"/>
          </w:rPr>
          <w:t>b</w:t>
        </w:r>
        <w:r>
          <w:rPr>
            <w:rFonts w:ascii="Times New Roman" w:eastAsia="Times New Roman" w:hAnsi="Times New Roman" w:cs="Times New Roman"/>
            <w:i/>
            <w:spacing w:val="-1"/>
            <w:sz w:val="24"/>
            <w:szCs w:val="24"/>
          </w:rPr>
          <w:t>r</w:t>
        </w:r>
        <w:r>
          <w:rPr>
            <w:rFonts w:ascii="Times New Roman" w:eastAsia="Times New Roman" w:hAnsi="Times New Roman" w:cs="Times New Roman"/>
            <w:i/>
            <w:spacing w:val="1"/>
            <w:sz w:val="24"/>
            <w:szCs w:val="24"/>
          </w:rPr>
          <w:t>id</w:t>
        </w:r>
        <w:r>
          <w:rPr>
            <w:rFonts w:ascii="Times New Roman" w:eastAsia="Times New Roman" w:hAnsi="Times New Roman" w:cs="Times New Roman"/>
            <w:i/>
            <w:sz w:val="24"/>
            <w:szCs w:val="24"/>
          </w:rPr>
          <w:t>-</w:t>
        </w:r>
        <w:r>
          <w:rPr>
            <w:rFonts w:ascii="Times New Roman" w:eastAsia="Times New Roman" w:hAnsi="Times New Roman" w:cs="Times New Roman"/>
            <w:i/>
            <w:spacing w:val="-1"/>
            <w:sz w:val="24"/>
            <w:szCs w:val="24"/>
          </w:rPr>
          <w:t>m</w:t>
        </w:r>
        <w:r>
          <w:rPr>
            <w:rFonts w:ascii="Times New Roman" w:eastAsia="Times New Roman" w:hAnsi="Times New Roman" w:cs="Times New Roman"/>
            <w:i/>
            <w:sz w:val="24"/>
            <w:szCs w:val="24"/>
          </w:rPr>
          <w:t>ob</w:t>
        </w:r>
        <w:r>
          <w:rPr>
            <w:rFonts w:ascii="Times New Roman" w:eastAsia="Times New Roman" w:hAnsi="Times New Roman" w:cs="Times New Roman"/>
            <w:i/>
            <w:spacing w:val="-3"/>
            <w:sz w:val="24"/>
            <w:szCs w:val="24"/>
          </w:rPr>
          <w:t>il</w:t>
        </w:r>
        <w:r>
          <w:rPr>
            <w:rFonts w:ascii="Times New Roman" w:eastAsia="Times New Roman" w:hAnsi="Times New Roman" w:cs="Times New Roman"/>
            <w:i/>
            <w:spacing w:val="1"/>
            <w:sz w:val="24"/>
            <w:szCs w:val="24"/>
          </w:rPr>
          <w:t>e</w:t>
        </w:r>
        <w:r>
          <w:rPr>
            <w:rFonts w:ascii="Times New Roman" w:eastAsia="Times New Roman" w:hAnsi="Times New Roman" w:cs="Times New Roman"/>
            <w:i/>
            <w:sz w:val="24"/>
            <w:szCs w:val="24"/>
          </w:rPr>
          <w:t>-app</w:t>
        </w:r>
        <w:r>
          <w:rPr>
            <w:rFonts w:ascii="Times New Roman" w:eastAsia="Times New Roman" w:hAnsi="Times New Roman" w:cs="Times New Roman"/>
            <w:i/>
            <w:spacing w:val="-1"/>
            <w:sz w:val="24"/>
            <w:szCs w:val="24"/>
          </w:rPr>
          <w:t>s</w:t>
        </w:r>
        <w:r>
          <w:rPr>
            <w:rFonts w:ascii="Times New Roman" w:eastAsia="Times New Roman" w:hAnsi="Times New Roman" w:cs="Times New Roman"/>
            <w:i/>
            <w:spacing w:val="1"/>
            <w:sz w:val="24"/>
            <w:szCs w:val="24"/>
          </w:rPr>
          <w:t>/</w:t>
        </w:r>
      </w:hyperlink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2B566A15" w14:textId="77777777" w:rsidR="00BE5A93" w:rsidRDefault="00F700C7">
      <w:pPr>
        <w:spacing w:before="1" w:after="0" w:line="360" w:lineRule="auto"/>
        <w:ind w:left="836" w:right="673" w:hanging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am</w:t>
      </w:r>
      <w:r>
        <w:rPr>
          <w:rFonts w:ascii="Times New Roman" w:eastAsia="Times New Roman" w:hAnsi="Times New Roman" w:cs="Times New Roman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>ona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– </w:t>
      </w:r>
      <w:r>
        <w:rPr>
          <w:rFonts w:ascii="Times New Roman" w:eastAsia="Times New Roman" w:hAnsi="Times New Roman" w:cs="Times New Roman"/>
          <w:spacing w:val="-5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ca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of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(2014).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opor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T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no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>ó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ic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CI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. Co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lta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do 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n </w:t>
      </w:r>
      <w:r>
        <w:rPr>
          <w:rFonts w:ascii="Times New Roman" w:eastAsia="Times New Roman" w:hAnsi="Times New Roman" w:cs="Times New Roman"/>
          <w:spacing w:val="-6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br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ro 22, 2016, de </w:t>
      </w:r>
      <w:hyperlink r:id="rId100">
        <w:r>
          <w:rPr>
            <w:rFonts w:ascii="Times New Roman" w:eastAsia="Times New Roman" w:hAnsi="Times New Roman" w:cs="Times New Roman"/>
            <w:i/>
            <w:sz w:val="24"/>
            <w:szCs w:val="24"/>
          </w:rPr>
          <w:t>h</w:t>
        </w:r>
        <w:r>
          <w:rPr>
            <w:rFonts w:ascii="Times New Roman" w:eastAsia="Times New Roman" w:hAnsi="Times New Roman" w:cs="Times New Roman"/>
            <w:i/>
            <w:spacing w:val="1"/>
            <w:sz w:val="24"/>
            <w:szCs w:val="24"/>
          </w:rPr>
          <w:t>tt</w:t>
        </w:r>
        <w:r>
          <w:rPr>
            <w:rFonts w:ascii="Times New Roman" w:eastAsia="Times New Roman" w:hAnsi="Times New Roman" w:cs="Times New Roman"/>
            <w:i/>
            <w:sz w:val="24"/>
            <w:szCs w:val="24"/>
          </w:rPr>
          <w:t>p:</w:t>
        </w:r>
        <w:r>
          <w:rPr>
            <w:rFonts w:ascii="Times New Roman" w:eastAsia="Times New Roman" w:hAnsi="Times New Roman" w:cs="Times New Roman"/>
            <w:i/>
            <w:spacing w:val="1"/>
            <w:sz w:val="24"/>
            <w:szCs w:val="24"/>
          </w:rPr>
          <w:t>//</w:t>
        </w:r>
        <w:r>
          <w:rPr>
            <w:rFonts w:ascii="Times New Roman" w:eastAsia="Times New Roman" w:hAnsi="Times New Roman" w:cs="Times New Roman"/>
            <w:i/>
            <w:sz w:val="24"/>
            <w:szCs w:val="24"/>
          </w:rPr>
          <w:t>www.u</w:t>
        </w:r>
        <w:r>
          <w:rPr>
            <w:rFonts w:ascii="Times New Roman" w:eastAsia="Times New Roman" w:hAnsi="Times New Roman" w:cs="Times New Roman"/>
            <w:i/>
            <w:spacing w:val="-4"/>
            <w:sz w:val="24"/>
            <w:szCs w:val="24"/>
          </w:rPr>
          <w:t>n</w:t>
        </w:r>
        <w:r>
          <w:rPr>
            <w:rFonts w:ascii="Times New Roman" w:eastAsia="Times New Roman" w:hAnsi="Times New Roman" w:cs="Times New Roman"/>
            <w:i/>
            <w:spacing w:val="1"/>
            <w:sz w:val="24"/>
            <w:szCs w:val="24"/>
          </w:rPr>
          <w:t>i</w:t>
        </w:r>
        <w:r>
          <w:rPr>
            <w:rFonts w:ascii="Times New Roman" w:eastAsia="Times New Roman" w:hAnsi="Times New Roman" w:cs="Times New Roman"/>
            <w:i/>
            <w:sz w:val="24"/>
            <w:szCs w:val="24"/>
          </w:rPr>
          <w:t>pa</w:t>
        </w:r>
        <w:r>
          <w:rPr>
            <w:rFonts w:ascii="Times New Roman" w:eastAsia="Times New Roman" w:hAnsi="Times New Roman" w:cs="Times New Roman"/>
            <w:i/>
            <w:spacing w:val="-1"/>
            <w:sz w:val="24"/>
            <w:szCs w:val="24"/>
          </w:rPr>
          <w:t>m</w:t>
        </w:r>
        <w:r>
          <w:rPr>
            <w:rFonts w:ascii="Times New Roman" w:eastAsia="Times New Roman" w:hAnsi="Times New Roman" w:cs="Times New Roman"/>
            <w:i/>
            <w:sz w:val="24"/>
            <w:szCs w:val="24"/>
          </w:rPr>
          <w:t>p</w:t>
        </w:r>
        <w:r>
          <w:rPr>
            <w:rFonts w:ascii="Times New Roman" w:eastAsia="Times New Roman" w:hAnsi="Times New Roman" w:cs="Times New Roman"/>
            <w:i/>
            <w:spacing w:val="1"/>
            <w:sz w:val="24"/>
            <w:szCs w:val="24"/>
          </w:rPr>
          <w:t>l</w:t>
        </w:r>
        <w:r>
          <w:rPr>
            <w:rFonts w:ascii="Times New Roman" w:eastAsia="Times New Roman" w:hAnsi="Times New Roman" w:cs="Times New Roman"/>
            <w:i/>
            <w:sz w:val="24"/>
            <w:szCs w:val="24"/>
          </w:rPr>
          <w:t>ona.</w:t>
        </w:r>
        <w:r>
          <w:rPr>
            <w:rFonts w:ascii="Times New Roman" w:eastAsia="Times New Roman" w:hAnsi="Times New Roman" w:cs="Times New Roman"/>
            <w:i/>
            <w:spacing w:val="1"/>
            <w:sz w:val="24"/>
            <w:szCs w:val="24"/>
          </w:rPr>
          <w:t>e</w:t>
        </w:r>
        <w:r>
          <w:rPr>
            <w:rFonts w:ascii="Times New Roman" w:eastAsia="Times New Roman" w:hAnsi="Times New Roman" w:cs="Times New Roman"/>
            <w:i/>
            <w:sz w:val="24"/>
            <w:szCs w:val="24"/>
          </w:rPr>
          <w:t>du.</w:t>
        </w:r>
        <w:r>
          <w:rPr>
            <w:rFonts w:ascii="Times New Roman" w:eastAsia="Times New Roman" w:hAnsi="Times New Roman" w:cs="Times New Roman"/>
            <w:i/>
            <w:spacing w:val="1"/>
            <w:sz w:val="24"/>
            <w:szCs w:val="24"/>
          </w:rPr>
          <w:t>c</w:t>
        </w:r>
        <w:r>
          <w:rPr>
            <w:rFonts w:ascii="Times New Roman" w:eastAsia="Times New Roman" w:hAnsi="Times New Roman" w:cs="Times New Roman"/>
            <w:i/>
            <w:spacing w:val="-4"/>
            <w:sz w:val="24"/>
            <w:szCs w:val="24"/>
          </w:rPr>
          <w:t>o</w:t>
        </w:r>
        <w:r>
          <w:rPr>
            <w:rFonts w:ascii="Times New Roman" w:eastAsia="Times New Roman" w:hAnsi="Times New Roman" w:cs="Times New Roman"/>
            <w:i/>
            <w:spacing w:val="1"/>
            <w:sz w:val="24"/>
            <w:szCs w:val="24"/>
          </w:rPr>
          <w:t>/</w:t>
        </w:r>
        <w:r>
          <w:rPr>
            <w:rFonts w:ascii="Times New Roman" w:eastAsia="Times New Roman" w:hAnsi="Times New Roman" w:cs="Times New Roman"/>
            <w:i/>
            <w:sz w:val="24"/>
            <w:szCs w:val="24"/>
          </w:rPr>
          <w:t>un</w:t>
        </w:r>
        <w:r>
          <w:rPr>
            <w:rFonts w:ascii="Times New Roman" w:eastAsia="Times New Roman" w:hAnsi="Times New Roman" w:cs="Times New Roman"/>
            <w:i/>
            <w:spacing w:val="1"/>
            <w:sz w:val="24"/>
            <w:szCs w:val="24"/>
          </w:rPr>
          <w:t>i</w:t>
        </w:r>
        <w:r>
          <w:rPr>
            <w:rFonts w:ascii="Times New Roman" w:eastAsia="Times New Roman" w:hAnsi="Times New Roman" w:cs="Times New Roman"/>
            <w:i/>
            <w:sz w:val="24"/>
            <w:szCs w:val="24"/>
          </w:rPr>
          <w:t>pa</w:t>
        </w:r>
        <w:r>
          <w:rPr>
            <w:rFonts w:ascii="Times New Roman" w:eastAsia="Times New Roman" w:hAnsi="Times New Roman" w:cs="Times New Roman"/>
            <w:i/>
            <w:spacing w:val="-1"/>
            <w:sz w:val="24"/>
            <w:szCs w:val="24"/>
          </w:rPr>
          <w:t>m</w:t>
        </w:r>
        <w:r>
          <w:rPr>
            <w:rFonts w:ascii="Times New Roman" w:eastAsia="Times New Roman" w:hAnsi="Times New Roman" w:cs="Times New Roman"/>
            <w:i/>
            <w:sz w:val="24"/>
            <w:szCs w:val="24"/>
          </w:rPr>
          <w:t>p</w:t>
        </w:r>
        <w:r>
          <w:rPr>
            <w:rFonts w:ascii="Times New Roman" w:eastAsia="Times New Roman" w:hAnsi="Times New Roman" w:cs="Times New Roman"/>
            <w:i/>
            <w:spacing w:val="-3"/>
            <w:sz w:val="24"/>
            <w:szCs w:val="24"/>
          </w:rPr>
          <w:t>l</w:t>
        </w:r>
        <w:r>
          <w:rPr>
            <w:rFonts w:ascii="Times New Roman" w:eastAsia="Times New Roman" w:hAnsi="Times New Roman" w:cs="Times New Roman"/>
            <w:i/>
            <w:sz w:val="24"/>
            <w:szCs w:val="24"/>
          </w:rPr>
          <w:t>ona</w:t>
        </w:r>
        <w:r>
          <w:rPr>
            <w:rFonts w:ascii="Times New Roman" w:eastAsia="Times New Roman" w:hAnsi="Times New Roman" w:cs="Times New Roman"/>
            <w:i/>
            <w:spacing w:val="1"/>
            <w:sz w:val="24"/>
            <w:szCs w:val="24"/>
          </w:rPr>
          <w:t>/</w:t>
        </w:r>
        <w:r>
          <w:rPr>
            <w:rFonts w:ascii="Times New Roman" w:eastAsia="Times New Roman" w:hAnsi="Times New Roman" w:cs="Times New Roman"/>
            <w:i/>
            <w:sz w:val="24"/>
            <w:szCs w:val="24"/>
          </w:rPr>
          <w:t>po</w:t>
        </w:r>
        <w:r>
          <w:rPr>
            <w:rFonts w:ascii="Times New Roman" w:eastAsia="Times New Roman" w:hAnsi="Times New Roman" w:cs="Times New Roman"/>
            <w:i/>
            <w:spacing w:val="-1"/>
            <w:sz w:val="24"/>
            <w:szCs w:val="24"/>
          </w:rPr>
          <w:t>r</w:t>
        </w:r>
        <w:r>
          <w:rPr>
            <w:rFonts w:ascii="Times New Roman" w:eastAsia="Times New Roman" w:hAnsi="Times New Roman" w:cs="Times New Roman"/>
            <w:i/>
            <w:spacing w:val="1"/>
            <w:sz w:val="24"/>
            <w:szCs w:val="24"/>
          </w:rPr>
          <w:t>t</w:t>
        </w:r>
        <w:r>
          <w:rPr>
            <w:rFonts w:ascii="Times New Roman" w:eastAsia="Times New Roman" w:hAnsi="Times New Roman" w:cs="Times New Roman"/>
            <w:i/>
            <w:sz w:val="24"/>
            <w:szCs w:val="24"/>
          </w:rPr>
          <w:t>a</w:t>
        </w:r>
        <w:r>
          <w:rPr>
            <w:rFonts w:ascii="Times New Roman" w:eastAsia="Times New Roman" w:hAnsi="Times New Roman" w:cs="Times New Roman"/>
            <w:i/>
            <w:spacing w:val="1"/>
            <w:sz w:val="24"/>
            <w:szCs w:val="24"/>
          </w:rPr>
          <w:t>l</w:t>
        </w:r>
        <w:r>
          <w:rPr>
            <w:rFonts w:ascii="Times New Roman" w:eastAsia="Times New Roman" w:hAnsi="Times New Roman" w:cs="Times New Roman"/>
            <w:i/>
            <w:sz w:val="24"/>
            <w:szCs w:val="24"/>
          </w:rPr>
          <w:t>I</w:t>
        </w:r>
        <w:r>
          <w:rPr>
            <w:rFonts w:ascii="Times New Roman" w:eastAsia="Times New Roman" w:hAnsi="Times New Roman" w:cs="Times New Roman"/>
            <w:i/>
            <w:spacing w:val="-1"/>
            <w:sz w:val="24"/>
            <w:szCs w:val="24"/>
          </w:rPr>
          <w:t>G</w:t>
        </w:r>
        <w:r>
          <w:rPr>
            <w:rFonts w:ascii="Times New Roman" w:eastAsia="Times New Roman" w:hAnsi="Times New Roman" w:cs="Times New Roman"/>
            <w:i/>
            <w:spacing w:val="1"/>
            <w:sz w:val="24"/>
            <w:szCs w:val="24"/>
          </w:rPr>
          <w:t>/</w:t>
        </w:r>
        <w:r>
          <w:rPr>
            <w:rFonts w:ascii="Times New Roman" w:eastAsia="Times New Roman" w:hAnsi="Times New Roman" w:cs="Times New Roman"/>
            <w:i/>
            <w:sz w:val="24"/>
            <w:szCs w:val="24"/>
          </w:rPr>
          <w:t>ho</w:t>
        </w:r>
        <w:r>
          <w:rPr>
            <w:rFonts w:ascii="Times New Roman" w:eastAsia="Times New Roman" w:hAnsi="Times New Roman" w:cs="Times New Roman"/>
            <w:i/>
            <w:spacing w:val="-1"/>
            <w:sz w:val="24"/>
            <w:szCs w:val="24"/>
          </w:rPr>
          <w:t>m</w:t>
        </w:r>
        <w:r>
          <w:rPr>
            <w:rFonts w:ascii="Times New Roman" w:eastAsia="Times New Roman" w:hAnsi="Times New Roman" w:cs="Times New Roman"/>
            <w:i/>
            <w:spacing w:val="1"/>
            <w:sz w:val="24"/>
            <w:szCs w:val="24"/>
          </w:rPr>
          <w:t>e</w:t>
        </w:r>
        <w:r>
          <w:rPr>
            <w:rFonts w:ascii="Times New Roman" w:eastAsia="Times New Roman" w:hAnsi="Times New Roman" w:cs="Times New Roman"/>
            <w:i/>
            <w:sz w:val="24"/>
            <w:szCs w:val="24"/>
          </w:rPr>
          <w:t>_38</w:t>
        </w:r>
        <w:r>
          <w:rPr>
            <w:rFonts w:ascii="Times New Roman" w:eastAsia="Times New Roman" w:hAnsi="Times New Roman" w:cs="Times New Roman"/>
            <w:i/>
            <w:spacing w:val="1"/>
            <w:sz w:val="24"/>
            <w:szCs w:val="24"/>
          </w:rPr>
          <w:t>/</w:t>
        </w:r>
        <w:r>
          <w:rPr>
            <w:rFonts w:ascii="Times New Roman" w:eastAsia="Times New Roman" w:hAnsi="Times New Roman" w:cs="Times New Roman"/>
            <w:i/>
            <w:spacing w:val="-1"/>
            <w:sz w:val="24"/>
            <w:szCs w:val="24"/>
          </w:rPr>
          <w:t>r</w:t>
        </w:r>
        <w:r>
          <w:rPr>
            <w:rFonts w:ascii="Times New Roman" w:eastAsia="Times New Roman" w:hAnsi="Times New Roman" w:cs="Times New Roman"/>
            <w:i/>
            <w:spacing w:val="1"/>
            <w:sz w:val="24"/>
            <w:szCs w:val="24"/>
          </w:rPr>
          <w:t>ec</w:t>
        </w:r>
        <w:r>
          <w:rPr>
            <w:rFonts w:ascii="Times New Roman" w:eastAsia="Times New Roman" w:hAnsi="Times New Roman" w:cs="Times New Roman"/>
            <w:i/>
            <w:sz w:val="24"/>
            <w:szCs w:val="24"/>
          </w:rPr>
          <w:t>u</w:t>
        </w:r>
        <w:r>
          <w:rPr>
            <w:rFonts w:ascii="Times New Roman" w:eastAsia="Times New Roman" w:hAnsi="Times New Roman" w:cs="Times New Roman"/>
            <w:i/>
            <w:spacing w:val="-1"/>
            <w:sz w:val="24"/>
            <w:szCs w:val="24"/>
          </w:rPr>
          <w:t>rs</w:t>
        </w:r>
        <w:r>
          <w:rPr>
            <w:rFonts w:ascii="Times New Roman" w:eastAsia="Times New Roman" w:hAnsi="Times New Roman" w:cs="Times New Roman"/>
            <w:i/>
            <w:sz w:val="24"/>
            <w:szCs w:val="24"/>
          </w:rPr>
          <w:t>o</w:t>
        </w:r>
        <w:r>
          <w:rPr>
            <w:rFonts w:ascii="Times New Roman" w:eastAsia="Times New Roman" w:hAnsi="Times New Roman" w:cs="Times New Roman"/>
            <w:i/>
            <w:spacing w:val="-1"/>
            <w:sz w:val="24"/>
            <w:szCs w:val="24"/>
          </w:rPr>
          <w:t>s</w:t>
        </w:r>
        <w:r>
          <w:rPr>
            <w:rFonts w:ascii="Times New Roman" w:eastAsia="Times New Roman" w:hAnsi="Times New Roman" w:cs="Times New Roman"/>
            <w:i/>
            <w:spacing w:val="1"/>
            <w:sz w:val="24"/>
            <w:szCs w:val="24"/>
          </w:rPr>
          <w:t>/</w:t>
        </w:r>
        <w:r>
          <w:rPr>
            <w:rFonts w:ascii="Times New Roman" w:eastAsia="Times New Roman" w:hAnsi="Times New Roman" w:cs="Times New Roman"/>
            <w:i/>
            <w:spacing w:val="-1"/>
            <w:sz w:val="24"/>
            <w:szCs w:val="24"/>
          </w:rPr>
          <w:t>s</w:t>
        </w:r>
        <w:r>
          <w:rPr>
            <w:rFonts w:ascii="Times New Roman" w:eastAsia="Times New Roman" w:hAnsi="Times New Roman" w:cs="Times New Roman"/>
            <w:i/>
            <w:sz w:val="24"/>
            <w:szCs w:val="24"/>
          </w:rPr>
          <w:t>opo</w:t>
        </w:r>
        <w:r>
          <w:rPr>
            <w:rFonts w:ascii="Times New Roman" w:eastAsia="Times New Roman" w:hAnsi="Times New Roman" w:cs="Times New Roman"/>
            <w:i/>
            <w:spacing w:val="-1"/>
            <w:sz w:val="24"/>
            <w:szCs w:val="24"/>
          </w:rPr>
          <w:t>r</w:t>
        </w:r>
        <w:r>
          <w:rPr>
            <w:rFonts w:ascii="Times New Roman" w:eastAsia="Times New Roman" w:hAnsi="Times New Roman" w:cs="Times New Roman"/>
            <w:i/>
            <w:spacing w:val="1"/>
            <w:sz w:val="24"/>
            <w:szCs w:val="24"/>
          </w:rPr>
          <w:t>te</w:t>
        </w:r>
        <w:r>
          <w:rPr>
            <w:rFonts w:ascii="Times New Roman" w:eastAsia="Times New Roman" w:hAnsi="Times New Roman" w:cs="Times New Roman"/>
            <w:i/>
            <w:sz w:val="24"/>
            <w:szCs w:val="24"/>
          </w:rPr>
          <w:t>2</w:t>
        </w:r>
      </w:hyperlink>
    </w:p>
    <w:p w14:paraId="2D306200" w14:textId="77777777" w:rsidR="00BE5A93" w:rsidRDefault="005513D0">
      <w:pPr>
        <w:spacing w:before="7" w:after="0" w:line="240" w:lineRule="auto"/>
        <w:ind w:left="836" w:right="-20"/>
        <w:rPr>
          <w:rFonts w:ascii="Times New Roman" w:eastAsia="Times New Roman" w:hAnsi="Times New Roman" w:cs="Times New Roman"/>
          <w:sz w:val="24"/>
          <w:szCs w:val="24"/>
        </w:rPr>
      </w:pPr>
      <w:hyperlink r:id="rId101">
        <w:r w:rsidR="00F700C7">
          <w:rPr>
            <w:rFonts w:ascii="Times New Roman" w:eastAsia="Times New Roman" w:hAnsi="Times New Roman" w:cs="Times New Roman"/>
            <w:i/>
            <w:sz w:val="24"/>
            <w:szCs w:val="24"/>
          </w:rPr>
          <w:t>013</w:t>
        </w:r>
        <w:r w:rsidR="00F700C7">
          <w:rPr>
            <w:rFonts w:ascii="Times New Roman" w:eastAsia="Times New Roman" w:hAnsi="Times New Roman" w:cs="Times New Roman"/>
            <w:i/>
            <w:spacing w:val="1"/>
            <w:sz w:val="24"/>
            <w:szCs w:val="24"/>
          </w:rPr>
          <w:t>/</w:t>
        </w:r>
        <w:r w:rsidR="00F700C7">
          <w:rPr>
            <w:rFonts w:ascii="Times New Roman" w:eastAsia="Times New Roman" w:hAnsi="Times New Roman" w:cs="Times New Roman"/>
            <w:i/>
            <w:sz w:val="24"/>
            <w:szCs w:val="24"/>
          </w:rPr>
          <w:t>03062014</w:t>
        </w:r>
        <w:r w:rsidR="00F700C7">
          <w:rPr>
            <w:rFonts w:ascii="Times New Roman" w:eastAsia="Times New Roman" w:hAnsi="Times New Roman" w:cs="Times New Roman"/>
            <w:i/>
            <w:spacing w:val="1"/>
            <w:sz w:val="24"/>
            <w:szCs w:val="24"/>
          </w:rPr>
          <w:t>/</w:t>
        </w:r>
        <w:r w:rsidR="00F700C7">
          <w:rPr>
            <w:rFonts w:ascii="Times New Roman" w:eastAsia="Times New Roman" w:hAnsi="Times New Roman" w:cs="Times New Roman"/>
            <w:i/>
            <w:sz w:val="24"/>
            <w:szCs w:val="24"/>
          </w:rPr>
          <w:t>d</w:t>
        </w:r>
        <w:r w:rsidR="00F700C7">
          <w:rPr>
            <w:rFonts w:ascii="Times New Roman" w:eastAsia="Times New Roman" w:hAnsi="Times New Roman" w:cs="Times New Roman"/>
            <w:i/>
            <w:spacing w:val="1"/>
            <w:sz w:val="24"/>
            <w:szCs w:val="24"/>
          </w:rPr>
          <w:t>i</w:t>
        </w:r>
        <w:r w:rsidR="00F700C7">
          <w:rPr>
            <w:rFonts w:ascii="Times New Roman" w:eastAsia="Times New Roman" w:hAnsi="Times New Roman" w:cs="Times New Roman"/>
            <w:i/>
            <w:spacing w:val="-1"/>
            <w:sz w:val="24"/>
            <w:szCs w:val="24"/>
          </w:rPr>
          <w:t>s</w:t>
        </w:r>
        <w:r w:rsidR="00F700C7">
          <w:rPr>
            <w:rFonts w:ascii="Times New Roman" w:eastAsia="Times New Roman" w:hAnsi="Times New Roman" w:cs="Times New Roman"/>
            <w:i/>
            <w:sz w:val="24"/>
            <w:szCs w:val="24"/>
          </w:rPr>
          <w:t>po</w:t>
        </w:r>
        <w:r w:rsidR="00F700C7">
          <w:rPr>
            <w:rFonts w:ascii="Times New Roman" w:eastAsia="Times New Roman" w:hAnsi="Times New Roman" w:cs="Times New Roman"/>
            <w:i/>
            <w:spacing w:val="-1"/>
            <w:sz w:val="24"/>
            <w:szCs w:val="24"/>
          </w:rPr>
          <w:t>s</w:t>
        </w:r>
        <w:r w:rsidR="00F700C7">
          <w:rPr>
            <w:rFonts w:ascii="Times New Roman" w:eastAsia="Times New Roman" w:hAnsi="Times New Roman" w:cs="Times New Roman"/>
            <w:i/>
            <w:spacing w:val="1"/>
            <w:sz w:val="24"/>
            <w:szCs w:val="24"/>
          </w:rPr>
          <w:t>it</w:t>
        </w:r>
        <w:r w:rsidR="00F700C7">
          <w:rPr>
            <w:rFonts w:ascii="Times New Roman" w:eastAsia="Times New Roman" w:hAnsi="Times New Roman" w:cs="Times New Roman"/>
            <w:i/>
            <w:spacing w:val="-3"/>
            <w:sz w:val="24"/>
            <w:szCs w:val="24"/>
          </w:rPr>
          <w:t>i</w:t>
        </w:r>
        <w:r w:rsidR="00F700C7">
          <w:rPr>
            <w:rFonts w:ascii="Times New Roman" w:eastAsia="Times New Roman" w:hAnsi="Times New Roman" w:cs="Times New Roman"/>
            <w:i/>
            <w:spacing w:val="1"/>
            <w:sz w:val="24"/>
            <w:szCs w:val="24"/>
          </w:rPr>
          <w:t>v</w:t>
        </w:r>
        <w:r w:rsidR="00F700C7">
          <w:rPr>
            <w:rFonts w:ascii="Times New Roman" w:eastAsia="Times New Roman" w:hAnsi="Times New Roman" w:cs="Times New Roman"/>
            <w:i/>
            <w:sz w:val="24"/>
            <w:szCs w:val="24"/>
          </w:rPr>
          <w:t>o</w:t>
        </w:r>
        <w:r w:rsidR="00F700C7">
          <w:rPr>
            <w:rFonts w:ascii="Times New Roman" w:eastAsia="Times New Roman" w:hAnsi="Times New Roman" w:cs="Times New Roman"/>
            <w:i/>
            <w:spacing w:val="-1"/>
            <w:sz w:val="24"/>
            <w:szCs w:val="24"/>
          </w:rPr>
          <w:t>s</w:t>
        </w:r>
        <w:r w:rsidR="00F700C7">
          <w:rPr>
            <w:rFonts w:ascii="Times New Roman" w:eastAsia="Times New Roman" w:hAnsi="Times New Roman" w:cs="Times New Roman"/>
            <w:i/>
            <w:sz w:val="24"/>
            <w:szCs w:val="24"/>
          </w:rPr>
          <w:t>_</w:t>
        </w:r>
        <w:r w:rsidR="00F700C7">
          <w:rPr>
            <w:rFonts w:ascii="Times New Roman" w:eastAsia="Times New Roman" w:hAnsi="Times New Roman" w:cs="Times New Roman"/>
            <w:i/>
            <w:spacing w:val="-1"/>
            <w:sz w:val="24"/>
            <w:szCs w:val="24"/>
          </w:rPr>
          <w:t>m</w:t>
        </w:r>
        <w:r w:rsidR="00F700C7">
          <w:rPr>
            <w:rFonts w:ascii="Times New Roman" w:eastAsia="Times New Roman" w:hAnsi="Times New Roman" w:cs="Times New Roman"/>
            <w:i/>
            <w:sz w:val="24"/>
            <w:szCs w:val="24"/>
          </w:rPr>
          <w:t>o</w:t>
        </w:r>
        <w:r w:rsidR="00F700C7">
          <w:rPr>
            <w:rFonts w:ascii="Times New Roman" w:eastAsia="Times New Roman" w:hAnsi="Times New Roman" w:cs="Times New Roman"/>
            <w:i/>
            <w:spacing w:val="1"/>
            <w:sz w:val="24"/>
            <w:szCs w:val="24"/>
          </w:rPr>
          <w:t>vile</w:t>
        </w:r>
        <w:r w:rsidR="00F700C7">
          <w:rPr>
            <w:rFonts w:ascii="Times New Roman" w:eastAsia="Times New Roman" w:hAnsi="Times New Roman" w:cs="Times New Roman"/>
            <w:i/>
            <w:spacing w:val="-1"/>
            <w:sz w:val="24"/>
            <w:szCs w:val="24"/>
          </w:rPr>
          <w:t>s</w:t>
        </w:r>
        <w:r w:rsidR="00F700C7">
          <w:rPr>
            <w:rFonts w:ascii="Times New Roman" w:eastAsia="Times New Roman" w:hAnsi="Times New Roman" w:cs="Times New Roman"/>
            <w:i/>
            <w:sz w:val="24"/>
            <w:szCs w:val="24"/>
          </w:rPr>
          <w:t>.</w:t>
        </w:r>
        <w:r w:rsidR="00F700C7">
          <w:rPr>
            <w:rFonts w:ascii="Times New Roman" w:eastAsia="Times New Roman" w:hAnsi="Times New Roman" w:cs="Times New Roman"/>
            <w:i/>
            <w:spacing w:val="1"/>
            <w:sz w:val="24"/>
            <w:szCs w:val="24"/>
          </w:rPr>
          <w:t>j</w:t>
        </w:r>
        <w:r w:rsidR="00F700C7">
          <w:rPr>
            <w:rFonts w:ascii="Times New Roman" w:eastAsia="Times New Roman" w:hAnsi="Times New Roman" w:cs="Times New Roman"/>
            <w:i/>
            <w:spacing w:val="-1"/>
            <w:sz w:val="24"/>
            <w:szCs w:val="24"/>
          </w:rPr>
          <w:t>s</w:t>
        </w:r>
        <w:r w:rsidR="00F700C7">
          <w:rPr>
            <w:rFonts w:ascii="Times New Roman" w:eastAsia="Times New Roman" w:hAnsi="Times New Roman" w:cs="Times New Roman"/>
            <w:i/>
            <w:spacing w:val="5"/>
            <w:sz w:val="24"/>
            <w:szCs w:val="24"/>
          </w:rPr>
          <w:t>p</w:t>
        </w:r>
      </w:hyperlink>
      <w:r w:rsidR="00F700C7">
        <w:rPr>
          <w:rFonts w:ascii="Times New Roman" w:eastAsia="Times New Roman" w:hAnsi="Times New Roman" w:cs="Times New Roman"/>
          <w:i/>
          <w:sz w:val="24"/>
          <w:szCs w:val="24"/>
        </w:rPr>
        <w:t>.</w:t>
      </w:r>
    </w:p>
    <w:p w14:paraId="342C6095" w14:textId="77777777" w:rsidR="00BE5A93" w:rsidRDefault="00BE5A93">
      <w:pPr>
        <w:spacing w:after="0" w:line="200" w:lineRule="exact"/>
        <w:rPr>
          <w:sz w:val="20"/>
          <w:szCs w:val="20"/>
        </w:rPr>
      </w:pPr>
    </w:p>
    <w:p w14:paraId="25821204" w14:textId="77777777" w:rsidR="00BE5A93" w:rsidRDefault="00BE5A93">
      <w:pPr>
        <w:spacing w:before="5" w:after="0" w:line="200" w:lineRule="exact"/>
        <w:rPr>
          <w:sz w:val="20"/>
          <w:szCs w:val="20"/>
        </w:rPr>
      </w:pPr>
    </w:p>
    <w:p w14:paraId="09F9EDC9" w14:textId="77777777" w:rsidR="00BE5A93" w:rsidRDefault="00F700C7">
      <w:pPr>
        <w:spacing w:after="0" w:line="240" w:lineRule="auto"/>
        <w:ind w:left="117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d de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l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, (2014).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d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la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z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u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li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aci</w:t>
      </w:r>
      <w:r>
        <w:rPr>
          <w:rFonts w:ascii="Times New Roman" w:eastAsia="Times New Roman" w:hAnsi="Times New Roman" w:cs="Times New Roman"/>
          <w:sz w:val="24"/>
          <w:szCs w:val="24"/>
        </w:rPr>
        <w:t>ón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z w:val="24"/>
          <w:szCs w:val="24"/>
        </w:rPr>
        <w:t>ó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il</w:t>
      </w:r>
      <w:r>
        <w:rPr>
          <w:rFonts w:ascii="Times New Roman" w:eastAsia="Times New Roman" w:hAnsi="Times New Roman" w:cs="Times New Roman"/>
          <w:sz w:val="24"/>
          <w:szCs w:val="24"/>
        </w:rPr>
        <w:t>. Con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lta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do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</w:p>
    <w:p w14:paraId="5423F2B0" w14:textId="77777777" w:rsidR="00BE5A93" w:rsidRDefault="00BE5A93">
      <w:pPr>
        <w:spacing w:after="0" w:line="140" w:lineRule="exact"/>
        <w:rPr>
          <w:sz w:val="14"/>
          <w:szCs w:val="14"/>
        </w:rPr>
      </w:pPr>
    </w:p>
    <w:p w14:paraId="02222C66" w14:textId="77777777" w:rsidR="00BE5A93" w:rsidRDefault="00F700C7">
      <w:pPr>
        <w:spacing w:after="0" w:line="240" w:lineRule="auto"/>
        <w:ind w:left="836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pacing w:val="-6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br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ro 22, 2016, de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 xml:space="preserve"> </w:t>
      </w:r>
      <w:hyperlink r:id="rId102">
        <w:r>
          <w:rPr>
            <w:rFonts w:ascii="Times New Roman" w:eastAsia="Times New Roman" w:hAnsi="Times New Roman" w:cs="Times New Roman"/>
            <w:i/>
            <w:sz w:val="24"/>
            <w:szCs w:val="24"/>
          </w:rPr>
          <w:t>h</w:t>
        </w:r>
        <w:r>
          <w:rPr>
            <w:rFonts w:ascii="Times New Roman" w:eastAsia="Times New Roman" w:hAnsi="Times New Roman" w:cs="Times New Roman"/>
            <w:i/>
            <w:spacing w:val="1"/>
            <w:sz w:val="24"/>
            <w:szCs w:val="24"/>
          </w:rPr>
          <w:t>tt</w:t>
        </w:r>
        <w:r>
          <w:rPr>
            <w:rFonts w:ascii="Times New Roman" w:eastAsia="Times New Roman" w:hAnsi="Times New Roman" w:cs="Times New Roman"/>
            <w:i/>
            <w:sz w:val="24"/>
            <w:szCs w:val="24"/>
          </w:rPr>
          <w:t>p:</w:t>
        </w:r>
        <w:r>
          <w:rPr>
            <w:rFonts w:ascii="Times New Roman" w:eastAsia="Times New Roman" w:hAnsi="Times New Roman" w:cs="Times New Roman"/>
            <w:i/>
            <w:spacing w:val="1"/>
            <w:sz w:val="24"/>
            <w:szCs w:val="24"/>
          </w:rPr>
          <w:t>//</w:t>
        </w:r>
        <w:r>
          <w:rPr>
            <w:rFonts w:ascii="Times New Roman" w:eastAsia="Times New Roman" w:hAnsi="Times New Roman" w:cs="Times New Roman"/>
            <w:i/>
            <w:sz w:val="24"/>
            <w:szCs w:val="24"/>
          </w:rPr>
          <w:t>www.un</w:t>
        </w:r>
        <w:r>
          <w:rPr>
            <w:rFonts w:ascii="Times New Roman" w:eastAsia="Times New Roman" w:hAnsi="Times New Roman" w:cs="Times New Roman"/>
            <w:i/>
            <w:spacing w:val="1"/>
            <w:sz w:val="24"/>
            <w:szCs w:val="24"/>
          </w:rPr>
          <w:t>i</w:t>
        </w:r>
        <w:r>
          <w:rPr>
            <w:rFonts w:ascii="Times New Roman" w:eastAsia="Times New Roman" w:hAnsi="Times New Roman" w:cs="Times New Roman"/>
            <w:i/>
            <w:spacing w:val="-1"/>
            <w:sz w:val="24"/>
            <w:szCs w:val="24"/>
          </w:rPr>
          <w:t>s</w:t>
        </w:r>
        <w:r>
          <w:rPr>
            <w:rFonts w:ascii="Times New Roman" w:eastAsia="Times New Roman" w:hAnsi="Times New Roman" w:cs="Times New Roman"/>
            <w:i/>
            <w:sz w:val="24"/>
            <w:szCs w:val="24"/>
          </w:rPr>
          <w:t>aba</w:t>
        </w:r>
        <w:r>
          <w:rPr>
            <w:rFonts w:ascii="Times New Roman" w:eastAsia="Times New Roman" w:hAnsi="Times New Roman" w:cs="Times New Roman"/>
            <w:i/>
            <w:spacing w:val="-4"/>
            <w:sz w:val="24"/>
            <w:szCs w:val="24"/>
          </w:rPr>
          <w:t>n</w:t>
        </w:r>
        <w:r>
          <w:rPr>
            <w:rFonts w:ascii="Times New Roman" w:eastAsia="Times New Roman" w:hAnsi="Times New Roman" w:cs="Times New Roman"/>
            <w:i/>
            <w:sz w:val="24"/>
            <w:szCs w:val="24"/>
          </w:rPr>
          <w:t>a.</w:t>
        </w:r>
        <w:r>
          <w:rPr>
            <w:rFonts w:ascii="Times New Roman" w:eastAsia="Times New Roman" w:hAnsi="Times New Roman" w:cs="Times New Roman"/>
            <w:i/>
            <w:spacing w:val="1"/>
            <w:sz w:val="24"/>
            <w:szCs w:val="24"/>
          </w:rPr>
          <w:t>e</w:t>
        </w:r>
        <w:r>
          <w:rPr>
            <w:rFonts w:ascii="Times New Roman" w:eastAsia="Times New Roman" w:hAnsi="Times New Roman" w:cs="Times New Roman"/>
            <w:i/>
            <w:sz w:val="24"/>
            <w:szCs w:val="24"/>
          </w:rPr>
          <w:t>du.</w:t>
        </w:r>
        <w:r>
          <w:rPr>
            <w:rFonts w:ascii="Times New Roman" w:eastAsia="Times New Roman" w:hAnsi="Times New Roman" w:cs="Times New Roman"/>
            <w:i/>
            <w:spacing w:val="1"/>
            <w:sz w:val="24"/>
            <w:szCs w:val="24"/>
          </w:rPr>
          <w:t>c</w:t>
        </w:r>
        <w:r>
          <w:rPr>
            <w:rFonts w:ascii="Times New Roman" w:eastAsia="Times New Roman" w:hAnsi="Times New Roman" w:cs="Times New Roman"/>
            <w:i/>
            <w:sz w:val="24"/>
            <w:szCs w:val="24"/>
          </w:rPr>
          <w:t>o</w:t>
        </w:r>
        <w:r>
          <w:rPr>
            <w:rFonts w:ascii="Times New Roman" w:eastAsia="Times New Roman" w:hAnsi="Times New Roman" w:cs="Times New Roman"/>
            <w:i/>
            <w:spacing w:val="1"/>
            <w:sz w:val="24"/>
            <w:szCs w:val="24"/>
          </w:rPr>
          <w:t>/</w:t>
        </w:r>
        <w:r>
          <w:rPr>
            <w:rFonts w:ascii="Times New Roman" w:eastAsia="Times New Roman" w:hAnsi="Times New Roman" w:cs="Times New Roman"/>
            <w:i/>
            <w:sz w:val="24"/>
            <w:szCs w:val="24"/>
          </w:rPr>
          <w:t>n</w:t>
        </w:r>
        <w:r>
          <w:rPr>
            <w:rFonts w:ascii="Times New Roman" w:eastAsia="Times New Roman" w:hAnsi="Times New Roman" w:cs="Times New Roman"/>
            <w:i/>
            <w:spacing w:val="-3"/>
            <w:sz w:val="24"/>
            <w:szCs w:val="24"/>
          </w:rPr>
          <w:t>c</w:t>
        </w:r>
        <w:r>
          <w:rPr>
            <w:rFonts w:ascii="Times New Roman" w:eastAsia="Times New Roman" w:hAnsi="Times New Roman" w:cs="Times New Roman"/>
            <w:i/>
            <w:spacing w:val="1"/>
            <w:sz w:val="24"/>
            <w:szCs w:val="24"/>
          </w:rPr>
          <w:t>/l</w:t>
        </w:r>
        <w:r>
          <w:rPr>
            <w:rFonts w:ascii="Times New Roman" w:eastAsia="Times New Roman" w:hAnsi="Times New Roman" w:cs="Times New Roman"/>
            <w:i/>
            <w:spacing w:val="4"/>
            <w:sz w:val="24"/>
            <w:szCs w:val="24"/>
          </w:rPr>
          <w:t>a</w:t>
        </w:r>
        <w:r>
          <w:rPr>
            <w:rFonts w:ascii="Times New Roman" w:eastAsia="Times New Roman" w:hAnsi="Times New Roman" w:cs="Times New Roman"/>
            <w:i/>
            <w:sz w:val="24"/>
            <w:szCs w:val="24"/>
          </w:rPr>
          <w:t>-</w:t>
        </w:r>
        <w:r>
          <w:rPr>
            <w:rFonts w:ascii="Times New Roman" w:eastAsia="Times New Roman" w:hAnsi="Times New Roman" w:cs="Times New Roman"/>
            <w:i/>
            <w:spacing w:val="-1"/>
            <w:sz w:val="24"/>
            <w:szCs w:val="24"/>
          </w:rPr>
          <w:t>s</w:t>
        </w:r>
        <w:r>
          <w:rPr>
            <w:rFonts w:ascii="Times New Roman" w:eastAsia="Times New Roman" w:hAnsi="Times New Roman" w:cs="Times New Roman"/>
            <w:i/>
            <w:sz w:val="24"/>
            <w:szCs w:val="24"/>
          </w:rPr>
          <w:t>abana</w:t>
        </w:r>
        <w:r>
          <w:rPr>
            <w:rFonts w:ascii="Times New Roman" w:eastAsia="Times New Roman" w:hAnsi="Times New Roman" w:cs="Times New Roman"/>
            <w:i/>
            <w:spacing w:val="1"/>
            <w:sz w:val="24"/>
            <w:szCs w:val="24"/>
          </w:rPr>
          <w:t>/c</w:t>
        </w:r>
        <w:r>
          <w:rPr>
            <w:rFonts w:ascii="Times New Roman" w:eastAsia="Times New Roman" w:hAnsi="Times New Roman" w:cs="Times New Roman"/>
            <w:i/>
            <w:sz w:val="24"/>
            <w:szCs w:val="24"/>
          </w:rPr>
          <w:t>a</w:t>
        </w:r>
        <w:r>
          <w:rPr>
            <w:rFonts w:ascii="Times New Roman" w:eastAsia="Times New Roman" w:hAnsi="Times New Roman" w:cs="Times New Roman"/>
            <w:i/>
            <w:spacing w:val="-1"/>
            <w:sz w:val="24"/>
            <w:szCs w:val="24"/>
          </w:rPr>
          <w:t>m</w:t>
        </w:r>
        <w:r>
          <w:rPr>
            <w:rFonts w:ascii="Times New Roman" w:eastAsia="Times New Roman" w:hAnsi="Times New Roman" w:cs="Times New Roman"/>
            <w:i/>
            <w:sz w:val="24"/>
            <w:szCs w:val="24"/>
          </w:rPr>
          <w:t>pus-</w:t>
        </w:r>
      </w:hyperlink>
    </w:p>
    <w:p w14:paraId="740DEC17" w14:textId="77777777" w:rsidR="00BE5A93" w:rsidRDefault="00BE5A93">
      <w:pPr>
        <w:spacing w:before="6" w:after="0" w:line="130" w:lineRule="exact"/>
        <w:rPr>
          <w:sz w:val="13"/>
          <w:szCs w:val="13"/>
        </w:rPr>
      </w:pPr>
    </w:p>
    <w:p w14:paraId="5527208C" w14:textId="77777777" w:rsidR="00BE5A93" w:rsidRDefault="005513D0">
      <w:pPr>
        <w:spacing w:after="0" w:line="240" w:lineRule="auto"/>
        <w:ind w:left="836" w:right="-20"/>
        <w:rPr>
          <w:rFonts w:ascii="Times New Roman" w:eastAsia="Times New Roman" w:hAnsi="Times New Roman" w:cs="Times New Roman"/>
          <w:sz w:val="24"/>
          <w:szCs w:val="24"/>
        </w:rPr>
      </w:pPr>
      <w:hyperlink r:id="rId103">
        <w:r w:rsidR="00F700C7">
          <w:rPr>
            <w:rFonts w:ascii="Times New Roman" w:eastAsia="Times New Roman" w:hAnsi="Times New Roman" w:cs="Times New Roman"/>
            <w:i/>
            <w:sz w:val="24"/>
            <w:szCs w:val="24"/>
          </w:rPr>
          <w:t>20</w:t>
        </w:r>
        <w:r w:rsidR="00F700C7">
          <w:rPr>
            <w:rFonts w:ascii="Times New Roman" w:eastAsia="Times New Roman" w:hAnsi="Times New Roman" w:cs="Times New Roman"/>
            <w:i/>
            <w:spacing w:val="1"/>
            <w:sz w:val="24"/>
            <w:szCs w:val="24"/>
          </w:rPr>
          <w:t>/</w:t>
        </w:r>
        <w:r w:rsidR="00F700C7">
          <w:rPr>
            <w:rFonts w:ascii="Times New Roman" w:eastAsia="Times New Roman" w:hAnsi="Times New Roman" w:cs="Times New Roman"/>
            <w:i/>
            <w:sz w:val="24"/>
            <w:szCs w:val="24"/>
          </w:rPr>
          <w:t>no</w:t>
        </w:r>
        <w:r w:rsidR="00F700C7">
          <w:rPr>
            <w:rFonts w:ascii="Times New Roman" w:eastAsia="Times New Roman" w:hAnsi="Times New Roman" w:cs="Times New Roman"/>
            <w:i/>
            <w:spacing w:val="1"/>
            <w:sz w:val="24"/>
            <w:szCs w:val="24"/>
          </w:rPr>
          <w:t>ti</w:t>
        </w:r>
        <w:r w:rsidR="00F700C7">
          <w:rPr>
            <w:rFonts w:ascii="Times New Roman" w:eastAsia="Times New Roman" w:hAnsi="Times New Roman" w:cs="Times New Roman"/>
            <w:i/>
            <w:spacing w:val="-3"/>
            <w:sz w:val="24"/>
            <w:szCs w:val="24"/>
          </w:rPr>
          <w:t>c</w:t>
        </w:r>
        <w:r w:rsidR="00F700C7">
          <w:rPr>
            <w:rFonts w:ascii="Times New Roman" w:eastAsia="Times New Roman" w:hAnsi="Times New Roman" w:cs="Times New Roman"/>
            <w:i/>
            <w:spacing w:val="1"/>
            <w:sz w:val="24"/>
            <w:szCs w:val="24"/>
          </w:rPr>
          <w:t>i</w:t>
        </w:r>
        <w:r w:rsidR="00F700C7">
          <w:rPr>
            <w:rFonts w:ascii="Times New Roman" w:eastAsia="Times New Roman" w:hAnsi="Times New Roman" w:cs="Times New Roman"/>
            <w:i/>
            <w:sz w:val="24"/>
            <w:szCs w:val="24"/>
          </w:rPr>
          <w:t>a</w:t>
        </w:r>
        <w:r w:rsidR="00F700C7">
          <w:rPr>
            <w:rFonts w:ascii="Times New Roman" w:eastAsia="Times New Roman" w:hAnsi="Times New Roman" w:cs="Times New Roman"/>
            <w:i/>
            <w:spacing w:val="1"/>
            <w:sz w:val="24"/>
            <w:szCs w:val="24"/>
          </w:rPr>
          <w:t>/</w:t>
        </w:r>
        <w:r w:rsidR="00F700C7">
          <w:rPr>
            <w:rFonts w:ascii="Times New Roman" w:eastAsia="Times New Roman" w:hAnsi="Times New Roman" w:cs="Times New Roman"/>
            <w:i/>
            <w:sz w:val="24"/>
            <w:szCs w:val="24"/>
          </w:rPr>
          <w:t>a</w:t>
        </w:r>
        <w:r w:rsidR="00F700C7">
          <w:rPr>
            <w:rFonts w:ascii="Times New Roman" w:eastAsia="Times New Roman" w:hAnsi="Times New Roman" w:cs="Times New Roman"/>
            <w:i/>
            <w:spacing w:val="-1"/>
            <w:sz w:val="24"/>
            <w:szCs w:val="24"/>
          </w:rPr>
          <w:t>r</w:t>
        </w:r>
        <w:r w:rsidR="00F700C7">
          <w:rPr>
            <w:rFonts w:ascii="Times New Roman" w:eastAsia="Times New Roman" w:hAnsi="Times New Roman" w:cs="Times New Roman"/>
            <w:i/>
            <w:spacing w:val="1"/>
            <w:sz w:val="24"/>
            <w:szCs w:val="24"/>
          </w:rPr>
          <w:t>t</w:t>
        </w:r>
        <w:r w:rsidR="00F700C7">
          <w:rPr>
            <w:rFonts w:ascii="Times New Roman" w:eastAsia="Times New Roman" w:hAnsi="Times New Roman" w:cs="Times New Roman"/>
            <w:i/>
            <w:spacing w:val="-3"/>
            <w:sz w:val="24"/>
            <w:szCs w:val="24"/>
          </w:rPr>
          <w:t>i</w:t>
        </w:r>
        <w:r w:rsidR="00F700C7">
          <w:rPr>
            <w:rFonts w:ascii="Times New Roman" w:eastAsia="Times New Roman" w:hAnsi="Times New Roman" w:cs="Times New Roman"/>
            <w:i/>
            <w:spacing w:val="1"/>
            <w:sz w:val="24"/>
            <w:szCs w:val="24"/>
          </w:rPr>
          <w:t>c</w:t>
        </w:r>
        <w:r w:rsidR="00F700C7">
          <w:rPr>
            <w:rFonts w:ascii="Times New Roman" w:eastAsia="Times New Roman" w:hAnsi="Times New Roman" w:cs="Times New Roman"/>
            <w:i/>
            <w:sz w:val="24"/>
            <w:szCs w:val="24"/>
          </w:rPr>
          <w:t>u</w:t>
        </w:r>
        <w:r w:rsidR="00F700C7">
          <w:rPr>
            <w:rFonts w:ascii="Times New Roman" w:eastAsia="Times New Roman" w:hAnsi="Times New Roman" w:cs="Times New Roman"/>
            <w:i/>
            <w:spacing w:val="1"/>
            <w:sz w:val="24"/>
            <w:szCs w:val="24"/>
          </w:rPr>
          <w:t>l</w:t>
        </w:r>
        <w:r w:rsidR="00F700C7">
          <w:rPr>
            <w:rFonts w:ascii="Times New Roman" w:eastAsia="Times New Roman" w:hAnsi="Times New Roman" w:cs="Times New Roman"/>
            <w:i/>
            <w:sz w:val="24"/>
            <w:szCs w:val="24"/>
          </w:rPr>
          <w:t>o</w:t>
        </w:r>
        <w:r w:rsidR="00F700C7">
          <w:rPr>
            <w:rFonts w:ascii="Times New Roman" w:eastAsia="Times New Roman" w:hAnsi="Times New Roman" w:cs="Times New Roman"/>
            <w:i/>
            <w:spacing w:val="-3"/>
            <w:sz w:val="24"/>
            <w:szCs w:val="24"/>
          </w:rPr>
          <w:t>/</w:t>
        </w:r>
        <w:r w:rsidR="00F700C7">
          <w:rPr>
            <w:rFonts w:ascii="Times New Roman" w:eastAsia="Times New Roman" w:hAnsi="Times New Roman" w:cs="Times New Roman"/>
            <w:i/>
            <w:spacing w:val="1"/>
            <w:sz w:val="24"/>
            <w:szCs w:val="24"/>
          </w:rPr>
          <w:t>l</w:t>
        </w:r>
        <w:r w:rsidR="00F700C7">
          <w:rPr>
            <w:rFonts w:ascii="Times New Roman" w:eastAsia="Times New Roman" w:hAnsi="Times New Roman" w:cs="Times New Roman"/>
            <w:i/>
            <w:spacing w:val="4"/>
            <w:sz w:val="24"/>
            <w:szCs w:val="24"/>
          </w:rPr>
          <w:t>a</w:t>
        </w:r>
        <w:r w:rsidR="00F700C7">
          <w:rPr>
            <w:rFonts w:ascii="Times New Roman" w:eastAsia="Times New Roman" w:hAnsi="Times New Roman" w:cs="Times New Roman"/>
            <w:i/>
            <w:sz w:val="24"/>
            <w:szCs w:val="24"/>
          </w:rPr>
          <w:t>-un</w:t>
        </w:r>
        <w:r w:rsidR="00F700C7">
          <w:rPr>
            <w:rFonts w:ascii="Times New Roman" w:eastAsia="Times New Roman" w:hAnsi="Times New Roman" w:cs="Times New Roman"/>
            <w:i/>
            <w:spacing w:val="1"/>
            <w:sz w:val="24"/>
            <w:szCs w:val="24"/>
          </w:rPr>
          <w:t>i</w:t>
        </w:r>
        <w:r w:rsidR="00F700C7">
          <w:rPr>
            <w:rFonts w:ascii="Times New Roman" w:eastAsia="Times New Roman" w:hAnsi="Times New Roman" w:cs="Times New Roman"/>
            <w:i/>
            <w:spacing w:val="-3"/>
            <w:sz w:val="24"/>
            <w:szCs w:val="24"/>
          </w:rPr>
          <w:t>v</w:t>
        </w:r>
        <w:r w:rsidR="00F700C7">
          <w:rPr>
            <w:rFonts w:ascii="Times New Roman" w:eastAsia="Times New Roman" w:hAnsi="Times New Roman" w:cs="Times New Roman"/>
            <w:i/>
            <w:spacing w:val="1"/>
            <w:sz w:val="24"/>
            <w:szCs w:val="24"/>
          </w:rPr>
          <w:t>e</w:t>
        </w:r>
        <w:r w:rsidR="00F700C7">
          <w:rPr>
            <w:rFonts w:ascii="Times New Roman" w:eastAsia="Times New Roman" w:hAnsi="Times New Roman" w:cs="Times New Roman"/>
            <w:i/>
            <w:spacing w:val="-1"/>
            <w:sz w:val="24"/>
            <w:szCs w:val="24"/>
          </w:rPr>
          <w:t>rs</w:t>
        </w:r>
        <w:r w:rsidR="00F700C7">
          <w:rPr>
            <w:rFonts w:ascii="Times New Roman" w:eastAsia="Times New Roman" w:hAnsi="Times New Roman" w:cs="Times New Roman"/>
            <w:i/>
            <w:spacing w:val="1"/>
            <w:sz w:val="24"/>
            <w:szCs w:val="24"/>
          </w:rPr>
          <w:t>i</w:t>
        </w:r>
        <w:r w:rsidR="00F700C7">
          <w:rPr>
            <w:rFonts w:ascii="Times New Roman" w:eastAsia="Times New Roman" w:hAnsi="Times New Roman" w:cs="Times New Roman"/>
            <w:i/>
            <w:sz w:val="24"/>
            <w:szCs w:val="24"/>
          </w:rPr>
          <w:t>da</w:t>
        </w:r>
        <w:r w:rsidR="00F700C7">
          <w:rPr>
            <w:rFonts w:ascii="Times New Roman" w:eastAsia="Times New Roman" w:hAnsi="Times New Roman" w:cs="Times New Roman"/>
            <w:i/>
            <w:spacing w:val="1"/>
            <w:sz w:val="24"/>
            <w:szCs w:val="24"/>
          </w:rPr>
          <w:t>d</w:t>
        </w:r>
        <w:r w:rsidR="00F700C7">
          <w:rPr>
            <w:rFonts w:ascii="Times New Roman" w:eastAsia="Times New Roman" w:hAnsi="Times New Roman" w:cs="Times New Roman"/>
            <w:i/>
            <w:sz w:val="24"/>
            <w:szCs w:val="24"/>
          </w:rPr>
          <w:t>-</w:t>
        </w:r>
        <w:r w:rsidR="00F700C7">
          <w:rPr>
            <w:rFonts w:ascii="Times New Roman" w:eastAsia="Times New Roman" w:hAnsi="Times New Roman" w:cs="Times New Roman"/>
            <w:i/>
            <w:spacing w:val="1"/>
            <w:sz w:val="24"/>
            <w:szCs w:val="24"/>
          </w:rPr>
          <w:t>l</w:t>
        </w:r>
        <w:r w:rsidR="00F700C7">
          <w:rPr>
            <w:rFonts w:ascii="Times New Roman" w:eastAsia="Times New Roman" w:hAnsi="Times New Roman" w:cs="Times New Roman"/>
            <w:i/>
            <w:sz w:val="24"/>
            <w:szCs w:val="24"/>
          </w:rPr>
          <w:t>an</w:t>
        </w:r>
        <w:r w:rsidR="00F700C7">
          <w:rPr>
            <w:rFonts w:ascii="Times New Roman" w:eastAsia="Times New Roman" w:hAnsi="Times New Roman" w:cs="Times New Roman"/>
            <w:i/>
            <w:spacing w:val="-1"/>
            <w:sz w:val="24"/>
            <w:szCs w:val="24"/>
          </w:rPr>
          <w:t>z</w:t>
        </w:r>
        <w:r w:rsidR="00F700C7">
          <w:rPr>
            <w:rFonts w:ascii="Times New Roman" w:eastAsia="Times New Roman" w:hAnsi="Times New Roman" w:cs="Times New Roman"/>
            <w:i/>
            <w:spacing w:val="1"/>
            <w:sz w:val="24"/>
            <w:szCs w:val="24"/>
          </w:rPr>
          <w:t>a</w:t>
        </w:r>
        <w:r w:rsidR="00F700C7">
          <w:rPr>
            <w:rFonts w:ascii="Times New Roman" w:eastAsia="Times New Roman" w:hAnsi="Times New Roman" w:cs="Times New Roman"/>
            <w:i/>
            <w:sz w:val="24"/>
            <w:szCs w:val="24"/>
          </w:rPr>
          <w:t>-</w:t>
        </w:r>
        <w:r w:rsidR="00F700C7">
          <w:rPr>
            <w:rFonts w:ascii="Times New Roman" w:eastAsia="Times New Roman" w:hAnsi="Times New Roman" w:cs="Times New Roman"/>
            <w:i/>
            <w:spacing w:val="-1"/>
            <w:sz w:val="24"/>
            <w:szCs w:val="24"/>
          </w:rPr>
          <w:t>s</w:t>
        </w:r>
        <w:r w:rsidR="00F700C7">
          <w:rPr>
            <w:rFonts w:ascii="Times New Roman" w:eastAsia="Times New Roman" w:hAnsi="Times New Roman" w:cs="Times New Roman"/>
            <w:i/>
            <w:sz w:val="24"/>
            <w:szCs w:val="24"/>
          </w:rPr>
          <w:t>u-ap</w:t>
        </w:r>
        <w:r w:rsidR="00F700C7">
          <w:rPr>
            <w:rFonts w:ascii="Times New Roman" w:eastAsia="Times New Roman" w:hAnsi="Times New Roman" w:cs="Times New Roman"/>
            <w:i/>
            <w:spacing w:val="1"/>
            <w:sz w:val="24"/>
            <w:szCs w:val="24"/>
          </w:rPr>
          <w:t>lic</w:t>
        </w:r>
        <w:r w:rsidR="00F700C7">
          <w:rPr>
            <w:rFonts w:ascii="Times New Roman" w:eastAsia="Times New Roman" w:hAnsi="Times New Roman" w:cs="Times New Roman"/>
            <w:i/>
            <w:sz w:val="24"/>
            <w:szCs w:val="24"/>
          </w:rPr>
          <w:t>a</w:t>
        </w:r>
        <w:r w:rsidR="00F700C7">
          <w:rPr>
            <w:rFonts w:ascii="Times New Roman" w:eastAsia="Times New Roman" w:hAnsi="Times New Roman" w:cs="Times New Roman"/>
            <w:i/>
            <w:spacing w:val="-3"/>
            <w:sz w:val="24"/>
            <w:szCs w:val="24"/>
          </w:rPr>
          <w:t>c</w:t>
        </w:r>
        <w:r w:rsidR="00F700C7">
          <w:rPr>
            <w:rFonts w:ascii="Times New Roman" w:eastAsia="Times New Roman" w:hAnsi="Times New Roman" w:cs="Times New Roman"/>
            <w:i/>
            <w:spacing w:val="1"/>
            <w:sz w:val="24"/>
            <w:szCs w:val="24"/>
          </w:rPr>
          <w:t>i</w:t>
        </w:r>
        <w:r w:rsidR="00F700C7">
          <w:rPr>
            <w:rFonts w:ascii="Times New Roman" w:eastAsia="Times New Roman" w:hAnsi="Times New Roman" w:cs="Times New Roman"/>
            <w:i/>
            <w:sz w:val="24"/>
            <w:szCs w:val="24"/>
          </w:rPr>
          <w:t>o</w:t>
        </w:r>
        <w:r w:rsidR="00F700C7">
          <w:rPr>
            <w:rFonts w:ascii="Times New Roman" w:eastAsia="Times New Roman" w:hAnsi="Times New Roman" w:cs="Times New Roman"/>
            <w:i/>
            <w:spacing w:val="2"/>
            <w:sz w:val="24"/>
            <w:szCs w:val="24"/>
          </w:rPr>
          <w:t>n</w:t>
        </w:r>
        <w:r w:rsidR="00F700C7">
          <w:rPr>
            <w:rFonts w:ascii="Times New Roman" w:eastAsia="Times New Roman" w:hAnsi="Times New Roman" w:cs="Times New Roman"/>
            <w:i/>
            <w:sz w:val="24"/>
            <w:szCs w:val="24"/>
          </w:rPr>
          <w:t>-</w:t>
        </w:r>
        <w:r w:rsidR="00F700C7">
          <w:rPr>
            <w:rFonts w:ascii="Times New Roman" w:eastAsia="Times New Roman" w:hAnsi="Times New Roman" w:cs="Times New Roman"/>
            <w:i/>
            <w:spacing w:val="-1"/>
            <w:sz w:val="24"/>
            <w:szCs w:val="24"/>
          </w:rPr>
          <w:t>m</w:t>
        </w:r>
        <w:r w:rsidR="00F700C7">
          <w:rPr>
            <w:rFonts w:ascii="Times New Roman" w:eastAsia="Times New Roman" w:hAnsi="Times New Roman" w:cs="Times New Roman"/>
            <w:i/>
            <w:sz w:val="24"/>
            <w:szCs w:val="24"/>
          </w:rPr>
          <w:t>o</w:t>
        </w:r>
        <w:r w:rsidR="00F700C7">
          <w:rPr>
            <w:rFonts w:ascii="Times New Roman" w:eastAsia="Times New Roman" w:hAnsi="Times New Roman" w:cs="Times New Roman"/>
            <w:i/>
            <w:spacing w:val="1"/>
            <w:sz w:val="24"/>
            <w:szCs w:val="24"/>
          </w:rPr>
          <w:t>vi</w:t>
        </w:r>
        <w:r w:rsidR="00F700C7">
          <w:rPr>
            <w:rFonts w:ascii="Times New Roman" w:eastAsia="Times New Roman" w:hAnsi="Times New Roman" w:cs="Times New Roman"/>
            <w:i/>
            <w:spacing w:val="-3"/>
            <w:sz w:val="24"/>
            <w:szCs w:val="24"/>
          </w:rPr>
          <w:t>l</w:t>
        </w:r>
        <w:r w:rsidR="00F700C7">
          <w:rPr>
            <w:rFonts w:ascii="Times New Roman" w:eastAsia="Times New Roman" w:hAnsi="Times New Roman" w:cs="Times New Roman"/>
            <w:i/>
            <w:spacing w:val="2"/>
            <w:sz w:val="24"/>
            <w:szCs w:val="24"/>
          </w:rPr>
          <w:t>/</w:t>
        </w:r>
      </w:hyperlink>
      <w:r w:rsidR="00F700C7">
        <w:rPr>
          <w:rFonts w:ascii="Times New Roman" w:eastAsia="Times New Roman" w:hAnsi="Times New Roman" w:cs="Times New Roman"/>
          <w:i/>
          <w:sz w:val="24"/>
          <w:szCs w:val="24"/>
        </w:rPr>
        <w:t>.</w:t>
      </w:r>
    </w:p>
    <w:p w14:paraId="591884E2" w14:textId="77777777" w:rsidR="00BE5A93" w:rsidRDefault="00BE5A93">
      <w:pPr>
        <w:spacing w:after="0" w:line="200" w:lineRule="exact"/>
        <w:rPr>
          <w:sz w:val="20"/>
          <w:szCs w:val="20"/>
        </w:rPr>
      </w:pPr>
    </w:p>
    <w:p w14:paraId="1CAEACC4" w14:textId="77777777" w:rsidR="00BE5A93" w:rsidRDefault="00BE5A93">
      <w:pPr>
        <w:spacing w:before="8" w:after="0" w:line="200" w:lineRule="exact"/>
        <w:rPr>
          <w:sz w:val="20"/>
          <w:szCs w:val="20"/>
        </w:rPr>
      </w:pPr>
    </w:p>
    <w:p w14:paraId="7426ACCC" w14:textId="77777777" w:rsidR="00BE5A93" w:rsidRDefault="00F700C7">
      <w:pPr>
        <w:spacing w:after="0" w:line="240" w:lineRule="auto"/>
        <w:ind w:left="117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d 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ale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, (2015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>
        <w:rPr>
          <w:rFonts w:ascii="Times New Roman" w:eastAsia="Times New Roman" w:hAnsi="Times New Roman" w:cs="Times New Roman"/>
          <w:spacing w:val="-5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mi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on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. Con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lta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do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n </w:t>
      </w:r>
      <w:r>
        <w:rPr>
          <w:rFonts w:ascii="Times New Roman" w:eastAsia="Times New Roman" w:hAnsi="Times New Roman" w:cs="Times New Roman"/>
          <w:spacing w:val="-9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br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ro 22, 2016, 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</w:p>
    <w:p w14:paraId="0AC006E6" w14:textId="77777777" w:rsidR="00BE5A93" w:rsidRDefault="00BE5A93">
      <w:pPr>
        <w:spacing w:before="6" w:after="0" w:line="130" w:lineRule="exact"/>
        <w:rPr>
          <w:sz w:val="13"/>
          <w:szCs w:val="13"/>
        </w:rPr>
      </w:pPr>
    </w:p>
    <w:p w14:paraId="03D5518B" w14:textId="77777777" w:rsidR="00BE5A93" w:rsidRDefault="005513D0">
      <w:pPr>
        <w:spacing w:after="0" w:line="240" w:lineRule="auto"/>
        <w:ind w:left="836" w:right="-20"/>
        <w:rPr>
          <w:rFonts w:ascii="Times New Roman" w:eastAsia="Times New Roman" w:hAnsi="Times New Roman" w:cs="Times New Roman"/>
          <w:sz w:val="24"/>
          <w:szCs w:val="24"/>
        </w:rPr>
      </w:pPr>
      <w:hyperlink r:id="rId104">
        <w:r w:rsidR="00F700C7">
          <w:rPr>
            <w:rFonts w:ascii="Times New Roman" w:eastAsia="Times New Roman" w:hAnsi="Times New Roman" w:cs="Times New Roman"/>
            <w:i/>
            <w:sz w:val="24"/>
            <w:szCs w:val="24"/>
          </w:rPr>
          <w:t>h</w:t>
        </w:r>
        <w:r w:rsidR="00F700C7">
          <w:rPr>
            <w:rFonts w:ascii="Times New Roman" w:eastAsia="Times New Roman" w:hAnsi="Times New Roman" w:cs="Times New Roman"/>
            <w:i/>
            <w:spacing w:val="1"/>
            <w:sz w:val="24"/>
            <w:szCs w:val="24"/>
          </w:rPr>
          <w:t>tt</w:t>
        </w:r>
        <w:r w:rsidR="00F700C7">
          <w:rPr>
            <w:rFonts w:ascii="Times New Roman" w:eastAsia="Times New Roman" w:hAnsi="Times New Roman" w:cs="Times New Roman"/>
            <w:i/>
            <w:sz w:val="24"/>
            <w:szCs w:val="24"/>
          </w:rPr>
          <w:t>p:</w:t>
        </w:r>
        <w:r w:rsidR="00F700C7">
          <w:rPr>
            <w:rFonts w:ascii="Times New Roman" w:eastAsia="Times New Roman" w:hAnsi="Times New Roman" w:cs="Times New Roman"/>
            <w:i/>
            <w:spacing w:val="1"/>
            <w:sz w:val="24"/>
            <w:szCs w:val="24"/>
          </w:rPr>
          <w:t>//</w:t>
        </w:r>
        <w:r w:rsidR="00F700C7">
          <w:rPr>
            <w:rFonts w:ascii="Times New Roman" w:eastAsia="Times New Roman" w:hAnsi="Times New Roman" w:cs="Times New Roman"/>
            <w:i/>
            <w:sz w:val="24"/>
            <w:szCs w:val="24"/>
          </w:rPr>
          <w:t>www.u</w:t>
        </w:r>
        <w:r w:rsidR="00F700C7">
          <w:rPr>
            <w:rFonts w:ascii="Times New Roman" w:eastAsia="Times New Roman" w:hAnsi="Times New Roman" w:cs="Times New Roman"/>
            <w:i/>
            <w:spacing w:val="-4"/>
            <w:sz w:val="24"/>
            <w:szCs w:val="24"/>
          </w:rPr>
          <w:t>n</w:t>
        </w:r>
        <w:r w:rsidR="00F700C7">
          <w:rPr>
            <w:rFonts w:ascii="Times New Roman" w:eastAsia="Times New Roman" w:hAnsi="Times New Roman" w:cs="Times New Roman"/>
            <w:i/>
            <w:spacing w:val="1"/>
            <w:sz w:val="24"/>
            <w:szCs w:val="24"/>
          </w:rPr>
          <w:t>i</w:t>
        </w:r>
        <w:r w:rsidR="00F700C7">
          <w:rPr>
            <w:rFonts w:ascii="Times New Roman" w:eastAsia="Times New Roman" w:hAnsi="Times New Roman" w:cs="Times New Roman"/>
            <w:i/>
            <w:spacing w:val="-1"/>
            <w:sz w:val="24"/>
            <w:szCs w:val="24"/>
          </w:rPr>
          <w:t>m</w:t>
        </w:r>
        <w:r w:rsidR="00F700C7">
          <w:rPr>
            <w:rFonts w:ascii="Times New Roman" w:eastAsia="Times New Roman" w:hAnsi="Times New Roman" w:cs="Times New Roman"/>
            <w:i/>
            <w:sz w:val="24"/>
            <w:szCs w:val="24"/>
          </w:rPr>
          <w:t>agda</w:t>
        </w:r>
        <w:r w:rsidR="00F700C7">
          <w:rPr>
            <w:rFonts w:ascii="Times New Roman" w:eastAsia="Times New Roman" w:hAnsi="Times New Roman" w:cs="Times New Roman"/>
            <w:i/>
            <w:spacing w:val="1"/>
            <w:sz w:val="24"/>
            <w:szCs w:val="24"/>
          </w:rPr>
          <w:t>le</w:t>
        </w:r>
        <w:r w:rsidR="00F700C7">
          <w:rPr>
            <w:rFonts w:ascii="Times New Roman" w:eastAsia="Times New Roman" w:hAnsi="Times New Roman" w:cs="Times New Roman"/>
            <w:i/>
            <w:sz w:val="24"/>
            <w:szCs w:val="24"/>
          </w:rPr>
          <w:t>na.</w:t>
        </w:r>
        <w:r w:rsidR="00F700C7">
          <w:rPr>
            <w:rFonts w:ascii="Times New Roman" w:eastAsia="Times New Roman" w:hAnsi="Times New Roman" w:cs="Times New Roman"/>
            <w:i/>
            <w:spacing w:val="1"/>
            <w:sz w:val="24"/>
            <w:szCs w:val="24"/>
          </w:rPr>
          <w:t>e</w:t>
        </w:r>
        <w:r w:rsidR="00F700C7">
          <w:rPr>
            <w:rFonts w:ascii="Times New Roman" w:eastAsia="Times New Roman" w:hAnsi="Times New Roman" w:cs="Times New Roman"/>
            <w:i/>
            <w:sz w:val="24"/>
            <w:szCs w:val="24"/>
          </w:rPr>
          <w:t>du</w:t>
        </w:r>
        <w:r w:rsidR="00F700C7">
          <w:rPr>
            <w:rFonts w:ascii="Times New Roman" w:eastAsia="Times New Roman" w:hAnsi="Times New Roman" w:cs="Times New Roman"/>
            <w:i/>
            <w:spacing w:val="-4"/>
            <w:sz w:val="24"/>
            <w:szCs w:val="24"/>
          </w:rPr>
          <w:t>.</w:t>
        </w:r>
        <w:r w:rsidR="00F700C7">
          <w:rPr>
            <w:rFonts w:ascii="Times New Roman" w:eastAsia="Times New Roman" w:hAnsi="Times New Roman" w:cs="Times New Roman"/>
            <w:i/>
            <w:spacing w:val="1"/>
            <w:sz w:val="24"/>
            <w:szCs w:val="24"/>
          </w:rPr>
          <w:t>c</w:t>
        </w:r>
        <w:r w:rsidR="00F700C7">
          <w:rPr>
            <w:rFonts w:ascii="Times New Roman" w:eastAsia="Times New Roman" w:hAnsi="Times New Roman" w:cs="Times New Roman"/>
            <w:i/>
            <w:sz w:val="24"/>
            <w:szCs w:val="24"/>
          </w:rPr>
          <w:t>o</w:t>
        </w:r>
        <w:r w:rsidR="00F700C7">
          <w:rPr>
            <w:rFonts w:ascii="Times New Roman" w:eastAsia="Times New Roman" w:hAnsi="Times New Roman" w:cs="Times New Roman"/>
            <w:i/>
            <w:spacing w:val="1"/>
            <w:sz w:val="24"/>
            <w:szCs w:val="24"/>
          </w:rPr>
          <w:t>/</w:t>
        </w:r>
        <w:r w:rsidR="00F700C7">
          <w:rPr>
            <w:rFonts w:ascii="Times New Roman" w:eastAsia="Times New Roman" w:hAnsi="Times New Roman" w:cs="Times New Roman"/>
            <w:i/>
            <w:sz w:val="24"/>
            <w:szCs w:val="24"/>
          </w:rPr>
          <w:t>ad</w:t>
        </w:r>
        <w:r w:rsidR="00F700C7">
          <w:rPr>
            <w:rFonts w:ascii="Times New Roman" w:eastAsia="Times New Roman" w:hAnsi="Times New Roman" w:cs="Times New Roman"/>
            <w:i/>
            <w:spacing w:val="-1"/>
            <w:sz w:val="24"/>
            <w:szCs w:val="24"/>
          </w:rPr>
          <w:t>m</w:t>
        </w:r>
        <w:r w:rsidR="00F700C7">
          <w:rPr>
            <w:rFonts w:ascii="Times New Roman" w:eastAsia="Times New Roman" w:hAnsi="Times New Roman" w:cs="Times New Roman"/>
            <w:i/>
            <w:spacing w:val="1"/>
            <w:sz w:val="24"/>
            <w:szCs w:val="24"/>
          </w:rPr>
          <w:t>i</w:t>
        </w:r>
        <w:r w:rsidR="00F700C7">
          <w:rPr>
            <w:rFonts w:ascii="Times New Roman" w:eastAsia="Times New Roman" w:hAnsi="Times New Roman" w:cs="Times New Roman"/>
            <w:i/>
            <w:spacing w:val="-1"/>
            <w:sz w:val="24"/>
            <w:szCs w:val="24"/>
          </w:rPr>
          <w:t>s</w:t>
        </w:r>
        <w:r w:rsidR="00F700C7">
          <w:rPr>
            <w:rFonts w:ascii="Times New Roman" w:eastAsia="Times New Roman" w:hAnsi="Times New Roman" w:cs="Times New Roman"/>
            <w:i/>
            <w:spacing w:val="1"/>
            <w:sz w:val="24"/>
            <w:szCs w:val="24"/>
          </w:rPr>
          <w:t>i</w:t>
        </w:r>
        <w:r w:rsidR="00F700C7">
          <w:rPr>
            <w:rFonts w:ascii="Times New Roman" w:eastAsia="Times New Roman" w:hAnsi="Times New Roman" w:cs="Times New Roman"/>
            <w:i/>
            <w:spacing w:val="-4"/>
            <w:sz w:val="24"/>
            <w:szCs w:val="24"/>
          </w:rPr>
          <w:t>o</w:t>
        </w:r>
        <w:r w:rsidR="00F700C7">
          <w:rPr>
            <w:rFonts w:ascii="Times New Roman" w:eastAsia="Times New Roman" w:hAnsi="Times New Roman" w:cs="Times New Roman"/>
            <w:i/>
            <w:sz w:val="24"/>
            <w:szCs w:val="24"/>
          </w:rPr>
          <w:t>n</w:t>
        </w:r>
        <w:r w:rsidR="00F700C7">
          <w:rPr>
            <w:rFonts w:ascii="Times New Roman" w:eastAsia="Times New Roman" w:hAnsi="Times New Roman" w:cs="Times New Roman"/>
            <w:i/>
            <w:spacing w:val="1"/>
            <w:sz w:val="24"/>
            <w:szCs w:val="24"/>
          </w:rPr>
          <w:t>e</w:t>
        </w:r>
        <w:r w:rsidR="00F700C7">
          <w:rPr>
            <w:rFonts w:ascii="Times New Roman" w:eastAsia="Times New Roman" w:hAnsi="Times New Roman" w:cs="Times New Roman"/>
            <w:i/>
            <w:spacing w:val="-1"/>
            <w:sz w:val="24"/>
            <w:szCs w:val="24"/>
          </w:rPr>
          <w:t>s</w:t>
        </w:r>
        <w:r w:rsidR="00F700C7">
          <w:rPr>
            <w:rFonts w:ascii="Times New Roman" w:eastAsia="Times New Roman" w:hAnsi="Times New Roman" w:cs="Times New Roman"/>
            <w:i/>
            <w:spacing w:val="1"/>
            <w:sz w:val="24"/>
            <w:szCs w:val="24"/>
          </w:rPr>
          <w:t>/</w:t>
        </w:r>
        <w:r w:rsidR="00F700C7">
          <w:rPr>
            <w:rFonts w:ascii="Times New Roman" w:eastAsia="Times New Roman" w:hAnsi="Times New Roman" w:cs="Times New Roman"/>
            <w:i/>
            <w:sz w:val="24"/>
            <w:szCs w:val="24"/>
          </w:rPr>
          <w:t>pag</w:t>
        </w:r>
        <w:r w:rsidR="00F700C7">
          <w:rPr>
            <w:rFonts w:ascii="Times New Roman" w:eastAsia="Times New Roman" w:hAnsi="Times New Roman" w:cs="Times New Roman"/>
            <w:i/>
            <w:spacing w:val="1"/>
            <w:sz w:val="24"/>
            <w:szCs w:val="24"/>
          </w:rPr>
          <w:t>i</w:t>
        </w:r>
        <w:r w:rsidR="00F700C7">
          <w:rPr>
            <w:rFonts w:ascii="Times New Roman" w:eastAsia="Times New Roman" w:hAnsi="Times New Roman" w:cs="Times New Roman"/>
            <w:i/>
            <w:sz w:val="24"/>
            <w:szCs w:val="24"/>
          </w:rPr>
          <w:t>na</w:t>
        </w:r>
        <w:r w:rsidR="00F700C7">
          <w:rPr>
            <w:rFonts w:ascii="Times New Roman" w:eastAsia="Times New Roman" w:hAnsi="Times New Roman" w:cs="Times New Roman"/>
            <w:i/>
            <w:spacing w:val="-1"/>
            <w:sz w:val="24"/>
            <w:szCs w:val="24"/>
          </w:rPr>
          <w:t>s</w:t>
        </w:r>
        <w:r w:rsidR="00F700C7">
          <w:rPr>
            <w:rFonts w:ascii="Times New Roman" w:eastAsia="Times New Roman" w:hAnsi="Times New Roman" w:cs="Times New Roman"/>
            <w:i/>
            <w:spacing w:val="1"/>
            <w:sz w:val="24"/>
            <w:szCs w:val="24"/>
          </w:rPr>
          <w:t>/</w:t>
        </w:r>
        <w:r w:rsidR="00F700C7">
          <w:rPr>
            <w:rFonts w:ascii="Times New Roman" w:eastAsia="Times New Roman" w:hAnsi="Times New Roman" w:cs="Times New Roman"/>
            <w:i/>
            <w:sz w:val="24"/>
            <w:szCs w:val="24"/>
          </w:rPr>
          <w:t>ad</w:t>
        </w:r>
        <w:r w:rsidR="00F700C7">
          <w:rPr>
            <w:rFonts w:ascii="Times New Roman" w:eastAsia="Times New Roman" w:hAnsi="Times New Roman" w:cs="Times New Roman"/>
            <w:i/>
            <w:spacing w:val="-1"/>
            <w:sz w:val="24"/>
            <w:szCs w:val="24"/>
          </w:rPr>
          <w:t>m</w:t>
        </w:r>
        <w:r w:rsidR="00F700C7">
          <w:rPr>
            <w:rFonts w:ascii="Times New Roman" w:eastAsia="Times New Roman" w:hAnsi="Times New Roman" w:cs="Times New Roman"/>
            <w:i/>
            <w:spacing w:val="1"/>
            <w:sz w:val="24"/>
            <w:szCs w:val="24"/>
          </w:rPr>
          <w:t>i</w:t>
        </w:r>
        <w:r w:rsidR="00F700C7">
          <w:rPr>
            <w:rFonts w:ascii="Times New Roman" w:eastAsia="Times New Roman" w:hAnsi="Times New Roman" w:cs="Times New Roman"/>
            <w:i/>
            <w:spacing w:val="-1"/>
            <w:sz w:val="24"/>
            <w:szCs w:val="24"/>
          </w:rPr>
          <w:t>s</w:t>
        </w:r>
        <w:r w:rsidR="00F700C7">
          <w:rPr>
            <w:rFonts w:ascii="Times New Roman" w:eastAsia="Times New Roman" w:hAnsi="Times New Roman" w:cs="Times New Roman"/>
            <w:i/>
            <w:spacing w:val="1"/>
            <w:sz w:val="24"/>
            <w:szCs w:val="24"/>
          </w:rPr>
          <w:t>i</w:t>
        </w:r>
        <w:r w:rsidR="00F700C7">
          <w:rPr>
            <w:rFonts w:ascii="Times New Roman" w:eastAsia="Times New Roman" w:hAnsi="Times New Roman" w:cs="Times New Roman"/>
            <w:i/>
            <w:sz w:val="24"/>
            <w:szCs w:val="24"/>
          </w:rPr>
          <w:t>on</w:t>
        </w:r>
        <w:r w:rsidR="00F700C7">
          <w:rPr>
            <w:rFonts w:ascii="Times New Roman" w:eastAsia="Times New Roman" w:hAnsi="Times New Roman" w:cs="Times New Roman"/>
            <w:i/>
            <w:spacing w:val="1"/>
            <w:sz w:val="24"/>
            <w:szCs w:val="24"/>
          </w:rPr>
          <w:t>e</w:t>
        </w:r>
        <w:r w:rsidR="00F700C7">
          <w:rPr>
            <w:rFonts w:ascii="Times New Roman" w:eastAsia="Times New Roman" w:hAnsi="Times New Roman" w:cs="Times New Roman"/>
            <w:i/>
            <w:spacing w:val="-1"/>
            <w:sz w:val="24"/>
            <w:szCs w:val="24"/>
          </w:rPr>
          <w:t>s</w:t>
        </w:r>
        <w:r w:rsidR="00F700C7">
          <w:rPr>
            <w:rFonts w:ascii="Times New Roman" w:eastAsia="Times New Roman" w:hAnsi="Times New Roman" w:cs="Times New Roman"/>
            <w:i/>
            <w:sz w:val="24"/>
            <w:szCs w:val="24"/>
          </w:rPr>
          <w:t>.a</w:t>
        </w:r>
        <w:r w:rsidR="00F700C7">
          <w:rPr>
            <w:rFonts w:ascii="Times New Roman" w:eastAsia="Times New Roman" w:hAnsi="Times New Roman" w:cs="Times New Roman"/>
            <w:i/>
            <w:spacing w:val="-1"/>
            <w:sz w:val="24"/>
            <w:szCs w:val="24"/>
          </w:rPr>
          <w:t>s</w:t>
        </w:r>
        <w:r w:rsidR="00F700C7">
          <w:rPr>
            <w:rFonts w:ascii="Times New Roman" w:eastAsia="Times New Roman" w:hAnsi="Times New Roman" w:cs="Times New Roman"/>
            <w:i/>
            <w:sz w:val="24"/>
            <w:szCs w:val="24"/>
          </w:rPr>
          <w:t>p</w:t>
        </w:r>
        <w:r w:rsidR="00F700C7">
          <w:rPr>
            <w:rFonts w:ascii="Times New Roman" w:eastAsia="Times New Roman" w:hAnsi="Times New Roman" w:cs="Times New Roman"/>
            <w:i/>
            <w:spacing w:val="10"/>
            <w:sz w:val="24"/>
            <w:szCs w:val="24"/>
          </w:rPr>
          <w:t>x</w:t>
        </w:r>
      </w:hyperlink>
      <w:r w:rsidR="00F700C7">
        <w:rPr>
          <w:rFonts w:ascii="Times New Roman" w:eastAsia="Times New Roman" w:hAnsi="Times New Roman" w:cs="Times New Roman"/>
          <w:i/>
          <w:sz w:val="24"/>
          <w:szCs w:val="24"/>
        </w:rPr>
        <w:t>.</w:t>
      </w:r>
    </w:p>
    <w:p w14:paraId="29A5E683" w14:textId="77777777" w:rsidR="00BE5A93" w:rsidRDefault="00BE5A93">
      <w:pPr>
        <w:spacing w:after="0" w:line="200" w:lineRule="exact"/>
        <w:rPr>
          <w:sz w:val="20"/>
          <w:szCs w:val="20"/>
        </w:rPr>
      </w:pPr>
    </w:p>
    <w:p w14:paraId="5C88FF16" w14:textId="77777777" w:rsidR="00BE5A93" w:rsidRDefault="00BE5A93">
      <w:pPr>
        <w:spacing w:before="8" w:after="0" w:line="200" w:lineRule="exact"/>
        <w:rPr>
          <w:sz w:val="20"/>
          <w:szCs w:val="20"/>
        </w:rPr>
      </w:pPr>
    </w:p>
    <w:p w14:paraId="0EAEE47C" w14:textId="77777777" w:rsidR="00BE5A93" w:rsidRDefault="00F700C7">
      <w:pPr>
        <w:spacing w:after="0" w:line="240" w:lineRule="auto"/>
        <w:ind w:left="117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d 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z w:val="24"/>
          <w:szCs w:val="24"/>
        </w:rPr>
        <w:t>or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(2014).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nor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ec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z w:val="24"/>
          <w:szCs w:val="24"/>
        </w:rPr>
        <w:t>. Con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lta</w:t>
      </w:r>
      <w:r>
        <w:rPr>
          <w:rFonts w:ascii="Times New Roman" w:eastAsia="Times New Roman" w:hAnsi="Times New Roman" w:cs="Times New Roman"/>
          <w:sz w:val="24"/>
          <w:szCs w:val="24"/>
        </w:rPr>
        <w:t>do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n </w:t>
      </w:r>
      <w:r>
        <w:rPr>
          <w:rFonts w:ascii="Times New Roman" w:eastAsia="Times New Roman" w:hAnsi="Times New Roman" w:cs="Times New Roman"/>
          <w:spacing w:val="-9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br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ro 22, 2016, de</w:t>
      </w:r>
    </w:p>
    <w:p w14:paraId="66801554" w14:textId="77777777" w:rsidR="00BE5A93" w:rsidRDefault="00BE5A93">
      <w:pPr>
        <w:spacing w:before="6" w:after="0" w:line="130" w:lineRule="exact"/>
        <w:rPr>
          <w:sz w:val="13"/>
          <w:szCs w:val="13"/>
        </w:rPr>
      </w:pPr>
    </w:p>
    <w:p w14:paraId="5ABF1EC4" w14:textId="77777777" w:rsidR="00BE5A93" w:rsidRDefault="005513D0">
      <w:pPr>
        <w:spacing w:after="0" w:line="240" w:lineRule="auto"/>
        <w:ind w:left="836" w:right="-20"/>
        <w:rPr>
          <w:rFonts w:ascii="Times New Roman" w:eastAsia="Times New Roman" w:hAnsi="Times New Roman" w:cs="Times New Roman"/>
          <w:sz w:val="24"/>
          <w:szCs w:val="24"/>
        </w:rPr>
      </w:pPr>
      <w:hyperlink r:id="rId105">
        <w:r w:rsidR="00F700C7">
          <w:rPr>
            <w:rFonts w:ascii="Times New Roman" w:eastAsia="Times New Roman" w:hAnsi="Times New Roman" w:cs="Times New Roman"/>
            <w:i/>
            <w:sz w:val="24"/>
            <w:szCs w:val="24"/>
          </w:rPr>
          <w:t>h</w:t>
        </w:r>
        <w:r w:rsidR="00F700C7">
          <w:rPr>
            <w:rFonts w:ascii="Times New Roman" w:eastAsia="Times New Roman" w:hAnsi="Times New Roman" w:cs="Times New Roman"/>
            <w:i/>
            <w:spacing w:val="1"/>
            <w:sz w:val="24"/>
            <w:szCs w:val="24"/>
          </w:rPr>
          <w:t>tt</w:t>
        </w:r>
        <w:r w:rsidR="00F700C7">
          <w:rPr>
            <w:rFonts w:ascii="Times New Roman" w:eastAsia="Times New Roman" w:hAnsi="Times New Roman" w:cs="Times New Roman"/>
            <w:i/>
            <w:sz w:val="24"/>
            <w:szCs w:val="24"/>
          </w:rPr>
          <w:t>p:</w:t>
        </w:r>
        <w:r w:rsidR="00F700C7">
          <w:rPr>
            <w:rFonts w:ascii="Times New Roman" w:eastAsia="Times New Roman" w:hAnsi="Times New Roman" w:cs="Times New Roman"/>
            <w:i/>
            <w:spacing w:val="1"/>
            <w:sz w:val="24"/>
            <w:szCs w:val="24"/>
          </w:rPr>
          <w:t>//</w:t>
        </w:r>
        <w:r w:rsidR="00F700C7">
          <w:rPr>
            <w:rFonts w:ascii="Times New Roman" w:eastAsia="Times New Roman" w:hAnsi="Times New Roman" w:cs="Times New Roman"/>
            <w:i/>
            <w:sz w:val="24"/>
            <w:szCs w:val="24"/>
          </w:rPr>
          <w:t>www.u</w:t>
        </w:r>
        <w:r w:rsidR="00F700C7">
          <w:rPr>
            <w:rFonts w:ascii="Times New Roman" w:eastAsia="Times New Roman" w:hAnsi="Times New Roman" w:cs="Times New Roman"/>
            <w:i/>
            <w:spacing w:val="-4"/>
            <w:sz w:val="24"/>
            <w:szCs w:val="24"/>
          </w:rPr>
          <w:t>n</w:t>
        </w:r>
        <w:r w:rsidR="00F700C7">
          <w:rPr>
            <w:rFonts w:ascii="Times New Roman" w:eastAsia="Times New Roman" w:hAnsi="Times New Roman" w:cs="Times New Roman"/>
            <w:i/>
            <w:spacing w:val="1"/>
            <w:sz w:val="24"/>
            <w:szCs w:val="24"/>
          </w:rPr>
          <w:t>i</w:t>
        </w:r>
        <w:r w:rsidR="00F700C7">
          <w:rPr>
            <w:rFonts w:ascii="Times New Roman" w:eastAsia="Times New Roman" w:hAnsi="Times New Roman" w:cs="Times New Roman"/>
            <w:i/>
            <w:sz w:val="24"/>
            <w:szCs w:val="24"/>
          </w:rPr>
          <w:t>no</w:t>
        </w:r>
        <w:r w:rsidR="00F700C7">
          <w:rPr>
            <w:rFonts w:ascii="Times New Roman" w:eastAsia="Times New Roman" w:hAnsi="Times New Roman" w:cs="Times New Roman"/>
            <w:i/>
            <w:spacing w:val="-1"/>
            <w:sz w:val="24"/>
            <w:szCs w:val="24"/>
          </w:rPr>
          <w:t>r</w:t>
        </w:r>
        <w:r w:rsidR="00F700C7">
          <w:rPr>
            <w:rFonts w:ascii="Times New Roman" w:eastAsia="Times New Roman" w:hAnsi="Times New Roman" w:cs="Times New Roman"/>
            <w:i/>
            <w:spacing w:val="1"/>
            <w:sz w:val="24"/>
            <w:szCs w:val="24"/>
          </w:rPr>
          <w:t>te</w:t>
        </w:r>
        <w:r w:rsidR="00F700C7">
          <w:rPr>
            <w:rFonts w:ascii="Times New Roman" w:eastAsia="Times New Roman" w:hAnsi="Times New Roman" w:cs="Times New Roman"/>
            <w:i/>
            <w:sz w:val="24"/>
            <w:szCs w:val="24"/>
          </w:rPr>
          <w:t>.</w:t>
        </w:r>
        <w:r w:rsidR="00F700C7">
          <w:rPr>
            <w:rFonts w:ascii="Times New Roman" w:eastAsia="Times New Roman" w:hAnsi="Times New Roman" w:cs="Times New Roman"/>
            <w:i/>
            <w:spacing w:val="1"/>
            <w:sz w:val="24"/>
            <w:szCs w:val="24"/>
          </w:rPr>
          <w:t>e</w:t>
        </w:r>
        <w:r w:rsidR="00F700C7">
          <w:rPr>
            <w:rFonts w:ascii="Times New Roman" w:eastAsia="Times New Roman" w:hAnsi="Times New Roman" w:cs="Times New Roman"/>
            <w:i/>
            <w:sz w:val="24"/>
            <w:szCs w:val="24"/>
          </w:rPr>
          <w:t>du</w:t>
        </w:r>
        <w:r w:rsidR="00F700C7">
          <w:rPr>
            <w:rFonts w:ascii="Times New Roman" w:eastAsia="Times New Roman" w:hAnsi="Times New Roman" w:cs="Times New Roman"/>
            <w:i/>
            <w:spacing w:val="-4"/>
            <w:sz w:val="24"/>
            <w:szCs w:val="24"/>
          </w:rPr>
          <w:t>.</w:t>
        </w:r>
        <w:r w:rsidR="00F700C7">
          <w:rPr>
            <w:rFonts w:ascii="Times New Roman" w:eastAsia="Times New Roman" w:hAnsi="Times New Roman" w:cs="Times New Roman"/>
            <w:i/>
            <w:spacing w:val="1"/>
            <w:sz w:val="24"/>
            <w:szCs w:val="24"/>
          </w:rPr>
          <w:t>c</w:t>
        </w:r>
        <w:r w:rsidR="00F700C7">
          <w:rPr>
            <w:rFonts w:ascii="Times New Roman" w:eastAsia="Times New Roman" w:hAnsi="Times New Roman" w:cs="Times New Roman"/>
            <w:i/>
            <w:sz w:val="24"/>
            <w:szCs w:val="24"/>
          </w:rPr>
          <w:t>o</w:t>
        </w:r>
        <w:r w:rsidR="00F700C7">
          <w:rPr>
            <w:rFonts w:ascii="Times New Roman" w:eastAsia="Times New Roman" w:hAnsi="Times New Roman" w:cs="Times New Roman"/>
            <w:i/>
            <w:spacing w:val="1"/>
            <w:sz w:val="24"/>
            <w:szCs w:val="24"/>
          </w:rPr>
          <w:t>/e</w:t>
        </w:r>
        <w:r w:rsidR="00F700C7">
          <w:rPr>
            <w:rFonts w:ascii="Times New Roman" w:eastAsia="Times New Roman" w:hAnsi="Times New Roman" w:cs="Times New Roman"/>
            <w:i/>
            <w:spacing w:val="-4"/>
            <w:sz w:val="24"/>
            <w:szCs w:val="24"/>
          </w:rPr>
          <w:t>n</w:t>
        </w:r>
        <w:r w:rsidR="00F700C7">
          <w:rPr>
            <w:rFonts w:ascii="Times New Roman" w:eastAsia="Times New Roman" w:hAnsi="Times New Roman" w:cs="Times New Roman"/>
            <w:i/>
            <w:spacing w:val="1"/>
            <w:sz w:val="24"/>
            <w:szCs w:val="24"/>
          </w:rPr>
          <w:t>/</w:t>
        </w:r>
        <w:r w:rsidR="00F700C7">
          <w:rPr>
            <w:rFonts w:ascii="Times New Roman" w:eastAsia="Times New Roman" w:hAnsi="Times New Roman" w:cs="Times New Roman"/>
            <w:i/>
            <w:sz w:val="24"/>
            <w:szCs w:val="24"/>
          </w:rPr>
          <w:t>un</w:t>
        </w:r>
        <w:r w:rsidR="00F700C7">
          <w:rPr>
            <w:rFonts w:ascii="Times New Roman" w:eastAsia="Times New Roman" w:hAnsi="Times New Roman" w:cs="Times New Roman"/>
            <w:i/>
            <w:spacing w:val="1"/>
            <w:sz w:val="24"/>
            <w:szCs w:val="24"/>
          </w:rPr>
          <w:t>i</w:t>
        </w:r>
        <w:r w:rsidR="00F700C7">
          <w:rPr>
            <w:rFonts w:ascii="Times New Roman" w:eastAsia="Times New Roman" w:hAnsi="Times New Roman" w:cs="Times New Roman"/>
            <w:i/>
            <w:sz w:val="24"/>
            <w:szCs w:val="24"/>
          </w:rPr>
          <w:t>no</w:t>
        </w:r>
        <w:r w:rsidR="00F700C7">
          <w:rPr>
            <w:rFonts w:ascii="Times New Roman" w:eastAsia="Times New Roman" w:hAnsi="Times New Roman" w:cs="Times New Roman"/>
            <w:i/>
            <w:spacing w:val="-1"/>
            <w:sz w:val="24"/>
            <w:szCs w:val="24"/>
          </w:rPr>
          <w:t>r</w:t>
        </w:r>
        <w:r w:rsidR="00F700C7">
          <w:rPr>
            <w:rFonts w:ascii="Times New Roman" w:eastAsia="Times New Roman" w:hAnsi="Times New Roman" w:cs="Times New Roman"/>
            <w:i/>
            <w:spacing w:val="1"/>
            <w:sz w:val="24"/>
            <w:szCs w:val="24"/>
          </w:rPr>
          <w:t>t</w:t>
        </w:r>
        <w:r w:rsidR="00F700C7">
          <w:rPr>
            <w:rFonts w:ascii="Times New Roman" w:eastAsia="Times New Roman" w:hAnsi="Times New Roman" w:cs="Times New Roman"/>
            <w:i/>
            <w:spacing w:val="-3"/>
            <w:sz w:val="24"/>
            <w:szCs w:val="24"/>
          </w:rPr>
          <w:t>e</w:t>
        </w:r>
        <w:r w:rsidR="00F700C7">
          <w:rPr>
            <w:rFonts w:ascii="Times New Roman" w:eastAsia="Times New Roman" w:hAnsi="Times New Roman" w:cs="Times New Roman"/>
            <w:i/>
            <w:spacing w:val="1"/>
            <w:sz w:val="24"/>
            <w:szCs w:val="24"/>
          </w:rPr>
          <w:t>c</w:t>
        </w:r>
        <w:r w:rsidR="00F700C7">
          <w:rPr>
            <w:rFonts w:ascii="Times New Roman" w:eastAsia="Times New Roman" w:hAnsi="Times New Roman" w:cs="Times New Roman"/>
            <w:i/>
            <w:spacing w:val="6"/>
            <w:sz w:val="24"/>
            <w:szCs w:val="24"/>
          </w:rPr>
          <w:t>o</w:t>
        </w:r>
      </w:hyperlink>
      <w:r w:rsidR="00F700C7">
        <w:rPr>
          <w:rFonts w:ascii="Times New Roman" w:eastAsia="Times New Roman" w:hAnsi="Times New Roman" w:cs="Times New Roman"/>
          <w:i/>
          <w:sz w:val="24"/>
          <w:szCs w:val="24"/>
        </w:rPr>
        <w:t>.</w:t>
      </w:r>
    </w:p>
    <w:p w14:paraId="710C2A94" w14:textId="77777777" w:rsidR="00BE5A93" w:rsidRDefault="00BE5A93">
      <w:pPr>
        <w:spacing w:after="0" w:line="200" w:lineRule="exact"/>
        <w:rPr>
          <w:sz w:val="20"/>
          <w:szCs w:val="20"/>
        </w:rPr>
      </w:pPr>
    </w:p>
    <w:p w14:paraId="7ACA66C0" w14:textId="77777777" w:rsidR="00BE5A93" w:rsidRDefault="00BE5A93">
      <w:pPr>
        <w:spacing w:before="8" w:after="0" w:line="200" w:lineRule="exact"/>
        <w:rPr>
          <w:sz w:val="20"/>
          <w:szCs w:val="20"/>
        </w:rPr>
      </w:pPr>
    </w:p>
    <w:p w14:paraId="41D4BEAC" w14:textId="77777777" w:rsidR="00BE5A93" w:rsidRDefault="00F700C7">
      <w:pPr>
        <w:spacing w:after="0" w:line="240" w:lineRule="auto"/>
        <w:ind w:left="117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spacing w:val="-8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of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z w:val="24"/>
          <w:szCs w:val="24"/>
        </w:rPr>
        <w:t>ho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x, (2013).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of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z w:val="24"/>
          <w:szCs w:val="24"/>
        </w:rPr>
        <w:t>ho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x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z w:val="24"/>
          <w:szCs w:val="24"/>
        </w:rPr>
        <w:t>ob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il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5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pp.</w:t>
      </w:r>
      <w:r>
        <w:rPr>
          <w:rFonts w:ascii="Times New Roman" w:eastAsia="Times New Roman" w:hAnsi="Times New Roman" w:cs="Times New Roman"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Con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lta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do </w:t>
      </w:r>
      <w:proofErr w:type="gramStart"/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n 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6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br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ro</w:t>
      </w:r>
      <w:proofErr w:type="gramEnd"/>
    </w:p>
    <w:p w14:paraId="19A3AE1E" w14:textId="77777777" w:rsidR="00BE5A93" w:rsidRDefault="00BE5A93">
      <w:pPr>
        <w:spacing w:after="0" w:line="140" w:lineRule="exact"/>
        <w:rPr>
          <w:sz w:val="14"/>
          <w:szCs w:val="14"/>
        </w:rPr>
      </w:pPr>
    </w:p>
    <w:p w14:paraId="375B8260" w14:textId="77777777" w:rsidR="00BE5A93" w:rsidRDefault="00F700C7">
      <w:pPr>
        <w:spacing w:after="0" w:line="358" w:lineRule="auto"/>
        <w:ind w:left="836" w:right="22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23, 2016, de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hyperlink r:id="rId106">
        <w:r>
          <w:rPr>
            <w:rFonts w:ascii="Times New Roman" w:eastAsia="Times New Roman" w:hAnsi="Times New Roman" w:cs="Times New Roman"/>
            <w:i/>
            <w:sz w:val="24"/>
            <w:szCs w:val="24"/>
          </w:rPr>
          <w:t>h</w:t>
        </w:r>
        <w:r>
          <w:rPr>
            <w:rFonts w:ascii="Times New Roman" w:eastAsia="Times New Roman" w:hAnsi="Times New Roman" w:cs="Times New Roman"/>
            <w:i/>
            <w:spacing w:val="1"/>
            <w:sz w:val="24"/>
            <w:szCs w:val="24"/>
          </w:rPr>
          <w:t>tt</w:t>
        </w:r>
        <w:r>
          <w:rPr>
            <w:rFonts w:ascii="Times New Roman" w:eastAsia="Times New Roman" w:hAnsi="Times New Roman" w:cs="Times New Roman"/>
            <w:i/>
            <w:sz w:val="24"/>
            <w:szCs w:val="24"/>
          </w:rPr>
          <w:t>p:</w:t>
        </w:r>
        <w:r>
          <w:rPr>
            <w:rFonts w:ascii="Times New Roman" w:eastAsia="Times New Roman" w:hAnsi="Times New Roman" w:cs="Times New Roman"/>
            <w:i/>
            <w:spacing w:val="-3"/>
            <w:sz w:val="24"/>
            <w:szCs w:val="24"/>
          </w:rPr>
          <w:t>/</w:t>
        </w:r>
        <w:r>
          <w:rPr>
            <w:rFonts w:ascii="Times New Roman" w:eastAsia="Times New Roman" w:hAnsi="Times New Roman" w:cs="Times New Roman"/>
            <w:i/>
            <w:spacing w:val="1"/>
            <w:sz w:val="24"/>
            <w:szCs w:val="24"/>
          </w:rPr>
          <w:t>/</w:t>
        </w:r>
        <w:r>
          <w:rPr>
            <w:rFonts w:ascii="Times New Roman" w:eastAsia="Times New Roman" w:hAnsi="Times New Roman" w:cs="Times New Roman"/>
            <w:i/>
            <w:sz w:val="24"/>
            <w:szCs w:val="24"/>
          </w:rPr>
          <w:t>www.pho</w:t>
        </w:r>
        <w:r>
          <w:rPr>
            <w:rFonts w:ascii="Times New Roman" w:eastAsia="Times New Roman" w:hAnsi="Times New Roman" w:cs="Times New Roman"/>
            <w:i/>
            <w:spacing w:val="1"/>
            <w:sz w:val="24"/>
            <w:szCs w:val="24"/>
          </w:rPr>
          <w:t>e</w:t>
        </w:r>
        <w:r>
          <w:rPr>
            <w:rFonts w:ascii="Times New Roman" w:eastAsia="Times New Roman" w:hAnsi="Times New Roman" w:cs="Times New Roman"/>
            <w:i/>
            <w:sz w:val="24"/>
            <w:szCs w:val="24"/>
          </w:rPr>
          <w:t>n</w:t>
        </w:r>
        <w:r>
          <w:rPr>
            <w:rFonts w:ascii="Times New Roman" w:eastAsia="Times New Roman" w:hAnsi="Times New Roman" w:cs="Times New Roman"/>
            <w:i/>
            <w:spacing w:val="-3"/>
            <w:sz w:val="24"/>
            <w:szCs w:val="24"/>
          </w:rPr>
          <w:t>i</w:t>
        </w:r>
        <w:r>
          <w:rPr>
            <w:rFonts w:ascii="Times New Roman" w:eastAsia="Times New Roman" w:hAnsi="Times New Roman" w:cs="Times New Roman"/>
            <w:i/>
            <w:spacing w:val="1"/>
            <w:sz w:val="24"/>
            <w:szCs w:val="24"/>
          </w:rPr>
          <w:t>x</w:t>
        </w:r>
        <w:r>
          <w:rPr>
            <w:rFonts w:ascii="Times New Roman" w:eastAsia="Times New Roman" w:hAnsi="Times New Roman" w:cs="Times New Roman"/>
            <w:i/>
            <w:sz w:val="24"/>
            <w:szCs w:val="24"/>
          </w:rPr>
          <w:t>.</w:t>
        </w:r>
        <w:r>
          <w:rPr>
            <w:rFonts w:ascii="Times New Roman" w:eastAsia="Times New Roman" w:hAnsi="Times New Roman" w:cs="Times New Roman"/>
            <w:i/>
            <w:spacing w:val="1"/>
            <w:sz w:val="24"/>
            <w:szCs w:val="24"/>
          </w:rPr>
          <w:t>e</w:t>
        </w:r>
        <w:r>
          <w:rPr>
            <w:rFonts w:ascii="Times New Roman" w:eastAsia="Times New Roman" w:hAnsi="Times New Roman" w:cs="Times New Roman"/>
            <w:i/>
            <w:sz w:val="24"/>
            <w:szCs w:val="24"/>
          </w:rPr>
          <w:t>du</w:t>
        </w:r>
        <w:r>
          <w:rPr>
            <w:rFonts w:ascii="Times New Roman" w:eastAsia="Times New Roman" w:hAnsi="Times New Roman" w:cs="Times New Roman"/>
            <w:i/>
            <w:spacing w:val="1"/>
            <w:sz w:val="24"/>
            <w:szCs w:val="24"/>
          </w:rPr>
          <w:t>/</w:t>
        </w:r>
        <w:r>
          <w:rPr>
            <w:rFonts w:ascii="Times New Roman" w:eastAsia="Times New Roman" w:hAnsi="Times New Roman" w:cs="Times New Roman"/>
            <w:i/>
            <w:spacing w:val="-1"/>
            <w:sz w:val="24"/>
            <w:szCs w:val="24"/>
          </w:rPr>
          <w:t>s</w:t>
        </w:r>
        <w:r>
          <w:rPr>
            <w:rFonts w:ascii="Times New Roman" w:eastAsia="Times New Roman" w:hAnsi="Times New Roman" w:cs="Times New Roman"/>
            <w:i/>
            <w:spacing w:val="1"/>
            <w:sz w:val="24"/>
            <w:szCs w:val="24"/>
          </w:rPr>
          <w:t>t</w:t>
        </w:r>
        <w:r>
          <w:rPr>
            <w:rFonts w:ascii="Times New Roman" w:eastAsia="Times New Roman" w:hAnsi="Times New Roman" w:cs="Times New Roman"/>
            <w:i/>
            <w:sz w:val="24"/>
            <w:szCs w:val="24"/>
          </w:rPr>
          <w:t>u</w:t>
        </w:r>
        <w:r>
          <w:rPr>
            <w:rFonts w:ascii="Times New Roman" w:eastAsia="Times New Roman" w:hAnsi="Times New Roman" w:cs="Times New Roman"/>
            <w:i/>
            <w:spacing w:val="-4"/>
            <w:sz w:val="24"/>
            <w:szCs w:val="24"/>
          </w:rPr>
          <w:t>d</w:t>
        </w:r>
        <w:r>
          <w:rPr>
            <w:rFonts w:ascii="Times New Roman" w:eastAsia="Times New Roman" w:hAnsi="Times New Roman" w:cs="Times New Roman"/>
            <w:i/>
            <w:spacing w:val="1"/>
            <w:sz w:val="24"/>
            <w:szCs w:val="24"/>
          </w:rPr>
          <w:t>e</w:t>
        </w:r>
        <w:r>
          <w:rPr>
            <w:rFonts w:ascii="Times New Roman" w:eastAsia="Times New Roman" w:hAnsi="Times New Roman" w:cs="Times New Roman"/>
            <w:i/>
            <w:sz w:val="24"/>
            <w:szCs w:val="24"/>
          </w:rPr>
          <w:t>n</w:t>
        </w:r>
        <w:r>
          <w:rPr>
            <w:rFonts w:ascii="Times New Roman" w:eastAsia="Times New Roman" w:hAnsi="Times New Roman" w:cs="Times New Roman"/>
            <w:i/>
            <w:spacing w:val="1"/>
            <w:sz w:val="24"/>
            <w:szCs w:val="24"/>
          </w:rPr>
          <w:t>t</w:t>
        </w:r>
        <w:r>
          <w:rPr>
            <w:rFonts w:ascii="Times New Roman" w:eastAsia="Times New Roman" w:hAnsi="Times New Roman" w:cs="Times New Roman"/>
            <w:i/>
            <w:spacing w:val="-1"/>
            <w:sz w:val="24"/>
            <w:szCs w:val="24"/>
          </w:rPr>
          <w:t>s</w:t>
        </w:r>
        <w:r>
          <w:rPr>
            <w:rFonts w:ascii="Times New Roman" w:eastAsia="Times New Roman" w:hAnsi="Times New Roman" w:cs="Times New Roman"/>
            <w:i/>
            <w:spacing w:val="1"/>
            <w:sz w:val="24"/>
            <w:szCs w:val="24"/>
          </w:rPr>
          <w:t>/</w:t>
        </w:r>
        <w:r>
          <w:rPr>
            <w:rFonts w:ascii="Times New Roman" w:eastAsia="Times New Roman" w:hAnsi="Times New Roman" w:cs="Times New Roman"/>
            <w:i/>
            <w:sz w:val="24"/>
            <w:szCs w:val="24"/>
          </w:rPr>
          <w:t>ho</w:t>
        </w:r>
        <w:r>
          <w:rPr>
            <w:rFonts w:ascii="Times New Roman" w:eastAsia="Times New Roman" w:hAnsi="Times New Roman" w:cs="Times New Roman"/>
            <w:i/>
            <w:spacing w:val="4"/>
            <w:sz w:val="24"/>
            <w:szCs w:val="24"/>
          </w:rPr>
          <w:t>w</w:t>
        </w:r>
        <w:r>
          <w:rPr>
            <w:rFonts w:ascii="Times New Roman" w:eastAsia="Times New Roman" w:hAnsi="Times New Roman" w:cs="Times New Roman"/>
            <w:i/>
            <w:sz w:val="24"/>
            <w:szCs w:val="24"/>
          </w:rPr>
          <w:t>-</w:t>
        </w:r>
        <w:r>
          <w:rPr>
            <w:rFonts w:ascii="Times New Roman" w:eastAsia="Times New Roman" w:hAnsi="Times New Roman" w:cs="Times New Roman"/>
            <w:i/>
            <w:spacing w:val="1"/>
            <w:sz w:val="24"/>
            <w:szCs w:val="24"/>
          </w:rPr>
          <w:t>i</w:t>
        </w:r>
        <w:r>
          <w:rPr>
            <w:rFonts w:ascii="Times New Roman" w:eastAsia="Times New Roman" w:hAnsi="Times New Roman" w:cs="Times New Roman"/>
            <w:i/>
            <w:spacing w:val="2"/>
            <w:sz w:val="24"/>
            <w:szCs w:val="24"/>
          </w:rPr>
          <w:t>t</w:t>
        </w:r>
        <w:r>
          <w:rPr>
            <w:rFonts w:ascii="Times New Roman" w:eastAsia="Times New Roman" w:hAnsi="Times New Roman" w:cs="Times New Roman"/>
            <w:i/>
            <w:sz w:val="24"/>
            <w:szCs w:val="24"/>
          </w:rPr>
          <w:t>-wo</w:t>
        </w:r>
        <w:r>
          <w:rPr>
            <w:rFonts w:ascii="Times New Roman" w:eastAsia="Times New Roman" w:hAnsi="Times New Roman" w:cs="Times New Roman"/>
            <w:i/>
            <w:spacing w:val="-1"/>
            <w:sz w:val="24"/>
            <w:szCs w:val="24"/>
          </w:rPr>
          <w:t>r</w:t>
        </w:r>
        <w:r>
          <w:rPr>
            <w:rFonts w:ascii="Times New Roman" w:eastAsia="Times New Roman" w:hAnsi="Times New Roman" w:cs="Times New Roman"/>
            <w:i/>
            <w:spacing w:val="1"/>
            <w:sz w:val="24"/>
            <w:szCs w:val="24"/>
          </w:rPr>
          <w:t>k</w:t>
        </w:r>
        <w:r>
          <w:rPr>
            <w:rFonts w:ascii="Times New Roman" w:eastAsia="Times New Roman" w:hAnsi="Times New Roman" w:cs="Times New Roman"/>
            <w:i/>
            <w:spacing w:val="-1"/>
            <w:sz w:val="24"/>
            <w:szCs w:val="24"/>
          </w:rPr>
          <w:t>s</w:t>
        </w:r>
        <w:r>
          <w:rPr>
            <w:rFonts w:ascii="Times New Roman" w:eastAsia="Times New Roman" w:hAnsi="Times New Roman" w:cs="Times New Roman"/>
            <w:i/>
            <w:spacing w:val="1"/>
            <w:sz w:val="24"/>
            <w:szCs w:val="24"/>
          </w:rPr>
          <w:t>/</w:t>
        </w:r>
        <w:r>
          <w:rPr>
            <w:rFonts w:ascii="Times New Roman" w:eastAsia="Times New Roman" w:hAnsi="Times New Roman" w:cs="Times New Roman"/>
            <w:i/>
            <w:sz w:val="24"/>
            <w:szCs w:val="24"/>
          </w:rPr>
          <w:t>o</w:t>
        </w:r>
        <w:r>
          <w:rPr>
            <w:rFonts w:ascii="Times New Roman" w:eastAsia="Times New Roman" w:hAnsi="Times New Roman" w:cs="Times New Roman"/>
            <w:i/>
            <w:spacing w:val="-4"/>
            <w:sz w:val="24"/>
            <w:szCs w:val="24"/>
          </w:rPr>
          <w:t>n</w:t>
        </w:r>
        <w:r>
          <w:rPr>
            <w:rFonts w:ascii="Times New Roman" w:eastAsia="Times New Roman" w:hAnsi="Times New Roman" w:cs="Times New Roman"/>
            <w:i/>
            <w:spacing w:val="1"/>
            <w:sz w:val="24"/>
            <w:szCs w:val="24"/>
          </w:rPr>
          <w:t>li</w:t>
        </w:r>
        <w:r>
          <w:rPr>
            <w:rFonts w:ascii="Times New Roman" w:eastAsia="Times New Roman" w:hAnsi="Times New Roman" w:cs="Times New Roman"/>
            <w:i/>
            <w:sz w:val="24"/>
            <w:szCs w:val="24"/>
          </w:rPr>
          <w:t>n</w:t>
        </w:r>
        <w:r>
          <w:rPr>
            <w:rFonts w:ascii="Times New Roman" w:eastAsia="Times New Roman" w:hAnsi="Times New Roman" w:cs="Times New Roman"/>
            <w:i/>
            <w:spacing w:val="3"/>
            <w:sz w:val="24"/>
            <w:szCs w:val="24"/>
          </w:rPr>
          <w:t>e</w:t>
        </w:r>
        <w:r>
          <w:rPr>
            <w:rFonts w:ascii="Times New Roman" w:eastAsia="Times New Roman" w:hAnsi="Times New Roman" w:cs="Times New Roman"/>
            <w:i/>
            <w:sz w:val="24"/>
            <w:szCs w:val="24"/>
          </w:rPr>
          <w:t>-</w:t>
        </w:r>
      </w:hyperlink>
      <w:hyperlink r:id="rId107">
        <w:r>
          <w:rPr>
            <w:rFonts w:ascii="Times New Roman" w:eastAsia="Times New Roman" w:hAnsi="Times New Roman" w:cs="Times New Roman"/>
            <w:i/>
            <w:sz w:val="24"/>
            <w:szCs w:val="24"/>
          </w:rPr>
          <w:t xml:space="preserve"> </w:t>
        </w:r>
        <w:r>
          <w:rPr>
            <w:rFonts w:ascii="Times New Roman" w:eastAsia="Times New Roman" w:hAnsi="Times New Roman" w:cs="Times New Roman"/>
            <w:i/>
            <w:spacing w:val="-1"/>
            <w:sz w:val="24"/>
            <w:szCs w:val="24"/>
          </w:rPr>
          <w:t>r</w:t>
        </w:r>
        <w:r>
          <w:rPr>
            <w:rFonts w:ascii="Times New Roman" w:eastAsia="Times New Roman" w:hAnsi="Times New Roman" w:cs="Times New Roman"/>
            <w:i/>
            <w:spacing w:val="1"/>
            <w:sz w:val="24"/>
            <w:szCs w:val="24"/>
          </w:rPr>
          <w:t>e</w:t>
        </w:r>
        <w:r>
          <w:rPr>
            <w:rFonts w:ascii="Times New Roman" w:eastAsia="Times New Roman" w:hAnsi="Times New Roman" w:cs="Times New Roman"/>
            <w:i/>
            <w:spacing w:val="-1"/>
            <w:sz w:val="24"/>
            <w:szCs w:val="24"/>
          </w:rPr>
          <w:t>s</w:t>
        </w:r>
        <w:r>
          <w:rPr>
            <w:rFonts w:ascii="Times New Roman" w:eastAsia="Times New Roman" w:hAnsi="Times New Roman" w:cs="Times New Roman"/>
            <w:i/>
            <w:sz w:val="24"/>
            <w:szCs w:val="24"/>
          </w:rPr>
          <w:t>ou</w:t>
        </w:r>
        <w:r>
          <w:rPr>
            <w:rFonts w:ascii="Times New Roman" w:eastAsia="Times New Roman" w:hAnsi="Times New Roman" w:cs="Times New Roman"/>
            <w:i/>
            <w:spacing w:val="-1"/>
            <w:sz w:val="24"/>
            <w:szCs w:val="24"/>
          </w:rPr>
          <w:t>r</w:t>
        </w:r>
        <w:r>
          <w:rPr>
            <w:rFonts w:ascii="Times New Roman" w:eastAsia="Times New Roman" w:hAnsi="Times New Roman" w:cs="Times New Roman"/>
            <w:i/>
            <w:spacing w:val="1"/>
            <w:sz w:val="24"/>
            <w:szCs w:val="24"/>
          </w:rPr>
          <w:t>ce</w:t>
        </w:r>
        <w:r>
          <w:rPr>
            <w:rFonts w:ascii="Times New Roman" w:eastAsia="Times New Roman" w:hAnsi="Times New Roman" w:cs="Times New Roman"/>
            <w:i/>
            <w:spacing w:val="-1"/>
            <w:sz w:val="24"/>
            <w:szCs w:val="24"/>
          </w:rPr>
          <w:t>s</w:t>
        </w:r>
        <w:r>
          <w:rPr>
            <w:rFonts w:ascii="Times New Roman" w:eastAsia="Times New Roman" w:hAnsi="Times New Roman" w:cs="Times New Roman"/>
            <w:i/>
            <w:spacing w:val="1"/>
            <w:sz w:val="24"/>
            <w:szCs w:val="24"/>
          </w:rPr>
          <w:t>/</w:t>
        </w:r>
        <w:r>
          <w:rPr>
            <w:rFonts w:ascii="Times New Roman" w:eastAsia="Times New Roman" w:hAnsi="Times New Roman" w:cs="Times New Roman"/>
            <w:i/>
            <w:sz w:val="24"/>
            <w:szCs w:val="24"/>
          </w:rPr>
          <w:t>un</w:t>
        </w:r>
        <w:r>
          <w:rPr>
            <w:rFonts w:ascii="Times New Roman" w:eastAsia="Times New Roman" w:hAnsi="Times New Roman" w:cs="Times New Roman"/>
            <w:i/>
            <w:spacing w:val="1"/>
            <w:sz w:val="24"/>
            <w:szCs w:val="24"/>
          </w:rPr>
          <w:t>ive</w:t>
        </w:r>
        <w:r>
          <w:rPr>
            <w:rFonts w:ascii="Times New Roman" w:eastAsia="Times New Roman" w:hAnsi="Times New Roman" w:cs="Times New Roman"/>
            <w:i/>
            <w:spacing w:val="-1"/>
            <w:sz w:val="24"/>
            <w:szCs w:val="24"/>
          </w:rPr>
          <w:t>rs</w:t>
        </w:r>
        <w:r>
          <w:rPr>
            <w:rFonts w:ascii="Times New Roman" w:eastAsia="Times New Roman" w:hAnsi="Times New Roman" w:cs="Times New Roman"/>
            <w:i/>
            <w:spacing w:val="1"/>
            <w:sz w:val="24"/>
            <w:szCs w:val="24"/>
          </w:rPr>
          <w:t>it</w:t>
        </w:r>
        <w:r>
          <w:rPr>
            <w:rFonts w:ascii="Times New Roman" w:eastAsia="Times New Roman" w:hAnsi="Times New Roman" w:cs="Times New Roman"/>
            <w:i/>
            <w:spacing w:val="6"/>
            <w:sz w:val="24"/>
            <w:szCs w:val="24"/>
          </w:rPr>
          <w:t>y</w:t>
        </w:r>
        <w:r>
          <w:rPr>
            <w:rFonts w:ascii="Times New Roman" w:eastAsia="Times New Roman" w:hAnsi="Times New Roman" w:cs="Times New Roman"/>
            <w:i/>
            <w:sz w:val="24"/>
            <w:szCs w:val="24"/>
          </w:rPr>
          <w:t>-</w:t>
        </w:r>
        <w:r>
          <w:rPr>
            <w:rFonts w:ascii="Times New Roman" w:eastAsia="Times New Roman" w:hAnsi="Times New Roman" w:cs="Times New Roman"/>
            <w:i/>
            <w:spacing w:val="-4"/>
            <w:sz w:val="24"/>
            <w:szCs w:val="24"/>
          </w:rPr>
          <w:t>o</w:t>
        </w:r>
        <w:r>
          <w:rPr>
            <w:rFonts w:ascii="Times New Roman" w:eastAsia="Times New Roman" w:hAnsi="Times New Roman" w:cs="Times New Roman"/>
            <w:i/>
            <w:spacing w:val="1"/>
            <w:sz w:val="24"/>
            <w:szCs w:val="24"/>
          </w:rPr>
          <w:t>f</w:t>
        </w:r>
        <w:r>
          <w:rPr>
            <w:rFonts w:ascii="Times New Roman" w:eastAsia="Times New Roman" w:hAnsi="Times New Roman" w:cs="Times New Roman"/>
            <w:i/>
            <w:sz w:val="24"/>
            <w:szCs w:val="24"/>
          </w:rPr>
          <w:t>-pho</w:t>
        </w:r>
        <w:r>
          <w:rPr>
            <w:rFonts w:ascii="Times New Roman" w:eastAsia="Times New Roman" w:hAnsi="Times New Roman" w:cs="Times New Roman"/>
            <w:i/>
            <w:spacing w:val="1"/>
            <w:sz w:val="24"/>
            <w:szCs w:val="24"/>
          </w:rPr>
          <w:t>e</w:t>
        </w:r>
        <w:r>
          <w:rPr>
            <w:rFonts w:ascii="Times New Roman" w:eastAsia="Times New Roman" w:hAnsi="Times New Roman" w:cs="Times New Roman"/>
            <w:i/>
            <w:spacing w:val="-4"/>
            <w:sz w:val="24"/>
            <w:szCs w:val="24"/>
          </w:rPr>
          <w:t>n</w:t>
        </w:r>
        <w:r>
          <w:rPr>
            <w:rFonts w:ascii="Times New Roman" w:eastAsia="Times New Roman" w:hAnsi="Times New Roman" w:cs="Times New Roman"/>
            <w:i/>
            <w:spacing w:val="1"/>
            <w:sz w:val="24"/>
            <w:szCs w:val="24"/>
          </w:rPr>
          <w:t>i</w:t>
        </w:r>
        <w:r>
          <w:rPr>
            <w:rFonts w:ascii="Times New Roman" w:eastAsia="Times New Roman" w:hAnsi="Times New Roman" w:cs="Times New Roman"/>
            <w:i/>
            <w:spacing w:val="2"/>
            <w:sz w:val="24"/>
            <w:szCs w:val="24"/>
          </w:rPr>
          <w:t>x</w:t>
        </w:r>
        <w:r>
          <w:rPr>
            <w:rFonts w:ascii="Times New Roman" w:eastAsia="Times New Roman" w:hAnsi="Times New Roman" w:cs="Times New Roman"/>
            <w:i/>
            <w:sz w:val="24"/>
            <w:szCs w:val="24"/>
          </w:rPr>
          <w:t>-</w:t>
        </w:r>
        <w:r>
          <w:rPr>
            <w:rFonts w:ascii="Times New Roman" w:eastAsia="Times New Roman" w:hAnsi="Times New Roman" w:cs="Times New Roman"/>
            <w:i/>
            <w:spacing w:val="-1"/>
            <w:sz w:val="24"/>
            <w:szCs w:val="24"/>
          </w:rPr>
          <w:t>m</w:t>
        </w:r>
        <w:r>
          <w:rPr>
            <w:rFonts w:ascii="Times New Roman" w:eastAsia="Times New Roman" w:hAnsi="Times New Roman" w:cs="Times New Roman"/>
            <w:i/>
            <w:sz w:val="24"/>
            <w:szCs w:val="24"/>
          </w:rPr>
          <w:t>ob</w:t>
        </w:r>
        <w:r>
          <w:rPr>
            <w:rFonts w:ascii="Times New Roman" w:eastAsia="Times New Roman" w:hAnsi="Times New Roman" w:cs="Times New Roman"/>
            <w:i/>
            <w:spacing w:val="1"/>
            <w:sz w:val="24"/>
            <w:szCs w:val="24"/>
          </w:rPr>
          <w:t>i</w:t>
        </w:r>
        <w:r>
          <w:rPr>
            <w:rFonts w:ascii="Times New Roman" w:eastAsia="Times New Roman" w:hAnsi="Times New Roman" w:cs="Times New Roman"/>
            <w:i/>
            <w:spacing w:val="-3"/>
            <w:sz w:val="24"/>
            <w:szCs w:val="24"/>
          </w:rPr>
          <w:t>l</w:t>
        </w:r>
        <w:r>
          <w:rPr>
            <w:rFonts w:ascii="Times New Roman" w:eastAsia="Times New Roman" w:hAnsi="Times New Roman" w:cs="Times New Roman"/>
            <w:i/>
            <w:spacing w:val="2"/>
            <w:sz w:val="24"/>
            <w:szCs w:val="24"/>
          </w:rPr>
          <w:t>e</w:t>
        </w:r>
        <w:r>
          <w:rPr>
            <w:rFonts w:ascii="Times New Roman" w:eastAsia="Times New Roman" w:hAnsi="Times New Roman" w:cs="Times New Roman"/>
            <w:i/>
            <w:sz w:val="24"/>
            <w:szCs w:val="24"/>
          </w:rPr>
          <w:t>-</w:t>
        </w:r>
        <w:r>
          <w:rPr>
            <w:rFonts w:ascii="Times New Roman" w:eastAsia="Times New Roman" w:hAnsi="Times New Roman" w:cs="Times New Roman"/>
            <w:i/>
            <w:spacing w:val="-4"/>
            <w:sz w:val="24"/>
            <w:szCs w:val="24"/>
          </w:rPr>
          <w:t>a</w:t>
        </w:r>
        <w:r>
          <w:rPr>
            <w:rFonts w:ascii="Times New Roman" w:eastAsia="Times New Roman" w:hAnsi="Times New Roman" w:cs="Times New Roman"/>
            <w:i/>
            <w:sz w:val="24"/>
            <w:szCs w:val="24"/>
          </w:rPr>
          <w:t>pp.h</w:t>
        </w:r>
        <w:r>
          <w:rPr>
            <w:rFonts w:ascii="Times New Roman" w:eastAsia="Times New Roman" w:hAnsi="Times New Roman" w:cs="Times New Roman"/>
            <w:i/>
            <w:spacing w:val="1"/>
            <w:sz w:val="24"/>
            <w:szCs w:val="24"/>
          </w:rPr>
          <w:t>t</w:t>
        </w:r>
        <w:r>
          <w:rPr>
            <w:rFonts w:ascii="Times New Roman" w:eastAsia="Times New Roman" w:hAnsi="Times New Roman" w:cs="Times New Roman"/>
            <w:i/>
            <w:spacing w:val="-1"/>
            <w:sz w:val="24"/>
            <w:szCs w:val="24"/>
          </w:rPr>
          <w:t>m</w:t>
        </w:r>
        <w:r>
          <w:rPr>
            <w:rFonts w:ascii="Times New Roman" w:eastAsia="Times New Roman" w:hAnsi="Times New Roman" w:cs="Times New Roman"/>
            <w:i/>
            <w:spacing w:val="2"/>
            <w:sz w:val="24"/>
            <w:szCs w:val="24"/>
          </w:rPr>
          <w:t>l</w:t>
        </w:r>
        <w:r>
          <w:rPr>
            <w:rFonts w:ascii="Times New Roman" w:eastAsia="Times New Roman" w:hAnsi="Times New Roman" w:cs="Times New Roman"/>
            <w:i/>
            <w:sz w:val="24"/>
            <w:szCs w:val="24"/>
          </w:rPr>
          <w:t>.</w:t>
        </w:r>
      </w:hyperlink>
    </w:p>
    <w:p w14:paraId="4CA56FAC" w14:textId="77777777" w:rsidR="00BE5A93" w:rsidRDefault="00BE5A93">
      <w:pPr>
        <w:spacing w:before="17" w:after="0" w:line="260" w:lineRule="exact"/>
        <w:rPr>
          <w:sz w:val="26"/>
          <w:szCs w:val="26"/>
        </w:rPr>
      </w:pPr>
    </w:p>
    <w:p w14:paraId="01B9E850" w14:textId="77777777" w:rsidR="00BE5A93" w:rsidRDefault="00F700C7">
      <w:pPr>
        <w:spacing w:after="0" w:line="240" w:lineRule="auto"/>
        <w:ind w:left="117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TT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(2002).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El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ct</w:t>
      </w:r>
      <w:r>
        <w:rPr>
          <w:rFonts w:ascii="Times New Roman" w:eastAsia="Times New Roman" w:hAnsi="Times New Roman" w:cs="Times New Roman"/>
          <w:sz w:val="24"/>
          <w:szCs w:val="24"/>
        </w:rPr>
        <w:t>ro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ic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AG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-1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6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-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il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of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re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Tec</w:t>
      </w:r>
      <w:r>
        <w:rPr>
          <w:rFonts w:ascii="Times New Roman" w:eastAsia="Times New Roman" w:hAnsi="Times New Roman" w:cs="Times New Roman"/>
          <w:sz w:val="24"/>
          <w:szCs w:val="24"/>
        </w:rPr>
        <w:t>hn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Con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lta</w:t>
      </w:r>
      <w:r>
        <w:rPr>
          <w:rFonts w:ascii="Times New Roman" w:eastAsia="Times New Roman" w:hAnsi="Times New Roman" w:cs="Times New Roman"/>
          <w:sz w:val="24"/>
          <w:szCs w:val="24"/>
        </w:rPr>
        <w:t>do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9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br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ro 26,</w:t>
      </w:r>
    </w:p>
    <w:p w14:paraId="5411FBD6" w14:textId="77777777" w:rsidR="00BE5A93" w:rsidRDefault="00BE5A93">
      <w:pPr>
        <w:spacing w:before="6" w:after="0" w:line="130" w:lineRule="exact"/>
        <w:rPr>
          <w:sz w:val="13"/>
          <w:szCs w:val="13"/>
        </w:rPr>
      </w:pPr>
    </w:p>
    <w:p w14:paraId="50F7121E" w14:textId="77777777" w:rsidR="00BE5A93" w:rsidRDefault="00F700C7">
      <w:pPr>
        <w:spacing w:after="0" w:line="240" w:lineRule="auto"/>
        <w:ind w:left="836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2016, de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hyperlink r:id="rId108">
        <w:r>
          <w:rPr>
            <w:rFonts w:ascii="Times New Roman" w:eastAsia="Times New Roman" w:hAnsi="Times New Roman" w:cs="Times New Roman"/>
            <w:i/>
            <w:sz w:val="24"/>
            <w:szCs w:val="24"/>
          </w:rPr>
          <w:t>h</w:t>
        </w:r>
        <w:r>
          <w:rPr>
            <w:rFonts w:ascii="Times New Roman" w:eastAsia="Times New Roman" w:hAnsi="Times New Roman" w:cs="Times New Roman"/>
            <w:i/>
            <w:spacing w:val="1"/>
            <w:sz w:val="24"/>
            <w:szCs w:val="24"/>
          </w:rPr>
          <w:t>tt</w:t>
        </w:r>
        <w:r>
          <w:rPr>
            <w:rFonts w:ascii="Times New Roman" w:eastAsia="Times New Roman" w:hAnsi="Times New Roman" w:cs="Times New Roman"/>
            <w:i/>
            <w:sz w:val="24"/>
            <w:szCs w:val="24"/>
          </w:rPr>
          <w:t>p:</w:t>
        </w:r>
        <w:r>
          <w:rPr>
            <w:rFonts w:ascii="Times New Roman" w:eastAsia="Times New Roman" w:hAnsi="Times New Roman" w:cs="Times New Roman"/>
            <w:i/>
            <w:spacing w:val="-3"/>
            <w:sz w:val="24"/>
            <w:szCs w:val="24"/>
          </w:rPr>
          <w:t>/</w:t>
        </w:r>
        <w:r>
          <w:rPr>
            <w:rFonts w:ascii="Times New Roman" w:eastAsia="Times New Roman" w:hAnsi="Times New Roman" w:cs="Times New Roman"/>
            <w:i/>
            <w:spacing w:val="1"/>
            <w:sz w:val="24"/>
            <w:szCs w:val="24"/>
          </w:rPr>
          <w:t>/</w:t>
        </w:r>
        <w:r>
          <w:rPr>
            <w:rFonts w:ascii="Times New Roman" w:eastAsia="Times New Roman" w:hAnsi="Times New Roman" w:cs="Times New Roman"/>
            <w:i/>
            <w:sz w:val="24"/>
            <w:szCs w:val="24"/>
          </w:rPr>
          <w:t>ag</w:t>
        </w:r>
        <w:r>
          <w:rPr>
            <w:rFonts w:ascii="Times New Roman" w:eastAsia="Times New Roman" w:hAnsi="Times New Roman" w:cs="Times New Roman"/>
            <w:i/>
            <w:spacing w:val="1"/>
            <w:sz w:val="24"/>
            <w:szCs w:val="24"/>
          </w:rPr>
          <w:t>i</w:t>
        </w:r>
        <w:r>
          <w:rPr>
            <w:rFonts w:ascii="Times New Roman" w:eastAsia="Times New Roman" w:hAnsi="Times New Roman" w:cs="Times New Roman"/>
            <w:i/>
            <w:spacing w:val="-3"/>
            <w:sz w:val="24"/>
            <w:szCs w:val="24"/>
          </w:rPr>
          <w:t>l</w:t>
        </w:r>
        <w:r>
          <w:rPr>
            <w:rFonts w:ascii="Times New Roman" w:eastAsia="Times New Roman" w:hAnsi="Times New Roman" w:cs="Times New Roman"/>
            <w:i/>
            <w:spacing w:val="1"/>
            <w:sz w:val="24"/>
            <w:szCs w:val="24"/>
          </w:rPr>
          <w:t>e</w:t>
        </w:r>
        <w:r>
          <w:rPr>
            <w:rFonts w:ascii="Times New Roman" w:eastAsia="Times New Roman" w:hAnsi="Times New Roman" w:cs="Times New Roman"/>
            <w:i/>
            <w:sz w:val="24"/>
            <w:szCs w:val="24"/>
          </w:rPr>
          <w:t>.</w:t>
        </w:r>
        <w:r>
          <w:rPr>
            <w:rFonts w:ascii="Times New Roman" w:eastAsia="Times New Roman" w:hAnsi="Times New Roman" w:cs="Times New Roman"/>
            <w:i/>
            <w:spacing w:val="1"/>
            <w:sz w:val="24"/>
            <w:szCs w:val="24"/>
          </w:rPr>
          <w:t>v</w:t>
        </w:r>
        <w:r>
          <w:rPr>
            <w:rFonts w:ascii="Times New Roman" w:eastAsia="Times New Roman" w:hAnsi="Times New Roman" w:cs="Times New Roman"/>
            <w:i/>
            <w:spacing w:val="-3"/>
            <w:sz w:val="24"/>
            <w:szCs w:val="24"/>
          </w:rPr>
          <w:t>t</w:t>
        </w:r>
        <w:r>
          <w:rPr>
            <w:rFonts w:ascii="Times New Roman" w:eastAsia="Times New Roman" w:hAnsi="Times New Roman" w:cs="Times New Roman"/>
            <w:i/>
            <w:spacing w:val="1"/>
            <w:sz w:val="24"/>
            <w:szCs w:val="24"/>
          </w:rPr>
          <w:t>t</w:t>
        </w:r>
        <w:r>
          <w:rPr>
            <w:rFonts w:ascii="Times New Roman" w:eastAsia="Times New Roman" w:hAnsi="Times New Roman" w:cs="Times New Roman"/>
            <w:i/>
            <w:sz w:val="24"/>
            <w:szCs w:val="24"/>
          </w:rPr>
          <w:t>.</w:t>
        </w:r>
        <w:r>
          <w:rPr>
            <w:rFonts w:ascii="Times New Roman" w:eastAsia="Times New Roman" w:hAnsi="Times New Roman" w:cs="Times New Roman"/>
            <w:i/>
            <w:spacing w:val="1"/>
            <w:sz w:val="24"/>
            <w:szCs w:val="24"/>
          </w:rPr>
          <w:t>f</w:t>
        </w:r>
        <w:r>
          <w:rPr>
            <w:rFonts w:ascii="Times New Roman" w:eastAsia="Times New Roman" w:hAnsi="Times New Roman" w:cs="Times New Roman"/>
            <w:i/>
            <w:spacing w:val="-3"/>
            <w:sz w:val="24"/>
            <w:szCs w:val="24"/>
          </w:rPr>
          <w:t>i</w:t>
        </w:r>
        <w:r>
          <w:rPr>
            <w:rFonts w:ascii="Times New Roman" w:eastAsia="Times New Roman" w:hAnsi="Times New Roman" w:cs="Times New Roman"/>
            <w:i/>
            <w:spacing w:val="4"/>
            <w:sz w:val="24"/>
            <w:szCs w:val="24"/>
          </w:rPr>
          <w:t>/</w:t>
        </w:r>
      </w:hyperlink>
      <w:r>
        <w:rPr>
          <w:rFonts w:ascii="Times New Roman" w:eastAsia="Times New Roman" w:hAnsi="Times New Roman" w:cs="Times New Roman"/>
          <w:i/>
          <w:sz w:val="24"/>
          <w:szCs w:val="24"/>
        </w:rPr>
        <w:t>.</w:t>
      </w:r>
    </w:p>
    <w:p w14:paraId="317EDD6B" w14:textId="77777777" w:rsidR="00BE5A93" w:rsidRDefault="00BE5A93">
      <w:pPr>
        <w:spacing w:after="0"/>
        <w:sectPr w:rsidR="00BE5A93">
          <w:headerReference w:type="default" r:id="rId109"/>
          <w:pgSz w:w="12240" w:h="15840"/>
          <w:pgMar w:top="1700" w:right="1300" w:bottom="280" w:left="1300" w:header="1483" w:footer="0" w:gutter="0"/>
          <w:pgNumType w:start="59"/>
          <w:cols w:space="720"/>
        </w:sectPr>
      </w:pPr>
    </w:p>
    <w:p w14:paraId="6B012783" w14:textId="77777777" w:rsidR="00BE5A93" w:rsidRDefault="00BE5A93">
      <w:pPr>
        <w:spacing w:after="0" w:line="240" w:lineRule="exact"/>
        <w:rPr>
          <w:sz w:val="24"/>
          <w:szCs w:val="24"/>
        </w:rPr>
      </w:pPr>
    </w:p>
    <w:p w14:paraId="2655BE08" w14:textId="77777777" w:rsidR="00BE5A93" w:rsidRDefault="00F700C7">
      <w:pPr>
        <w:spacing w:before="29" w:after="0" w:line="240" w:lineRule="auto"/>
        <w:ind w:left="117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sz w:val="24"/>
          <w:szCs w:val="24"/>
        </w:rPr>
        <w:t>3C, (2006).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5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í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ici</w:t>
      </w:r>
      <w:r>
        <w:rPr>
          <w:rFonts w:ascii="Times New Roman" w:eastAsia="Times New Roman" w:hAnsi="Times New Roman" w:cs="Times New Roman"/>
          <w:sz w:val="24"/>
          <w:szCs w:val="24"/>
        </w:rPr>
        <w:t>os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We</w:t>
      </w:r>
      <w:r>
        <w:rPr>
          <w:rFonts w:ascii="Times New Roman" w:eastAsia="Times New Roman" w:hAnsi="Times New Roman" w:cs="Times New Roman"/>
          <w:sz w:val="24"/>
          <w:szCs w:val="24"/>
        </w:rPr>
        <w:t>b. Con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lta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do </w:t>
      </w:r>
      <w:r>
        <w:rPr>
          <w:rFonts w:ascii="Times New Roman" w:eastAsia="Times New Roman" w:hAnsi="Times New Roman" w:cs="Times New Roman"/>
          <w:spacing w:val="-9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br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ro 23, 2016, de</w:t>
      </w:r>
    </w:p>
    <w:p w14:paraId="4268130C" w14:textId="77777777" w:rsidR="00BE5A93" w:rsidRDefault="00BE5A93">
      <w:pPr>
        <w:spacing w:before="10" w:after="0" w:line="130" w:lineRule="exact"/>
        <w:rPr>
          <w:sz w:val="13"/>
          <w:szCs w:val="13"/>
        </w:rPr>
      </w:pPr>
    </w:p>
    <w:p w14:paraId="2DAF7A8B" w14:textId="77777777" w:rsidR="00BE5A93" w:rsidRDefault="005513D0">
      <w:pPr>
        <w:spacing w:after="0" w:line="240" w:lineRule="auto"/>
        <w:ind w:left="836" w:right="-20"/>
        <w:rPr>
          <w:rFonts w:ascii="Times New Roman" w:eastAsia="Times New Roman" w:hAnsi="Times New Roman" w:cs="Times New Roman"/>
          <w:sz w:val="24"/>
          <w:szCs w:val="24"/>
        </w:rPr>
      </w:pPr>
      <w:hyperlink r:id="rId110">
        <w:r w:rsidR="00F700C7">
          <w:rPr>
            <w:rFonts w:ascii="Times New Roman" w:eastAsia="Times New Roman" w:hAnsi="Times New Roman" w:cs="Times New Roman"/>
            <w:i/>
            <w:sz w:val="24"/>
            <w:szCs w:val="24"/>
          </w:rPr>
          <w:t>h</w:t>
        </w:r>
        <w:r w:rsidR="00F700C7">
          <w:rPr>
            <w:rFonts w:ascii="Times New Roman" w:eastAsia="Times New Roman" w:hAnsi="Times New Roman" w:cs="Times New Roman"/>
            <w:i/>
            <w:spacing w:val="1"/>
            <w:sz w:val="24"/>
            <w:szCs w:val="24"/>
          </w:rPr>
          <w:t>tt</w:t>
        </w:r>
        <w:r w:rsidR="00F700C7">
          <w:rPr>
            <w:rFonts w:ascii="Times New Roman" w:eastAsia="Times New Roman" w:hAnsi="Times New Roman" w:cs="Times New Roman"/>
            <w:i/>
            <w:sz w:val="24"/>
            <w:szCs w:val="24"/>
          </w:rPr>
          <w:t>p:</w:t>
        </w:r>
        <w:r w:rsidR="00F700C7">
          <w:rPr>
            <w:rFonts w:ascii="Times New Roman" w:eastAsia="Times New Roman" w:hAnsi="Times New Roman" w:cs="Times New Roman"/>
            <w:i/>
            <w:spacing w:val="1"/>
            <w:sz w:val="24"/>
            <w:szCs w:val="24"/>
          </w:rPr>
          <w:t>//</w:t>
        </w:r>
        <w:r w:rsidR="00F700C7">
          <w:rPr>
            <w:rFonts w:ascii="Times New Roman" w:eastAsia="Times New Roman" w:hAnsi="Times New Roman" w:cs="Times New Roman"/>
            <w:i/>
            <w:sz w:val="24"/>
            <w:szCs w:val="24"/>
          </w:rPr>
          <w:t>www.w</w:t>
        </w:r>
        <w:r w:rsidR="00F700C7">
          <w:rPr>
            <w:rFonts w:ascii="Times New Roman" w:eastAsia="Times New Roman" w:hAnsi="Times New Roman" w:cs="Times New Roman"/>
            <w:i/>
            <w:spacing w:val="-4"/>
            <w:sz w:val="24"/>
            <w:szCs w:val="24"/>
          </w:rPr>
          <w:t>3</w:t>
        </w:r>
        <w:r w:rsidR="00F700C7">
          <w:rPr>
            <w:rFonts w:ascii="Times New Roman" w:eastAsia="Times New Roman" w:hAnsi="Times New Roman" w:cs="Times New Roman"/>
            <w:i/>
            <w:spacing w:val="1"/>
            <w:sz w:val="24"/>
            <w:szCs w:val="24"/>
          </w:rPr>
          <w:t>c</w:t>
        </w:r>
        <w:r w:rsidR="00F700C7">
          <w:rPr>
            <w:rFonts w:ascii="Times New Roman" w:eastAsia="Times New Roman" w:hAnsi="Times New Roman" w:cs="Times New Roman"/>
            <w:i/>
            <w:sz w:val="24"/>
            <w:szCs w:val="24"/>
          </w:rPr>
          <w:t>.</w:t>
        </w:r>
        <w:r w:rsidR="00F700C7">
          <w:rPr>
            <w:rFonts w:ascii="Times New Roman" w:eastAsia="Times New Roman" w:hAnsi="Times New Roman" w:cs="Times New Roman"/>
            <w:i/>
            <w:spacing w:val="1"/>
            <w:sz w:val="24"/>
            <w:szCs w:val="24"/>
          </w:rPr>
          <w:t>e</w:t>
        </w:r>
        <w:r w:rsidR="00F700C7">
          <w:rPr>
            <w:rFonts w:ascii="Times New Roman" w:eastAsia="Times New Roman" w:hAnsi="Times New Roman" w:cs="Times New Roman"/>
            <w:i/>
            <w:spacing w:val="-1"/>
            <w:sz w:val="24"/>
            <w:szCs w:val="24"/>
          </w:rPr>
          <w:t>s</w:t>
        </w:r>
        <w:r w:rsidR="00F700C7">
          <w:rPr>
            <w:rFonts w:ascii="Times New Roman" w:eastAsia="Times New Roman" w:hAnsi="Times New Roman" w:cs="Times New Roman"/>
            <w:i/>
            <w:spacing w:val="1"/>
            <w:sz w:val="24"/>
            <w:szCs w:val="24"/>
          </w:rPr>
          <w:t>/</w:t>
        </w:r>
        <w:r w:rsidR="00F700C7">
          <w:rPr>
            <w:rFonts w:ascii="Times New Roman" w:eastAsia="Times New Roman" w:hAnsi="Times New Roman" w:cs="Times New Roman"/>
            <w:i/>
            <w:spacing w:val="-1"/>
            <w:sz w:val="24"/>
            <w:szCs w:val="24"/>
          </w:rPr>
          <w:t>D</w:t>
        </w:r>
        <w:r w:rsidR="00F700C7">
          <w:rPr>
            <w:rFonts w:ascii="Times New Roman" w:eastAsia="Times New Roman" w:hAnsi="Times New Roman" w:cs="Times New Roman"/>
            <w:i/>
            <w:spacing w:val="1"/>
            <w:sz w:val="24"/>
            <w:szCs w:val="24"/>
          </w:rPr>
          <w:t>iv</w:t>
        </w:r>
        <w:r w:rsidR="00F700C7">
          <w:rPr>
            <w:rFonts w:ascii="Times New Roman" w:eastAsia="Times New Roman" w:hAnsi="Times New Roman" w:cs="Times New Roman"/>
            <w:i/>
            <w:spacing w:val="-4"/>
            <w:sz w:val="24"/>
            <w:szCs w:val="24"/>
          </w:rPr>
          <w:t>u</w:t>
        </w:r>
        <w:r w:rsidR="00F700C7">
          <w:rPr>
            <w:rFonts w:ascii="Times New Roman" w:eastAsia="Times New Roman" w:hAnsi="Times New Roman" w:cs="Times New Roman"/>
            <w:i/>
            <w:spacing w:val="1"/>
            <w:sz w:val="24"/>
            <w:szCs w:val="24"/>
          </w:rPr>
          <w:t>l</w:t>
        </w:r>
        <w:r w:rsidR="00F700C7">
          <w:rPr>
            <w:rFonts w:ascii="Times New Roman" w:eastAsia="Times New Roman" w:hAnsi="Times New Roman" w:cs="Times New Roman"/>
            <w:i/>
            <w:sz w:val="24"/>
            <w:szCs w:val="24"/>
          </w:rPr>
          <w:t>ga</w:t>
        </w:r>
        <w:r w:rsidR="00F700C7">
          <w:rPr>
            <w:rFonts w:ascii="Times New Roman" w:eastAsia="Times New Roman" w:hAnsi="Times New Roman" w:cs="Times New Roman"/>
            <w:i/>
            <w:spacing w:val="1"/>
            <w:sz w:val="24"/>
            <w:szCs w:val="24"/>
          </w:rPr>
          <w:t>ci</w:t>
        </w:r>
        <w:r w:rsidR="00F700C7">
          <w:rPr>
            <w:rFonts w:ascii="Times New Roman" w:eastAsia="Times New Roman" w:hAnsi="Times New Roman" w:cs="Times New Roman"/>
            <w:i/>
            <w:sz w:val="24"/>
            <w:szCs w:val="24"/>
          </w:rPr>
          <w:t>o</w:t>
        </w:r>
        <w:r w:rsidR="00F700C7">
          <w:rPr>
            <w:rFonts w:ascii="Times New Roman" w:eastAsia="Times New Roman" w:hAnsi="Times New Roman" w:cs="Times New Roman"/>
            <w:i/>
            <w:spacing w:val="-4"/>
            <w:sz w:val="24"/>
            <w:szCs w:val="24"/>
          </w:rPr>
          <w:t>n</w:t>
        </w:r>
        <w:r w:rsidR="00F700C7">
          <w:rPr>
            <w:rFonts w:ascii="Times New Roman" w:eastAsia="Times New Roman" w:hAnsi="Times New Roman" w:cs="Times New Roman"/>
            <w:i/>
            <w:spacing w:val="1"/>
            <w:sz w:val="24"/>
            <w:szCs w:val="24"/>
          </w:rPr>
          <w:t>/</w:t>
        </w:r>
        <w:r w:rsidR="00F700C7">
          <w:rPr>
            <w:rFonts w:ascii="Times New Roman" w:eastAsia="Times New Roman" w:hAnsi="Times New Roman" w:cs="Times New Roman"/>
            <w:i/>
            <w:spacing w:val="-1"/>
            <w:sz w:val="24"/>
            <w:szCs w:val="24"/>
          </w:rPr>
          <w:t>G</w:t>
        </w:r>
        <w:r w:rsidR="00F700C7">
          <w:rPr>
            <w:rFonts w:ascii="Times New Roman" w:eastAsia="Times New Roman" w:hAnsi="Times New Roman" w:cs="Times New Roman"/>
            <w:i/>
            <w:sz w:val="24"/>
            <w:szCs w:val="24"/>
          </w:rPr>
          <w:t>u</w:t>
        </w:r>
        <w:r w:rsidR="00F700C7">
          <w:rPr>
            <w:rFonts w:ascii="Times New Roman" w:eastAsia="Times New Roman" w:hAnsi="Times New Roman" w:cs="Times New Roman"/>
            <w:i/>
            <w:spacing w:val="1"/>
            <w:sz w:val="24"/>
            <w:szCs w:val="24"/>
          </w:rPr>
          <w:t>i</w:t>
        </w:r>
        <w:r w:rsidR="00F700C7">
          <w:rPr>
            <w:rFonts w:ascii="Times New Roman" w:eastAsia="Times New Roman" w:hAnsi="Times New Roman" w:cs="Times New Roman"/>
            <w:i/>
            <w:sz w:val="24"/>
            <w:szCs w:val="24"/>
          </w:rPr>
          <w:t>a</w:t>
        </w:r>
        <w:r w:rsidR="00F700C7">
          <w:rPr>
            <w:rFonts w:ascii="Times New Roman" w:eastAsia="Times New Roman" w:hAnsi="Times New Roman" w:cs="Times New Roman"/>
            <w:i/>
            <w:spacing w:val="-1"/>
            <w:sz w:val="24"/>
            <w:szCs w:val="24"/>
          </w:rPr>
          <w:t>s</w:t>
        </w:r>
        <w:r w:rsidR="00F700C7">
          <w:rPr>
            <w:rFonts w:ascii="Times New Roman" w:eastAsia="Times New Roman" w:hAnsi="Times New Roman" w:cs="Times New Roman"/>
            <w:i/>
            <w:spacing w:val="1"/>
            <w:sz w:val="24"/>
            <w:szCs w:val="24"/>
          </w:rPr>
          <w:t>B</w:t>
        </w:r>
        <w:r w:rsidR="00F700C7">
          <w:rPr>
            <w:rFonts w:ascii="Times New Roman" w:eastAsia="Times New Roman" w:hAnsi="Times New Roman" w:cs="Times New Roman"/>
            <w:i/>
            <w:spacing w:val="-1"/>
            <w:sz w:val="24"/>
            <w:szCs w:val="24"/>
          </w:rPr>
          <w:t>r</w:t>
        </w:r>
        <w:r w:rsidR="00F700C7">
          <w:rPr>
            <w:rFonts w:ascii="Times New Roman" w:eastAsia="Times New Roman" w:hAnsi="Times New Roman" w:cs="Times New Roman"/>
            <w:i/>
            <w:spacing w:val="-3"/>
            <w:sz w:val="24"/>
            <w:szCs w:val="24"/>
          </w:rPr>
          <w:t>e</w:t>
        </w:r>
        <w:r w:rsidR="00F700C7">
          <w:rPr>
            <w:rFonts w:ascii="Times New Roman" w:eastAsia="Times New Roman" w:hAnsi="Times New Roman" w:cs="Times New Roman"/>
            <w:i/>
            <w:spacing w:val="1"/>
            <w:sz w:val="24"/>
            <w:szCs w:val="24"/>
          </w:rPr>
          <w:t>ve</w:t>
        </w:r>
        <w:r w:rsidR="00F700C7">
          <w:rPr>
            <w:rFonts w:ascii="Times New Roman" w:eastAsia="Times New Roman" w:hAnsi="Times New Roman" w:cs="Times New Roman"/>
            <w:i/>
            <w:spacing w:val="-1"/>
            <w:sz w:val="24"/>
            <w:szCs w:val="24"/>
          </w:rPr>
          <w:t>s</w:t>
        </w:r>
        <w:r w:rsidR="00F700C7">
          <w:rPr>
            <w:rFonts w:ascii="Times New Roman" w:eastAsia="Times New Roman" w:hAnsi="Times New Roman" w:cs="Times New Roman"/>
            <w:i/>
            <w:spacing w:val="1"/>
            <w:sz w:val="24"/>
            <w:szCs w:val="24"/>
          </w:rPr>
          <w:t>/</w:t>
        </w:r>
        <w:r w:rsidR="00F700C7">
          <w:rPr>
            <w:rFonts w:ascii="Times New Roman" w:eastAsia="Times New Roman" w:hAnsi="Times New Roman" w:cs="Times New Roman"/>
            <w:i/>
            <w:sz w:val="24"/>
            <w:szCs w:val="24"/>
          </w:rPr>
          <w:t>S</w:t>
        </w:r>
        <w:r w:rsidR="00F700C7">
          <w:rPr>
            <w:rFonts w:ascii="Times New Roman" w:eastAsia="Times New Roman" w:hAnsi="Times New Roman" w:cs="Times New Roman"/>
            <w:i/>
            <w:spacing w:val="1"/>
            <w:sz w:val="24"/>
            <w:szCs w:val="24"/>
          </w:rPr>
          <w:t>e</w:t>
        </w:r>
        <w:r w:rsidR="00F700C7">
          <w:rPr>
            <w:rFonts w:ascii="Times New Roman" w:eastAsia="Times New Roman" w:hAnsi="Times New Roman" w:cs="Times New Roman"/>
            <w:i/>
            <w:spacing w:val="-1"/>
            <w:sz w:val="24"/>
            <w:szCs w:val="24"/>
          </w:rPr>
          <w:t>r</w:t>
        </w:r>
        <w:r w:rsidR="00F700C7">
          <w:rPr>
            <w:rFonts w:ascii="Times New Roman" w:eastAsia="Times New Roman" w:hAnsi="Times New Roman" w:cs="Times New Roman"/>
            <w:i/>
            <w:spacing w:val="1"/>
            <w:sz w:val="24"/>
            <w:szCs w:val="24"/>
          </w:rPr>
          <w:t>v</w:t>
        </w:r>
        <w:r w:rsidR="00F700C7">
          <w:rPr>
            <w:rFonts w:ascii="Times New Roman" w:eastAsia="Times New Roman" w:hAnsi="Times New Roman" w:cs="Times New Roman"/>
            <w:i/>
            <w:spacing w:val="-3"/>
            <w:sz w:val="24"/>
            <w:szCs w:val="24"/>
          </w:rPr>
          <w:t>i</w:t>
        </w:r>
        <w:r w:rsidR="00F700C7">
          <w:rPr>
            <w:rFonts w:ascii="Times New Roman" w:eastAsia="Times New Roman" w:hAnsi="Times New Roman" w:cs="Times New Roman"/>
            <w:i/>
            <w:spacing w:val="1"/>
            <w:sz w:val="24"/>
            <w:szCs w:val="24"/>
          </w:rPr>
          <w:t>ci</w:t>
        </w:r>
        <w:r w:rsidR="00F700C7">
          <w:rPr>
            <w:rFonts w:ascii="Times New Roman" w:eastAsia="Times New Roman" w:hAnsi="Times New Roman" w:cs="Times New Roman"/>
            <w:i/>
            <w:sz w:val="24"/>
            <w:szCs w:val="24"/>
          </w:rPr>
          <w:t>o</w:t>
        </w:r>
        <w:r w:rsidR="00F700C7">
          <w:rPr>
            <w:rFonts w:ascii="Times New Roman" w:eastAsia="Times New Roman" w:hAnsi="Times New Roman" w:cs="Times New Roman"/>
            <w:i/>
            <w:spacing w:val="-1"/>
            <w:sz w:val="24"/>
            <w:szCs w:val="24"/>
          </w:rPr>
          <w:t>s</w:t>
        </w:r>
        <w:r w:rsidR="00F700C7">
          <w:rPr>
            <w:rFonts w:ascii="Times New Roman" w:eastAsia="Times New Roman" w:hAnsi="Times New Roman" w:cs="Times New Roman"/>
            <w:i/>
            <w:spacing w:val="-4"/>
            <w:sz w:val="24"/>
            <w:szCs w:val="24"/>
          </w:rPr>
          <w:t>W</w:t>
        </w:r>
        <w:r w:rsidR="00F700C7">
          <w:rPr>
            <w:rFonts w:ascii="Times New Roman" w:eastAsia="Times New Roman" w:hAnsi="Times New Roman" w:cs="Times New Roman"/>
            <w:i/>
            <w:spacing w:val="1"/>
            <w:sz w:val="24"/>
            <w:szCs w:val="24"/>
          </w:rPr>
          <w:t>e</w:t>
        </w:r>
        <w:r w:rsidR="00F700C7">
          <w:rPr>
            <w:rFonts w:ascii="Times New Roman" w:eastAsia="Times New Roman" w:hAnsi="Times New Roman" w:cs="Times New Roman"/>
            <w:i/>
            <w:spacing w:val="9"/>
            <w:sz w:val="24"/>
            <w:szCs w:val="24"/>
          </w:rPr>
          <w:t>b</w:t>
        </w:r>
      </w:hyperlink>
      <w:r w:rsidR="00F700C7">
        <w:rPr>
          <w:rFonts w:ascii="Times New Roman" w:eastAsia="Times New Roman" w:hAnsi="Times New Roman" w:cs="Times New Roman"/>
          <w:i/>
          <w:sz w:val="24"/>
          <w:szCs w:val="24"/>
        </w:rPr>
        <w:t>.</w:t>
      </w:r>
    </w:p>
    <w:p w14:paraId="3FFCEF67" w14:textId="77777777" w:rsidR="00BE5A93" w:rsidRDefault="00BE5A93">
      <w:pPr>
        <w:spacing w:after="0" w:line="200" w:lineRule="exact"/>
        <w:rPr>
          <w:sz w:val="20"/>
          <w:szCs w:val="20"/>
        </w:rPr>
      </w:pPr>
    </w:p>
    <w:p w14:paraId="65791224" w14:textId="77777777" w:rsidR="00BE5A93" w:rsidRDefault="00BE5A93">
      <w:pPr>
        <w:spacing w:before="5" w:after="0" w:line="200" w:lineRule="exact"/>
        <w:rPr>
          <w:sz w:val="20"/>
          <w:szCs w:val="20"/>
        </w:rPr>
      </w:pPr>
    </w:p>
    <w:p w14:paraId="70B9D31B" w14:textId="77777777" w:rsidR="00BE5A93" w:rsidRDefault="00F700C7">
      <w:pPr>
        <w:spacing w:after="0" w:line="240" w:lineRule="auto"/>
        <w:ind w:left="117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3C, (2009).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me</w:t>
      </w:r>
      <w:r>
        <w:rPr>
          <w:rFonts w:ascii="Times New Roman" w:eastAsia="Times New Roman" w:hAnsi="Times New Roman" w:cs="Times New Roman"/>
          <w:sz w:val="24"/>
          <w:szCs w:val="24"/>
        </w:rPr>
        <w:t>nt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je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z w:val="24"/>
          <w:szCs w:val="24"/>
        </w:rPr>
        <w:t>od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el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on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lta</w:t>
      </w:r>
      <w:r>
        <w:rPr>
          <w:rFonts w:ascii="Times New Roman" w:eastAsia="Times New Roman" w:hAnsi="Times New Roman" w:cs="Times New Roman"/>
          <w:sz w:val="24"/>
          <w:szCs w:val="24"/>
        </w:rPr>
        <w:t>do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9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br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ro 23, 2016, de</w:t>
      </w:r>
    </w:p>
    <w:p w14:paraId="23E49F75" w14:textId="77777777" w:rsidR="00BE5A93" w:rsidRDefault="00BE5A93">
      <w:pPr>
        <w:spacing w:after="0" w:line="140" w:lineRule="exact"/>
        <w:rPr>
          <w:sz w:val="14"/>
          <w:szCs w:val="14"/>
        </w:rPr>
      </w:pPr>
    </w:p>
    <w:p w14:paraId="14C60DAB" w14:textId="77777777" w:rsidR="00BE5A93" w:rsidRDefault="005513D0">
      <w:pPr>
        <w:spacing w:after="0" w:line="240" w:lineRule="auto"/>
        <w:ind w:left="836" w:right="-20"/>
        <w:rPr>
          <w:rFonts w:ascii="Times New Roman" w:eastAsia="Times New Roman" w:hAnsi="Times New Roman" w:cs="Times New Roman"/>
          <w:sz w:val="24"/>
          <w:szCs w:val="24"/>
        </w:rPr>
      </w:pPr>
      <w:hyperlink r:id="rId111">
        <w:r w:rsidR="00F700C7">
          <w:rPr>
            <w:rFonts w:ascii="Times New Roman" w:eastAsia="Times New Roman" w:hAnsi="Times New Roman" w:cs="Times New Roman"/>
            <w:i/>
            <w:sz w:val="24"/>
            <w:szCs w:val="24"/>
          </w:rPr>
          <w:t>h</w:t>
        </w:r>
        <w:r w:rsidR="00F700C7">
          <w:rPr>
            <w:rFonts w:ascii="Times New Roman" w:eastAsia="Times New Roman" w:hAnsi="Times New Roman" w:cs="Times New Roman"/>
            <w:i/>
            <w:spacing w:val="1"/>
            <w:sz w:val="24"/>
            <w:szCs w:val="24"/>
          </w:rPr>
          <w:t>tt</w:t>
        </w:r>
        <w:r w:rsidR="00F700C7">
          <w:rPr>
            <w:rFonts w:ascii="Times New Roman" w:eastAsia="Times New Roman" w:hAnsi="Times New Roman" w:cs="Times New Roman"/>
            <w:i/>
            <w:sz w:val="24"/>
            <w:szCs w:val="24"/>
          </w:rPr>
          <w:t>p:</w:t>
        </w:r>
        <w:r w:rsidR="00F700C7">
          <w:rPr>
            <w:rFonts w:ascii="Times New Roman" w:eastAsia="Times New Roman" w:hAnsi="Times New Roman" w:cs="Times New Roman"/>
            <w:i/>
            <w:spacing w:val="1"/>
            <w:sz w:val="24"/>
            <w:szCs w:val="24"/>
          </w:rPr>
          <w:t>//</w:t>
        </w:r>
        <w:r w:rsidR="00F700C7">
          <w:rPr>
            <w:rFonts w:ascii="Times New Roman" w:eastAsia="Times New Roman" w:hAnsi="Times New Roman" w:cs="Times New Roman"/>
            <w:i/>
            <w:sz w:val="24"/>
            <w:szCs w:val="24"/>
          </w:rPr>
          <w:t>www.w3.o</w:t>
        </w:r>
        <w:r w:rsidR="00F700C7">
          <w:rPr>
            <w:rFonts w:ascii="Times New Roman" w:eastAsia="Times New Roman" w:hAnsi="Times New Roman" w:cs="Times New Roman"/>
            <w:i/>
            <w:spacing w:val="-2"/>
            <w:sz w:val="24"/>
            <w:szCs w:val="24"/>
          </w:rPr>
          <w:t>r</w:t>
        </w:r>
        <w:r w:rsidR="00F700C7">
          <w:rPr>
            <w:rFonts w:ascii="Times New Roman" w:eastAsia="Times New Roman" w:hAnsi="Times New Roman" w:cs="Times New Roman"/>
            <w:i/>
            <w:sz w:val="24"/>
            <w:szCs w:val="24"/>
          </w:rPr>
          <w:t>g</w:t>
        </w:r>
        <w:r w:rsidR="00F700C7">
          <w:rPr>
            <w:rFonts w:ascii="Times New Roman" w:eastAsia="Times New Roman" w:hAnsi="Times New Roman" w:cs="Times New Roman"/>
            <w:i/>
            <w:spacing w:val="1"/>
            <w:sz w:val="24"/>
            <w:szCs w:val="24"/>
          </w:rPr>
          <w:t>/</w:t>
        </w:r>
        <w:r w:rsidR="00F700C7">
          <w:rPr>
            <w:rFonts w:ascii="Times New Roman" w:eastAsia="Times New Roman" w:hAnsi="Times New Roman" w:cs="Times New Roman"/>
            <w:i/>
            <w:spacing w:val="-1"/>
            <w:sz w:val="24"/>
            <w:szCs w:val="24"/>
          </w:rPr>
          <w:t>DO</w:t>
        </w:r>
        <w:r w:rsidR="00F700C7">
          <w:rPr>
            <w:rFonts w:ascii="Times New Roman" w:eastAsia="Times New Roman" w:hAnsi="Times New Roman" w:cs="Times New Roman"/>
            <w:i/>
            <w:sz w:val="24"/>
            <w:szCs w:val="24"/>
          </w:rPr>
          <w:t>M</w:t>
        </w:r>
        <w:r w:rsidR="00F700C7">
          <w:rPr>
            <w:rFonts w:ascii="Times New Roman" w:eastAsia="Times New Roman" w:hAnsi="Times New Roman" w:cs="Times New Roman"/>
            <w:i/>
            <w:spacing w:val="4"/>
            <w:sz w:val="24"/>
            <w:szCs w:val="24"/>
          </w:rPr>
          <w:t>/</w:t>
        </w:r>
      </w:hyperlink>
      <w:r w:rsidR="00F700C7">
        <w:rPr>
          <w:rFonts w:ascii="Times New Roman" w:eastAsia="Times New Roman" w:hAnsi="Times New Roman" w:cs="Times New Roman"/>
          <w:i/>
          <w:sz w:val="24"/>
          <w:szCs w:val="24"/>
        </w:rPr>
        <w:t>.</w:t>
      </w:r>
    </w:p>
    <w:p w14:paraId="0D071B83" w14:textId="77777777" w:rsidR="00BE5A93" w:rsidRDefault="00BE5A93">
      <w:pPr>
        <w:spacing w:after="0" w:line="200" w:lineRule="exact"/>
        <w:rPr>
          <w:sz w:val="20"/>
          <w:szCs w:val="20"/>
        </w:rPr>
      </w:pPr>
    </w:p>
    <w:p w14:paraId="64B72184" w14:textId="77777777" w:rsidR="00BE5A93" w:rsidRDefault="00BE5A93">
      <w:pPr>
        <w:spacing w:before="8" w:after="0" w:line="200" w:lineRule="exact"/>
        <w:rPr>
          <w:sz w:val="20"/>
          <w:szCs w:val="20"/>
        </w:rPr>
      </w:pPr>
    </w:p>
    <w:p w14:paraId="608DB63E" w14:textId="77777777" w:rsidR="00BE5A93" w:rsidRDefault="00F700C7">
      <w:pPr>
        <w:spacing w:after="0" w:line="240" w:lineRule="auto"/>
        <w:ind w:left="117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sz w:val="24"/>
          <w:szCs w:val="24"/>
        </w:rPr>
        <w:t>3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hoo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, (2016). C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or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ial</w:t>
      </w:r>
      <w:r>
        <w:rPr>
          <w:rFonts w:ascii="Times New Roman" w:eastAsia="Times New Roman" w:hAnsi="Times New Roman" w:cs="Times New Roman"/>
          <w:sz w:val="24"/>
          <w:szCs w:val="24"/>
        </w:rPr>
        <w:t>. Con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lta</w:t>
      </w:r>
      <w:r>
        <w:rPr>
          <w:rFonts w:ascii="Times New Roman" w:eastAsia="Times New Roman" w:hAnsi="Times New Roman" w:cs="Times New Roman"/>
          <w:sz w:val="24"/>
          <w:szCs w:val="24"/>
        </w:rPr>
        <w:t>do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9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br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ro 23, 2016, de</w:t>
      </w:r>
    </w:p>
    <w:p w14:paraId="37955AF1" w14:textId="77777777" w:rsidR="00BE5A93" w:rsidRDefault="00BE5A93">
      <w:pPr>
        <w:spacing w:before="6" w:after="0" w:line="130" w:lineRule="exact"/>
        <w:rPr>
          <w:sz w:val="13"/>
          <w:szCs w:val="13"/>
        </w:rPr>
      </w:pPr>
    </w:p>
    <w:p w14:paraId="77CE9109" w14:textId="77777777" w:rsidR="00BE5A93" w:rsidRDefault="005513D0">
      <w:pPr>
        <w:spacing w:after="0" w:line="240" w:lineRule="auto"/>
        <w:ind w:left="836" w:right="-20"/>
        <w:rPr>
          <w:rFonts w:ascii="Times New Roman" w:eastAsia="Times New Roman" w:hAnsi="Times New Roman" w:cs="Times New Roman"/>
          <w:sz w:val="24"/>
          <w:szCs w:val="24"/>
        </w:rPr>
      </w:pPr>
      <w:hyperlink r:id="rId112">
        <w:r w:rsidR="00F700C7">
          <w:rPr>
            <w:rFonts w:ascii="Times New Roman" w:eastAsia="Times New Roman" w:hAnsi="Times New Roman" w:cs="Times New Roman"/>
            <w:i/>
            <w:sz w:val="24"/>
            <w:szCs w:val="24"/>
          </w:rPr>
          <w:t>h</w:t>
        </w:r>
        <w:r w:rsidR="00F700C7">
          <w:rPr>
            <w:rFonts w:ascii="Times New Roman" w:eastAsia="Times New Roman" w:hAnsi="Times New Roman" w:cs="Times New Roman"/>
            <w:i/>
            <w:spacing w:val="1"/>
            <w:sz w:val="24"/>
            <w:szCs w:val="24"/>
          </w:rPr>
          <w:t>tt</w:t>
        </w:r>
        <w:r w:rsidR="00F700C7">
          <w:rPr>
            <w:rFonts w:ascii="Times New Roman" w:eastAsia="Times New Roman" w:hAnsi="Times New Roman" w:cs="Times New Roman"/>
            <w:i/>
            <w:sz w:val="24"/>
            <w:szCs w:val="24"/>
          </w:rPr>
          <w:t>p:</w:t>
        </w:r>
        <w:r w:rsidR="00F700C7">
          <w:rPr>
            <w:rFonts w:ascii="Times New Roman" w:eastAsia="Times New Roman" w:hAnsi="Times New Roman" w:cs="Times New Roman"/>
            <w:i/>
            <w:spacing w:val="1"/>
            <w:sz w:val="24"/>
            <w:szCs w:val="24"/>
          </w:rPr>
          <w:t>//</w:t>
        </w:r>
        <w:r w:rsidR="00F700C7">
          <w:rPr>
            <w:rFonts w:ascii="Times New Roman" w:eastAsia="Times New Roman" w:hAnsi="Times New Roman" w:cs="Times New Roman"/>
            <w:i/>
            <w:sz w:val="24"/>
            <w:szCs w:val="24"/>
          </w:rPr>
          <w:t>www.</w:t>
        </w:r>
        <w:r w:rsidR="00F700C7">
          <w:rPr>
            <w:rFonts w:ascii="Times New Roman" w:eastAsia="Times New Roman" w:hAnsi="Times New Roman" w:cs="Times New Roman"/>
            <w:i/>
            <w:sz w:val="24"/>
            <w:szCs w:val="24"/>
          </w:rPr>
          <w:t>w</w:t>
        </w:r>
        <w:r w:rsidR="00F700C7">
          <w:rPr>
            <w:rFonts w:ascii="Times New Roman" w:eastAsia="Times New Roman" w:hAnsi="Times New Roman" w:cs="Times New Roman"/>
            <w:i/>
            <w:sz w:val="24"/>
            <w:szCs w:val="24"/>
          </w:rPr>
          <w:t>3</w:t>
        </w:r>
        <w:r w:rsidR="00F700C7">
          <w:rPr>
            <w:rFonts w:ascii="Times New Roman" w:eastAsia="Times New Roman" w:hAnsi="Times New Roman" w:cs="Times New Roman"/>
            <w:i/>
            <w:spacing w:val="-2"/>
            <w:sz w:val="24"/>
            <w:szCs w:val="24"/>
          </w:rPr>
          <w:t>s</w:t>
        </w:r>
        <w:r w:rsidR="00F700C7">
          <w:rPr>
            <w:rFonts w:ascii="Times New Roman" w:eastAsia="Times New Roman" w:hAnsi="Times New Roman" w:cs="Times New Roman"/>
            <w:i/>
            <w:spacing w:val="1"/>
            <w:sz w:val="24"/>
            <w:szCs w:val="24"/>
          </w:rPr>
          <w:t>c</w:t>
        </w:r>
        <w:r w:rsidR="00F700C7">
          <w:rPr>
            <w:rFonts w:ascii="Times New Roman" w:eastAsia="Times New Roman" w:hAnsi="Times New Roman" w:cs="Times New Roman"/>
            <w:i/>
            <w:sz w:val="24"/>
            <w:szCs w:val="24"/>
          </w:rPr>
          <w:t>ho</w:t>
        </w:r>
        <w:r w:rsidR="00F700C7">
          <w:rPr>
            <w:rFonts w:ascii="Times New Roman" w:eastAsia="Times New Roman" w:hAnsi="Times New Roman" w:cs="Times New Roman"/>
            <w:i/>
            <w:spacing w:val="-4"/>
            <w:sz w:val="24"/>
            <w:szCs w:val="24"/>
          </w:rPr>
          <w:t>o</w:t>
        </w:r>
        <w:r w:rsidR="00F700C7">
          <w:rPr>
            <w:rFonts w:ascii="Times New Roman" w:eastAsia="Times New Roman" w:hAnsi="Times New Roman" w:cs="Times New Roman"/>
            <w:i/>
            <w:spacing w:val="1"/>
            <w:sz w:val="24"/>
            <w:szCs w:val="24"/>
          </w:rPr>
          <w:t>l</w:t>
        </w:r>
        <w:r w:rsidR="00F700C7">
          <w:rPr>
            <w:rFonts w:ascii="Times New Roman" w:eastAsia="Times New Roman" w:hAnsi="Times New Roman" w:cs="Times New Roman"/>
            <w:i/>
            <w:spacing w:val="-1"/>
            <w:sz w:val="24"/>
            <w:szCs w:val="24"/>
          </w:rPr>
          <w:t>s</w:t>
        </w:r>
        <w:r w:rsidR="00F700C7">
          <w:rPr>
            <w:rFonts w:ascii="Times New Roman" w:eastAsia="Times New Roman" w:hAnsi="Times New Roman" w:cs="Times New Roman"/>
            <w:i/>
            <w:sz w:val="24"/>
            <w:szCs w:val="24"/>
          </w:rPr>
          <w:t>.</w:t>
        </w:r>
        <w:r w:rsidR="00F700C7">
          <w:rPr>
            <w:rFonts w:ascii="Times New Roman" w:eastAsia="Times New Roman" w:hAnsi="Times New Roman" w:cs="Times New Roman"/>
            <w:i/>
            <w:spacing w:val="1"/>
            <w:sz w:val="24"/>
            <w:szCs w:val="24"/>
          </w:rPr>
          <w:t>c</w:t>
        </w:r>
        <w:r w:rsidR="00F700C7">
          <w:rPr>
            <w:rFonts w:ascii="Times New Roman" w:eastAsia="Times New Roman" w:hAnsi="Times New Roman" w:cs="Times New Roman"/>
            <w:i/>
            <w:sz w:val="24"/>
            <w:szCs w:val="24"/>
          </w:rPr>
          <w:t>o</w:t>
        </w:r>
        <w:r w:rsidR="00F700C7">
          <w:rPr>
            <w:rFonts w:ascii="Times New Roman" w:eastAsia="Times New Roman" w:hAnsi="Times New Roman" w:cs="Times New Roman"/>
            <w:i/>
            <w:spacing w:val="-1"/>
            <w:sz w:val="24"/>
            <w:szCs w:val="24"/>
          </w:rPr>
          <w:t>m</w:t>
        </w:r>
        <w:r w:rsidR="00F700C7">
          <w:rPr>
            <w:rFonts w:ascii="Times New Roman" w:eastAsia="Times New Roman" w:hAnsi="Times New Roman" w:cs="Times New Roman"/>
            <w:i/>
            <w:spacing w:val="1"/>
            <w:sz w:val="24"/>
            <w:szCs w:val="24"/>
          </w:rPr>
          <w:t>/c</w:t>
        </w:r>
        <w:r w:rsidR="00F700C7">
          <w:rPr>
            <w:rFonts w:ascii="Times New Roman" w:eastAsia="Times New Roman" w:hAnsi="Times New Roman" w:cs="Times New Roman"/>
            <w:i/>
            <w:spacing w:val="-1"/>
            <w:sz w:val="24"/>
            <w:szCs w:val="24"/>
          </w:rPr>
          <w:t>ss</w:t>
        </w:r>
        <w:r w:rsidR="00F700C7">
          <w:rPr>
            <w:rFonts w:ascii="Times New Roman" w:eastAsia="Times New Roman" w:hAnsi="Times New Roman" w:cs="Times New Roman"/>
            <w:i/>
            <w:spacing w:val="5"/>
            <w:sz w:val="24"/>
            <w:szCs w:val="24"/>
          </w:rPr>
          <w:t>/</w:t>
        </w:r>
      </w:hyperlink>
      <w:r w:rsidR="00F700C7">
        <w:rPr>
          <w:rFonts w:ascii="Times New Roman" w:eastAsia="Times New Roman" w:hAnsi="Times New Roman" w:cs="Times New Roman"/>
          <w:i/>
          <w:sz w:val="24"/>
          <w:szCs w:val="24"/>
        </w:rPr>
        <w:t>.</w:t>
      </w:r>
    </w:p>
    <w:p w14:paraId="4A9EFD08" w14:textId="77777777" w:rsidR="00BE5A93" w:rsidRDefault="00BE5A93">
      <w:pPr>
        <w:spacing w:after="0" w:line="200" w:lineRule="exact"/>
        <w:rPr>
          <w:sz w:val="20"/>
          <w:szCs w:val="20"/>
        </w:rPr>
      </w:pPr>
    </w:p>
    <w:p w14:paraId="505DF200" w14:textId="77777777" w:rsidR="00BE5A93" w:rsidRDefault="00BE5A93">
      <w:pPr>
        <w:spacing w:before="8" w:after="0" w:line="200" w:lineRule="exact"/>
        <w:rPr>
          <w:sz w:val="20"/>
          <w:szCs w:val="20"/>
        </w:rPr>
      </w:pPr>
    </w:p>
    <w:p w14:paraId="3F19B886" w14:textId="77777777" w:rsidR="00BE5A93" w:rsidRDefault="00F700C7">
      <w:pPr>
        <w:spacing w:after="0" w:line="240" w:lineRule="auto"/>
        <w:ind w:left="117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b 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el</w:t>
      </w:r>
      <w:r>
        <w:rPr>
          <w:rFonts w:ascii="Times New Roman" w:eastAsia="Times New Roman" w:hAnsi="Times New Roman" w:cs="Times New Roman"/>
          <w:sz w:val="24"/>
          <w:szCs w:val="24"/>
        </w:rPr>
        <w:t>op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r 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, (2013).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5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pacing w:val="-7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>5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Con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lta</w:t>
      </w:r>
      <w:r>
        <w:rPr>
          <w:rFonts w:ascii="Times New Roman" w:eastAsia="Times New Roman" w:hAnsi="Times New Roman" w:cs="Times New Roman"/>
          <w:sz w:val="24"/>
          <w:szCs w:val="24"/>
        </w:rPr>
        <w:t>do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9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br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ro 23, 2016, de</w:t>
      </w:r>
    </w:p>
    <w:p w14:paraId="58C8D44E" w14:textId="77777777" w:rsidR="00BE5A93" w:rsidRDefault="00BE5A93">
      <w:pPr>
        <w:spacing w:before="6" w:after="0" w:line="130" w:lineRule="exact"/>
        <w:rPr>
          <w:sz w:val="13"/>
          <w:szCs w:val="13"/>
        </w:rPr>
      </w:pPr>
    </w:p>
    <w:p w14:paraId="2B859632" w14:textId="77777777" w:rsidR="00BE5A93" w:rsidRDefault="005513D0">
      <w:pPr>
        <w:spacing w:after="0" w:line="240" w:lineRule="auto"/>
        <w:ind w:left="836" w:right="-20"/>
        <w:rPr>
          <w:rFonts w:ascii="Times New Roman" w:eastAsia="Times New Roman" w:hAnsi="Times New Roman" w:cs="Times New Roman"/>
          <w:sz w:val="24"/>
          <w:szCs w:val="24"/>
        </w:rPr>
      </w:pPr>
      <w:hyperlink r:id="rId113">
        <w:r w:rsidR="00F700C7">
          <w:rPr>
            <w:rFonts w:ascii="Times New Roman" w:eastAsia="Times New Roman" w:hAnsi="Times New Roman" w:cs="Times New Roman"/>
            <w:i/>
            <w:sz w:val="24"/>
            <w:szCs w:val="24"/>
          </w:rPr>
          <w:t>h</w:t>
        </w:r>
        <w:r w:rsidR="00F700C7">
          <w:rPr>
            <w:rFonts w:ascii="Times New Roman" w:eastAsia="Times New Roman" w:hAnsi="Times New Roman" w:cs="Times New Roman"/>
            <w:i/>
            <w:spacing w:val="1"/>
            <w:sz w:val="24"/>
            <w:szCs w:val="24"/>
          </w:rPr>
          <w:t>tt</w:t>
        </w:r>
        <w:r w:rsidR="00F700C7">
          <w:rPr>
            <w:rFonts w:ascii="Times New Roman" w:eastAsia="Times New Roman" w:hAnsi="Times New Roman" w:cs="Times New Roman"/>
            <w:i/>
            <w:sz w:val="24"/>
            <w:szCs w:val="24"/>
          </w:rPr>
          <w:t>p</w:t>
        </w:r>
        <w:r w:rsidR="00F700C7">
          <w:rPr>
            <w:rFonts w:ascii="Times New Roman" w:eastAsia="Times New Roman" w:hAnsi="Times New Roman" w:cs="Times New Roman"/>
            <w:i/>
            <w:spacing w:val="-1"/>
            <w:sz w:val="24"/>
            <w:szCs w:val="24"/>
          </w:rPr>
          <w:t>s</w:t>
        </w:r>
        <w:r w:rsidR="00F700C7">
          <w:rPr>
            <w:rFonts w:ascii="Times New Roman" w:eastAsia="Times New Roman" w:hAnsi="Times New Roman" w:cs="Times New Roman"/>
            <w:i/>
            <w:sz w:val="24"/>
            <w:szCs w:val="24"/>
          </w:rPr>
          <w:t>:</w:t>
        </w:r>
        <w:r w:rsidR="00F700C7">
          <w:rPr>
            <w:rFonts w:ascii="Times New Roman" w:eastAsia="Times New Roman" w:hAnsi="Times New Roman" w:cs="Times New Roman"/>
            <w:i/>
            <w:spacing w:val="1"/>
            <w:sz w:val="24"/>
            <w:szCs w:val="24"/>
          </w:rPr>
          <w:t>//</w:t>
        </w:r>
        <w:r w:rsidR="00F700C7">
          <w:rPr>
            <w:rFonts w:ascii="Times New Roman" w:eastAsia="Times New Roman" w:hAnsi="Times New Roman" w:cs="Times New Roman"/>
            <w:i/>
            <w:sz w:val="24"/>
            <w:szCs w:val="24"/>
          </w:rPr>
          <w:t>d</w:t>
        </w:r>
        <w:r w:rsidR="00F700C7">
          <w:rPr>
            <w:rFonts w:ascii="Times New Roman" w:eastAsia="Times New Roman" w:hAnsi="Times New Roman" w:cs="Times New Roman"/>
            <w:i/>
            <w:spacing w:val="-3"/>
            <w:sz w:val="24"/>
            <w:szCs w:val="24"/>
          </w:rPr>
          <w:t>e</w:t>
        </w:r>
        <w:r w:rsidR="00F700C7">
          <w:rPr>
            <w:rFonts w:ascii="Times New Roman" w:eastAsia="Times New Roman" w:hAnsi="Times New Roman" w:cs="Times New Roman"/>
            <w:i/>
            <w:spacing w:val="1"/>
            <w:sz w:val="24"/>
            <w:szCs w:val="24"/>
          </w:rPr>
          <w:t>vel</w:t>
        </w:r>
        <w:r w:rsidR="00F700C7">
          <w:rPr>
            <w:rFonts w:ascii="Times New Roman" w:eastAsia="Times New Roman" w:hAnsi="Times New Roman" w:cs="Times New Roman"/>
            <w:i/>
            <w:sz w:val="24"/>
            <w:szCs w:val="24"/>
          </w:rPr>
          <w:t>o</w:t>
        </w:r>
        <w:r w:rsidR="00F700C7">
          <w:rPr>
            <w:rFonts w:ascii="Times New Roman" w:eastAsia="Times New Roman" w:hAnsi="Times New Roman" w:cs="Times New Roman"/>
            <w:i/>
            <w:spacing w:val="-4"/>
            <w:sz w:val="24"/>
            <w:szCs w:val="24"/>
          </w:rPr>
          <w:t>p</w:t>
        </w:r>
        <w:r w:rsidR="00F700C7">
          <w:rPr>
            <w:rFonts w:ascii="Times New Roman" w:eastAsia="Times New Roman" w:hAnsi="Times New Roman" w:cs="Times New Roman"/>
            <w:i/>
            <w:spacing w:val="1"/>
            <w:sz w:val="24"/>
            <w:szCs w:val="24"/>
          </w:rPr>
          <w:t>e</w:t>
        </w:r>
        <w:r w:rsidR="00F700C7">
          <w:rPr>
            <w:rFonts w:ascii="Times New Roman" w:eastAsia="Times New Roman" w:hAnsi="Times New Roman" w:cs="Times New Roman"/>
            <w:i/>
            <w:spacing w:val="-1"/>
            <w:sz w:val="24"/>
            <w:szCs w:val="24"/>
          </w:rPr>
          <w:t>r</w:t>
        </w:r>
        <w:r w:rsidR="00F700C7">
          <w:rPr>
            <w:rFonts w:ascii="Times New Roman" w:eastAsia="Times New Roman" w:hAnsi="Times New Roman" w:cs="Times New Roman"/>
            <w:i/>
            <w:sz w:val="24"/>
            <w:szCs w:val="24"/>
          </w:rPr>
          <w:t>.</w:t>
        </w:r>
        <w:r w:rsidR="00F700C7">
          <w:rPr>
            <w:rFonts w:ascii="Times New Roman" w:eastAsia="Times New Roman" w:hAnsi="Times New Roman" w:cs="Times New Roman"/>
            <w:i/>
            <w:spacing w:val="-1"/>
            <w:sz w:val="24"/>
            <w:szCs w:val="24"/>
          </w:rPr>
          <w:t>m</w:t>
        </w:r>
        <w:r w:rsidR="00F700C7">
          <w:rPr>
            <w:rFonts w:ascii="Times New Roman" w:eastAsia="Times New Roman" w:hAnsi="Times New Roman" w:cs="Times New Roman"/>
            <w:i/>
            <w:sz w:val="24"/>
            <w:szCs w:val="24"/>
          </w:rPr>
          <w:t>o</w:t>
        </w:r>
        <w:r w:rsidR="00F700C7">
          <w:rPr>
            <w:rFonts w:ascii="Times New Roman" w:eastAsia="Times New Roman" w:hAnsi="Times New Roman" w:cs="Times New Roman"/>
            <w:i/>
            <w:spacing w:val="-1"/>
            <w:sz w:val="24"/>
            <w:szCs w:val="24"/>
          </w:rPr>
          <w:t>z</w:t>
        </w:r>
        <w:r w:rsidR="00F700C7">
          <w:rPr>
            <w:rFonts w:ascii="Times New Roman" w:eastAsia="Times New Roman" w:hAnsi="Times New Roman" w:cs="Times New Roman"/>
            <w:i/>
            <w:spacing w:val="1"/>
            <w:sz w:val="24"/>
            <w:szCs w:val="24"/>
          </w:rPr>
          <w:t>ill</w:t>
        </w:r>
        <w:r w:rsidR="00F700C7">
          <w:rPr>
            <w:rFonts w:ascii="Times New Roman" w:eastAsia="Times New Roman" w:hAnsi="Times New Roman" w:cs="Times New Roman"/>
            <w:i/>
            <w:sz w:val="24"/>
            <w:szCs w:val="24"/>
          </w:rPr>
          <w:t>a.o</w:t>
        </w:r>
        <w:r w:rsidR="00F700C7">
          <w:rPr>
            <w:rFonts w:ascii="Times New Roman" w:eastAsia="Times New Roman" w:hAnsi="Times New Roman" w:cs="Times New Roman"/>
            <w:i/>
            <w:spacing w:val="-1"/>
            <w:sz w:val="24"/>
            <w:szCs w:val="24"/>
          </w:rPr>
          <w:t>r</w:t>
        </w:r>
        <w:r w:rsidR="00F700C7">
          <w:rPr>
            <w:rFonts w:ascii="Times New Roman" w:eastAsia="Times New Roman" w:hAnsi="Times New Roman" w:cs="Times New Roman"/>
            <w:i/>
            <w:sz w:val="24"/>
            <w:szCs w:val="24"/>
          </w:rPr>
          <w:t>g</w:t>
        </w:r>
        <w:r w:rsidR="00F700C7">
          <w:rPr>
            <w:rFonts w:ascii="Times New Roman" w:eastAsia="Times New Roman" w:hAnsi="Times New Roman" w:cs="Times New Roman"/>
            <w:i/>
            <w:spacing w:val="1"/>
            <w:sz w:val="24"/>
            <w:szCs w:val="24"/>
          </w:rPr>
          <w:t>/e</w:t>
        </w:r>
        <w:r w:rsidR="00F700C7">
          <w:rPr>
            <w:rFonts w:ascii="Times New Roman" w:eastAsia="Times New Roman" w:hAnsi="Times New Roman" w:cs="Times New Roman"/>
            <w:i/>
            <w:spacing w:val="5"/>
            <w:sz w:val="24"/>
            <w:szCs w:val="24"/>
          </w:rPr>
          <w:t>n</w:t>
        </w:r>
        <w:r w:rsidR="00F700C7">
          <w:rPr>
            <w:rFonts w:ascii="Times New Roman" w:eastAsia="Times New Roman" w:hAnsi="Times New Roman" w:cs="Times New Roman"/>
            <w:i/>
            <w:sz w:val="24"/>
            <w:szCs w:val="24"/>
          </w:rPr>
          <w:t>-</w:t>
        </w:r>
        <w:r w:rsidR="00F700C7">
          <w:rPr>
            <w:rFonts w:ascii="Times New Roman" w:eastAsia="Times New Roman" w:hAnsi="Times New Roman" w:cs="Times New Roman"/>
            <w:i/>
            <w:spacing w:val="-1"/>
            <w:sz w:val="24"/>
            <w:szCs w:val="24"/>
          </w:rPr>
          <w:t>U</w:t>
        </w:r>
        <w:r w:rsidR="00F700C7">
          <w:rPr>
            <w:rFonts w:ascii="Times New Roman" w:eastAsia="Times New Roman" w:hAnsi="Times New Roman" w:cs="Times New Roman"/>
            <w:i/>
            <w:sz w:val="24"/>
            <w:szCs w:val="24"/>
          </w:rPr>
          <w:t>S</w:t>
        </w:r>
        <w:r w:rsidR="00F700C7">
          <w:rPr>
            <w:rFonts w:ascii="Times New Roman" w:eastAsia="Times New Roman" w:hAnsi="Times New Roman" w:cs="Times New Roman"/>
            <w:i/>
            <w:spacing w:val="1"/>
            <w:sz w:val="24"/>
            <w:szCs w:val="24"/>
          </w:rPr>
          <w:t>/</w:t>
        </w:r>
        <w:r w:rsidR="00F700C7">
          <w:rPr>
            <w:rFonts w:ascii="Times New Roman" w:eastAsia="Times New Roman" w:hAnsi="Times New Roman" w:cs="Times New Roman"/>
            <w:i/>
            <w:sz w:val="24"/>
            <w:szCs w:val="24"/>
          </w:rPr>
          <w:t>do</w:t>
        </w:r>
        <w:r w:rsidR="00F700C7">
          <w:rPr>
            <w:rFonts w:ascii="Times New Roman" w:eastAsia="Times New Roman" w:hAnsi="Times New Roman" w:cs="Times New Roman"/>
            <w:i/>
            <w:spacing w:val="1"/>
            <w:sz w:val="24"/>
            <w:szCs w:val="24"/>
          </w:rPr>
          <w:t>c</w:t>
        </w:r>
        <w:r w:rsidR="00F700C7">
          <w:rPr>
            <w:rFonts w:ascii="Times New Roman" w:eastAsia="Times New Roman" w:hAnsi="Times New Roman" w:cs="Times New Roman"/>
            <w:i/>
            <w:spacing w:val="-1"/>
            <w:sz w:val="24"/>
            <w:szCs w:val="24"/>
          </w:rPr>
          <w:t>s</w:t>
        </w:r>
        <w:r w:rsidR="00F700C7">
          <w:rPr>
            <w:rFonts w:ascii="Times New Roman" w:eastAsia="Times New Roman" w:hAnsi="Times New Roman" w:cs="Times New Roman"/>
            <w:i/>
            <w:spacing w:val="-3"/>
            <w:sz w:val="24"/>
            <w:szCs w:val="24"/>
          </w:rPr>
          <w:t>/</w:t>
        </w:r>
        <w:r w:rsidR="00F700C7">
          <w:rPr>
            <w:rFonts w:ascii="Times New Roman" w:eastAsia="Times New Roman" w:hAnsi="Times New Roman" w:cs="Times New Roman"/>
            <w:i/>
            <w:spacing w:val="-4"/>
            <w:sz w:val="24"/>
            <w:szCs w:val="24"/>
          </w:rPr>
          <w:t>W</w:t>
        </w:r>
        <w:r w:rsidR="00F700C7">
          <w:rPr>
            <w:rFonts w:ascii="Times New Roman" w:eastAsia="Times New Roman" w:hAnsi="Times New Roman" w:cs="Times New Roman"/>
            <w:i/>
            <w:spacing w:val="1"/>
            <w:sz w:val="24"/>
            <w:szCs w:val="24"/>
          </w:rPr>
          <w:t>e</w:t>
        </w:r>
        <w:r w:rsidR="00F700C7">
          <w:rPr>
            <w:rFonts w:ascii="Times New Roman" w:eastAsia="Times New Roman" w:hAnsi="Times New Roman" w:cs="Times New Roman"/>
            <w:i/>
            <w:sz w:val="24"/>
            <w:szCs w:val="24"/>
          </w:rPr>
          <w:t>b</w:t>
        </w:r>
        <w:r w:rsidR="00F700C7">
          <w:rPr>
            <w:rFonts w:ascii="Times New Roman" w:eastAsia="Times New Roman" w:hAnsi="Times New Roman" w:cs="Times New Roman"/>
            <w:i/>
            <w:spacing w:val="1"/>
            <w:sz w:val="24"/>
            <w:szCs w:val="24"/>
          </w:rPr>
          <w:t>/</w:t>
        </w:r>
        <w:r w:rsidR="00F700C7">
          <w:rPr>
            <w:rFonts w:ascii="Times New Roman" w:eastAsia="Times New Roman" w:hAnsi="Times New Roman" w:cs="Times New Roman"/>
            <w:i/>
            <w:spacing w:val="-1"/>
            <w:sz w:val="24"/>
            <w:szCs w:val="24"/>
          </w:rPr>
          <w:t>G</w:t>
        </w:r>
        <w:r w:rsidR="00F700C7">
          <w:rPr>
            <w:rFonts w:ascii="Times New Roman" w:eastAsia="Times New Roman" w:hAnsi="Times New Roman" w:cs="Times New Roman"/>
            <w:i/>
            <w:sz w:val="24"/>
            <w:szCs w:val="24"/>
          </w:rPr>
          <w:t>u</w:t>
        </w:r>
        <w:r w:rsidR="00F700C7">
          <w:rPr>
            <w:rFonts w:ascii="Times New Roman" w:eastAsia="Times New Roman" w:hAnsi="Times New Roman" w:cs="Times New Roman"/>
            <w:i/>
            <w:spacing w:val="1"/>
            <w:sz w:val="24"/>
            <w:szCs w:val="24"/>
          </w:rPr>
          <w:t>i</w:t>
        </w:r>
        <w:r w:rsidR="00F700C7">
          <w:rPr>
            <w:rFonts w:ascii="Times New Roman" w:eastAsia="Times New Roman" w:hAnsi="Times New Roman" w:cs="Times New Roman"/>
            <w:i/>
            <w:sz w:val="24"/>
            <w:szCs w:val="24"/>
          </w:rPr>
          <w:t>d</w:t>
        </w:r>
        <w:r w:rsidR="00F700C7">
          <w:rPr>
            <w:rFonts w:ascii="Times New Roman" w:eastAsia="Times New Roman" w:hAnsi="Times New Roman" w:cs="Times New Roman"/>
            <w:i/>
            <w:spacing w:val="1"/>
            <w:sz w:val="24"/>
            <w:szCs w:val="24"/>
          </w:rPr>
          <w:t>e/</w:t>
        </w:r>
        <w:r w:rsidR="00F700C7">
          <w:rPr>
            <w:rFonts w:ascii="Times New Roman" w:eastAsia="Times New Roman" w:hAnsi="Times New Roman" w:cs="Times New Roman"/>
            <w:i/>
            <w:spacing w:val="-1"/>
            <w:sz w:val="24"/>
            <w:szCs w:val="24"/>
          </w:rPr>
          <w:t>HT</w:t>
        </w:r>
        <w:r w:rsidR="00F700C7">
          <w:rPr>
            <w:rFonts w:ascii="Times New Roman" w:eastAsia="Times New Roman" w:hAnsi="Times New Roman" w:cs="Times New Roman"/>
            <w:i/>
            <w:sz w:val="24"/>
            <w:szCs w:val="24"/>
          </w:rPr>
          <w:t>M</w:t>
        </w:r>
        <w:r w:rsidR="00F700C7">
          <w:rPr>
            <w:rFonts w:ascii="Times New Roman" w:eastAsia="Times New Roman" w:hAnsi="Times New Roman" w:cs="Times New Roman"/>
            <w:i/>
            <w:spacing w:val="-1"/>
            <w:sz w:val="24"/>
            <w:szCs w:val="24"/>
          </w:rPr>
          <w:t>L</w:t>
        </w:r>
        <w:r w:rsidR="00F700C7">
          <w:rPr>
            <w:rFonts w:ascii="Times New Roman" w:eastAsia="Times New Roman" w:hAnsi="Times New Roman" w:cs="Times New Roman"/>
            <w:i/>
            <w:spacing w:val="1"/>
            <w:sz w:val="24"/>
            <w:szCs w:val="24"/>
          </w:rPr>
          <w:t>/</w:t>
        </w:r>
        <w:r w:rsidR="00F700C7">
          <w:rPr>
            <w:rFonts w:ascii="Times New Roman" w:eastAsia="Times New Roman" w:hAnsi="Times New Roman" w:cs="Times New Roman"/>
            <w:i/>
            <w:spacing w:val="-1"/>
            <w:sz w:val="24"/>
            <w:szCs w:val="24"/>
          </w:rPr>
          <w:t>HT</w:t>
        </w:r>
        <w:r w:rsidR="00F700C7">
          <w:rPr>
            <w:rFonts w:ascii="Times New Roman" w:eastAsia="Times New Roman" w:hAnsi="Times New Roman" w:cs="Times New Roman"/>
            <w:i/>
            <w:sz w:val="24"/>
            <w:szCs w:val="24"/>
          </w:rPr>
          <w:t>M</w:t>
        </w:r>
        <w:r w:rsidR="00F700C7">
          <w:rPr>
            <w:rFonts w:ascii="Times New Roman" w:eastAsia="Times New Roman" w:hAnsi="Times New Roman" w:cs="Times New Roman"/>
            <w:i/>
            <w:spacing w:val="2"/>
            <w:sz w:val="24"/>
            <w:szCs w:val="24"/>
          </w:rPr>
          <w:t>L</w:t>
        </w:r>
        <w:r w:rsidR="00F700C7">
          <w:rPr>
            <w:rFonts w:ascii="Times New Roman" w:eastAsia="Times New Roman" w:hAnsi="Times New Roman" w:cs="Times New Roman"/>
            <w:i/>
            <w:sz w:val="24"/>
            <w:szCs w:val="24"/>
          </w:rPr>
          <w:t>5.</w:t>
        </w:r>
      </w:hyperlink>
    </w:p>
    <w:p w14:paraId="3EDFB82F" w14:textId="77777777" w:rsidR="00BE5A93" w:rsidRDefault="00BE5A93">
      <w:pPr>
        <w:spacing w:after="0" w:line="200" w:lineRule="exact"/>
        <w:rPr>
          <w:sz w:val="20"/>
          <w:szCs w:val="20"/>
        </w:rPr>
      </w:pPr>
    </w:p>
    <w:p w14:paraId="27A9A982" w14:textId="77777777" w:rsidR="00BE5A93" w:rsidRDefault="00BE5A93">
      <w:pPr>
        <w:spacing w:before="8" w:after="0" w:line="200" w:lineRule="exact"/>
        <w:rPr>
          <w:sz w:val="20"/>
          <w:szCs w:val="20"/>
        </w:rPr>
      </w:pPr>
    </w:p>
    <w:p w14:paraId="32D8B02D" w14:textId="77777777" w:rsidR="00BE5A93" w:rsidRDefault="00F700C7">
      <w:pPr>
        <w:spacing w:after="0" w:line="240" w:lineRule="auto"/>
        <w:ind w:left="117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k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e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ci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>op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li</w:t>
      </w:r>
      <w:r>
        <w:rPr>
          <w:rFonts w:ascii="Times New Roman" w:eastAsia="Times New Roman" w:hAnsi="Times New Roman" w:cs="Times New Roman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, (2011).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5"/>
          <w:sz w:val="24"/>
          <w:szCs w:val="24"/>
        </w:rPr>
        <w:t>K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de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rro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ll</w:t>
      </w:r>
      <w:r>
        <w:rPr>
          <w:rFonts w:ascii="Times New Roman" w:eastAsia="Times New Roman" w:hAnsi="Times New Roman" w:cs="Times New Roman"/>
          <w:sz w:val="24"/>
          <w:szCs w:val="24"/>
        </w:rPr>
        <w:t>o de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of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sz w:val="24"/>
          <w:szCs w:val="24"/>
        </w:rPr>
        <w:t>. Con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lta</w:t>
      </w:r>
      <w:r>
        <w:rPr>
          <w:rFonts w:ascii="Times New Roman" w:eastAsia="Times New Roman" w:hAnsi="Times New Roman" w:cs="Times New Roman"/>
          <w:sz w:val="24"/>
          <w:szCs w:val="24"/>
        </w:rPr>
        <w:t>do</w:t>
      </w:r>
    </w:p>
    <w:p w14:paraId="3DEB80EB" w14:textId="77777777" w:rsidR="00BE5A93" w:rsidRDefault="00BE5A93">
      <w:pPr>
        <w:spacing w:before="6" w:after="0" w:line="130" w:lineRule="exact"/>
        <w:rPr>
          <w:sz w:val="13"/>
          <w:szCs w:val="13"/>
        </w:rPr>
      </w:pPr>
    </w:p>
    <w:p w14:paraId="0EBD97A8" w14:textId="77777777" w:rsidR="00BE5A93" w:rsidRDefault="00F700C7">
      <w:pPr>
        <w:spacing w:after="0" w:line="240" w:lineRule="auto"/>
        <w:ind w:left="836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pacing w:val="-6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br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ro 23, 2016, de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 xml:space="preserve"> </w:t>
      </w:r>
      <w:hyperlink r:id="rId114">
        <w:r>
          <w:rPr>
            <w:rFonts w:ascii="Times New Roman" w:eastAsia="Times New Roman" w:hAnsi="Times New Roman" w:cs="Times New Roman"/>
            <w:i/>
            <w:sz w:val="24"/>
            <w:szCs w:val="24"/>
          </w:rPr>
          <w:t>h</w:t>
        </w:r>
        <w:r>
          <w:rPr>
            <w:rFonts w:ascii="Times New Roman" w:eastAsia="Times New Roman" w:hAnsi="Times New Roman" w:cs="Times New Roman"/>
            <w:i/>
            <w:spacing w:val="1"/>
            <w:sz w:val="24"/>
            <w:szCs w:val="24"/>
          </w:rPr>
          <w:t>tt</w:t>
        </w:r>
        <w:r>
          <w:rPr>
            <w:rFonts w:ascii="Times New Roman" w:eastAsia="Times New Roman" w:hAnsi="Times New Roman" w:cs="Times New Roman"/>
            <w:i/>
            <w:sz w:val="24"/>
            <w:szCs w:val="24"/>
          </w:rPr>
          <w:t>p</w:t>
        </w:r>
        <w:r>
          <w:rPr>
            <w:rFonts w:ascii="Times New Roman" w:eastAsia="Times New Roman" w:hAnsi="Times New Roman" w:cs="Times New Roman"/>
            <w:i/>
            <w:spacing w:val="-1"/>
            <w:sz w:val="24"/>
            <w:szCs w:val="24"/>
          </w:rPr>
          <w:t>s</w:t>
        </w:r>
        <w:r>
          <w:rPr>
            <w:rFonts w:ascii="Times New Roman" w:eastAsia="Times New Roman" w:hAnsi="Times New Roman" w:cs="Times New Roman"/>
            <w:i/>
            <w:sz w:val="24"/>
            <w:szCs w:val="24"/>
          </w:rPr>
          <w:t>:</w:t>
        </w:r>
        <w:r>
          <w:rPr>
            <w:rFonts w:ascii="Times New Roman" w:eastAsia="Times New Roman" w:hAnsi="Times New Roman" w:cs="Times New Roman"/>
            <w:i/>
            <w:spacing w:val="1"/>
            <w:sz w:val="24"/>
            <w:szCs w:val="24"/>
          </w:rPr>
          <w:t>//e</w:t>
        </w:r>
        <w:r>
          <w:rPr>
            <w:rFonts w:ascii="Times New Roman" w:eastAsia="Times New Roman" w:hAnsi="Times New Roman" w:cs="Times New Roman"/>
            <w:i/>
            <w:spacing w:val="-1"/>
            <w:sz w:val="24"/>
            <w:szCs w:val="24"/>
          </w:rPr>
          <w:t>s</w:t>
        </w:r>
        <w:r>
          <w:rPr>
            <w:rFonts w:ascii="Times New Roman" w:eastAsia="Times New Roman" w:hAnsi="Times New Roman" w:cs="Times New Roman"/>
            <w:i/>
            <w:sz w:val="24"/>
            <w:szCs w:val="24"/>
          </w:rPr>
          <w:t>.w</w:t>
        </w:r>
        <w:r>
          <w:rPr>
            <w:rFonts w:ascii="Times New Roman" w:eastAsia="Times New Roman" w:hAnsi="Times New Roman" w:cs="Times New Roman"/>
            <w:i/>
            <w:spacing w:val="1"/>
            <w:sz w:val="24"/>
            <w:szCs w:val="24"/>
          </w:rPr>
          <w:t>i</w:t>
        </w:r>
        <w:r>
          <w:rPr>
            <w:rFonts w:ascii="Times New Roman" w:eastAsia="Times New Roman" w:hAnsi="Times New Roman" w:cs="Times New Roman"/>
            <w:i/>
            <w:spacing w:val="-3"/>
            <w:sz w:val="24"/>
            <w:szCs w:val="24"/>
          </w:rPr>
          <w:t>k</w:t>
        </w:r>
        <w:r>
          <w:rPr>
            <w:rFonts w:ascii="Times New Roman" w:eastAsia="Times New Roman" w:hAnsi="Times New Roman" w:cs="Times New Roman"/>
            <w:i/>
            <w:spacing w:val="1"/>
            <w:sz w:val="24"/>
            <w:szCs w:val="24"/>
          </w:rPr>
          <w:t>i</w:t>
        </w:r>
        <w:r>
          <w:rPr>
            <w:rFonts w:ascii="Times New Roman" w:eastAsia="Times New Roman" w:hAnsi="Times New Roman" w:cs="Times New Roman"/>
            <w:i/>
            <w:sz w:val="24"/>
            <w:szCs w:val="24"/>
          </w:rPr>
          <w:t>p</w:t>
        </w:r>
        <w:r>
          <w:rPr>
            <w:rFonts w:ascii="Times New Roman" w:eastAsia="Times New Roman" w:hAnsi="Times New Roman" w:cs="Times New Roman"/>
            <w:i/>
            <w:spacing w:val="1"/>
            <w:sz w:val="24"/>
            <w:szCs w:val="24"/>
          </w:rPr>
          <w:t>e</w:t>
        </w:r>
        <w:r>
          <w:rPr>
            <w:rFonts w:ascii="Times New Roman" w:eastAsia="Times New Roman" w:hAnsi="Times New Roman" w:cs="Times New Roman"/>
            <w:i/>
            <w:sz w:val="24"/>
            <w:szCs w:val="24"/>
          </w:rPr>
          <w:t>d</w:t>
        </w:r>
        <w:r>
          <w:rPr>
            <w:rFonts w:ascii="Times New Roman" w:eastAsia="Times New Roman" w:hAnsi="Times New Roman" w:cs="Times New Roman"/>
            <w:i/>
            <w:spacing w:val="1"/>
            <w:sz w:val="24"/>
            <w:szCs w:val="24"/>
          </w:rPr>
          <w:t>i</w:t>
        </w:r>
        <w:r>
          <w:rPr>
            <w:rFonts w:ascii="Times New Roman" w:eastAsia="Times New Roman" w:hAnsi="Times New Roman" w:cs="Times New Roman"/>
            <w:i/>
            <w:sz w:val="24"/>
            <w:szCs w:val="24"/>
          </w:rPr>
          <w:t>a</w:t>
        </w:r>
        <w:r>
          <w:rPr>
            <w:rFonts w:ascii="Times New Roman" w:eastAsia="Times New Roman" w:hAnsi="Times New Roman" w:cs="Times New Roman"/>
            <w:i/>
            <w:spacing w:val="-4"/>
            <w:sz w:val="24"/>
            <w:szCs w:val="24"/>
          </w:rPr>
          <w:t>.</w:t>
        </w:r>
        <w:r>
          <w:rPr>
            <w:rFonts w:ascii="Times New Roman" w:eastAsia="Times New Roman" w:hAnsi="Times New Roman" w:cs="Times New Roman"/>
            <w:i/>
            <w:sz w:val="24"/>
            <w:szCs w:val="24"/>
          </w:rPr>
          <w:t>o</w:t>
        </w:r>
        <w:r>
          <w:rPr>
            <w:rFonts w:ascii="Times New Roman" w:eastAsia="Times New Roman" w:hAnsi="Times New Roman" w:cs="Times New Roman"/>
            <w:i/>
            <w:spacing w:val="-1"/>
            <w:sz w:val="24"/>
            <w:szCs w:val="24"/>
          </w:rPr>
          <w:t>r</w:t>
        </w:r>
        <w:r>
          <w:rPr>
            <w:rFonts w:ascii="Times New Roman" w:eastAsia="Times New Roman" w:hAnsi="Times New Roman" w:cs="Times New Roman"/>
            <w:i/>
            <w:sz w:val="24"/>
            <w:szCs w:val="24"/>
          </w:rPr>
          <w:t>g</w:t>
        </w:r>
        <w:r>
          <w:rPr>
            <w:rFonts w:ascii="Times New Roman" w:eastAsia="Times New Roman" w:hAnsi="Times New Roman" w:cs="Times New Roman"/>
            <w:i/>
            <w:spacing w:val="1"/>
            <w:sz w:val="24"/>
            <w:szCs w:val="24"/>
          </w:rPr>
          <w:t>/</w:t>
        </w:r>
        <w:r>
          <w:rPr>
            <w:rFonts w:ascii="Times New Roman" w:eastAsia="Times New Roman" w:hAnsi="Times New Roman" w:cs="Times New Roman"/>
            <w:i/>
            <w:sz w:val="24"/>
            <w:szCs w:val="24"/>
          </w:rPr>
          <w:t>w</w:t>
        </w:r>
        <w:r>
          <w:rPr>
            <w:rFonts w:ascii="Times New Roman" w:eastAsia="Times New Roman" w:hAnsi="Times New Roman" w:cs="Times New Roman"/>
            <w:i/>
            <w:spacing w:val="1"/>
            <w:sz w:val="24"/>
            <w:szCs w:val="24"/>
          </w:rPr>
          <w:t>iki/</w:t>
        </w:r>
        <w:r>
          <w:rPr>
            <w:rFonts w:ascii="Times New Roman" w:eastAsia="Times New Roman" w:hAnsi="Times New Roman" w:cs="Times New Roman"/>
            <w:i/>
            <w:spacing w:val="-4"/>
            <w:sz w:val="24"/>
            <w:szCs w:val="24"/>
          </w:rPr>
          <w:t>K</w:t>
        </w:r>
        <w:r>
          <w:rPr>
            <w:rFonts w:ascii="Times New Roman" w:eastAsia="Times New Roman" w:hAnsi="Times New Roman" w:cs="Times New Roman"/>
            <w:i/>
            <w:spacing w:val="1"/>
            <w:sz w:val="24"/>
            <w:szCs w:val="24"/>
          </w:rPr>
          <w:t>it</w:t>
        </w:r>
        <w:r>
          <w:rPr>
            <w:rFonts w:ascii="Times New Roman" w:eastAsia="Times New Roman" w:hAnsi="Times New Roman" w:cs="Times New Roman"/>
            <w:i/>
            <w:sz w:val="24"/>
            <w:szCs w:val="24"/>
          </w:rPr>
          <w:t>_d</w:t>
        </w:r>
        <w:r>
          <w:rPr>
            <w:rFonts w:ascii="Times New Roman" w:eastAsia="Times New Roman" w:hAnsi="Times New Roman" w:cs="Times New Roman"/>
            <w:i/>
            <w:spacing w:val="1"/>
            <w:sz w:val="24"/>
            <w:szCs w:val="24"/>
          </w:rPr>
          <w:t>e</w:t>
        </w:r>
        <w:r>
          <w:rPr>
            <w:rFonts w:ascii="Times New Roman" w:eastAsia="Times New Roman" w:hAnsi="Times New Roman" w:cs="Times New Roman"/>
            <w:i/>
            <w:sz w:val="24"/>
            <w:szCs w:val="24"/>
          </w:rPr>
          <w:t>_</w:t>
        </w:r>
        <w:r>
          <w:rPr>
            <w:rFonts w:ascii="Times New Roman" w:eastAsia="Times New Roman" w:hAnsi="Times New Roman" w:cs="Times New Roman"/>
            <w:i/>
            <w:spacing w:val="-4"/>
            <w:sz w:val="24"/>
            <w:szCs w:val="24"/>
          </w:rPr>
          <w:t>d</w:t>
        </w:r>
        <w:r>
          <w:rPr>
            <w:rFonts w:ascii="Times New Roman" w:eastAsia="Times New Roman" w:hAnsi="Times New Roman" w:cs="Times New Roman"/>
            <w:i/>
            <w:spacing w:val="1"/>
            <w:sz w:val="24"/>
            <w:szCs w:val="24"/>
          </w:rPr>
          <w:t>e</w:t>
        </w:r>
        <w:r>
          <w:rPr>
            <w:rFonts w:ascii="Times New Roman" w:eastAsia="Times New Roman" w:hAnsi="Times New Roman" w:cs="Times New Roman"/>
            <w:i/>
            <w:spacing w:val="-1"/>
            <w:sz w:val="24"/>
            <w:szCs w:val="24"/>
          </w:rPr>
          <w:t>s</w:t>
        </w:r>
        <w:r>
          <w:rPr>
            <w:rFonts w:ascii="Times New Roman" w:eastAsia="Times New Roman" w:hAnsi="Times New Roman" w:cs="Times New Roman"/>
            <w:i/>
            <w:sz w:val="24"/>
            <w:szCs w:val="24"/>
          </w:rPr>
          <w:t>a</w:t>
        </w:r>
        <w:r>
          <w:rPr>
            <w:rFonts w:ascii="Times New Roman" w:eastAsia="Times New Roman" w:hAnsi="Times New Roman" w:cs="Times New Roman"/>
            <w:i/>
            <w:spacing w:val="-1"/>
            <w:sz w:val="24"/>
            <w:szCs w:val="24"/>
          </w:rPr>
          <w:t>rr</w:t>
        </w:r>
        <w:r>
          <w:rPr>
            <w:rFonts w:ascii="Times New Roman" w:eastAsia="Times New Roman" w:hAnsi="Times New Roman" w:cs="Times New Roman"/>
            <w:i/>
            <w:sz w:val="24"/>
            <w:szCs w:val="24"/>
          </w:rPr>
          <w:t>o</w:t>
        </w:r>
        <w:r>
          <w:rPr>
            <w:rFonts w:ascii="Times New Roman" w:eastAsia="Times New Roman" w:hAnsi="Times New Roman" w:cs="Times New Roman"/>
            <w:i/>
            <w:spacing w:val="1"/>
            <w:sz w:val="24"/>
            <w:szCs w:val="24"/>
          </w:rPr>
          <w:t>ll</w:t>
        </w:r>
        <w:r>
          <w:rPr>
            <w:rFonts w:ascii="Times New Roman" w:eastAsia="Times New Roman" w:hAnsi="Times New Roman" w:cs="Times New Roman"/>
            <w:i/>
            <w:sz w:val="24"/>
            <w:szCs w:val="24"/>
          </w:rPr>
          <w:t>o_d</w:t>
        </w:r>
        <w:r>
          <w:rPr>
            <w:rFonts w:ascii="Times New Roman" w:eastAsia="Times New Roman" w:hAnsi="Times New Roman" w:cs="Times New Roman"/>
            <w:i/>
            <w:spacing w:val="1"/>
            <w:sz w:val="24"/>
            <w:szCs w:val="24"/>
          </w:rPr>
          <w:t>e</w:t>
        </w:r>
        <w:r>
          <w:rPr>
            <w:rFonts w:ascii="Times New Roman" w:eastAsia="Times New Roman" w:hAnsi="Times New Roman" w:cs="Times New Roman"/>
            <w:i/>
            <w:sz w:val="24"/>
            <w:szCs w:val="24"/>
          </w:rPr>
          <w:t>_</w:t>
        </w:r>
        <w:r>
          <w:rPr>
            <w:rFonts w:ascii="Times New Roman" w:eastAsia="Times New Roman" w:hAnsi="Times New Roman" w:cs="Times New Roman"/>
            <w:i/>
            <w:spacing w:val="-1"/>
            <w:sz w:val="24"/>
            <w:szCs w:val="24"/>
          </w:rPr>
          <w:t>s</w:t>
        </w:r>
        <w:r>
          <w:rPr>
            <w:rFonts w:ascii="Times New Roman" w:eastAsia="Times New Roman" w:hAnsi="Times New Roman" w:cs="Times New Roman"/>
            <w:i/>
            <w:sz w:val="24"/>
            <w:szCs w:val="24"/>
          </w:rPr>
          <w:t>o</w:t>
        </w:r>
        <w:r>
          <w:rPr>
            <w:rFonts w:ascii="Times New Roman" w:eastAsia="Times New Roman" w:hAnsi="Times New Roman" w:cs="Times New Roman"/>
            <w:i/>
            <w:spacing w:val="1"/>
            <w:sz w:val="24"/>
            <w:szCs w:val="24"/>
          </w:rPr>
          <w:t>ft</w:t>
        </w:r>
        <w:r>
          <w:rPr>
            <w:rFonts w:ascii="Times New Roman" w:eastAsia="Times New Roman" w:hAnsi="Times New Roman" w:cs="Times New Roman"/>
            <w:i/>
            <w:sz w:val="24"/>
            <w:szCs w:val="24"/>
          </w:rPr>
          <w:t>wa</w:t>
        </w:r>
        <w:r>
          <w:rPr>
            <w:rFonts w:ascii="Times New Roman" w:eastAsia="Times New Roman" w:hAnsi="Times New Roman" w:cs="Times New Roman"/>
            <w:i/>
            <w:spacing w:val="-1"/>
            <w:sz w:val="24"/>
            <w:szCs w:val="24"/>
          </w:rPr>
          <w:t>r</w:t>
        </w:r>
        <w:r>
          <w:rPr>
            <w:rFonts w:ascii="Times New Roman" w:eastAsia="Times New Roman" w:hAnsi="Times New Roman" w:cs="Times New Roman"/>
            <w:i/>
            <w:spacing w:val="10"/>
            <w:sz w:val="24"/>
            <w:szCs w:val="24"/>
          </w:rPr>
          <w:t>e</w:t>
        </w:r>
      </w:hyperlink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1A6FCB2B" w14:textId="77777777" w:rsidR="00BE5A93" w:rsidRDefault="00BE5A93">
      <w:pPr>
        <w:spacing w:after="0" w:line="200" w:lineRule="exact"/>
        <w:rPr>
          <w:sz w:val="20"/>
          <w:szCs w:val="20"/>
        </w:rPr>
      </w:pPr>
    </w:p>
    <w:p w14:paraId="4DD200DE" w14:textId="77777777" w:rsidR="00BE5A93" w:rsidRDefault="00BE5A93">
      <w:pPr>
        <w:spacing w:before="9" w:after="0" w:line="200" w:lineRule="exact"/>
        <w:rPr>
          <w:sz w:val="20"/>
          <w:szCs w:val="20"/>
        </w:rPr>
      </w:pPr>
    </w:p>
    <w:p w14:paraId="0C783319" w14:textId="77777777" w:rsidR="00BE5A93" w:rsidRDefault="00F700C7">
      <w:pPr>
        <w:spacing w:after="0" w:line="240" w:lineRule="auto"/>
        <w:ind w:left="117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k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e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ci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>op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li</w:t>
      </w:r>
      <w:r>
        <w:rPr>
          <w:rFonts w:ascii="Times New Roman" w:eastAsia="Times New Roman" w:hAnsi="Times New Roman" w:cs="Times New Roman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(2011).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tem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o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z w:val="24"/>
          <w:szCs w:val="24"/>
        </w:rPr>
        <w:t>ó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il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Con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lta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do 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9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br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ro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25,</w:t>
      </w:r>
    </w:p>
    <w:p w14:paraId="7A4CEF84" w14:textId="77777777" w:rsidR="00BE5A93" w:rsidRDefault="00BE5A93">
      <w:pPr>
        <w:spacing w:before="6" w:after="0" w:line="130" w:lineRule="exact"/>
        <w:rPr>
          <w:sz w:val="13"/>
          <w:szCs w:val="13"/>
        </w:rPr>
      </w:pPr>
    </w:p>
    <w:p w14:paraId="748D85F3" w14:textId="77777777" w:rsidR="00BE5A93" w:rsidRDefault="00F700C7">
      <w:pPr>
        <w:spacing w:after="0" w:line="240" w:lineRule="auto"/>
        <w:ind w:left="836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2016, de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hyperlink r:id="rId115">
        <w:r>
          <w:rPr>
            <w:rFonts w:ascii="Times New Roman" w:eastAsia="Times New Roman" w:hAnsi="Times New Roman" w:cs="Times New Roman"/>
            <w:i/>
            <w:sz w:val="24"/>
            <w:szCs w:val="24"/>
          </w:rPr>
          <w:t>h</w:t>
        </w:r>
        <w:r>
          <w:rPr>
            <w:rFonts w:ascii="Times New Roman" w:eastAsia="Times New Roman" w:hAnsi="Times New Roman" w:cs="Times New Roman"/>
            <w:i/>
            <w:spacing w:val="1"/>
            <w:sz w:val="24"/>
            <w:szCs w:val="24"/>
          </w:rPr>
          <w:t>tt</w:t>
        </w:r>
        <w:r>
          <w:rPr>
            <w:rFonts w:ascii="Times New Roman" w:eastAsia="Times New Roman" w:hAnsi="Times New Roman" w:cs="Times New Roman"/>
            <w:i/>
            <w:sz w:val="24"/>
            <w:szCs w:val="24"/>
          </w:rPr>
          <w:t>p</w:t>
        </w:r>
        <w:r>
          <w:rPr>
            <w:rFonts w:ascii="Times New Roman" w:eastAsia="Times New Roman" w:hAnsi="Times New Roman" w:cs="Times New Roman"/>
            <w:i/>
            <w:spacing w:val="-1"/>
            <w:sz w:val="24"/>
            <w:szCs w:val="24"/>
          </w:rPr>
          <w:t>s</w:t>
        </w:r>
        <w:r>
          <w:rPr>
            <w:rFonts w:ascii="Times New Roman" w:eastAsia="Times New Roman" w:hAnsi="Times New Roman" w:cs="Times New Roman"/>
            <w:i/>
            <w:sz w:val="24"/>
            <w:szCs w:val="24"/>
          </w:rPr>
          <w:t>:</w:t>
        </w:r>
        <w:r>
          <w:rPr>
            <w:rFonts w:ascii="Times New Roman" w:eastAsia="Times New Roman" w:hAnsi="Times New Roman" w:cs="Times New Roman"/>
            <w:i/>
            <w:spacing w:val="1"/>
            <w:sz w:val="24"/>
            <w:szCs w:val="24"/>
          </w:rPr>
          <w:t>/</w:t>
        </w:r>
        <w:r>
          <w:rPr>
            <w:rFonts w:ascii="Times New Roman" w:eastAsia="Times New Roman" w:hAnsi="Times New Roman" w:cs="Times New Roman"/>
            <w:i/>
            <w:spacing w:val="-3"/>
            <w:sz w:val="24"/>
            <w:szCs w:val="24"/>
          </w:rPr>
          <w:t>/</w:t>
        </w:r>
        <w:r>
          <w:rPr>
            <w:rFonts w:ascii="Times New Roman" w:eastAsia="Times New Roman" w:hAnsi="Times New Roman" w:cs="Times New Roman"/>
            <w:i/>
            <w:spacing w:val="1"/>
            <w:sz w:val="24"/>
            <w:szCs w:val="24"/>
          </w:rPr>
          <w:t>e</w:t>
        </w:r>
        <w:r>
          <w:rPr>
            <w:rFonts w:ascii="Times New Roman" w:eastAsia="Times New Roman" w:hAnsi="Times New Roman" w:cs="Times New Roman"/>
            <w:i/>
            <w:spacing w:val="-1"/>
            <w:sz w:val="24"/>
            <w:szCs w:val="24"/>
          </w:rPr>
          <w:t>s</w:t>
        </w:r>
        <w:r>
          <w:rPr>
            <w:rFonts w:ascii="Times New Roman" w:eastAsia="Times New Roman" w:hAnsi="Times New Roman" w:cs="Times New Roman"/>
            <w:i/>
            <w:sz w:val="24"/>
            <w:szCs w:val="24"/>
          </w:rPr>
          <w:t>.w</w:t>
        </w:r>
        <w:r>
          <w:rPr>
            <w:rFonts w:ascii="Times New Roman" w:eastAsia="Times New Roman" w:hAnsi="Times New Roman" w:cs="Times New Roman"/>
            <w:i/>
            <w:spacing w:val="1"/>
            <w:sz w:val="24"/>
            <w:szCs w:val="24"/>
          </w:rPr>
          <w:t>iki</w:t>
        </w:r>
        <w:r>
          <w:rPr>
            <w:rFonts w:ascii="Times New Roman" w:eastAsia="Times New Roman" w:hAnsi="Times New Roman" w:cs="Times New Roman"/>
            <w:i/>
            <w:spacing w:val="-4"/>
            <w:sz w:val="24"/>
            <w:szCs w:val="24"/>
          </w:rPr>
          <w:t>p</w:t>
        </w:r>
        <w:r>
          <w:rPr>
            <w:rFonts w:ascii="Times New Roman" w:eastAsia="Times New Roman" w:hAnsi="Times New Roman" w:cs="Times New Roman"/>
            <w:i/>
            <w:spacing w:val="1"/>
            <w:sz w:val="24"/>
            <w:szCs w:val="24"/>
          </w:rPr>
          <w:t>e</w:t>
        </w:r>
        <w:r>
          <w:rPr>
            <w:rFonts w:ascii="Times New Roman" w:eastAsia="Times New Roman" w:hAnsi="Times New Roman" w:cs="Times New Roman"/>
            <w:i/>
            <w:sz w:val="24"/>
            <w:szCs w:val="24"/>
          </w:rPr>
          <w:t>d</w:t>
        </w:r>
        <w:r>
          <w:rPr>
            <w:rFonts w:ascii="Times New Roman" w:eastAsia="Times New Roman" w:hAnsi="Times New Roman" w:cs="Times New Roman"/>
            <w:i/>
            <w:spacing w:val="1"/>
            <w:sz w:val="24"/>
            <w:szCs w:val="24"/>
          </w:rPr>
          <w:t>i</w:t>
        </w:r>
        <w:r>
          <w:rPr>
            <w:rFonts w:ascii="Times New Roman" w:eastAsia="Times New Roman" w:hAnsi="Times New Roman" w:cs="Times New Roman"/>
            <w:i/>
            <w:sz w:val="24"/>
            <w:szCs w:val="24"/>
          </w:rPr>
          <w:t>a.o</w:t>
        </w:r>
        <w:r>
          <w:rPr>
            <w:rFonts w:ascii="Times New Roman" w:eastAsia="Times New Roman" w:hAnsi="Times New Roman" w:cs="Times New Roman"/>
            <w:i/>
            <w:spacing w:val="-1"/>
            <w:sz w:val="24"/>
            <w:szCs w:val="24"/>
          </w:rPr>
          <w:t>r</w:t>
        </w:r>
        <w:r>
          <w:rPr>
            <w:rFonts w:ascii="Times New Roman" w:eastAsia="Times New Roman" w:hAnsi="Times New Roman" w:cs="Times New Roman"/>
            <w:i/>
            <w:sz w:val="24"/>
            <w:szCs w:val="24"/>
          </w:rPr>
          <w:t>g</w:t>
        </w:r>
        <w:r>
          <w:rPr>
            <w:rFonts w:ascii="Times New Roman" w:eastAsia="Times New Roman" w:hAnsi="Times New Roman" w:cs="Times New Roman"/>
            <w:i/>
            <w:spacing w:val="1"/>
            <w:sz w:val="24"/>
            <w:szCs w:val="24"/>
          </w:rPr>
          <w:t>/</w:t>
        </w:r>
        <w:r>
          <w:rPr>
            <w:rFonts w:ascii="Times New Roman" w:eastAsia="Times New Roman" w:hAnsi="Times New Roman" w:cs="Times New Roman"/>
            <w:i/>
            <w:sz w:val="24"/>
            <w:szCs w:val="24"/>
          </w:rPr>
          <w:t>w</w:t>
        </w:r>
        <w:r>
          <w:rPr>
            <w:rFonts w:ascii="Times New Roman" w:eastAsia="Times New Roman" w:hAnsi="Times New Roman" w:cs="Times New Roman"/>
            <w:i/>
            <w:spacing w:val="-3"/>
            <w:sz w:val="24"/>
            <w:szCs w:val="24"/>
          </w:rPr>
          <w:t>i</w:t>
        </w:r>
        <w:r>
          <w:rPr>
            <w:rFonts w:ascii="Times New Roman" w:eastAsia="Times New Roman" w:hAnsi="Times New Roman" w:cs="Times New Roman"/>
            <w:i/>
            <w:spacing w:val="1"/>
            <w:sz w:val="24"/>
            <w:szCs w:val="24"/>
          </w:rPr>
          <w:t>ki/</w:t>
        </w:r>
        <w:r>
          <w:rPr>
            <w:rFonts w:ascii="Times New Roman" w:eastAsia="Times New Roman" w:hAnsi="Times New Roman" w:cs="Times New Roman"/>
            <w:i/>
            <w:spacing w:val="-4"/>
            <w:sz w:val="24"/>
            <w:szCs w:val="24"/>
          </w:rPr>
          <w:t>S</w:t>
        </w:r>
        <w:r>
          <w:rPr>
            <w:rFonts w:ascii="Times New Roman" w:eastAsia="Times New Roman" w:hAnsi="Times New Roman" w:cs="Times New Roman"/>
            <w:i/>
            <w:spacing w:val="1"/>
            <w:sz w:val="24"/>
            <w:szCs w:val="24"/>
          </w:rPr>
          <w:t>i</w:t>
        </w:r>
        <w:r>
          <w:rPr>
            <w:rFonts w:ascii="Times New Roman" w:eastAsia="Times New Roman" w:hAnsi="Times New Roman" w:cs="Times New Roman"/>
            <w:i/>
            <w:spacing w:val="-1"/>
            <w:sz w:val="24"/>
            <w:szCs w:val="24"/>
          </w:rPr>
          <w:t>s</w:t>
        </w:r>
        <w:r>
          <w:rPr>
            <w:rFonts w:ascii="Times New Roman" w:eastAsia="Times New Roman" w:hAnsi="Times New Roman" w:cs="Times New Roman"/>
            <w:i/>
            <w:spacing w:val="-3"/>
            <w:sz w:val="24"/>
            <w:szCs w:val="24"/>
          </w:rPr>
          <w:t>t</w:t>
        </w:r>
        <w:r>
          <w:rPr>
            <w:rFonts w:ascii="Times New Roman" w:eastAsia="Times New Roman" w:hAnsi="Times New Roman" w:cs="Times New Roman"/>
            <w:i/>
            <w:spacing w:val="1"/>
            <w:sz w:val="24"/>
            <w:szCs w:val="24"/>
          </w:rPr>
          <w:t>e</w:t>
        </w:r>
        <w:r>
          <w:rPr>
            <w:rFonts w:ascii="Times New Roman" w:eastAsia="Times New Roman" w:hAnsi="Times New Roman" w:cs="Times New Roman"/>
            <w:i/>
            <w:spacing w:val="-1"/>
            <w:sz w:val="24"/>
            <w:szCs w:val="24"/>
          </w:rPr>
          <w:t>m</w:t>
        </w:r>
        <w:r>
          <w:rPr>
            <w:rFonts w:ascii="Times New Roman" w:eastAsia="Times New Roman" w:hAnsi="Times New Roman" w:cs="Times New Roman"/>
            <w:i/>
            <w:sz w:val="24"/>
            <w:szCs w:val="24"/>
          </w:rPr>
          <w:t>a_op</w:t>
        </w:r>
        <w:r>
          <w:rPr>
            <w:rFonts w:ascii="Times New Roman" w:eastAsia="Times New Roman" w:hAnsi="Times New Roman" w:cs="Times New Roman"/>
            <w:i/>
            <w:spacing w:val="1"/>
            <w:sz w:val="24"/>
            <w:szCs w:val="24"/>
          </w:rPr>
          <w:t>e</w:t>
        </w:r>
        <w:r>
          <w:rPr>
            <w:rFonts w:ascii="Times New Roman" w:eastAsia="Times New Roman" w:hAnsi="Times New Roman" w:cs="Times New Roman"/>
            <w:i/>
            <w:spacing w:val="-1"/>
            <w:sz w:val="24"/>
            <w:szCs w:val="24"/>
          </w:rPr>
          <w:t>r</w:t>
        </w:r>
        <w:r>
          <w:rPr>
            <w:rFonts w:ascii="Times New Roman" w:eastAsia="Times New Roman" w:hAnsi="Times New Roman" w:cs="Times New Roman"/>
            <w:i/>
            <w:sz w:val="24"/>
            <w:szCs w:val="24"/>
          </w:rPr>
          <w:t>a</w:t>
        </w:r>
        <w:r>
          <w:rPr>
            <w:rFonts w:ascii="Times New Roman" w:eastAsia="Times New Roman" w:hAnsi="Times New Roman" w:cs="Times New Roman"/>
            <w:i/>
            <w:spacing w:val="1"/>
            <w:sz w:val="24"/>
            <w:szCs w:val="24"/>
          </w:rPr>
          <w:t>tiv</w:t>
        </w:r>
        <w:r>
          <w:rPr>
            <w:rFonts w:ascii="Times New Roman" w:eastAsia="Times New Roman" w:hAnsi="Times New Roman" w:cs="Times New Roman"/>
            <w:i/>
            <w:sz w:val="24"/>
            <w:szCs w:val="24"/>
          </w:rPr>
          <w:t>o_</w:t>
        </w:r>
        <w:r>
          <w:rPr>
            <w:rFonts w:ascii="Times New Roman" w:eastAsia="Times New Roman" w:hAnsi="Times New Roman" w:cs="Times New Roman"/>
            <w:i/>
            <w:spacing w:val="-1"/>
            <w:sz w:val="24"/>
            <w:szCs w:val="24"/>
          </w:rPr>
          <w:t>m</w:t>
        </w:r>
        <w:r>
          <w:rPr>
            <w:rFonts w:ascii="Times New Roman" w:eastAsia="Times New Roman" w:hAnsi="Times New Roman" w:cs="Times New Roman"/>
            <w:i/>
            <w:spacing w:val="-8"/>
            <w:sz w:val="24"/>
            <w:szCs w:val="24"/>
          </w:rPr>
          <w:t>%</w:t>
        </w:r>
        <w:r>
          <w:rPr>
            <w:rFonts w:ascii="Times New Roman" w:eastAsia="Times New Roman" w:hAnsi="Times New Roman" w:cs="Times New Roman"/>
            <w:i/>
            <w:sz w:val="24"/>
            <w:szCs w:val="24"/>
          </w:rPr>
          <w:t>C</w:t>
        </w:r>
        <w:r>
          <w:rPr>
            <w:rFonts w:ascii="Times New Roman" w:eastAsia="Times New Roman" w:hAnsi="Times New Roman" w:cs="Times New Roman"/>
            <w:i/>
            <w:spacing w:val="4"/>
            <w:sz w:val="24"/>
            <w:szCs w:val="24"/>
          </w:rPr>
          <w:t>3</w:t>
        </w:r>
        <w:r>
          <w:rPr>
            <w:rFonts w:ascii="Times New Roman" w:eastAsia="Times New Roman" w:hAnsi="Times New Roman" w:cs="Times New Roman"/>
            <w:i/>
            <w:spacing w:val="-4"/>
            <w:sz w:val="24"/>
            <w:szCs w:val="24"/>
          </w:rPr>
          <w:t>%</w:t>
        </w:r>
        <w:r>
          <w:rPr>
            <w:rFonts w:ascii="Times New Roman" w:eastAsia="Times New Roman" w:hAnsi="Times New Roman" w:cs="Times New Roman"/>
            <w:i/>
            <w:spacing w:val="1"/>
            <w:sz w:val="24"/>
            <w:szCs w:val="24"/>
          </w:rPr>
          <w:t>B</w:t>
        </w:r>
        <w:r>
          <w:rPr>
            <w:rFonts w:ascii="Times New Roman" w:eastAsia="Times New Roman" w:hAnsi="Times New Roman" w:cs="Times New Roman"/>
            <w:i/>
            <w:sz w:val="24"/>
            <w:szCs w:val="24"/>
          </w:rPr>
          <w:t>3</w:t>
        </w:r>
        <w:r>
          <w:rPr>
            <w:rFonts w:ascii="Times New Roman" w:eastAsia="Times New Roman" w:hAnsi="Times New Roman" w:cs="Times New Roman"/>
            <w:i/>
            <w:spacing w:val="1"/>
            <w:sz w:val="24"/>
            <w:szCs w:val="24"/>
          </w:rPr>
          <w:t>vi</w:t>
        </w:r>
        <w:r>
          <w:rPr>
            <w:rFonts w:ascii="Times New Roman" w:eastAsia="Times New Roman" w:hAnsi="Times New Roman" w:cs="Times New Roman"/>
            <w:i/>
            <w:spacing w:val="10"/>
            <w:sz w:val="24"/>
            <w:szCs w:val="24"/>
          </w:rPr>
          <w:t>l</w:t>
        </w:r>
      </w:hyperlink>
      <w:r>
        <w:rPr>
          <w:rFonts w:ascii="Times New Roman" w:eastAsia="Times New Roman" w:hAnsi="Times New Roman" w:cs="Times New Roman"/>
          <w:i/>
          <w:sz w:val="24"/>
          <w:szCs w:val="24"/>
        </w:rPr>
        <w:t>.</w:t>
      </w:r>
    </w:p>
    <w:p w14:paraId="7458A3CD" w14:textId="77777777" w:rsidR="00BE5A93" w:rsidRDefault="00BE5A93">
      <w:pPr>
        <w:spacing w:after="0" w:line="200" w:lineRule="exact"/>
        <w:rPr>
          <w:sz w:val="20"/>
          <w:szCs w:val="20"/>
        </w:rPr>
      </w:pPr>
    </w:p>
    <w:p w14:paraId="0790D84D" w14:textId="77777777" w:rsidR="00BE5A93" w:rsidRDefault="00BE5A93">
      <w:pPr>
        <w:spacing w:before="8" w:after="0" w:line="200" w:lineRule="exact"/>
        <w:rPr>
          <w:sz w:val="20"/>
          <w:szCs w:val="20"/>
        </w:rPr>
      </w:pPr>
    </w:p>
    <w:p w14:paraId="5AC6B9F1" w14:textId="77777777" w:rsidR="00BE5A93" w:rsidRDefault="00F700C7">
      <w:pPr>
        <w:spacing w:after="0" w:line="240" w:lineRule="auto"/>
        <w:ind w:left="117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k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e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ci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>op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li</w:t>
      </w:r>
      <w:r>
        <w:rPr>
          <w:rFonts w:ascii="Times New Roman" w:eastAsia="Times New Roman" w:hAnsi="Times New Roman" w:cs="Times New Roman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, (2011).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d 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ale</w:t>
      </w:r>
      <w:r>
        <w:rPr>
          <w:rFonts w:ascii="Times New Roman" w:eastAsia="Times New Roman" w:hAnsi="Times New Roman" w:cs="Times New Roman"/>
          <w:sz w:val="24"/>
          <w:szCs w:val="24"/>
        </w:rPr>
        <w:t>na</w:t>
      </w:r>
      <w:r>
        <w:rPr>
          <w:rFonts w:ascii="Times New Roman" w:eastAsia="Times New Roman" w:hAnsi="Times New Roman" w:cs="Times New Roman"/>
          <w:spacing w:val="1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sz w:val="24"/>
          <w:szCs w:val="24"/>
        </w:rPr>
        <w:t>. Con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lta</w:t>
      </w:r>
      <w:r>
        <w:rPr>
          <w:rFonts w:ascii="Times New Roman" w:eastAsia="Times New Roman" w:hAnsi="Times New Roman" w:cs="Times New Roman"/>
          <w:sz w:val="24"/>
          <w:szCs w:val="24"/>
        </w:rPr>
        <w:t>do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</w:p>
    <w:p w14:paraId="14D846B1" w14:textId="77777777" w:rsidR="00BE5A93" w:rsidRDefault="00BE5A93">
      <w:pPr>
        <w:spacing w:before="6" w:after="0" w:line="130" w:lineRule="exact"/>
        <w:rPr>
          <w:sz w:val="13"/>
          <w:szCs w:val="13"/>
        </w:rPr>
      </w:pPr>
    </w:p>
    <w:p w14:paraId="481CBC9B" w14:textId="77777777" w:rsidR="00BE5A93" w:rsidRDefault="00F700C7">
      <w:pPr>
        <w:spacing w:after="0" w:line="240" w:lineRule="auto"/>
        <w:ind w:left="836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pacing w:val="-6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br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ro 22, 2016, de</w:t>
      </w:r>
      <w:r>
        <w:rPr>
          <w:rFonts w:ascii="Times New Roman" w:eastAsia="Times New Roman" w:hAnsi="Times New Roman" w:cs="Times New Roman"/>
          <w:spacing w:val="3"/>
          <w:sz w:val="24"/>
          <w:szCs w:val="24"/>
        </w:rPr>
        <w:t xml:space="preserve"> </w:t>
      </w:r>
      <w:hyperlink r:id="rId116">
        <w:r>
          <w:rPr>
            <w:rFonts w:ascii="Times New Roman" w:eastAsia="Times New Roman" w:hAnsi="Times New Roman" w:cs="Times New Roman"/>
            <w:i/>
            <w:sz w:val="24"/>
            <w:szCs w:val="24"/>
          </w:rPr>
          <w:t>h</w:t>
        </w:r>
        <w:r>
          <w:rPr>
            <w:rFonts w:ascii="Times New Roman" w:eastAsia="Times New Roman" w:hAnsi="Times New Roman" w:cs="Times New Roman"/>
            <w:i/>
            <w:spacing w:val="1"/>
            <w:sz w:val="24"/>
            <w:szCs w:val="24"/>
          </w:rPr>
          <w:t>tt</w:t>
        </w:r>
        <w:r>
          <w:rPr>
            <w:rFonts w:ascii="Times New Roman" w:eastAsia="Times New Roman" w:hAnsi="Times New Roman" w:cs="Times New Roman"/>
            <w:i/>
            <w:sz w:val="24"/>
            <w:szCs w:val="24"/>
          </w:rPr>
          <w:t>p</w:t>
        </w:r>
        <w:r>
          <w:rPr>
            <w:rFonts w:ascii="Times New Roman" w:eastAsia="Times New Roman" w:hAnsi="Times New Roman" w:cs="Times New Roman"/>
            <w:i/>
            <w:spacing w:val="-1"/>
            <w:sz w:val="24"/>
            <w:szCs w:val="24"/>
          </w:rPr>
          <w:t>s</w:t>
        </w:r>
        <w:r>
          <w:rPr>
            <w:rFonts w:ascii="Times New Roman" w:eastAsia="Times New Roman" w:hAnsi="Times New Roman" w:cs="Times New Roman"/>
            <w:i/>
            <w:sz w:val="24"/>
            <w:szCs w:val="24"/>
          </w:rPr>
          <w:t>:</w:t>
        </w:r>
        <w:r>
          <w:rPr>
            <w:rFonts w:ascii="Times New Roman" w:eastAsia="Times New Roman" w:hAnsi="Times New Roman" w:cs="Times New Roman"/>
            <w:i/>
            <w:spacing w:val="1"/>
            <w:sz w:val="24"/>
            <w:szCs w:val="24"/>
          </w:rPr>
          <w:t>//e</w:t>
        </w:r>
        <w:r>
          <w:rPr>
            <w:rFonts w:ascii="Times New Roman" w:eastAsia="Times New Roman" w:hAnsi="Times New Roman" w:cs="Times New Roman"/>
            <w:i/>
            <w:spacing w:val="-1"/>
            <w:sz w:val="24"/>
            <w:szCs w:val="24"/>
          </w:rPr>
          <w:t>s</w:t>
        </w:r>
        <w:r>
          <w:rPr>
            <w:rFonts w:ascii="Times New Roman" w:eastAsia="Times New Roman" w:hAnsi="Times New Roman" w:cs="Times New Roman"/>
            <w:i/>
            <w:sz w:val="24"/>
            <w:szCs w:val="24"/>
          </w:rPr>
          <w:t>.w</w:t>
        </w:r>
        <w:r>
          <w:rPr>
            <w:rFonts w:ascii="Times New Roman" w:eastAsia="Times New Roman" w:hAnsi="Times New Roman" w:cs="Times New Roman"/>
            <w:i/>
            <w:spacing w:val="1"/>
            <w:sz w:val="24"/>
            <w:szCs w:val="24"/>
          </w:rPr>
          <w:t>i</w:t>
        </w:r>
        <w:r>
          <w:rPr>
            <w:rFonts w:ascii="Times New Roman" w:eastAsia="Times New Roman" w:hAnsi="Times New Roman" w:cs="Times New Roman"/>
            <w:i/>
            <w:spacing w:val="-3"/>
            <w:sz w:val="24"/>
            <w:szCs w:val="24"/>
          </w:rPr>
          <w:t>k</w:t>
        </w:r>
        <w:r>
          <w:rPr>
            <w:rFonts w:ascii="Times New Roman" w:eastAsia="Times New Roman" w:hAnsi="Times New Roman" w:cs="Times New Roman"/>
            <w:i/>
            <w:spacing w:val="1"/>
            <w:sz w:val="24"/>
            <w:szCs w:val="24"/>
          </w:rPr>
          <w:t>i</w:t>
        </w:r>
        <w:r>
          <w:rPr>
            <w:rFonts w:ascii="Times New Roman" w:eastAsia="Times New Roman" w:hAnsi="Times New Roman" w:cs="Times New Roman"/>
            <w:i/>
            <w:sz w:val="24"/>
            <w:szCs w:val="24"/>
          </w:rPr>
          <w:t>p</w:t>
        </w:r>
        <w:r>
          <w:rPr>
            <w:rFonts w:ascii="Times New Roman" w:eastAsia="Times New Roman" w:hAnsi="Times New Roman" w:cs="Times New Roman"/>
            <w:i/>
            <w:spacing w:val="1"/>
            <w:sz w:val="24"/>
            <w:szCs w:val="24"/>
          </w:rPr>
          <w:t>e</w:t>
        </w:r>
        <w:r>
          <w:rPr>
            <w:rFonts w:ascii="Times New Roman" w:eastAsia="Times New Roman" w:hAnsi="Times New Roman" w:cs="Times New Roman"/>
            <w:i/>
            <w:sz w:val="24"/>
            <w:szCs w:val="24"/>
          </w:rPr>
          <w:t>d</w:t>
        </w:r>
        <w:r>
          <w:rPr>
            <w:rFonts w:ascii="Times New Roman" w:eastAsia="Times New Roman" w:hAnsi="Times New Roman" w:cs="Times New Roman"/>
            <w:i/>
            <w:spacing w:val="1"/>
            <w:sz w:val="24"/>
            <w:szCs w:val="24"/>
          </w:rPr>
          <w:t>i</w:t>
        </w:r>
        <w:r>
          <w:rPr>
            <w:rFonts w:ascii="Times New Roman" w:eastAsia="Times New Roman" w:hAnsi="Times New Roman" w:cs="Times New Roman"/>
            <w:i/>
            <w:sz w:val="24"/>
            <w:szCs w:val="24"/>
          </w:rPr>
          <w:t>a</w:t>
        </w:r>
        <w:r>
          <w:rPr>
            <w:rFonts w:ascii="Times New Roman" w:eastAsia="Times New Roman" w:hAnsi="Times New Roman" w:cs="Times New Roman"/>
            <w:i/>
            <w:spacing w:val="-4"/>
            <w:sz w:val="24"/>
            <w:szCs w:val="24"/>
          </w:rPr>
          <w:t>.</w:t>
        </w:r>
        <w:r>
          <w:rPr>
            <w:rFonts w:ascii="Times New Roman" w:eastAsia="Times New Roman" w:hAnsi="Times New Roman" w:cs="Times New Roman"/>
            <w:i/>
            <w:sz w:val="24"/>
            <w:szCs w:val="24"/>
          </w:rPr>
          <w:t>o</w:t>
        </w:r>
        <w:r>
          <w:rPr>
            <w:rFonts w:ascii="Times New Roman" w:eastAsia="Times New Roman" w:hAnsi="Times New Roman" w:cs="Times New Roman"/>
            <w:i/>
            <w:spacing w:val="-1"/>
            <w:sz w:val="24"/>
            <w:szCs w:val="24"/>
          </w:rPr>
          <w:t>r</w:t>
        </w:r>
        <w:r>
          <w:rPr>
            <w:rFonts w:ascii="Times New Roman" w:eastAsia="Times New Roman" w:hAnsi="Times New Roman" w:cs="Times New Roman"/>
            <w:i/>
            <w:sz w:val="24"/>
            <w:szCs w:val="24"/>
          </w:rPr>
          <w:t>g</w:t>
        </w:r>
        <w:r>
          <w:rPr>
            <w:rFonts w:ascii="Times New Roman" w:eastAsia="Times New Roman" w:hAnsi="Times New Roman" w:cs="Times New Roman"/>
            <w:i/>
            <w:spacing w:val="1"/>
            <w:sz w:val="24"/>
            <w:szCs w:val="24"/>
          </w:rPr>
          <w:t>/</w:t>
        </w:r>
        <w:r>
          <w:rPr>
            <w:rFonts w:ascii="Times New Roman" w:eastAsia="Times New Roman" w:hAnsi="Times New Roman" w:cs="Times New Roman"/>
            <w:i/>
            <w:sz w:val="24"/>
            <w:szCs w:val="24"/>
          </w:rPr>
          <w:t>w</w:t>
        </w:r>
        <w:r>
          <w:rPr>
            <w:rFonts w:ascii="Times New Roman" w:eastAsia="Times New Roman" w:hAnsi="Times New Roman" w:cs="Times New Roman"/>
            <w:i/>
            <w:spacing w:val="1"/>
            <w:sz w:val="24"/>
            <w:szCs w:val="24"/>
          </w:rPr>
          <w:t>iki/</w:t>
        </w:r>
        <w:r>
          <w:rPr>
            <w:rFonts w:ascii="Times New Roman" w:eastAsia="Times New Roman" w:hAnsi="Times New Roman" w:cs="Times New Roman"/>
            <w:i/>
            <w:spacing w:val="-1"/>
            <w:sz w:val="24"/>
            <w:szCs w:val="24"/>
          </w:rPr>
          <w:t>U</w:t>
        </w:r>
        <w:r>
          <w:rPr>
            <w:rFonts w:ascii="Times New Roman" w:eastAsia="Times New Roman" w:hAnsi="Times New Roman" w:cs="Times New Roman"/>
            <w:i/>
            <w:sz w:val="24"/>
            <w:szCs w:val="24"/>
          </w:rPr>
          <w:t>n</w:t>
        </w:r>
        <w:r>
          <w:rPr>
            <w:rFonts w:ascii="Times New Roman" w:eastAsia="Times New Roman" w:hAnsi="Times New Roman" w:cs="Times New Roman"/>
            <w:i/>
            <w:spacing w:val="-3"/>
            <w:sz w:val="24"/>
            <w:szCs w:val="24"/>
          </w:rPr>
          <w:t>i</w:t>
        </w:r>
        <w:r>
          <w:rPr>
            <w:rFonts w:ascii="Times New Roman" w:eastAsia="Times New Roman" w:hAnsi="Times New Roman" w:cs="Times New Roman"/>
            <w:i/>
            <w:spacing w:val="1"/>
            <w:sz w:val="24"/>
            <w:szCs w:val="24"/>
          </w:rPr>
          <w:t>ve</w:t>
        </w:r>
        <w:r>
          <w:rPr>
            <w:rFonts w:ascii="Times New Roman" w:eastAsia="Times New Roman" w:hAnsi="Times New Roman" w:cs="Times New Roman"/>
            <w:i/>
            <w:spacing w:val="-1"/>
            <w:sz w:val="24"/>
            <w:szCs w:val="24"/>
          </w:rPr>
          <w:t>rs</w:t>
        </w:r>
        <w:r>
          <w:rPr>
            <w:rFonts w:ascii="Times New Roman" w:eastAsia="Times New Roman" w:hAnsi="Times New Roman" w:cs="Times New Roman"/>
            <w:i/>
            <w:spacing w:val="1"/>
            <w:sz w:val="24"/>
            <w:szCs w:val="24"/>
          </w:rPr>
          <w:t>i</w:t>
        </w:r>
        <w:r>
          <w:rPr>
            <w:rFonts w:ascii="Times New Roman" w:eastAsia="Times New Roman" w:hAnsi="Times New Roman" w:cs="Times New Roman"/>
            <w:i/>
            <w:sz w:val="24"/>
            <w:szCs w:val="24"/>
          </w:rPr>
          <w:t>dad_d</w:t>
        </w:r>
        <w:r>
          <w:rPr>
            <w:rFonts w:ascii="Times New Roman" w:eastAsia="Times New Roman" w:hAnsi="Times New Roman" w:cs="Times New Roman"/>
            <w:i/>
            <w:spacing w:val="1"/>
            <w:sz w:val="24"/>
            <w:szCs w:val="24"/>
          </w:rPr>
          <w:t>el</w:t>
        </w:r>
        <w:r>
          <w:rPr>
            <w:rFonts w:ascii="Times New Roman" w:eastAsia="Times New Roman" w:hAnsi="Times New Roman" w:cs="Times New Roman"/>
            <w:i/>
            <w:sz w:val="24"/>
            <w:szCs w:val="24"/>
          </w:rPr>
          <w:t>_Magd</w:t>
        </w:r>
        <w:r>
          <w:rPr>
            <w:rFonts w:ascii="Times New Roman" w:eastAsia="Times New Roman" w:hAnsi="Times New Roman" w:cs="Times New Roman"/>
            <w:i/>
            <w:spacing w:val="-4"/>
            <w:sz w:val="24"/>
            <w:szCs w:val="24"/>
          </w:rPr>
          <w:t>a</w:t>
        </w:r>
        <w:r>
          <w:rPr>
            <w:rFonts w:ascii="Times New Roman" w:eastAsia="Times New Roman" w:hAnsi="Times New Roman" w:cs="Times New Roman"/>
            <w:i/>
            <w:spacing w:val="1"/>
            <w:sz w:val="24"/>
            <w:szCs w:val="24"/>
          </w:rPr>
          <w:t>le</w:t>
        </w:r>
        <w:r>
          <w:rPr>
            <w:rFonts w:ascii="Times New Roman" w:eastAsia="Times New Roman" w:hAnsi="Times New Roman" w:cs="Times New Roman"/>
            <w:i/>
            <w:sz w:val="24"/>
            <w:szCs w:val="24"/>
          </w:rPr>
          <w:t>n</w:t>
        </w:r>
        <w:r>
          <w:rPr>
            <w:rFonts w:ascii="Times New Roman" w:eastAsia="Times New Roman" w:hAnsi="Times New Roman" w:cs="Times New Roman"/>
            <w:i/>
            <w:spacing w:val="8"/>
            <w:sz w:val="24"/>
            <w:szCs w:val="24"/>
          </w:rPr>
          <w:t>a</w:t>
        </w:r>
      </w:hyperlink>
      <w:r>
        <w:rPr>
          <w:rFonts w:ascii="Times New Roman" w:eastAsia="Times New Roman" w:hAnsi="Times New Roman" w:cs="Times New Roman"/>
          <w:i/>
          <w:sz w:val="24"/>
          <w:szCs w:val="24"/>
        </w:rPr>
        <w:t>.</w:t>
      </w:r>
    </w:p>
    <w:p w14:paraId="117C6B04" w14:textId="77777777" w:rsidR="00BE5A93" w:rsidRDefault="00BE5A93">
      <w:pPr>
        <w:spacing w:after="0" w:line="200" w:lineRule="exact"/>
        <w:rPr>
          <w:sz w:val="20"/>
          <w:szCs w:val="20"/>
        </w:rPr>
      </w:pPr>
    </w:p>
    <w:p w14:paraId="6D2230B9" w14:textId="77777777" w:rsidR="00BE5A93" w:rsidRDefault="00BE5A93">
      <w:pPr>
        <w:spacing w:before="9" w:after="0" w:line="200" w:lineRule="exact"/>
        <w:rPr>
          <w:sz w:val="20"/>
          <w:szCs w:val="20"/>
        </w:rPr>
      </w:pPr>
    </w:p>
    <w:p w14:paraId="53B412DB" w14:textId="77777777" w:rsidR="00BE5A93" w:rsidRDefault="00F700C7">
      <w:pPr>
        <w:spacing w:after="0" w:line="240" w:lineRule="auto"/>
        <w:ind w:left="117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k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fr</w:t>
      </w:r>
      <w:r>
        <w:rPr>
          <w:rFonts w:ascii="Times New Roman" w:eastAsia="Times New Roman" w:hAnsi="Times New Roman" w:cs="Times New Roman"/>
          <w:spacing w:val="-2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e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icl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ia</w:t>
      </w:r>
      <w:r>
        <w:rPr>
          <w:rFonts w:ascii="Times New Roman" w:eastAsia="Times New Roman" w:hAnsi="Times New Roman" w:cs="Times New Roman"/>
          <w:sz w:val="24"/>
          <w:szCs w:val="24"/>
        </w:rPr>
        <w:t>, (2011).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of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re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fr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sz w:val="24"/>
          <w:szCs w:val="24"/>
        </w:rPr>
        <w:t>ork.</w:t>
      </w:r>
      <w:r>
        <w:rPr>
          <w:rFonts w:ascii="Times New Roman" w:eastAsia="Times New Roman" w:hAnsi="Times New Roman" w:cs="Times New Roman"/>
          <w:spacing w:val="7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Con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lta</w:t>
      </w:r>
      <w:r>
        <w:rPr>
          <w:rFonts w:ascii="Times New Roman" w:eastAsia="Times New Roman" w:hAnsi="Times New Roman" w:cs="Times New Roman"/>
          <w:sz w:val="24"/>
          <w:szCs w:val="24"/>
        </w:rPr>
        <w:t>do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9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br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ro 23,</w:t>
      </w:r>
    </w:p>
    <w:p w14:paraId="3E4439E5" w14:textId="77777777" w:rsidR="00BE5A93" w:rsidRDefault="00BE5A93">
      <w:pPr>
        <w:spacing w:after="0" w:line="140" w:lineRule="exact"/>
        <w:rPr>
          <w:sz w:val="14"/>
          <w:szCs w:val="14"/>
        </w:rPr>
      </w:pPr>
    </w:p>
    <w:p w14:paraId="5A6DD3F7" w14:textId="77777777" w:rsidR="00BE5A93" w:rsidRDefault="00F700C7">
      <w:pPr>
        <w:spacing w:after="0" w:line="240" w:lineRule="auto"/>
        <w:ind w:left="836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2016, de</w:t>
      </w:r>
      <w:r>
        <w:rPr>
          <w:rFonts w:ascii="Times New Roman" w:eastAsia="Times New Roman" w:hAnsi="Times New Roman" w:cs="Times New Roman"/>
          <w:spacing w:val="2"/>
          <w:sz w:val="24"/>
          <w:szCs w:val="24"/>
        </w:rPr>
        <w:t xml:space="preserve"> </w:t>
      </w:r>
      <w:hyperlink r:id="rId117">
        <w:r>
          <w:rPr>
            <w:rFonts w:ascii="Times New Roman" w:eastAsia="Times New Roman" w:hAnsi="Times New Roman" w:cs="Times New Roman"/>
            <w:i/>
            <w:sz w:val="24"/>
            <w:szCs w:val="24"/>
          </w:rPr>
          <w:t>h</w:t>
        </w:r>
        <w:r>
          <w:rPr>
            <w:rFonts w:ascii="Times New Roman" w:eastAsia="Times New Roman" w:hAnsi="Times New Roman" w:cs="Times New Roman"/>
            <w:i/>
            <w:spacing w:val="1"/>
            <w:sz w:val="24"/>
            <w:szCs w:val="24"/>
          </w:rPr>
          <w:t>tt</w:t>
        </w:r>
        <w:r>
          <w:rPr>
            <w:rFonts w:ascii="Times New Roman" w:eastAsia="Times New Roman" w:hAnsi="Times New Roman" w:cs="Times New Roman"/>
            <w:i/>
            <w:sz w:val="24"/>
            <w:szCs w:val="24"/>
          </w:rPr>
          <w:t>p</w:t>
        </w:r>
        <w:r>
          <w:rPr>
            <w:rFonts w:ascii="Times New Roman" w:eastAsia="Times New Roman" w:hAnsi="Times New Roman" w:cs="Times New Roman"/>
            <w:i/>
            <w:spacing w:val="-1"/>
            <w:sz w:val="24"/>
            <w:szCs w:val="24"/>
          </w:rPr>
          <w:t>s</w:t>
        </w:r>
        <w:r>
          <w:rPr>
            <w:rFonts w:ascii="Times New Roman" w:eastAsia="Times New Roman" w:hAnsi="Times New Roman" w:cs="Times New Roman"/>
            <w:i/>
            <w:sz w:val="24"/>
            <w:szCs w:val="24"/>
          </w:rPr>
          <w:t>:</w:t>
        </w:r>
        <w:r>
          <w:rPr>
            <w:rFonts w:ascii="Times New Roman" w:eastAsia="Times New Roman" w:hAnsi="Times New Roman" w:cs="Times New Roman"/>
            <w:i/>
            <w:spacing w:val="1"/>
            <w:sz w:val="24"/>
            <w:szCs w:val="24"/>
          </w:rPr>
          <w:t>/</w:t>
        </w:r>
        <w:r>
          <w:rPr>
            <w:rFonts w:ascii="Times New Roman" w:eastAsia="Times New Roman" w:hAnsi="Times New Roman" w:cs="Times New Roman"/>
            <w:i/>
            <w:spacing w:val="-3"/>
            <w:sz w:val="24"/>
            <w:szCs w:val="24"/>
          </w:rPr>
          <w:t>/</w:t>
        </w:r>
        <w:r>
          <w:rPr>
            <w:rFonts w:ascii="Times New Roman" w:eastAsia="Times New Roman" w:hAnsi="Times New Roman" w:cs="Times New Roman"/>
            <w:i/>
            <w:spacing w:val="1"/>
            <w:sz w:val="24"/>
            <w:szCs w:val="24"/>
          </w:rPr>
          <w:t>e</w:t>
        </w:r>
        <w:r>
          <w:rPr>
            <w:rFonts w:ascii="Times New Roman" w:eastAsia="Times New Roman" w:hAnsi="Times New Roman" w:cs="Times New Roman"/>
            <w:i/>
            <w:sz w:val="24"/>
            <w:szCs w:val="24"/>
          </w:rPr>
          <w:t>n.w</w:t>
        </w:r>
        <w:r>
          <w:rPr>
            <w:rFonts w:ascii="Times New Roman" w:eastAsia="Times New Roman" w:hAnsi="Times New Roman" w:cs="Times New Roman"/>
            <w:i/>
            <w:spacing w:val="1"/>
            <w:sz w:val="24"/>
            <w:szCs w:val="24"/>
          </w:rPr>
          <w:t>i</w:t>
        </w:r>
        <w:r>
          <w:rPr>
            <w:rFonts w:ascii="Times New Roman" w:eastAsia="Times New Roman" w:hAnsi="Times New Roman" w:cs="Times New Roman"/>
            <w:i/>
            <w:spacing w:val="-3"/>
            <w:sz w:val="24"/>
            <w:szCs w:val="24"/>
          </w:rPr>
          <w:t>k</w:t>
        </w:r>
        <w:r>
          <w:rPr>
            <w:rFonts w:ascii="Times New Roman" w:eastAsia="Times New Roman" w:hAnsi="Times New Roman" w:cs="Times New Roman"/>
            <w:i/>
            <w:spacing w:val="1"/>
            <w:sz w:val="24"/>
            <w:szCs w:val="24"/>
          </w:rPr>
          <w:t>i</w:t>
        </w:r>
        <w:r>
          <w:rPr>
            <w:rFonts w:ascii="Times New Roman" w:eastAsia="Times New Roman" w:hAnsi="Times New Roman" w:cs="Times New Roman"/>
            <w:i/>
            <w:sz w:val="24"/>
            <w:szCs w:val="24"/>
          </w:rPr>
          <w:t>p</w:t>
        </w:r>
        <w:r>
          <w:rPr>
            <w:rFonts w:ascii="Times New Roman" w:eastAsia="Times New Roman" w:hAnsi="Times New Roman" w:cs="Times New Roman"/>
            <w:i/>
            <w:spacing w:val="1"/>
            <w:sz w:val="24"/>
            <w:szCs w:val="24"/>
          </w:rPr>
          <w:t>e</w:t>
        </w:r>
        <w:r>
          <w:rPr>
            <w:rFonts w:ascii="Times New Roman" w:eastAsia="Times New Roman" w:hAnsi="Times New Roman" w:cs="Times New Roman"/>
            <w:i/>
            <w:sz w:val="24"/>
            <w:szCs w:val="24"/>
          </w:rPr>
          <w:t>d</w:t>
        </w:r>
        <w:r>
          <w:rPr>
            <w:rFonts w:ascii="Times New Roman" w:eastAsia="Times New Roman" w:hAnsi="Times New Roman" w:cs="Times New Roman"/>
            <w:i/>
            <w:spacing w:val="1"/>
            <w:sz w:val="24"/>
            <w:szCs w:val="24"/>
          </w:rPr>
          <w:t>i</w:t>
        </w:r>
        <w:r>
          <w:rPr>
            <w:rFonts w:ascii="Times New Roman" w:eastAsia="Times New Roman" w:hAnsi="Times New Roman" w:cs="Times New Roman"/>
            <w:i/>
            <w:sz w:val="24"/>
            <w:szCs w:val="24"/>
          </w:rPr>
          <w:t>a.o</w:t>
        </w:r>
        <w:r>
          <w:rPr>
            <w:rFonts w:ascii="Times New Roman" w:eastAsia="Times New Roman" w:hAnsi="Times New Roman" w:cs="Times New Roman"/>
            <w:i/>
            <w:spacing w:val="-1"/>
            <w:sz w:val="24"/>
            <w:szCs w:val="24"/>
          </w:rPr>
          <w:t>r</w:t>
        </w:r>
        <w:r>
          <w:rPr>
            <w:rFonts w:ascii="Times New Roman" w:eastAsia="Times New Roman" w:hAnsi="Times New Roman" w:cs="Times New Roman"/>
            <w:i/>
            <w:sz w:val="24"/>
            <w:szCs w:val="24"/>
          </w:rPr>
          <w:t>g</w:t>
        </w:r>
        <w:r>
          <w:rPr>
            <w:rFonts w:ascii="Times New Roman" w:eastAsia="Times New Roman" w:hAnsi="Times New Roman" w:cs="Times New Roman"/>
            <w:i/>
            <w:spacing w:val="1"/>
            <w:sz w:val="24"/>
            <w:szCs w:val="24"/>
          </w:rPr>
          <w:t>/</w:t>
        </w:r>
        <w:r>
          <w:rPr>
            <w:rFonts w:ascii="Times New Roman" w:eastAsia="Times New Roman" w:hAnsi="Times New Roman" w:cs="Times New Roman"/>
            <w:i/>
            <w:spacing w:val="-4"/>
            <w:sz w:val="24"/>
            <w:szCs w:val="24"/>
          </w:rPr>
          <w:t>w</w:t>
        </w:r>
        <w:r>
          <w:rPr>
            <w:rFonts w:ascii="Times New Roman" w:eastAsia="Times New Roman" w:hAnsi="Times New Roman" w:cs="Times New Roman"/>
            <w:i/>
            <w:spacing w:val="1"/>
            <w:sz w:val="24"/>
            <w:szCs w:val="24"/>
          </w:rPr>
          <w:t>ik</w:t>
        </w:r>
        <w:r>
          <w:rPr>
            <w:rFonts w:ascii="Times New Roman" w:eastAsia="Times New Roman" w:hAnsi="Times New Roman" w:cs="Times New Roman"/>
            <w:i/>
            <w:spacing w:val="-3"/>
            <w:sz w:val="24"/>
            <w:szCs w:val="24"/>
          </w:rPr>
          <w:t>i</w:t>
        </w:r>
        <w:r>
          <w:rPr>
            <w:rFonts w:ascii="Times New Roman" w:eastAsia="Times New Roman" w:hAnsi="Times New Roman" w:cs="Times New Roman"/>
            <w:i/>
            <w:spacing w:val="1"/>
            <w:sz w:val="24"/>
            <w:szCs w:val="24"/>
          </w:rPr>
          <w:t>/</w:t>
        </w:r>
        <w:r>
          <w:rPr>
            <w:rFonts w:ascii="Times New Roman" w:eastAsia="Times New Roman" w:hAnsi="Times New Roman" w:cs="Times New Roman"/>
            <w:i/>
            <w:sz w:val="24"/>
            <w:szCs w:val="24"/>
          </w:rPr>
          <w:t>So</w:t>
        </w:r>
        <w:r>
          <w:rPr>
            <w:rFonts w:ascii="Times New Roman" w:eastAsia="Times New Roman" w:hAnsi="Times New Roman" w:cs="Times New Roman"/>
            <w:i/>
            <w:spacing w:val="1"/>
            <w:sz w:val="24"/>
            <w:szCs w:val="24"/>
          </w:rPr>
          <w:t>f</w:t>
        </w:r>
        <w:r>
          <w:rPr>
            <w:rFonts w:ascii="Times New Roman" w:eastAsia="Times New Roman" w:hAnsi="Times New Roman" w:cs="Times New Roman"/>
            <w:i/>
            <w:spacing w:val="-3"/>
            <w:sz w:val="24"/>
            <w:szCs w:val="24"/>
          </w:rPr>
          <w:t>t</w:t>
        </w:r>
        <w:r>
          <w:rPr>
            <w:rFonts w:ascii="Times New Roman" w:eastAsia="Times New Roman" w:hAnsi="Times New Roman" w:cs="Times New Roman"/>
            <w:i/>
            <w:sz w:val="24"/>
            <w:szCs w:val="24"/>
          </w:rPr>
          <w:t>wa</w:t>
        </w:r>
        <w:r>
          <w:rPr>
            <w:rFonts w:ascii="Times New Roman" w:eastAsia="Times New Roman" w:hAnsi="Times New Roman" w:cs="Times New Roman"/>
            <w:i/>
            <w:spacing w:val="-1"/>
            <w:sz w:val="24"/>
            <w:szCs w:val="24"/>
          </w:rPr>
          <w:t>r</w:t>
        </w:r>
        <w:r>
          <w:rPr>
            <w:rFonts w:ascii="Times New Roman" w:eastAsia="Times New Roman" w:hAnsi="Times New Roman" w:cs="Times New Roman"/>
            <w:i/>
            <w:spacing w:val="1"/>
            <w:sz w:val="24"/>
            <w:szCs w:val="24"/>
          </w:rPr>
          <w:t>e</w:t>
        </w:r>
        <w:r>
          <w:rPr>
            <w:rFonts w:ascii="Times New Roman" w:eastAsia="Times New Roman" w:hAnsi="Times New Roman" w:cs="Times New Roman"/>
            <w:i/>
            <w:sz w:val="24"/>
            <w:szCs w:val="24"/>
          </w:rPr>
          <w:t>_</w:t>
        </w:r>
        <w:r>
          <w:rPr>
            <w:rFonts w:ascii="Times New Roman" w:eastAsia="Times New Roman" w:hAnsi="Times New Roman" w:cs="Times New Roman"/>
            <w:i/>
            <w:spacing w:val="1"/>
            <w:sz w:val="24"/>
            <w:szCs w:val="24"/>
          </w:rPr>
          <w:t>f</w:t>
        </w:r>
        <w:r>
          <w:rPr>
            <w:rFonts w:ascii="Times New Roman" w:eastAsia="Times New Roman" w:hAnsi="Times New Roman" w:cs="Times New Roman"/>
            <w:i/>
            <w:spacing w:val="-1"/>
            <w:sz w:val="24"/>
            <w:szCs w:val="24"/>
          </w:rPr>
          <w:t>r</w:t>
        </w:r>
        <w:r>
          <w:rPr>
            <w:rFonts w:ascii="Times New Roman" w:eastAsia="Times New Roman" w:hAnsi="Times New Roman" w:cs="Times New Roman"/>
            <w:i/>
            <w:sz w:val="24"/>
            <w:szCs w:val="24"/>
          </w:rPr>
          <w:t>a</w:t>
        </w:r>
        <w:r>
          <w:rPr>
            <w:rFonts w:ascii="Times New Roman" w:eastAsia="Times New Roman" w:hAnsi="Times New Roman" w:cs="Times New Roman"/>
            <w:i/>
            <w:spacing w:val="-1"/>
            <w:sz w:val="24"/>
            <w:szCs w:val="24"/>
          </w:rPr>
          <w:t>m</w:t>
        </w:r>
        <w:r>
          <w:rPr>
            <w:rFonts w:ascii="Times New Roman" w:eastAsia="Times New Roman" w:hAnsi="Times New Roman" w:cs="Times New Roman"/>
            <w:i/>
            <w:spacing w:val="1"/>
            <w:sz w:val="24"/>
            <w:szCs w:val="24"/>
          </w:rPr>
          <w:t>e</w:t>
        </w:r>
        <w:r>
          <w:rPr>
            <w:rFonts w:ascii="Times New Roman" w:eastAsia="Times New Roman" w:hAnsi="Times New Roman" w:cs="Times New Roman"/>
            <w:i/>
            <w:sz w:val="24"/>
            <w:szCs w:val="24"/>
          </w:rPr>
          <w:t>wo</w:t>
        </w:r>
        <w:r>
          <w:rPr>
            <w:rFonts w:ascii="Times New Roman" w:eastAsia="Times New Roman" w:hAnsi="Times New Roman" w:cs="Times New Roman"/>
            <w:i/>
            <w:spacing w:val="-1"/>
            <w:sz w:val="24"/>
            <w:szCs w:val="24"/>
          </w:rPr>
          <w:t>r</w:t>
        </w:r>
        <w:r>
          <w:rPr>
            <w:rFonts w:ascii="Times New Roman" w:eastAsia="Times New Roman" w:hAnsi="Times New Roman" w:cs="Times New Roman"/>
            <w:i/>
            <w:spacing w:val="8"/>
            <w:sz w:val="24"/>
            <w:szCs w:val="24"/>
          </w:rPr>
          <w:t>k</w:t>
        </w:r>
      </w:hyperlink>
      <w:r>
        <w:rPr>
          <w:rFonts w:ascii="Times New Roman" w:eastAsia="Times New Roman" w:hAnsi="Times New Roman" w:cs="Times New Roman"/>
          <w:i/>
          <w:sz w:val="24"/>
          <w:szCs w:val="24"/>
        </w:rPr>
        <w:t>.</w:t>
      </w:r>
    </w:p>
    <w:p w14:paraId="42699966" w14:textId="77777777" w:rsidR="00BE5A93" w:rsidRDefault="00BE5A93">
      <w:pPr>
        <w:spacing w:after="0" w:line="200" w:lineRule="exact"/>
        <w:rPr>
          <w:sz w:val="20"/>
          <w:szCs w:val="20"/>
        </w:rPr>
      </w:pPr>
    </w:p>
    <w:p w14:paraId="682EC2C2" w14:textId="77777777" w:rsidR="00BE5A93" w:rsidRDefault="00BE5A93">
      <w:pPr>
        <w:spacing w:before="4" w:after="0" w:line="200" w:lineRule="exact"/>
        <w:rPr>
          <w:sz w:val="20"/>
          <w:szCs w:val="20"/>
        </w:rPr>
      </w:pPr>
    </w:p>
    <w:p w14:paraId="64F26B1C" w14:textId="2B387A9B" w:rsidR="00BE5A93" w:rsidRDefault="00FD25A1">
      <w:pPr>
        <w:spacing w:after="0" w:line="240" w:lineRule="auto"/>
        <w:ind w:left="117" w:right="-20"/>
        <w:rPr>
          <w:rFonts w:ascii="Times New Roman" w:eastAsia="Times New Roman" w:hAnsi="Times New Roman" w:cs="Times New Roman"/>
          <w:sz w:val="24"/>
          <w:szCs w:val="24"/>
        </w:rPr>
      </w:pPr>
      <w:ins w:id="503" w:author="Microsoft Office User" w:date="2016-07-07T15:17:00Z">
        <w:r>
          <w:t>Walsh, N. (1998</w:t>
        </w:r>
        <w:proofErr w:type="gramStart"/>
        <w:r>
          <w:t>) .</w:t>
        </w:r>
        <w:proofErr w:type="gramEnd"/>
        <w:r>
          <w:t xml:space="preserve"> </w:t>
        </w:r>
      </w:ins>
      <w:ins w:id="504" w:author="Microsoft Office User" w:date="2016-07-07T15:16:00Z">
        <w:r w:rsidRPr="00FD25A1">
          <w:t>A Technical Introduction to XML</w:t>
        </w:r>
      </w:ins>
      <w:del w:id="505" w:author="Microsoft Office User" w:date="2016-07-07T15:17:00Z">
        <w:r w:rsidR="00F700C7" w:rsidDel="00FD25A1">
          <w:rPr>
            <w:rFonts w:ascii="Times New Roman" w:eastAsia="Times New Roman" w:hAnsi="Times New Roman" w:cs="Times New Roman"/>
            <w:spacing w:val="-1"/>
            <w:sz w:val="24"/>
            <w:szCs w:val="24"/>
          </w:rPr>
          <w:delText>X</w:delText>
        </w:r>
        <w:r w:rsidR="00F700C7" w:rsidDel="00FD25A1">
          <w:rPr>
            <w:rFonts w:ascii="Times New Roman" w:eastAsia="Times New Roman" w:hAnsi="Times New Roman" w:cs="Times New Roman"/>
            <w:spacing w:val="2"/>
            <w:sz w:val="24"/>
            <w:szCs w:val="24"/>
          </w:rPr>
          <w:delText>M</w:delText>
        </w:r>
        <w:r w:rsidR="00F700C7" w:rsidDel="00FD25A1">
          <w:rPr>
            <w:rFonts w:ascii="Times New Roman" w:eastAsia="Times New Roman" w:hAnsi="Times New Roman" w:cs="Times New Roman"/>
            <w:spacing w:val="-7"/>
            <w:sz w:val="24"/>
            <w:szCs w:val="24"/>
          </w:rPr>
          <w:delText>L</w:delText>
        </w:r>
        <w:r w:rsidR="00F700C7" w:rsidDel="00FD25A1">
          <w:rPr>
            <w:rFonts w:ascii="Times New Roman" w:eastAsia="Times New Roman" w:hAnsi="Times New Roman" w:cs="Times New Roman"/>
            <w:sz w:val="24"/>
            <w:szCs w:val="24"/>
          </w:rPr>
          <w:delText>.</w:delText>
        </w:r>
        <w:r w:rsidR="00F700C7" w:rsidDel="00FD25A1">
          <w:rPr>
            <w:rFonts w:ascii="Times New Roman" w:eastAsia="Times New Roman" w:hAnsi="Times New Roman" w:cs="Times New Roman"/>
            <w:spacing w:val="1"/>
            <w:sz w:val="24"/>
            <w:szCs w:val="24"/>
          </w:rPr>
          <w:delText>c</w:delText>
        </w:r>
        <w:r w:rsidR="00F700C7" w:rsidDel="00FD25A1">
          <w:rPr>
            <w:rFonts w:ascii="Times New Roman" w:eastAsia="Times New Roman" w:hAnsi="Times New Roman" w:cs="Times New Roman"/>
            <w:sz w:val="24"/>
            <w:szCs w:val="24"/>
          </w:rPr>
          <w:delText>o</w:delText>
        </w:r>
        <w:r w:rsidR="00F700C7" w:rsidDel="00FD25A1">
          <w:rPr>
            <w:rFonts w:ascii="Times New Roman" w:eastAsia="Times New Roman" w:hAnsi="Times New Roman" w:cs="Times New Roman"/>
            <w:spacing w:val="1"/>
            <w:sz w:val="24"/>
            <w:szCs w:val="24"/>
          </w:rPr>
          <w:delText>m</w:delText>
        </w:r>
      </w:del>
      <w:r w:rsidR="00F700C7">
        <w:rPr>
          <w:rFonts w:ascii="Times New Roman" w:eastAsia="Times New Roman" w:hAnsi="Times New Roman" w:cs="Times New Roman"/>
          <w:sz w:val="24"/>
          <w:szCs w:val="24"/>
        </w:rPr>
        <w:t>. Con</w:t>
      </w:r>
      <w:r w:rsidR="00F700C7"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 w:rsidR="00F700C7">
        <w:rPr>
          <w:rFonts w:ascii="Times New Roman" w:eastAsia="Times New Roman" w:hAnsi="Times New Roman" w:cs="Times New Roman"/>
          <w:sz w:val="24"/>
          <w:szCs w:val="24"/>
        </w:rPr>
        <w:t>u</w:t>
      </w:r>
      <w:r w:rsidR="00F700C7">
        <w:rPr>
          <w:rFonts w:ascii="Times New Roman" w:eastAsia="Times New Roman" w:hAnsi="Times New Roman" w:cs="Times New Roman"/>
          <w:spacing w:val="1"/>
          <w:sz w:val="24"/>
          <w:szCs w:val="24"/>
        </w:rPr>
        <w:t>lta</w:t>
      </w:r>
      <w:r w:rsidR="00F700C7">
        <w:rPr>
          <w:rFonts w:ascii="Times New Roman" w:eastAsia="Times New Roman" w:hAnsi="Times New Roman" w:cs="Times New Roman"/>
          <w:sz w:val="24"/>
          <w:szCs w:val="24"/>
        </w:rPr>
        <w:t>do</w:t>
      </w:r>
      <w:r w:rsidR="00F700C7"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 w:rsidR="00F700C7">
        <w:rPr>
          <w:rFonts w:ascii="Times New Roman" w:eastAsia="Times New Roman" w:hAnsi="Times New Roman" w:cs="Times New Roman"/>
          <w:spacing w:val="-9"/>
          <w:sz w:val="24"/>
          <w:szCs w:val="24"/>
        </w:rPr>
        <w:t>F</w:t>
      </w:r>
      <w:r w:rsidR="00F700C7"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 w:rsidR="00F700C7">
        <w:rPr>
          <w:rFonts w:ascii="Times New Roman" w:eastAsia="Times New Roman" w:hAnsi="Times New Roman" w:cs="Times New Roman"/>
          <w:sz w:val="24"/>
          <w:szCs w:val="24"/>
        </w:rPr>
        <w:t>br</w:t>
      </w:r>
      <w:r w:rsidR="00F700C7"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 w:rsidR="00F700C7">
        <w:rPr>
          <w:rFonts w:ascii="Times New Roman" w:eastAsia="Times New Roman" w:hAnsi="Times New Roman" w:cs="Times New Roman"/>
          <w:sz w:val="24"/>
          <w:szCs w:val="24"/>
        </w:rPr>
        <w:t>ro 23, 2016,</w:t>
      </w:r>
      <w:r w:rsidR="00F700C7"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 w:rsidR="00F700C7">
        <w:rPr>
          <w:rFonts w:ascii="Times New Roman" w:eastAsia="Times New Roman" w:hAnsi="Times New Roman" w:cs="Times New Roman"/>
          <w:sz w:val="24"/>
          <w:szCs w:val="24"/>
        </w:rPr>
        <w:t>de</w:t>
      </w:r>
      <w:r w:rsidR="00F700C7">
        <w:rPr>
          <w:rFonts w:ascii="Times New Roman" w:eastAsia="Times New Roman" w:hAnsi="Times New Roman" w:cs="Times New Roman"/>
          <w:spacing w:val="5"/>
          <w:sz w:val="24"/>
          <w:szCs w:val="24"/>
        </w:rPr>
        <w:t xml:space="preserve"> </w:t>
      </w:r>
      <w:hyperlink r:id="rId118">
        <w:r w:rsidR="00F700C7">
          <w:rPr>
            <w:rFonts w:ascii="Times New Roman" w:eastAsia="Times New Roman" w:hAnsi="Times New Roman" w:cs="Times New Roman"/>
            <w:i/>
            <w:sz w:val="24"/>
            <w:szCs w:val="24"/>
          </w:rPr>
          <w:t>h</w:t>
        </w:r>
        <w:r w:rsidR="00F700C7">
          <w:rPr>
            <w:rFonts w:ascii="Times New Roman" w:eastAsia="Times New Roman" w:hAnsi="Times New Roman" w:cs="Times New Roman"/>
            <w:i/>
            <w:spacing w:val="1"/>
            <w:sz w:val="24"/>
            <w:szCs w:val="24"/>
          </w:rPr>
          <w:t>tt</w:t>
        </w:r>
        <w:r w:rsidR="00F700C7">
          <w:rPr>
            <w:rFonts w:ascii="Times New Roman" w:eastAsia="Times New Roman" w:hAnsi="Times New Roman" w:cs="Times New Roman"/>
            <w:i/>
            <w:sz w:val="24"/>
            <w:szCs w:val="24"/>
          </w:rPr>
          <w:t>p:</w:t>
        </w:r>
        <w:r w:rsidR="00F700C7">
          <w:rPr>
            <w:rFonts w:ascii="Times New Roman" w:eastAsia="Times New Roman" w:hAnsi="Times New Roman" w:cs="Times New Roman"/>
            <w:i/>
            <w:spacing w:val="-3"/>
            <w:sz w:val="24"/>
            <w:szCs w:val="24"/>
          </w:rPr>
          <w:t>/</w:t>
        </w:r>
        <w:r w:rsidR="00F700C7">
          <w:rPr>
            <w:rFonts w:ascii="Times New Roman" w:eastAsia="Times New Roman" w:hAnsi="Times New Roman" w:cs="Times New Roman"/>
            <w:i/>
            <w:spacing w:val="1"/>
            <w:sz w:val="24"/>
            <w:szCs w:val="24"/>
          </w:rPr>
          <w:t>/</w:t>
        </w:r>
        <w:r w:rsidR="00F700C7">
          <w:rPr>
            <w:rFonts w:ascii="Times New Roman" w:eastAsia="Times New Roman" w:hAnsi="Times New Roman" w:cs="Times New Roman"/>
            <w:i/>
            <w:sz w:val="24"/>
            <w:szCs w:val="24"/>
          </w:rPr>
          <w:t>www.</w:t>
        </w:r>
        <w:r w:rsidR="00F700C7">
          <w:rPr>
            <w:rFonts w:ascii="Times New Roman" w:eastAsia="Times New Roman" w:hAnsi="Times New Roman" w:cs="Times New Roman"/>
            <w:i/>
            <w:spacing w:val="1"/>
            <w:sz w:val="24"/>
            <w:szCs w:val="24"/>
          </w:rPr>
          <w:t>x</w:t>
        </w:r>
        <w:r w:rsidR="00F700C7">
          <w:rPr>
            <w:rFonts w:ascii="Times New Roman" w:eastAsia="Times New Roman" w:hAnsi="Times New Roman" w:cs="Times New Roman"/>
            <w:i/>
            <w:spacing w:val="-1"/>
            <w:sz w:val="24"/>
            <w:szCs w:val="24"/>
          </w:rPr>
          <w:t>m</w:t>
        </w:r>
        <w:r w:rsidR="00F700C7">
          <w:rPr>
            <w:rFonts w:ascii="Times New Roman" w:eastAsia="Times New Roman" w:hAnsi="Times New Roman" w:cs="Times New Roman"/>
            <w:i/>
            <w:spacing w:val="1"/>
            <w:sz w:val="24"/>
            <w:szCs w:val="24"/>
          </w:rPr>
          <w:t>l</w:t>
        </w:r>
        <w:r w:rsidR="00F700C7">
          <w:rPr>
            <w:rFonts w:ascii="Times New Roman" w:eastAsia="Times New Roman" w:hAnsi="Times New Roman" w:cs="Times New Roman"/>
            <w:i/>
            <w:sz w:val="24"/>
            <w:szCs w:val="24"/>
          </w:rPr>
          <w:t>.</w:t>
        </w:r>
        <w:r w:rsidR="00F700C7">
          <w:rPr>
            <w:rFonts w:ascii="Times New Roman" w:eastAsia="Times New Roman" w:hAnsi="Times New Roman" w:cs="Times New Roman"/>
            <w:i/>
            <w:spacing w:val="1"/>
            <w:sz w:val="24"/>
            <w:szCs w:val="24"/>
          </w:rPr>
          <w:t>c</w:t>
        </w:r>
        <w:r w:rsidR="00F700C7">
          <w:rPr>
            <w:rFonts w:ascii="Times New Roman" w:eastAsia="Times New Roman" w:hAnsi="Times New Roman" w:cs="Times New Roman"/>
            <w:i/>
            <w:sz w:val="24"/>
            <w:szCs w:val="24"/>
          </w:rPr>
          <w:t>o</w:t>
        </w:r>
        <w:r w:rsidR="00F700C7">
          <w:rPr>
            <w:rFonts w:ascii="Times New Roman" w:eastAsia="Times New Roman" w:hAnsi="Times New Roman" w:cs="Times New Roman"/>
            <w:i/>
            <w:spacing w:val="-1"/>
            <w:sz w:val="24"/>
            <w:szCs w:val="24"/>
          </w:rPr>
          <w:t>m</w:t>
        </w:r>
        <w:r w:rsidR="00F700C7">
          <w:rPr>
            <w:rFonts w:ascii="Times New Roman" w:eastAsia="Times New Roman" w:hAnsi="Times New Roman" w:cs="Times New Roman"/>
            <w:i/>
            <w:spacing w:val="3"/>
            <w:sz w:val="24"/>
            <w:szCs w:val="24"/>
          </w:rPr>
          <w:t>/</w:t>
        </w:r>
      </w:hyperlink>
      <w:r w:rsidR="00F700C7">
        <w:rPr>
          <w:rFonts w:ascii="Times New Roman" w:eastAsia="Times New Roman" w:hAnsi="Times New Roman" w:cs="Times New Roman"/>
          <w:i/>
          <w:sz w:val="24"/>
          <w:szCs w:val="24"/>
        </w:rPr>
        <w:t>.</w:t>
      </w:r>
    </w:p>
    <w:p w14:paraId="4303FAD2" w14:textId="77777777" w:rsidR="00BE5A93" w:rsidRDefault="00BE5A93">
      <w:pPr>
        <w:spacing w:after="0" w:line="200" w:lineRule="exact"/>
        <w:rPr>
          <w:sz w:val="20"/>
          <w:szCs w:val="20"/>
        </w:rPr>
      </w:pPr>
    </w:p>
    <w:p w14:paraId="0ABA287A" w14:textId="77777777" w:rsidR="00BE5A93" w:rsidRDefault="00BE5A93">
      <w:pPr>
        <w:spacing w:before="8" w:after="0" w:line="200" w:lineRule="exact"/>
        <w:rPr>
          <w:sz w:val="20"/>
          <w:szCs w:val="20"/>
        </w:rPr>
      </w:pPr>
    </w:p>
    <w:p w14:paraId="22AF9029" w14:textId="77777777" w:rsidR="00BE5A93" w:rsidRDefault="00F700C7">
      <w:pPr>
        <w:spacing w:after="0" w:line="360" w:lineRule="auto"/>
        <w:ind w:left="836" w:right="741" w:hanging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kov </w:t>
      </w:r>
      <w:r>
        <w:rPr>
          <w:rFonts w:ascii="Times New Roman" w:eastAsia="Times New Roman" w:hAnsi="Times New Roman" w:cs="Times New Roman"/>
          <w:spacing w:val="-6"/>
          <w:sz w:val="24"/>
          <w:szCs w:val="24"/>
        </w:rPr>
        <w:t>F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ai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n,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ict</w:t>
      </w:r>
      <w:r>
        <w:rPr>
          <w:rFonts w:ascii="Times New Roman" w:eastAsia="Times New Roman" w:hAnsi="Times New Roman" w:cs="Times New Roman"/>
          <w:sz w:val="24"/>
          <w:szCs w:val="24"/>
        </w:rPr>
        <w:t>or 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pu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spacing w:val="-5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at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 xml:space="preserve"> T</w:t>
      </w:r>
      <w:r>
        <w:rPr>
          <w:rFonts w:ascii="Times New Roman" w:eastAsia="Times New Roman" w:hAnsi="Times New Roman" w:cs="Times New Roman"/>
          <w:spacing w:val="-3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ta</w:t>
      </w:r>
      <w:r>
        <w:rPr>
          <w:rFonts w:ascii="Times New Roman" w:eastAsia="Times New Roman" w:hAnsi="Times New Roman" w:cs="Times New Roman"/>
          <w:sz w:val="24"/>
          <w:szCs w:val="24"/>
        </w:rPr>
        <w:t>ko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>k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y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k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or</w:t>
      </w:r>
      <w:r>
        <w:rPr>
          <w:rFonts w:ascii="Times New Roman" w:eastAsia="Times New Roman" w:hAnsi="Times New Roman" w:cs="Times New Roman"/>
          <w:spacing w:val="4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5"/>
          <w:sz w:val="24"/>
          <w:szCs w:val="24"/>
        </w:rPr>
        <w:t>G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am</w:t>
      </w:r>
      <w:r>
        <w:rPr>
          <w:rFonts w:ascii="Times New Roman" w:eastAsia="Times New Roman" w:hAnsi="Times New Roman" w:cs="Times New Roman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z w:val="24"/>
          <w:szCs w:val="24"/>
        </w:rPr>
        <w:t>. (2014).</w:t>
      </w:r>
      <w:r>
        <w:rPr>
          <w:rFonts w:ascii="Times New Roman" w:eastAsia="Times New Roman" w:hAnsi="Times New Roman" w:cs="Times New Roman"/>
          <w:spacing w:val="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i/>
          <w:spacing w:val="1"/>
          <w:sz w:val="24"/>
          <w:szCs w:val="24"/>
        </w:rPr>
        <w:t>te</w:t>
      </w:r>
      <w:r>
        <w:rPr>
          <w:rFonts w:ascii="Times New Roman" w:eastAsia="Times New Roman" w:hAnsi="Times New Roman" w:cs="Times New Roman"/>
          <w:i/>
          <w:spacing w:val="-1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i/>
          <w:spacing w:val="2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i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i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e </w:t>
      </w:r>
      <w:r>
        <w:rPr>
          <w:rFonts w:ascii="Times New Roman" w:eastAsia="Times New Roman" w:hAnsi="Times New Roman" w:cs="Times New Roman"/>
          <w:i/>
          <w:spacing w:val="-4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i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b </w:t>
      </w:r>
      <w:r>
        <w:rPr>
          <w:rFonts w:ascii="Times New Roman" w:eastAsia="Times New Roman" w:hAnsi="Times New Roman" w:cs="Times New Roman"/>
          <w:i/>
          <w:spacing w:val="-1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i/>
          <w:spacing w:val="1"/>
          <w:sz w:val="24"/>
          <w:szCs w:val="24"/>
        </w:rPr>
        <w:t>evel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op</w:t>
      </w:r>
      <w:r>
        <w:rPr>
          <w:rFonts w:ascii="Times New Roman" w:eastAsia="Times New Roman" w:hAnsi="Times New Roman" w:cs="Times New Roman"/>
          <w:i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i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i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: </w:t>
      </w:r>
      <w:r>
        <w:rPr>
          <w:rFonts w:ascii="Times New Roman" w:eastAsia="Times New Roman" w:hAnsi="Times New Roman" w:cs="Times New Roman"/>
          <w:i/>
          <w:spacing w:val="1"/>
          <w:sz w:val="24"/>
          <w:szCs w:val="24"/>
        </w:rPr>
        <w:t>B</w:t>
      </w:r>
      <w:r>
        <w:rPr>
          <w:rFonts w:ascii="Times New Roman" w:eastAsia="Times New Roman" w:hAnsi="Times New Roman" w:cs="Times New Roman"/>
          <w:i/>
          <w:spacing w:val="-4"/>
          <w:sz w:val="24"/>
          <w:szCs w:val="24"/>
        </w:rPr>
        <w:t>u</w:t>
      </w:r>
      <w:r>
        <w:rPr>
          <w:rFonts w:ascii="Times New Roman" w:eastAsia="Times New Roman" w:hAnsi="Times New Roman" w:cs="Times New Roman"/>
          <w:i/>
          <w:spacing w:val="1"/>
          <w:sz w:val="24"/>
          <w:szCs w:val="24"/>
        </w:rPr>
        <w:t>il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i/>
          <w:spacing w:val="1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ng </w:t>
      </w:r>
      <w:r>
        <w:rPr>
          <w:rFonts w:ascii="Times New Roman" w:eastAsia="Times New Roman" w:hAnsi="Times New Roman" w:cs="Times New Roman"/>
          <w:i/>
          <w:spacing w:val="-1"/>
          <w:sz w:val="24"/>
          <w:szCs w:val="24"/>
        </w:rPr>
        <w:t>HT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i/>
          <w:spacing w:val="-1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5 </w:t>
      </w:r>
      <w:r>
        <w:rPr>
          <w:rFonts w:ascii="Times New Roman" w:eastAsia="Times New Roman" w:hAnsi="Times New Roman" w:cs="Times New Roman"/>
          <w:i/>
          <w:spacing w:val="1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pp</w:t>
      </w:r>
      <w:r>
        <w:rPr>
          <w:rFonts w:ascii="Times New Roman" w:eastAsia="Times New Roman" w:hAnsi="Times New Roman" w:cs="Times New Roman"/>
          <w:i/>
          <w:spacing w:val="-3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i/>
          <w:spacing w:val="1"/>
          <w:sz w:val="24"/>
          <w:szCs w:val="24"/>
        </w:rPr>
        <w:t>ic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i/>
          <w:spacing w:val="1"/>
          <w:sz w:val="24"/>
          <w:szCs w:val="24"/>
        </w:rPr>
        <w:t>ti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on</w:t>
      </w:r>
      <w:r>
        <w:rPr>
          <w:rFonts w:ascii="Times New Roman" w:eastAsia="Times New Roman" w:hAnsi="Times New Roman" w:cs="Times New Roman"/>
          <w:i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: de</w:t>
      </w:r>
      <w:r>
        <w:rPr>
          <w:rFonts w:ascii="Times New Roman" w:eastAsia="Times New Roman" w:hAnsi="Times New Roman" w:cs="Times New Roman"/>
          <w:i/>
          <w:spacing w:val="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spacing w:val="-1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i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i/>
          <w:spacing w:val="-1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i/>
          <w:spacing w:val="-3"/>
          <w:sz w:val="24"/>
          <w:szCs w:val="24"/>
        </w:rPr>
        <w:t>k</w:t>
      </w:r>
      <w:r>
        <w:rPr>
          <w:rFonts w:ascii="Times New Roman" w:eastAsia="Times New Roman" w:hAnsi="Times New Roman" w:cs="Times New Roman"/>
          <w:i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op </w:t>
      </w:r>
      <w:r>
        <w:rPr>
          <w:rFonts w:ascii="Times New Roman" w:eastAsia="Times New Roman" w:hAnsi="Times New Roman" w:cs="Times New Roman"/>
          <w:i/>
          <w:spacing w:val="1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o Mob</w:t>
      </w:r>
      <w:r>
        <w:rPr>
          <w:rFonts w:ascii="Times New Roman" w:eastAsia="Times New Roman" w:hAnsi="Times New Roman" w:cs="Times New Roman"/>
          <w:i/>
          <w:spacing w:val="-3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i/>
          <w:spacing w:val="1"/>
          <w:sz w:val="24"/>
          <w:szCs w:val="24"/>
        </w:rPr>
        <w:t>le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 xml:space="preserve">. </w:t>
      </w:r>
      <w:r>
        <w:rPr>
          <w:rFonts w:ascii="Times New Roman" w:eastAsia="Times New Roman" w:hAnsi="Times New Roman" w:cs="Times New Roman"/>
          <w:i/>
          <w:spacing w:val="9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O</w:t>
      </w:r>
      <w:r>
        <w:rPr>
          <w:rFonts w:ascii="Times New Roman" w:eastAsia="Times New Roman" w:hAnsi="Times New Roman" w:cs="Times New Roman"/>
          <w:spacing w:val="-7"/>
          <w:sz w:val="24"/>
          <w:szCs w:val="24"/>
        </w:rPr>
        <w:t>'</w:t>
      </w:r>
      <w:r>
        <w:rPr>
          <w:rFonts w:ascii="Times New Roman" w:eastAsia="Times New Roman" w:hAnsi="Times New Roman" w:cs="Times New Roman"/>
          <w:sz w:val="24"/>
          <w:szCs w:val="24"/>
        </w:rPr>
        <w:t>R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eil</w:t>
      </w:r>
      <w:r>
        <w:rPr>
          <w:rFonts w:ascii="Times New Roman" w:eastAsia="Times New Roman" w:hAnsi="Times New Roman" w:cs="Times New Roman"/>
          <w:spacing w:val="5"/>
          <w:sz w:val="24"/>
          <w:szCs w:val="24"/>
        </w:rPr>
        <w:t>l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y </w:t>
      </w:r>
      <w:r>
        <w:rPr>
          <w:rFonts w:ascii="Times New Roman" w:eastAsia="Times New Roman" w:hAnsi="Times New Roman" w:cs="Times New Roman"/>
          <w:spacing w:val="-1"/>
          <w:sz w:val="24"/>
          <w:szCs w:val="24"/>
        </w:rPr>
        <w:t>M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ia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spacing w:val="-4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>n</w:t>
      </w:r>
      <w:r>
        <w:rPr>
          <w:rFonts w:ascii="Times New Roman" w:eastAsia="Times New Roman" w:hAnsi="Times New Roman" w:cs="Times New Roman"/>
          <w:spacing w:val="1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  <w:commentRangeEnd w:id="492"/>
      <w:r w:rsidR="00CE3E9A">
        <w:rPr>
          <w:rStyle w:val="CommentReference"/>
        </w:rPr>
        <w:commentReference w:id="492"/>
      </w:r>
    </w:p>
    <w:sectPr w:rsidR="00BE5A93">
      <w:headerReference w:type="default" r:id="rId119"/>
      <w:pgSz w:w="12240" w:h="15840"/>
      <w:pgMar w:top="1700" w:right="1300" w:bottom="280" w:left="1300" w:header="1483" w:footer="0" w:gutter="0"/>
      <w:pgNumType w:start="60"/>
      <w:cols w:space="720"/>
    </w:sectPr>
  </w:body>
</w:document>
</file>

<file path=word/comments.xml><?xml version="1.0" encoding="utf-8"?>
<w:comment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1" w:author="Ines" w:date="2016-07-04T22:19:00Z" w:initials="I">
    <w:p w14:paraId="6B0CE2F0" w14:textId="77777777" w:rsidR="005513D0" w:rsidRDefault="005513D0">
      <w:pPr>
        <w:pStyle w:val="CommentText"/>
      </w:pPr>
      <w:r>
        <w:rPr>
          <w:rStyle w:val="CommentReference"/>
        </w:rPr>
        <w:annotationRef/>
      </w:r>
      <w:r>
        <w:t>Inserter la correspondiente Hoja de presentación</w:t>
      </w:r>
    </w:p>
  </w:comment>
  <w:comment w:id="153" w:author="Ines" w:date="2016-07-04T22:20:00Z" w:initials="I">
    <w:p w14:paraId="686AFD3B" w14:textId="77777777" w:rsidR="005513D0" w:rsidRDefault="005513D0">
      <w:pPr>
        <w:pStyle w:val="CommentText"/>
      </w:pPr>
      <w:r>
        <w:rPr>
          <w:rStyle w:val="CommentReference"/>
        </w:rPr>
        <w:annotationRef/>
      </w:r>
      <w:r>
        <w:t>Colocar esta frase en términos positivos.</w:t>
      </w:r>
    </w:p>
  </w:comment>
  <w:comment w:id="159" w:author="Ines" w:date="2016-07-04T22:20:00Z" w:initials="I">
    <w:p w14:paraId="6B81BDF0" w14:textId="77777777" w:rsidR="005513D0" w:rsidRDefault="005513D0">
      <w:pPr>
        <w:pStyle w:val="CommentText"/>
      </w:pPr>
      <w:r>
        <w:rPr>
          <w:rStyle w:val="CommentReference"/>
        </w:rPr>
        <w:annotationRef/>
      </w:r>
      <w:r>
        <w:t>?? o la?</w:t>
      </w:r>
    </w:p>
  </w:comment>
  <w:comment w:id="197" w:author="Ines" w:date="2016-07-04T22:26:00Z" w:initials="I">
    <w:p w14:paraId="6B60838A" w14:textId="77777777" w:rsidR="005513D0" w:rsidRDefault="005513D0">
      <w:pPr>
        <w:pStyle w:val="CommentText"/>
      </w:pPr>
      <w:r>
        <w:rPr>
          <w:rStyle w:val="CommentReference"/>
        </w:rPr>
        <w:annotationRef/>
      </w:r>
      <w:r>
        <w:t xml:space="preserve">Por que usan esa </w:t>
      </w:r>
      <w:proofErr w:type="gramStart"/>
      <w:r>
        <w:t>estructura ?</w:t>
      </w:r>
      <w:proofErr w:type="gramEnd"/>
    </w:p>
    <w:p w14:paraId="70A33FF0" w14:textId="77777777" w:rsidR="005513D0" w:rsidRDefault="005513D0">
      <w:pPr>
        <w:pStyle w:val="CommentText"/>
      </w:pPr>
      <w:r>
        <w:t>O sera (Universidad de la Sabana, 2014)</w:t>
      </w:r>
    </w:p>
    <w:p w14:paraId="41D8CF4D" w14:textId="77777777" w:rsidR="005513D0" w:rsidRDefault="005513D0">
      <w:pPr>
        <w:pStyle w:val="CommentText"/>
      </w:pPr>
      <w:r>
        <w:t>Además no está en la biliografía</w:t>
      </w:r>
    </w:p>
  </w:comment>
  <w:comment w:id="200" w:author="Ines" w:date="2016-07-04T22:26:00Z" w:initials="I">
    <w:p w14:paraId="35959337" w14:textId="77777777" w:rsidR="005513D0" w:rsidRDefault="005513D0">
      <w:pPr>
        <w:pStyle w:val="CommentText"/>
      </w:pPr>
      <w:r>
        <w:rPr>
          <w:rStyle w:val="CommentReference"/>
        </w:rPr>
        <w:annotationRef/>
      </w:r>
      <w:r>
        <w:t>No está en la bibliogarfía</w:t>
      </w:r>
    </w:p>
  </w:comment>
  <w:comment w:id="202" w:author="Ines" w:date="2016-07-04T22:28:00Z" w:initials="I">
    <w:p w14:paraId="463D8171" w14:textId="77777777" w:rsidR="005513D0" w:rsidRDefault="005513D0">
      <w:pPr>
        <w:pStyle w:val="CommentText"/>
      </w:pPr>
      <w:r>
        <w:rPr>
          <w:rStyle w:val="CommentReference"/>
        </w:rPr>
        <w:annotationRef/>
      </w:r>
      <w:r>
        <w:t>NO está en la bibliografía</w:t>
      </w:r>
    </w:p>
  </w:comment>
  <w:comment w:id="203" w:author="Ines" w:date="2016-07-04T22:30:00Z" w:initials="I">
    <w:p w14:paraId="409BAB6F" w14:textId="77777777" w:rsidR="005513D0" w:rsidRDefault="005513D0">
      <w:pPr>
        <w:pStyle w:val="CommentText"/>
      </w:pPr>
      <w:r>
        <w:rPr>
          <w:rStyle w:val="CommentReference"/>
        </w:rPr>
        <w:annotationRef/>
      </w:r>
      <w:r>
        <w:t>2015?</w:t>
      </w:r>
    </w:p>
  </w:comment>
  <w:comment w:id="204" w:author="Ines" w:date="2016-07-04T22:31:00Z" w:initials="I">
    <w:p w14:paraId="2F0CA3EE" w14:textId="77777777" w:rsidR="005513D0" w:rsidRDefault="005513D0">
      <w:pPr>
        <w:pStyle w:val="CommentText"/>
      </w:pPr>
      <w:r>
        <w:rPr>
          <w:rStyle w:val="CommentReference"/>
        </w:rPr>
        <w:annotationRef/>
      </w:r>
      <w:r>
        <w:t>????? 0 2013?</w:t>
      </w:r>
    </w:p>
  </w:comment>
  <w:comment w:id="207" w:author="Ines" w:date="2016-07-04T22:32:00Z" w:initials="I">
    <w:p w14:paraId="12F9BCCD" w14:textId="77777777" w:rsidR="005513D0" w:rsidRDefault="005513D0">
      <w:pPr>
        <w:pStyle w:val="CommentText"/>
      </w:pPr>
      <w:r>
        <w:rPr>
          <w:rStyle w:val="CommentReference"/>
        </w:rPr>
        <w:annotationRef/>
      </w:r>
      <w:r>
        <w:t>NO está en la bibliografía</w:t>
      </w:r>
    </w:p>
  </w:comment>
  <w:comment w:id="214" w:author="Ines" w:date="2016-07-04T22:35:00Z" w:initials="I">
    <w:p w14:paraId="11CCC810" w14:textId="77777777" w:rsidR="005513D0" w:rsidRDefault="005513D0">
      <w:pPr>
        <w:pStyle w:val="CommentText"/>
      </w:pPr>
      <w:r>
        <w:rPr>
          <w:rStyle w:val="CommentReference"/>
        </w:rPr>
        <w:annotationRef/>
      </w:r>
      <w:r>
        <w:t>Indicar fuente de la figura o ustedes la construyeron?</w:t>
      </w:r>
    </w:p>
  </w:comment>
  <w:comment w:id="215" w:author="Ines" w:date="2016-07-04T22:33:00Z" w:initials="I">
    <w:p w14:paraId="7823BB24" w14:textId="77777777" w:rsidR="005513D0" w:rsidRDefault="005513D0">
      <w:pPr>
        <w:pStyle w:val="CommentText"/>
      </w:pPr>
      <w:r>
        <w:rPr>
          <w:rStyle w:val="CommentReference"/>
        </w:rPr>
        <w:annotationRef/>
      </w:r>
      <w:r>
        <w:t>NO está en la bibliografía</w:t>
      </w:r>
    </w:p>
  </w:comment>
  <w:comment w:id="216" w:author="Ines" w:date="2016-07-04T22:33:00Z" w:initials="I">
    <w:p w14:paraId="0DCF502A" w14:textId="77777777" w:rsidR="005513D0" w:rsidRDefault="005513D0">
      <w:pPr>
        <w:pStyle w:val="CommentText"/>
      </w:pPr>
      <w:r>
        <w:rPr>
          <w:rStyle w:val="CommentReference"/>
        </w:rPr>
        <w:annotationRef/>
      </w:r>
      <w:r>
        <w:t>NO está en la bibliografía</w:t>
      </w:r>
    </w:p>
  </w:comment>
  <w:comment w:id="218" w:author="Ines" w:date="2016-07-04T22:34:00Z" w:initials="I">
    <w:p w14:paraId="654306F0" w14:textId="77777777" w:rsidR="005513D0" w:rsidRDefault="005513D0">
      <w:pPr>
        <w:pStyle w:val="CommentText"/>
      </w:pPr>
      <w:r>
        <w:rPr>
          <w:rStyle w:val="CommentReference"/>
        </w:rPr>
        <w:annotationRef/>
      </w:r>
      <w:r>
        <w:t>No es el año de la consulta sino de creación del document o fuente</w:t>
      </w:r>
    </w:p>
  </w:comment>
  <w:comment w:id="226" w:author="Ines" w:date="2016-07-04T22:34:00Z" w:initials="I">
    <w:p w14:paraId="576E216B" w14:textId="77777777" w:rsidR="005513D0" w:rsidRDefault="005513D0">
      <w:pPr>
        <w:pStyle w:val="CommentText"/>
      </w:pPr>
      <w:r>
        <w:rPr>
          <w:rStyle w:val="CommentReference"/>
        </w:rPr>
        <w:annotationRef/>
      </w:r>
      <w:r>
        <w:t>NO está en la bibliografía</w:t>
      </w:r>
    </w:p>
  </w:comment>
  <w:comment w:id="227" w:author="Ines" w:date="2016-07-04T22:35:00Z" w:initials="I">
    <w:p w14:paraId="3704E5DB" w14:textId="77777777" w:rsidR="005513D0" w:rsidRDefault="005513D0">
      <w:pPr>
        <w:pStyle w:val="CommentText"/>
      </w:pPr>
      <w:r>
        <w:rPr>
          <w:rStyle w:val="CommentReference"/>
        </w:rPr>
        <w:annotationRef/>
      </w:r>
      <w:r>
        <w:t>Indicar fuente de la figura o ustedes la construyeron?</w:t>
      </w:r>
    </w:p>
  </w:comment>
  <w:comment w:id="228" w:author="Ines" w:date="2016-07-04T22:37:00Z" w:initials="I">
    <w:p w14:paraId="51F2D02F" w14:textId="77777777" w:rsidR="005513D0" w:rsidRDefault="005513D0">
      <w:pPr>
        <w:pStyle w:val="CommentText"/>
      </w:pPr>
      <w:r>
        <w:rPr>
          <w:rStyle w:val="CommentReference"/>
        </w:rPr>
        <w:annotationRef/>
      </w:r>
      <w:r>
        <w:t>NO está en la bibliografía</w:t>
      </w:r>
    </w:p>
  </w:comment>
  <w:comment w:id="246" w:author="Ines" w:date="2016-07-04T22:37:00Z" w:initials="I">
    <w:p w14:paraId="6B297BCE" w14:textId="77777777" w:rsidR="005513D0" w:rsidRDefault="005513D0">
      <w:pPr>
        <w:pStyle w:val="CommentText"/>
      </w:pPr>
      <w:r>
        <w:rPr>
          <w:rStyle w:val="CommentReference"/>
        </w:rPr>
        <w:annotationRef/>
      </w:r>
      <w:r>
        <w:t>NO está en la bibliografía</w:t>
      </w:r>
    </w:p>
  </w:comment>
  <w:comment w:id="251" w:author="Ines" w:date="2016-07-04T22:39:00Z" w:initials="I">
    <w:p w14:paraId="317F7AC8" w14:textId="77777777" w:rsidR="005513D0" w:rsidRDefault="005513D0">
      <w:pPr>
        <w:pStyle w:val="CommentText"/>
      </w:pPr>
      <w:r>
        <w:rPr>
          <w:rStyle w:val="CommentReference"/>
        </w:rPr>
        <w:annotationRef/>
      </w:r>
      <w:r>
        <w:t>NO está en la bibliografía.</w:t>
      </w:r>
    </w:p>
    <w:p w14:paraId="029628B2" w14:textId="77777777" w:rsidR="005513D0" w:rsidRDefault="005513D0">
      <w:pPr>
        <w:pStyle w:val="CommentText"/>
      </w:pPr>
      <w:r>
        <w:t>Referenciar de major manera.</w:t>
      </w:r>
    </w:p>
  </w:comment>
  <w:comment w:id="252" w:author="Ines" w:date="2016-07-04T22:40:00Z" w:initials="I">
    <w:p w14:paraId="325C294B" w14:textId="77777777" w:rsidR="005513D0" w:rsidRDefault="005513D0">
      <w:pPr>
        <w:pStyle w:val="CommentText"/>
      </w:pPr>
      <w:r>
        <w:rPr>
          <w:rStyle w:val="CommentReference"/>
        </w:rPr>
        <w:annotationRef/>
      </w:r>
      <w:r>
        <w:t>2016 o 2013?</w:t>
      </w:r>
    </w:p>
  </w:comment>
  <w:comment w:id="256" w:author="Ines" w:date="2016-07-04T22:41:00Z" w:initials="I">
    <w:p w14:paraId="0BD12179" w14:textId="77777777" w:rsidR="005513D0" w:rsidRDefault="005513D0">
      <w:pPr>
        <w:pStyle w:val="CommentText"/>
      </w:pPr>
      <w:r>
        <w:rPr>
          <w:rStyle w:val="CommentReference"/>
        </w:rPr>
        <w:annotationRef/>
      </w:r>
      <w:r>
        <w:t>NO está en la bibliografía</w:t>
      </w:r>
    </w:p>
  </w:comment>
  <w:comment w:id="260" w:author="Ines" w:date="2016-07-04T22:42:00Z" w:initials="I">
    <w:p w14:paraId="14A8FC8A" w14:textId="77777777" w:rsidR="005513D0" w:rsidRDefault="005513D0">
      <w:pPr>
        <w:pStyle w:val="CommentText"/>
      </w:pPr>
      <w:r>
        <w:rPr>
          <w:rStyle w:val="CommentReference"/>
        </w:rPr>
        <w:annotationRef/>
      </w:r>
      <w:r>
        <w:t>2006 o 2009?</w:t>
      </w:r>
    </w:p>
    <w:p w14:paraId="31ECFFE4" w14:textId="77777777" w:rsidR="005513D0" w:rsidRDefault="005513D0">
      <w:pPr>
        <w:pStyle w:val="CommentText"/>
      </w:pPr>
      <w:r>
        <w:t>No es el día d ela consulta, es el día de la creación del documento.</w:t>
      </w:r>
    </w:p>
  </w:comment>
  <w:comment w:id="266" w:author="Ines" w:date="2016-07-04T22:42:00Z" w:initials="I">
    <w:p w14:paraId="274AA1ED" w14:textId="77777777" w:rsidR="005513D0" w:rsidRDefault="005513D0">
      <w:pPr>
        <w:pStyle w:val="CommentText"/>
      </w:pPr>
      <w:r>
        <w:rPr>
          <w:rStyle w:val="CommentReference"/>
        </w:rPr>
        <w:annotationRef/>
      </w:r>
      <w:r>
        <w:t>NO está en la bibliografía</w:t>
      </w:r>
    </w:p>
  </w:comment>
  <w:comment w:id="270" w:author="Ines" w:date="2016-07-04T22:42:00Z" w:initials="I">
    <w:p w14:paraId="7532BF49" w14:textId="77777777" w:rsidR="005513D0" w:rsidRDefault="005513D0">
      <w:pPr>
        <w:pStyle w:val="CommentText"/>
      </w:pPr>
      <w:r>
        <w:rPr>
          <w:rStyle w:val="CommentReference"/>
        </w:rPr>
        <w:annotationRef/>
      </w:r>
      <w:r>
        <w:t>NO está en la bibliografía</w:t>
      </w:r>
    </w:p>
  </w:comment>
  <w:comment w:id="274" w:author="Ines" w:date="2016-07-04T22:42:00Z" w:initials="I">
    <w:p w14:paraId="6C21ABC9" w14:textId="77777777" w:rsidR="005513D0" w:rsidRDefault="005513D0">
      <w:pPr>
        <w:pStyle w:val="CommentText"/>
      </w:pPr>
      <w:r>
        <w:rPr>
          <w:rStyle w:val="CommentReference"/>
        </w:rPr>
        <w:annotationRef/>
      </w:r>
      <w:r>
        <w:t>NO está en la bibliografía</w:t>
      </w:r>
    </w:p>
  </w:comment>
  <w:comment w:id="291" w:author="Ines" w:date="2016-07-04T22:43:00Z" w:initials="I">
    <w:p w14:paraId="424BE129" w14:textId="77777777" w:rsidR="005513D0" w:rsidRDefault="005513D0">
      <w:pPr>
        <w:pStyle w:val="CommentText"/>
      </w:pPr>
      <w:r>
        <w:rPr>
          <w:rStyle w:val="CommentReference"/>
        </w:rPr>
        <w:annotationRef/>
      </w:r>
      <w:r>
        <w:t xml:space="preserve">Es el nombre del dicumento??? Revisar </w:t>
      </w:r>
    </w:p>
  </w:comment>
  <w:comment w:id="307" w:author="Ines" w:date="2016-07-04T22:44:00Z" w:initials="I">
    <w:p w14:paraId="35C03133" w14:textId="77777777" w:rsidR="005513D0" w:rsidRDefault="005513D0">
      <w:pPr>
        <w:pStyle w:val="CommentText"/>
      </w:pPr>
      <w:r>
        <w:rPr>
          <w:rStyle w:val="CommentReference"/>
        </w:rPr>
        <w:annotationRef/>
      </w:r>
      <w:r>
        <w:t xml:space="preserve">Revisar </w:t>
      </w:r>
      <w:proofErr w:type="gramStart"/>
      <w:r>
        <w:t>año..</w:t>
      </w:r>
      <w:proofErr w:type="gramEnd"/>
    </w:p>
  </w:comment>
  <w:comment w:id="310" w:author="Ines" w:date="2016-07-04T22:44:00Z" w:initials="I">
    <w:p w14:paraId="7B5F975D" w14:textId="77777777" w:rsidR="005513D0" w:rsidRDefault="005513D0">
      <w:pPr>
        <w:pStyle w:val="CommentText"/>
      </w:pPr>
      <w:r>
        <w:rPr>
          <w:rStyle w:val="CommentReference"/>
        </w:rPr>
        <w:annotationRef/>
      </w:r>
      <w:r>
        <w:t>NO está en la bibliografía</w:t>
      </w:r>
    </w:p>
  </w:comment>
  <w:comment w:id="312" w:author="Ines" w:date="2016-07-04T22:43:00Z" w:initials="I">
    <w:p w14:paraId="292C34F7" w14:textId="77777777" w:rsidR="005513D0" w:rsidRDefault="005513D0">
      <w:pPr>
        <w:pStyle w:val="CommentText"/>
      </w:pPr>
      <w:r>
        <w:rPr>
          <w:rStyle w:val="CommentReference"/>
        </w:rPr>
        <w:annotationRef/>
      </w:r>
      <w:r>
        <w:t>NO está en la bibliografía</w:t>
      </w:r>
    </w:p>
  </w:comment>
  <w:comment w:id="313" w:author="Microsoft Office User" w:date="2016-07-07T15:10:00Z" w:initials="Office">
    <w:p w14:paraId="6AF3E1BA" w14:textId="6B0A5F79" w:rsidR="00917B6B" w:rsidRDefault="00917B6B">
      <w:pPr>
        <w:pStyle w:val="CommentText"/>
      </w:pPr>
      <w:r>
        <w:rPr>
          <w:rStyle w:val="CommentReference"/>
        </w:rPr>
        <w:annotationRef/>
      </w:r>
      <w:r>
        <w:t>Si esta.</w:t>
      </w:r>
    </w:p>
  </w:comment>
  <w:comment w:id="395" w:author="Ines" w:date="2016-07-04T22:48:00Z" w:initials="I">
    <w:p w14:paraId="0C154836" w14:textId="77777777" w:rsidR="005513D0" w:rsidRDefault="005513D0">
      <w:pPr>
        <w:pStyle w:val="CommentText"/>
      </w:pPr>
      <w:r>
        <w:rPr>
          <w:rStyle w:val="CommentReference"/>
        </w:rPr>
        <w:annotationRef/>
      </w:r>
      <w:r>
        <w:t>El desarrollo implica:</w:t>
      </w:r>
    </w:p>
    <w:p w14:paraId="277FF51E" w14:textId="77777777" w:rsidR="005513D0" w:rsidRDefault="005513D0">
      <w:pPr>
        <w:pStyle w:val="CommentText"/>
      </w:pPr>
      <w:r>
        <w:t>Toma de requistitos</w:t>
      </w:r>
    </w:p>
    <w:p w14:paraId="72EB4DE5" w14:textId="77777777" w:rsidR="005513D0" w:rsidRDefault="005513D0">
      <w:pPr>
        <w:pStyle w:val="CommentText"/>
      </w:pPr>
      <w:r>
        <w:t>Análisis y Diseño</w:t>
      </w:r>
    </w:p>
    <w:p w14:paraId="48184DC4" w14:textId="77777777" w:rsidR="005513D0" w:rsidRDefault="005513D0">
      <w:pPr>
        <w:pStyle w:val="CommentText"/>
      </w:pPr>
      <w:r>
        <w:t>Desarrollo</w:t>
      </w:r>
    </w:p>
    <w:p w14:paraId="676C308B" w14:textId="77777777" w:rsidR="005513D0" w:rsidRDefault="005513D0">
      <w:pPr>
        <w:pStyle w:val="CommentText"/>
      </w:pPr>
      <w:r>
        <w:t>Evaluación</w:t>
      </w:r>
    </w:p>
  </w:comment>
  <w:comment w:id="411" w:author="Ines" w:date="2016-07-04T22:50:00Z" w:initials="I">
    <w:p w14:paraId="1FF8AD7E" w14:textId="77777777" w:rsidR="005513D0" w:rsidRDefault="005513D0">
      <w:pPr>
        <w:pStyle w:val="CommentText"/>
      </w:pPr>
      <w:r>
        <w:rPr>
          <w:rStyle w:val="CommentReference"/>
        </w:rPr>
        <w:annotationRef/>
      </w:r>
      <w:r>
        <w:t>Cambira para que no quede el mismo nombre de UNIMAGDALENA</w:t>
      </w:r>
    </w:p>
  </w:comment>
  <w:comment w:id="413" w:author="Ines" w:date="2016-07-04T22:50:00Z" w:initials="I">
    <w:p w14:paraId="5A6EB0B2" w14:textId="77777777" w:rsidR="005513D0" w:rsidRDefault="005513D0">
      <w:pPr>
        <w:pStyle w:val="CommentText"/>
      </w:pPr>
      <w:r>
        <w:rPr>
          <w:rStyle w:val="CommentReference"/>
        </w:rPr>
        <w:annotationRef/>
      </w:r>
      <w:r>
        <w:t>Cual es la fuente o lo construyeron?</w:t>
      </w:r>
    </w:p>
  </w:comment>
  <w:comment w:id="454" w:author="Ines" w:date="2016-07-04T22:53:00Z" w:initials="I">
    <w:p w14:paraId="637D89C2" w14:textId="77777777" w:rsidR="005513D0" w:rsidRDefault="005513D0">
      <w:pPr>
        <w:pStyle w:val="CommentText"/>
      </w:pPr>
      <w:r>
        <w:rPr>
          <w:rStyle w:val="CommentReference"/>
        </w:rPr>
        <w:annotationRef/>
      </w:r>
      <w:r>
        <w:t>Usar otro termino</w:t>
      </w:r>
    </w:p>
  </w:comment>
  <w:comment w:id="473" w:author="Ines" w:date="2016-07-04T22:55:00Z" w:initials="I">
    <w:p w14:paraId="621AC34C" w14:textId="77777777" w:rsidR="005513D0" w:rsidRDefault="005513D0">
      <w:pPr>
        <w:pStyle w:val="CommentText"/>
      </w:pPr>
      <w:r>
        <w:rPr>
          <w:rStyle w:val="CommentReference"/>
        </w:rPr>
        <w:annotationRef/>
      </w:r>
      <w:r>
        <w:t>Y el director incuirlo</w:t>
      </w:r>
    </w:p>
  </w:comment>
  <w:comment w:id="492" w:author="Ines" w:date="2016-07-04T22:56:00Z" w:initials="I">
    <w:p w14:paraId="37C3230F" w14:textId="77777777" w:rsidR="005513D0" w:rsidRDefault="005513D0">
      <w:pPr>
        <w:pStyle w:val="CommentText"/>
      </w:pPr>
      <w:r>
        <w:rPr>
          <w:rStyle w:val="CommentReference"/>
        </w:rPr>
        <w:annotationRef/>
      </w:r>
      <w:r>
        <w:t>REvisar que todo lo que esté en la bibliografía, esté referenciado en el texto</w:t>
      </w:r>
    </w:p>
  </w:comment>
</w:comments>
</file>

<file path=word/commentsExtended.xml><?xml version="1.0" encoding="utf-8"?>
<w15:commentsEx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6B0CE2F0" w15:done="0"/>
  <w15:commentEx w15:paraId="686AFD3B" w15:done="0"/>
  <w15:commentEx w15:paraId="6B81BDF0" w15:done="0"/>
  <w15:commentEx w15:paraId="41D8CF4D" w15:done="0"/>
  <w15:commentEx w15:paraId="35959337" w15:done="0"/>
  <w15:commentEx w15:paraId="463D8171" w15:done="0"/>
  <w15:commentEx w15:paraId="409BAB6F" w15:done="0"/>
  <w15:commentEx w15:paraId="2F0CA3EE" w15:done="0"/>
  <w15:commentEx w15:paraId="12F9BCCD" w15:done="0"/>
  <w15:commentEx w15:paraId="11CCC810" w15:done="0"/>
  <w15:commentEx w15:paraId="7823BB24" w15:done="0"/>
  <w15:commentEx w15:paraId="0DCF502A" w15:done="0"/>
  <w15:commentEx w15:paraId="654306F0" w15:done="0"/>
  <w15:commentEx w15:paraId="576E216B" w15:done="0"/>
  <w15:commentEx w15:paraId="3704E5DB" w15:done="0"/>
  <w15:commentEx w15:paraId="51F2D02F" w15:done="0"/>
  <w15:commentEx w15:paraId="6B297BCE" w15:done="0"/>
  <w15:commentEx w15:paraId="029628B2" w15:done="0"/>
  <w15:commentEx w15:paraId="325C294B" w15:done="0"/>
  <w15:commentEx w15:paraId="0BD12179" w15:done="0"/>
  <w15:commentEx w15:paraId="31ECFFE4" w15:done="0"/>
  <w15:commentEx w15:paraId="274AA1ED" w15:done="0"/>
  <w15:commentEx w15:paraId="7532BF49" w15:done="0"/>
  <w15:commentEx w15:paraId="6C21ABC9" w15:done="0"/>
  <w15:commentEx w15:paraId="424BE129" w15:done="0"/>
  <w15:commentEx w15:paraId="35C03133" w15:done="0"/>
  <w15:commentEx w15:paraId="7B5F975D" w15:done="0"/>
  <w15:commentEx w15:paraId="292C34F7" w15:done="0"/>
  <w15:commentEx w15:paraId="6AF3E1BA" w15:paraIdParent="292C34F7" w15:done="0"/>
  <w15:commentEx w15:paraId="676C308B" w15:done="0"/>
  <w15:commentEx w15:paraId="1FF8AD7E" w15:done="0"/>
  <w15:commentEx w15:paraId="5A6EB0B2" w15:done="0"/>
  <w15:commentEx w15:paraId="637D89C2" w15:done="0"/>
  <w15:commentEx w15:paraId="621AC34C" w15:done="0"/>
  <w15:commentEx w15:paraId="37C3230F" w15:done="0"/>
</w15:commentsEx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4F5D7CD" w14:textId="77777777" w:rsidR="008E6944" w:rsidRDefault="008E6944">
      <w:pPr>
        <w:spacing w:after="0" w:line="240" w:lineRule="auto"/>
      </w:pPr>
      <w:r>
        <w:separator/>
      </w:r>
    </w:p>
  </w:endnote>
  <w:endnote w:type="continuationSeparator" w:id="0">
    <w:p w14:paraId="5C8DE7EF" w14:textId="77777777" w:rsidR="008E6944" w:rsidRDefault="008E694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Tahoma">
    <w:panose1 w:val="020B0604030504040204"/>
    <w:charset w:val="00"/>
    <w:family w:val="auto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80"/>
    <w:family w:val="auto"/>
    <w:pitch w:val="variable"/>
    <w:sig w:usb0="E00002FF" w:usb1="6AC7FDFB" w:usb2="08000012" w:usb3="00000000" w:csb0="0002009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80"/>
    <w:family w:val="auto"/>
    <w:pitch w:val="variable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47A0DD4" w14:textId="77777777" w:rsidR="008E6944" w:rsidRDefault="008E6944">
      <w:pPr>
        <w:spacing w:after="0" w:line="240" w:lineRule="auto"/>
      </w:pPr>
      <w:r>
        <w:separator/>
      </w:r>
    </w:p>
  </w:footnote>
  <w:footnote w:type="continuationSeparator" w:id="0">
    <w:p w14:paraId="7A52F49A" w14:textId="77777777" w:rsidR="008E6944" w:rsidRDefault="008E694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D7A62F2" w14:textId="77777777" w:rsidR="005513D0" w:rsidRDefault="005513D0">
    <w:pPr>
      <w:spacing w:after="0" w:line="200" w:lineRule="exact"/>
      <w:rPr>
        <w:sz w:val="20"/>
        <w:szCs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503314156" behindDoc="1" locked="0" layoutInCell="1" allowOverlap="1" wp14:anchorId="1E2C90E6" wp14:editId="2EBF843F">
              <wp:simplePos x="0" y="0"/>
              <wp:positionH relativeFrom="page">
                <wp:posOffset>6776720</wp:posOffset>
              </wp:positionH>
              <wp:positionV relativeFrom="page">
                <wp:posOffset>929005</wp:posOffset>
              </wp:positionV>
              <wp:extent cx="121920" cy="165100"/>
              <wp:effectExtent l="4445" t="0" r="0" b="1270"/>
              <wp:wrapNone/>
              <wp:docPr id="34" name="Text Box 3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21920" cy="1651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069FAE1" w14:textId="77777777" w:rsidR="005513D0" w:rsidRDefault="005513D0">
                          <w:pPr>
                            <w:spacing w:after="0" w:line="244" w:lineRule="exact"/>
                            <w:ind w:left="40" w:right="-20"/>
                            <w:rPr>
                              <w:rFonts w:ascii="Calibri" w:eastAsia="Calibri" w:hAnsi="Calibri" w:cs="Calibri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Calibri" w:eastAsia="Calibri" w:hAnsi="Calibri" w:cs="Calibri"/>
                              <w:position w:val="1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892328">
                            <w:rPr>
                              <w:rFonts w:ascii="Calibri" w:eastAsia="Calibri" w:hAnsi="Calibri" w:cs="Calibri"/>
                              <w:noProof/>
                              <w:position w:val="1"/>
                            </w:rP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E2C90E6" id="_x0000_t202" coordsize="21600,21600" o:spt="202" path="m0,0l0,21600,21600,21600,21600,0xe">
              <v:stroke joinstyle="miter"/>
              <v:path gradientshapeok="t" o:connecttype="rect"/>
            </v:shapetype>
            <v:shape id="Text_x0020_Box_x0020_34" o:spid="_x0000_s1038" type="#_x0000_t202" style="position:absolute;margin-left:533.6pt;margin-top:73.15pt;width:9.6pt;height:13pt;z-index:-23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" filled="f" stroked="f">
              <v:textbox inset="0,0,0,0">
                <w:txbxContent>
                  <w:p w14:paraId="7069FAE1" w14:textId="77777777" w:rsidR="005513D0" w:rsidRDefault="005513D0">
                    <w:pPr>
                      <w:spacing w:after="0" w:line="244" w:lineRule="exact"/>
                      <w:ind w:left="40" w:right="-20"/>
                      <w:rPr>
                        <w:rFonts w:ascii="Calibri" w:eastAsia="Calibri" w:hAnsi="Calibri" w:cs="Calibri"/>
                      </w:rPr>
                    </w:pPr>
                    <w:r>
                      <w:fldChar w:fldCharType="begin"/>
                    </w:r>
                    <w:r>
                      <w:rPr>
                        <w:rFonts w:ascii="Calibri" w:eastAsia="Calibri" w:hAnsi="Calibri" w:cs="Calibri"/>
                        <w:position w:val="1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892328">
                      <w:rPr>
                        <w:rFonts w:ascii="Calibri" w:eastAsia="Calibri" w:hAnsi="Calibri" w:cs="Calibri"/>
                        <w:noProof/>
                        <w:position w:val="1"/>
                      </w:rPr>
                      <w:t>1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0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DDE45FD" w14:textId="77777777" w:rsidR="005513D0" w:rsidRDefault="005513D0">
    <w:pPr>
      <w:spacing w:after="0" w:line="200" w:lineRule="exact"/>
      <w:rPr>
        <w:sz w:val="20"/>
        <w:szCs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503314165" behindDoc="1" locked="0" layoutInCell="1" allowOverlap="1" wp14:anchorId="6385582A" wp14:editId="0D942412">
              <wp:simplePos x="0" y="0"/>
              <wp:positionH relativeFrom="page">
                <wp:posOffset>6704965</wp:posOffset>
              </wp:positionH>
              <wp:positionV relativeFrom="page">
                <wp:posOffset>929005</wp:posOffset>
              </wp:positionV>
              <wp:extent cx="193040" cy="165100"/>
              <wp:effectExtent l="0" t="0" r="0" b="1270"/>
              <wp:wrapNone/>
              <wp:docPr id="25" name="Text Box 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93040" cy="1651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2F8AFF1" w14:textId="77777777" w:rsidR="005513D0" w:rsidRDefault="005513D0">
                          <w:pPr>
                            <w:spacing w:after="0" w:line="244" w:lineRule="exact"/>
                            <w:ind w:left="40" w:right="-20"/>
                            <w:rPr>
                              <w:rFonts w:ascii="Calibri" w:eastAsia="Calibri" w:hAnsi="Calibri" w:cs="Calibri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Calibri" w:eastAsia="Calibri" w:hAnsi="Calibri" w:cs="Calibri"/>
                              <w:position w:val="1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F43ABD">
                            <w:rPr>
                              <w:rFonts w:ascii="Calibri" w:eastAsia="Calibri" w:hAnsi="Calibri" w:cs="Calibri"/>
                              <w:noProof/>
                              <w:position w:val="1"/>
                            </w:rPr>
                            <w:t>18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385582A" id="_x0000_t202" coordsize="21600,21600" o:spt="202" path="m0,0l0,21600,21600,21600,21600,0xe">
              <v:stroke joinstyle="miter"/>
              <v:path gradientshapeok="t" o:connecttype="rect"/>
            </v:shapetype>
            <v:shape id="Text_x0020_Box_x0020_25" o:spid="_x0000_s1047" type="#_x0000_t202" style="position:absolute;margin-left:527.95pt;margin-top:73.15pt;width:15.2pt;height:13pt;z-index:-2315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" filled="f" stroked="f">
              <v:textbox inset="0,0,0,0">
                <w:txbxContent>
                  <w:p w14:paraId="32F8AFF1" w14:textId="77777777" w:rsidR="005513D0" w:rsidRDefault="005513D0">
                    <w:pPr>
                      <w:spacing w:after="0" w:line="244" w:lineRule="exact"/>
                      <w:ind w:left="40" w:right="-20"/>
                      <w:rPr>
                        <w:rFonts w:ascii="Calibri" w:eastAsia="Calibri" w:hAnsi="Calibri" w:cs="Calibri"/>
                      </w:rPr>
                    </w:pPr>
                    <w:r>
                      <w:fldChar w:fldCharType="begin"/>
                    </w:r>
                    <w:r>
                      <w:rPr>
                        <w:rFonts w:ascii="Calibri" w:eastAsia="Calibri" w:hAnsi="Calibri" w:cs="Calibri"/>
                        <w:position w:val="1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F43ABD">
                      <w:rPr>
                        <w:rFonts w:ascii="Calibri" w:eastAsia="Calibri" w:hAnsi="Calibri" w:cs="Calibri"/>
                        <w:noProof/>
                        <w:position w:val="1"/>
                      </w:rPr>
                      <w:t>18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503314166" behindDoc="1" locked="0" layoutInCell="1" allowOverlap="1" wp14:anchorId="07386DBB" wp14:editId="1AD65256">
              <wp:simplePos x="0" y="0"/>
              <wp:positionH relativeFrom="page">
                <wp:posOffset>1801495</wp:posOffset>
              </wp:positionH>
              <wp:positionV relativeFrom="page">
                <wp:posOffset>1256665</wp:posOffset>
              </wp:positionV>
              <wp:extent cx="4721225" cy="177800"/>
              <wp:effectExtent l="1270" t="0" r="1905" b="3810"/>
              <wp:wrapNone/>
              <wp:docPr id="24" name="Text Box 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721225" cy="177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0294E51" w14:textId="77777777" w:rsidR="005513D0" w:rsidRDefault="005513D0">
                          <w:pPr>
                            <w:spacing w:after="0" w:line="265" w:lineRule="exact"/>
                            <w:ind w:left="20" w:right="-56"/>
                            <w:rPr>
                              <w:rFonts w:ascii="Times New Roman" w:eastAsia="Times New Roman" w:hAnsi="Times New Roman" w:cs="Times New Roman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sz w:val="24"/>
                              <w:szCs w:val="24"/>
                            </w:rPr>
                            <w:t>d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1"/>
                              <w:sz w:val="24"/>
                              <w:szCs w:val="24"/>
                            </w:rPr>
                            <w:t>e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-1"/>
                              <w:sz w:val="24"/>
                              <w:szCs w:val="24"/>
                            </w:rPr>
                            <w:t>s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1"/>
                              <w:sz w:val="24"/>
                              <w:szCs w:val="24"/>
                            </w:rPr>
                            <w:t>a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z w:val="24"/>
                              <w:szCs w:val="24"/>
                            </w:rPr>
                            <w:t>rro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1"/>
                              <w:sz w:val="24"/>
                              <w:szCs w:val="24"/>
                            </w:rPr>
                            <w:t>lla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z w:val="24"/>
                              <w:szCs w:val="24"/>
                            </w:rPr>
                            <w:t>do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40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z w:val="24"/>
                              <w:szCs w:val="24"/>
                            </w:rPr>
                            <w:t>b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-3"/>
                              <w:sz w:val="24"/>
                              <w:szCs w:val="24"/>
                            </w:rPr>
                            <w:t>a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1"/>
                              <w:sz w:val="24"/>
                              <w:szCs w:val="24"/>
                            </w:rPr>
                            <w:t>j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z w:val="24"/>
                              <w:szCs w:val="24"/>
                            </w:rPr>
                            <w:t>o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40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z w:val="24"/>
                              <w:szCs w:val="24"/>
                            </w:rPr>
                            <w:t>un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40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4"/>
                              <w:sz w:val="24"/>
                              <w:szCs w:val="24"/>
                            </w:rPr>
                            <w:t>l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1"/>
                              <w:sz w:val="24"/>
                              <w:szCs w:val="24"/>
                            </w:rPr>
                            <w:t>e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z w:val="24"/>
                              <w:szCs w:val="24"/>
                            </w:rPr>
                            <w:t>n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-4"/>
                              <w:sz w:val="24"/>
                              <w:szCs w:val="24"/>
                            </w:rPr>
                            <w:t>g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z w:val="24"/>
                              <w:szCs w:val="24"/>
                            </w:rPr>
                            <w:t>u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1"/>
                              <w:sz w:val="24"/>
                              <w:szCs w:val="24"/>
                            </w:rPr>
                            <w:t>aj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z w:val="24"/>
                              <w:szCs w:val="24"/>
                            </w:rPr>
                            <w:t>e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41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1"/>
                              <w:sz w:val="24"/>
                              <w:szCs w:val="24"/>
                            </w:rPr>
                            <w:t>e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-1"/>
                              <w:sz w:val="24"/>
                              <w:szCs w:val="24"/>
                            </w:rPr>
                            <w:t>s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1"/>
                              <w:sz w:val="24"/>
                              <w:szCs w:val="24"/>
                            </w:rPr>
                            <w:t>tá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z w:val="24"/>
                              <w:szCs w:val="24"/>
                            </w:rPr>
                            <w:t>nd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1"/>
                              <w:sz w:val="24"/>
                              <w:szCs w:val="24"/>
                            </w:rPr>
                            <w:t>a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z w:val="24"/>
                              <w:szCs w:val="24"/>
                            </w:rPr>
                            <w:t>r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40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-3"/>
                              <w:sz w:val="24"/>
                              <w:szCs w:val="24"/>
                            </w:rPr>
                            <w:t>c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z w:val="24"/>
                              <w:szCs w:val="24"/>
                            </w:rPr>
                            <w:t>o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1"/>
                              <w:sz w:val="24"/>
                              <w:szCs w:val="24"/>
                            </w:rPr>
                            <w:t>m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z w:val="24"/>
                              <w:szCs w:val="24"/>
                            </w:rPr>
                            <w:t>o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40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z w:val="24"/>
                              <w:szCs w:val="24"/>
                            </w:rPr>
                            <w:t>C++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41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z w:val="24"/>
                              <w:szCs w:val="24"/>
                            </w:rPr>
                            <w:t>o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40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2"/>
                              <w:sz w:val="24"/>
                              <w:szCs w:val="24"/>
                            </w:rPr>
                            <w:t>J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1"/>
                              <w:sz w:val="24"/>
                              <w:szCs w:val="24"/>
                            </w:rPr>
                            <w:t>a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-4"/>
                              <w:sz w:val="24"/>
                              <w:szCs w:val="24"/>
                            </w:rPr>
                            <w:t>v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1"/>
                              <w:sz w:val="24"/>
                              <w:szCs w:val="24"/>
                            </w:rPr>
                            <w:t>a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z w:val="24"/>
                              <w:szCs w:val="24"/>
                            </w:rPr>
                            <w:t>,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44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z w:val="24"/>
                              <w:szCs w:val="24"/>
                            </w:rPr>
                            <w:t>y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36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z w:val="24"/>
                              <w:szCs w:val="24"/>
                            </w:rPr>
                            <w:t>propor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1"/>
                              <w:sz w:val="24"/>
                              <w:szCs w:val="24"/>
                            </w:rPr>
                            <w:t>ci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z w:val="24"/>
                              <w:szCs w:val="24"/>
                            </w:rPr>
                            <w:t>on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1"/>
                              <w:sz w:val="24"/>
                              <w:szCs w:val="24"/>
                            </w:rPr>
                            <w:t>a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z w:val="24"/>
                              <w:szCs w:val="24"/>
                            </w:rPr>
                            <w:t>r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7386DBB" id="Text_x0020_Box_x0020_24" o:spid="_x0000_s1048" type="#_x0000_t202" style="position:absolute;margin-left:141.85pt;margin-top:98.95pt;width:371.75pt;height:14pt;z-index:-231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" filled="f" stroked="f">
              <v:textbox inset="0,0,0,0">
                <w:txbxContent>
                  <w:p w14:paraId="70294E51" w14:textId="77777777" w:rsidR="005513D0" w:rsidRDefault="005513D0">
                    <w:pPr>
                      <w:spacing w:after="0" w:line="265" w:lineRule="exact"/>
                      <w:ind w:left="20" w:right="-56"/>
                      <w:rPr>
                        <w:rFonts w:ascii="Times New Roman" w:eastAsia="Times New Roman" w:hAnsi="Times New Roman" w:cs="Times New Roman"/>
                        <w:sz w:val="24"/>
                        <w:szCs w:val="24"/>
                      </w:rPr>
                    </w:pPr>
                    <w:r>
                      <w:rPr>
                        <w:rFonts w:ascii="Times New Roman" w:eastAsia="Times New Roman" w:hAnsi="Times New Roman" w:cs="Times New Roman"/>
                        <w:sz w:val="24"/>
                        <w:szCs w:val="24"/>
                      </w:rPr>
                      <w:t>d</w:t>
                    </w:r>
                    <w:r>
                      <w:rPr>
                        <w:rFonts w:ascii="Times New Roman" w:eastAsia="Times New Roman" w:hAnsi="Times New Roman" w:cs="Times New Roman"/>
                        <w:spacing w:val="1"/>
                        <w:sz w:val="24"/>
                        <w:szCs w:val="24"/>
                      </w:rPr>
                      <w:t>e</w:t>
                    </w:r>
                    <w:r>
                      <w:rPr>
                        <w:rFonts w:ascii="Times New Roman" w:eastAsia="Times New Roman" w:hAnsi="Times New Roman" w:cs="Times New Roman"/>
                        <w:spacing w:val="-1"/>
                        <w:sz w:val="24"/>
                        <w:szCs w:val="24"/>
                      </w:rPr>
                      <w:t>s</w:t>
                    </w:r>
                    <w:r>
                      <w:rPr>
                        <w:rFonts w:ascii="Times New Roman" w:eastAsia="Times New Roman" w:hAnsi="Times New Roman" w:cs="Times New Roman"/>
                        <w:spacing w:val="1"/>
                        <w:sz w:val="24"/>
                        <w:szCs w:val="24"/>
                      </w:rPr>
                      <w:t>a</w:t>
                    </w:r>
                    <w:r>
                      <w:rPr>
                        <w:rFonts w:ascii="Times New Roman" w:eastAsia="Times New Roman" w:hAnsi="Times New Roman" w:cs="Times New Roman"/>
                        <w:sz w:val="24"/>
                        <w:szCs w:val="24"/>
                      </w:rPr>
                      <w:t>rro</w:t>
                    </w:r>
                    <w:r>
                      <w:rPr>
                        <w:rFonts w:ascii="Times New Roman" w:eastAsia="Times New Roman" w:hAnsi="Times New Roman" w:cs="Times New Roman"/>
                        <w:spacing w:val="1"/>
                        <w:sz w:val="24"/>
                        <w:szCs w:val="24"/>
                      </w:rPr>
                      <w:t>lla</w:t>
                    </w:r>
                    <w:r>
                      <w:rPr>
                        <w:rFonts w:ascii="Times New Roman" w:eastAsia="Times New Roman" w:hAnsi="Times New Roman" w:cs="Times New Roman"/>
                        <w:sz w:val="24"/>
                        <w:szCs w:val="24"/>
                      </w:rPr>
                      <w:t>do</w:t>
                    </w:r>
                    <w:r>
                      <w:rPr>
                        <w:rFonts w:ascii="Times New Roman" w:eastAsia="Times New Roman" w:hAnsi="Times New Roman" w:cs="Times New Roman"/>
                        <w:spacing w:val="40"/>
                        <w:sz w:val="24"/>
                        <w:szCs w:val="24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sz w:val="24"/>
                        <w:szCs w:val="24"/>
                      </w:rPr>
                      <w:t>b</w:t>
                    </w:r>
                    <w:r>
                      <w:rPr>
                        <w:rFonts w:ascii="Times New Roman" w:eastAsia="Times New Roman" w:hAnsi="Times New Roman" w:cs="Times New Roman"/>
                        <w:spacing w:val="-3"/>
                        <w:sz w:val="24"/>
                        <w:szCs w:val="24"/>
                      </w:rPr>
                      <w:t>a</w:t>
                    </w:r>
                    <w:r>
                      <w:rPr>
                        <w:rFonts w:ascii="Times New Roman" w:eastAsia="Times New Roman" w:hAnsi="Times New Roman" w:cs="Times New Roman"/>
                        <w:spacing w:val="1"/>
                        <w:sz w:val="24"/>
                        <w:szCs w:val="24"/>
                      </w:rPr>
                      <w:t>j</w:t>
                    </w:r>
                    <w:r>
                      <w:rPr>
                        <w:rFonts w:ascii="Times New Roman" w:eastAsia="Times New Roman" w:hAnsi="Times New Roman" w:cs="Times New Roman"/>
                        <w:sz w:val="24"/>
                        <w:szCs w:val="24"/>
                      </w:rPr>
                      <w:t>o</w:t>
                    </w:r>
                    <w:r>
                      <w:rPr>
                        <w:rFonts w:ascii="Times New Roman" w:eastAsia="Times New Roman" w:hAnsi="Times New Roman" w:cs="Times New Roman"/>
                        <w:spacing w:val="40"/>
                        <w:sz w:val="24"/>
                        <w:szCs w:val="24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sz w:val="24"/>
                        <w:szCs w:val="24"/>
                      </w:rPr>
                      <w:t>un</w:t>
                    </w:r>
                    <w:r>
                      <w:rPr>
                        <w:rFonts w:ascii="Times New Roman" w:eastAsia="Times New Roman" w:hAnsi="Times New Roman" w:cs="Times New Roman"/>
                        <w:spacing w:val="40"/>
                        <w:sz w:val="24"/>
                        <w:szCs w:val="24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spacing w:val="4"/>
                        <w:sz w:val="24"/>
                        <w:szCs w:val="24"/>
                      </w:rPr>
                      <w:t>l</w:t>
                    </w:r>
                    <w:r>
                      <w:rPr>
                        <w:rFonts w:ascii="Times New Roman" w:eastAsia="Times New Roman" w:hAnsi="Times New Roman" w:cs="Times New Roman"/>
                        <w:spacing w:val="1"/>
                        <w:sz w:val="24"/>
                        <w:szCs w:val="24"/>
                      </w:rPr>
                      <w:t>e</w:t>
                    </w:r>
                    <w:r>
                      <w:rPr>
                        <w:rFonts w:ascii="Times New Roman" w:eastAsia="Times New Roman" w:hAnsi="Times New Roman" w:cs="Times New Roman"/>
                        <w:sz w:val="24"/>
                        <w:szCs w:val="24"/>
                      </w:rPr>
                      <w:t>n</w:t>
                    </w:r>
                    <w:r>
                      <w:rPr>
                        <w:rFonts w:ascii="Times New Roman" w:eastAsia="Times New Roman" w:hAnsi="Times New Roman" w:cs="Times New Roman"/>
                        <w:spacing w:val="-4"/>
                        <w:sz w:val="24"/>
                        <w:szCs w:val="24"/>
                      </w:rPr>
                      <w:t>g</w:t>
                    </w:r>
                    <w:r>
                      <w:rPr>
                        <w:rFonts w:ascii="Times New Roman" w:eastAsia="Times New Roman" w:hAnsi="Times New Roman" w:cs="Times New Roman"/>
                        <w:sz w:val="24"/>
                        <w:szCs w:val="24"/>
                      </w:rPr>
                      <w:t>u</w:t>
                    </w:r>
                    <w:r>
                      <w:rPr>
                        <w:rFonts w:ascii="Times New Roman" w:eastAsia="Times New Roman" w:hAnsi="Times New Roman" w:cs="Times New Roman"/>
                        <w:spacing w:val="1"/>
                        <w:sz w:val="24"/>
                        <w:szCs w:val="24"/>
                      </w:rPr>
                      <w:t>aj</w:t>
                    </w:r>
                    <w:r>
                      <w:rPr>
                        <w:rFonts w:ascii="Times New Roman" w:eastAsia="Times New Roman" w:hAnsi="Times New Roman" w:cs="Times New Roman"/>
                        <w:sz w:val="24"/>
                        <w:szCs w:val="24"/>
                      </w:rPr>
                      <w:t>e</w:t>
                    </w:r>
                    <w:r>
                      <w:rPr>
                        <w:rFonts w:ascii="Times New Roman" w:eastAsia="Times New Roman" w:hAnsi="Times New Roman" w:cs="Times New Roman"/>
                        <w:spacing w:val="41"/>
                        <w:sz w:val="24"/>
                        <w:szCs w:val="24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spacing w:val="1"/>
                        <w:sz w:val="24"/>
                        <w:szCs w:val="24"/>
                      </w:rPr>
                      <w:t>e</w:t>
                    </w:r>
                    <w:r>
                      <w:rPr>
                        <w:rFonts w:ascii="Times New Roman" w:eastAsia="Times New Roman" w:hAnsi="Times New Roman" w:cs="Times New Roman"/>
                        <w:spacing w:val="-1"/>
                        <w:sz w:val="24"/>
                        <w:szCs w:val="24"/>
                      </w:rPr>
                      <w:t>s</w:t>
                    </w:r>
                    <w:r>
                      <w:rPr>
                        <w:rFonts w:ascii="Times New Roman" w:eastAsia="Times New Roman" w:hAnsi="Times New Roman" w:cs="Times New Roman"/>
                        <w:spacing w:val="1"/>
                        <w:sz w:val="24"/>
                        <w:szCs w:val="24"/>
                      </w:rPr>
                      <w:t>tá</w:t>
                    </w:r>
                    <w:r>
                      <w:rPr>
                        <w:rFonts w:ascii="Times New Roman" w:eastAsia="Times New Roman" w:hAnsi="Times New Roman" w:cs="Times New Roman"/>
                        <w:sz w:val="24"/>
                        <w:szCs w:val="24"/>
                      </w:rPr>
                      <w:t>nd</w:t>
                    </w:r>
                    <w:r>
                      <w:rPr>
                        <w:rFonts w:ascii="Times New Roman" w:eastAsia="Times New Roman" w:hAnsi="Times New Roman" w:cs="Times New Roman"/>
                        <w:spacing w:val="1"/>
                        <w:sz w:val="24"/>
                        <w:szCs w:val="24"/>
                      </w:rPr>
                      <w:t>a</w:t>
                    </w:r>
                    <w:r>
                      <w:rPr>
                        <w:rFonts w:ascii="Times New Roman" w:eastAsia="Times New Roman" w:hAnsi="Times New Roman" w:cs="Times New Roman"/>
                        <w:sz w:val="24"/>
                        <w:szCs w:val="24"/>
                      </w:rPr>
                      <w:t>r</w:t>
                    </w:r>
                    <w:r>
                      <w:rPr>
                        <w:rFonts w:ascii="Times New Roman" w:eastAsia="Times New Roman" w:hAnsi="Times New Roman" w:cs="Times New Roman"/>
                        <w:spacing w:val="40"/>
                        <w:sz w:val="24"/>
                        <w:szCs w:val="24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spacing w:val="-3"/>
                        <w:sz w:val="24"/>
                        <w:szCs w:val="24"/>
                      </w:rPr>
                      <w:t>c</w:t>
                    </w:r>
                    <w:r>
                      <w:rPr>
                        <w:rFonts w:ascii="Times New Roman" w:eastAsia="Times New Roman" w:hAnsi="Times New Roman" w:cs="Times New Roman"/>
                        <w:sz w:val="24"/>
                        <w:szCs w:val="24"/>
                      </w:rPr>
                      <w:t>o</w:t>
                    </w:r>
                    <w:r>
                      <w:rPr>
                        <w:rFonts w:ascii="Times New Roman" w:eastAsia="Times New Roman" w:hAnsi="Times New Roman" w:cs="Times New Roman"/>
                        <w:spacing w:val="1"/>
                        <w:sz w:val="24"/>
                        <w:szCs w:val="24"/>
                      </w:rPr>
                      <w:t>m</w:t>
                    </w:r>
                    <w:r>
                      <w:rPr>
                        <w:rFonts w:ascii="Times New Roman" w:eastAsia="Times New Roman" w:hAnsi="Times New Roman" w:cs="Times New Roman"/>
                        <w:sz w:val="24"/>
                        <w:szCs w:val="24"/>
                      </w:rPr>
                      <w:t>o</w:t>
                    </w:r>
                    <w:r>
                      <w:rPr>
                        <w:rFonts w:ascii="Times New Roman" w:eastAsia="Times New Roman" w:hAnsi="Times New Roman" w:cs="Times New Roman"/>
                        <w:spacing w:val="40"/>
                        <w:sz w:val="24"/>
                        <w:szCs w:val="24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sz w:val="24"/>
                        <w:szCs w:val="24"/>
                      </w:rPr>
                      <w:t>C++</w:t>
                    </w:r>
                    <w:r>
                      <w:rPr>
                        <w:rFonts w:ascii="Times New Roman" w:eastAsia="Times New Roman" w:hAnsi="Times New Roman" w:cs="Times New Roman"/>
                        <w:spacing w:val="41"/>
                        <w:sz w:val="24"/>
                        <w:szCs w:val="24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sz w:val="24"/>
                        <w:szCs w:val="24"/>
                      </w:rPr>
                      <w:t>o</w:t>
                    </w:r>
                    <w:r>
                      <w:rPr>
                        <w:rFonts w:ascii="Times New Roman" w:eastAsia="Times New Roman" w:hAnsi="Times New Roman" w:cs="Times New Roman"/>
                        <w:spacing w:val="40"/>
                        <w:sz w:val="24"/>
                        <w:szCs w:val="24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spacing w:val="2"/>
                        <w:sz w:val="24"/>
                        <w:szCs w:val="24"/>
                      </w:rPr>
                      <w:t>J</w:t>
                    </w:r>
                    <w:r>
                      <w:rPr>
                        <w:rFonts w:ascii="Times New Roman" w:eastAsia="Times New Roman" w:hAnsi="Times New Roman" w:cs="Times New Roman"/>
                        <w:spacing w:val="1"/>
                        <w:sz w:val="24"/>
                        <w:szCs w:val="24"/>
                      </w:rPr>
                      <w:t>a</w:t>
                    </w:r>
                    <w:r>
                      <w:rPr>
                        <w:rFonts w:ascii="Times New Roman" w:eastAsia="Times New Roman" w:hAnsi="Times New Roman" w:cs="Times New Roman"/>
                        <w:spacing w:val="-4"/>
                        <w:sz w:val="24"/>
                        <w:szCs w:val="24"/>
                      </w:rPr>
                      <w:t>v</w:t>
                    </w:r>
                    <w:r>
                      <w:rPr>
                        <w:rFonts w:ascii="Times New Roman" w:eastAsia="Times New Roman" w:hAnsi="Times New Roman" w:cs="Times New Roman"/>
                        <w:spacing w:val="1"/>
                        <w:sz w:val="24"/>
                        <w:szCs w:val="24"/>
                      </w:rPr>
                      <w:t>a</w:t>
                    </w:r>
                    <w:r>
                      <w:rPr>
                        <w:rFonts w:ascii="Times New Roman" w:eastAsia="Times New Roman" w:hAnsi="Times New Roman" w:cs="Times New Roman"/>
                        <w:sz w:val="24"/>
                        <w:szCs w:val="24"/>
                      </w:rPr>
                      <w:t>,</w:t>
                    </w:r>
                    <w:r>
                      <w:rPr>
                        <w:rFonts w:ascii="Times New Roman" w:eastAsia="Times New Roman" w:hAnsi="Times New Roman" w:cs="Times New Roman"/>
                        <w:spacing w:val="44"/>
                        <w:sz w:val="24"/>
                        <w:szCs w:val="24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sz w:val="24"/>
                        <w:szCs w:val="24"/>
                      </w:rPr>
                      <w:t>y</w:t>
                    </w:r>
                    <w:r>
                      <w:rPr>
                        <w:rFonts w:ascii="Times New Roman" w:eastAsia="Times New Roman" w:hAnsi="Times New Roman" w:cs="Times New Roman"/>
                        <w:spacing w:val="36"/>
                        <w:sz w:val="24"/>
                        <w:szCs w:val="24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sz w:val="24"/>
                        <w:szCs w:val="24"/>
                      </w:rPr>
                      <w:t>propor</w:t>
                    </w:r>
                    <w:r>
                      <w:rPr>
                        <w:rFonts w:ascii="Times New Roman" w:eastAsia="Times New Roman" w:hAnsi="Times New Roman" w:cs="Times New Roman"/>
                        <w:spacing w:val="1"/>
                        <w:sz w:val="24"/>
                        <w:szCs w:val="24"/>
                      </w:rPr>
                      <w:t>ci</w:t>
                    </w:r>
                    <w:r>
                      <w:rPr>
                        <w:rFonts w:ascii="Times New Roman" w:eastAsia="Times New Roman" w:hAnsi="Times New Roman" w:cs="Times New Roman"/>
                        <w:sz w:val="24"/>
                        <w:szCs w:val="24"/>
                      </w:rPr>
                      <w:t>on</w:t>
                    </w:r>
                    <w:r>
                      <w:rPr>
                        <w:rFonts w:ascii="Times New Roman" w:eastAsia="Times New Roman" w:hAnsi="Times New Roman" w:cs="Times New Roman"/>
                        <w:spacing w:val="1"/>
                        <w:sz w:val="24"/>
                        <w:szCs w:val="24"/>
                      </w:rPr>
                      <w:t>a</w:t>
                    </w:r>
                    <w:r>
                      <w:rPr>
                        <w:rFonts w:ascii="Times New Roman" w:eastAsia="Times New Roman" w:hAnsi="Times New Roman" w:cs="Times New Roman"/>
                        <w:sz w:val="24"/>
                        <w:szCs w:val="24"/>
                      </w:rPr>
                      <w:t>r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C04A6CE" w14:textId="77777777" w:rsidR="005513D0" w:rsidRDefault="005513D0">
    <w:pPr>
      <w:spacing w:after="0" w:line="200" w:lineRule="exact"/>
      <w:rPr>
        <w:sz w:val="20"/>
        <w:szCs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503314167" behindDoc="1" locked="0" layoutInCell="1" allowOverlap="1" wp14:anchorId="2B2177F3" wp14:editId="3E035C6D">
              <wp:simplePos x="0" y="0"/>
              <wp:positionH relativeFrom="page">
                <wp:posOffset>6704965</wp:posOffset>
              </wp:positionH>
              <wp:positionV relativeFrom="page">
                <wp:posOffset>929005</wp:posOffset>
              </wp:positionV>
              <wp:extent cx="193040" cy="165100"/>
              <wp:effectExtent l="0" t="0" r="0" b="1270"/>
              <wp:wrapNone/>
              <wp:docPr id="23" name="Text Box 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93040" cy="1651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D242256" w14:textId="77777777" w:rsidR="005513D0" w:rsidRDefault="005513D0">
                          <w:pPr>
                            <w:spacing w:after="0" w:line="244" w:lineRule="exact"/>
                            <w:ind w:left="40" w:right="-20"/>
                            <w:rPr>
                              <w:rFonts w:ascii="Calibri" w:eastAsia="Calibri" w:hAnsi="Calibri" w:cs="Calibri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Calibri" w:eastAsia="Calibri" w:hAnsi="Calibri" w:cs="Calibri"/>
                              <w:position w:val="1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F43ABD">
                            <w:rPr>
                              <w:rFonts w:ascii="Calibri" w:eastAsia="Calibri" w:hAnsi="Calibri" w:cs="Calibri"/>
                              <w:noProof/>
                              <w:position w:val="1"/>
                            </w:rPr>
                            <w:t>19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B2177F3" id="_x0000_t202" coordsize="21600,21600" o:spt="202" path="m0,0l0,21600,21600,21600,21600,0xe">
              <v:stroke joinstyle="miter"/>
              <v:path gradientshapeok="t" o:connecttype="rect"/>
            </v:shapetype>
            <v:shape id="Text_x0020_Box_x0020_23" o:spid="_x0000_s1049" type="#_x0000_t202" style="position:absolute;margin-left:527.95pt;margin-top:73.15pt;width:15.2pt;height:13pt;z-index:-2313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" filled="f" stroked="f">
              <v:textbox inset="0,0,0,0">
                <w:txbxContent>
                  <w:p w14:paraId="6D242256" w14:textId="77777777" w:rsidR="005513D0" w:rsidRDefault="005513D0">
                    <w:pPr>
                      <w:spacing w:after="0" w:line="244" w:lineRule="exact"/>
                      <w:ind w:left="40" w:right="-20"/>
                      <w:rPr>
                        <w:rFonts w:ascii="Calibri" w:eastAsia="Calibri" w:hAnsi="Calibri" w:cs="Calibri"/>
                      </w:rPr>
                    </w:pPr>
                    <w:r>
                      <w:fldChar w:fldCharType="begin"/>
                    </w:r>
                    <w:r>
                      <w:rPr>
                        <w:rFonts w:ascii="Calibri" w:eastAsia="Calibri" w:hAnsi="Calibri" w:cs="Calibri"/>
                        <w:position w:val="1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F43ABD">
                      <w:rPr>
                        <w:rFonts w:ascii="Calibri" w:eastAsia="Calibri" w:hAnsi="Calibri" w:cs="Calibri"/>
                        <w:noProof/>
                        <w:position w:val="1"/>
                      </w:rPr>
                      <w:t>19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503314168" behindDoc="1" locked="0" layoutInCell="1" allowOverlap="1" wp14:anchorId="21FD8F73" wp14:editId="1774FE0E">
              <wp:simplePos x="0" y="0"/>
              <wp:positionH relativeFrom="page">
                <wp:posOffset>1343660</wp:posOffset>
              </wp:positionH>
              <wp:positionV relativeFrom="page">
                <wp:posOffset>1256665</wp:posOffset>
              </wp:positionV>
              <wp:extent cx="5171440" cy="177800"/>
              <wp:effectExtent l="635" t="0" r="0" b="3810"/>
              <wp:wrapNone/>
              <wp:docPr id="22" name="Text Box 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171440" cy="177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6909D19" w14:textId="77777777" w:rsidR="005513D0" w:rsidRDefault="005513D0">
                          <w:pPr>
                            <w:spacing w:after="0" w:line="265" w:lineRule="exact"/>
                            <w:ind w:left="20" w:right="-56"/>
                            <w:rPr>
                              <w:rFonts w:ascii="Times New Roman" w:eastAsia="Times New Roman" w:hAnsi="Times New Roman" w:cs="Times New Roman"/>
                              <w:sz w:val="24"/>
                              <w:szCs w:val="24"/>
                            </w:rPr>
                          </w:pPr>
                          <w:proofErr w:type="gramStart"/>
                          <w:r>
                            <w:rPr>
                              <w:rFonts w:ascii="Times New Roman" w:eastAsia="Times New Roman" w:hAnsi="Times New Roman" w:cs="Times New Roman"/>
                              <w:sz w:val="24"/>
                              <w:szCs w:val="24"/>
                            </w:rPr>
                            <w:t xml:space="preserve">Con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32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z w:val="24"/>
                              <w:szCs w:val="24"/>
                            </w:rPr>
                            <w:t>de</w:t>
                          </w:r>
                          <w:proofErr w:type="gramEnd"/>
                          <w:r>
                            <w:rPr>
                              <w:rFonts w:ascii="Times New Roman" w:eastAsia="Times New Roman" w:hAnsi="Times New Roman" w:cs="Times New Roman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33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1"/>
                              <w:sz w:val="24"/>
                              <w:szCs w:val="24"/>
                            </w:rPr>
                            <w:t>e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-1"/>
                              <w:sz w:val="24"/>
                              <w:szCs w:val="24"/>
                            </w:rPr>
                            <w:t>s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1"/>
                              <w:sz w:val="24"/>
                              <w:szCs w:val="24"/>
                            </w:rPr>
                            <w:t>t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z w:val="24"/>
                              <w:szCs w:val="24"/>
                            </w:rPr>
                            <w:t xml:space="preserve">a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29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1"/>
                              <w:sz w:val="24"/>
                              <w:szCs w:val="24"/>
                            </w:rPr>
                            <w:t>ca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z w:val="24"/>
                              <w:szCs w:val="24"/>
                            </w:rPr>
                            <w:t>r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-2"/>
                              <w:sz w:val="24"/>
                              <w:szCs w:val="24"/>
                            </w:rPr>
                            <w:t>a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1"/>
                              <w:sz w:val="24"/>
                              <w:szCs w:val="24"/>
                            </w:rPr>
                            <w:t>cte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-4"/>
                              <w:sz w:val="24"/>
                              <w:szCs w:val="24"/>
                            </w:rPr>
                            <w:t>r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1"/>
                              <w:sz w:val="24"/>
                              <w:szCs w:val="24"/>
                            </w:rPr>
                            <w:t>í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-1"/>
                              <w:sz w:val="24"/>
                              <w:szCs w:val="24"/>
                            </w:rPr>
                            <w:t>s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1"/>
                              <w:sz w:val="24"/>
                              <w:szCs w:val="24"/>
                            </w:rPr>
                            <w:t>ti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-3"/>
                              <w:sz w:val="24"/>
                              <w:szCs w:val="24"/>
                            </w:rPr>
                            <w:t>c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z w:val="24"/>
                              <w:szCs w:val="24"/>
                            </w:rPr>
                            <w:t xml:space="preserve">a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33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z w:val="24"/>
                              <w:szCs w:val="24"/>
                            </w:rPr>
                            <w:t>b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1"/>
                              <w:sz w:val="24"/>
                              <w:szCs w:val="24"/>
                            </w:rPr>
                            <w:t>a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-1"/>
                              <w:sz w:val="24"/>
                              <w:szCs w:val="24"/>
                            </w:rPr>
                            <w:t>s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-3"/>
                              <w:sz w:val="24"/>
                              <w:szCs w:val="24"/>
                            </w:rPr>
                            <w:t>t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1"/>
                              <w:sz w:val="24"/>
                              <w:szCs w:val="24"/>
                            </w:rPr>
                            <w:t>a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z w:val="24"/>
                              <w:szCs w:val="24"/>
                            </w:rPr>
                            <w:t>n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1"/>
                              <w:sz w:val="24"/>
                              <w:szCs w:val="24"/>
                            </w:rPr>
                            <w:t>t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z w:val="24"/>
                              <w:szCs w:val="24"/>
                            </w:rPr>
                            <w:t xml:space="preserve">e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29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1"/>
                              <w:sz w:val="24"/>
                              <w:szCs w:val="24"/>
                            </w:rPr>
                            <w:t>i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-3"/>
                              <w:sz w:val="24"/>
                              <w:szCs w:val="24"/>
                            </w:rPr>
                            <w:t>m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z w:val="24"/>
                              <w:szCs w:val="24"/>
                            </w:rPr>
                            <w:t>por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1"/>
                              <w:sz w:val="24"/>
                              <w:szCs w:val="24"/>
                            </w:rPr>
                            <w:t>ta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z w:val="24"/>
                              <w:szCs w:val="24"/>
                            </w:rPr>
                            <w:t>n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1"/>
                              <w:sz w:val="24"/>
                              <w:szCs w:val="24"/>
                            </w:rPr>
                            <w:t>t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z w:val="24"/>
                              <w:szCs w:val="24"/>
                            </w:rPr>
                            <w:t xml:space="preserve">e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33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-4"/>
                              <w:sz w:val="24"/>
                              <w:szCs w:val="24"/>
                            </w:rPr>
                            <w:t>p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1"/>
                              <w:sz w:val="24"/>
                              <w:szCs w:val="24"/>
                            </w:rPr>
                            <w:t>a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z w:val="24"/>
                              <w:szCs w:val="24"/>
                            </w:rPr>
                            <w:t xml:space="preserve">ra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29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1"/>
                              <w:sz w:val="24"/>
                              <w:szCs w:val="24"/>
                            </w:rPr>
                            <w:t>l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z w:val="24"/>
                              <w:szCs w:val="24"/>
                            </w:rPr>
                            <w:t xml:space="preserve">os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30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z w:val="24"/>
                              <w:szCs w:val="24"/>
                            </w:rPr>
                            <w:t>d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1"/>
                              <w:sz w:val="24"/>
                              <w:szCs w:val="24"/>
                            </w:rPr>
                            <w:t>i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-1"/>
                              <w:sz w:val="24"/>
                              <w:szCs w:val="24"/>
                            </w:rPr>
                            <w:t>s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z w:val="24"/>
                              <w:szCs w:val="24"/>
                            </w:rPr>
                            <w:t>po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-1"/>
                              <w:sz w:val="24"/>
                              <w:szCs w:val="24"/>
                            </w:rPr>
                            <w:t>s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1"/>
                              <w:sz w:val="24"/>
                              <w:szCs w:val="24"/>
                            </w:rPr>
                            <w:t>iti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-4"/>
                              <w:sz w:val="24"/>
                              <w:szCs w:val="24"/>
                            </w:rPr>
                            <w:t>v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z w:val="24"/>
                              <w:szCs w:val="24"/>
                            </w:rPr>
                            <w:t xml:space="preserve">os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30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1"/>
                              <w:sz w:val="24"/>
                              <w:szCs w:val="24"/>
                            </w:rPr>
                            <w:t>m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z w:val="24"/>
                              <w:szCs w:val="24"/>
                            </w:rPr>
                            <w:t>ó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-4"/>
                              <w:sz w:val="24"/>
                              <w:szCs w:val="24"/>
                            </w:rPr>
                            <w:t>v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1"/>
                              <w:sz w:val="24"/>
                              <w:szCs w:val="24"/>
                            </w:rPr>
                            <w:t>ile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-1"/>
                              <w:sz w:val="24"/>
                              <w:szCs w:val="24"/>
                            </w:rPr>
                            <w:t>s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z w:val="24"/>
                              <w:szCs w:val="24"/>
                            </w:rPr>
                            <w:t>,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1FD8F73" id="Text_x0020_Box_x0020_22" o:spid="_x0000_s1050" type="#_x0000_t202" style="position:absolute;margin-left:105.8pt;margin-top:98.95pt;width:407.2pt;height:14pt;z-index:-2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" filled="f" stroked="f">
              <v:textbox inset="0,0,0,0">
                <w:txbxContent>
                  <w:p w14:paraId="06909D19" w14:textId="77777777" w:rsidR="005513D0" w:rsidRDefault="005513D0">
                    <w:pPr>
                      <w:spacing w:after="0" w:line="265" w:lineRule="exact"/>
                      <w:ind w:left="20" w:right="-56"/>
                      <w:rPr>
                        <w:rFonts w:ascii="Times New Roman" w:eastAsia="Times New Roman" w:hAnsi="Times New Roman" w:cs="Times New Roman"/>
                        <w:sz w:val="24"/>
                        <w:szCs w:val="24"/>
                      </w:rPr>
                    </w:pPr>
                    <w:proofErr w:type="gramStart"/>
                    <w:r>
                      <w:rPr>
                        <w:rFonts w:ascii="Times New Roman" w:eastAsia="Times New Roman" w:hAnsi="Times New Roman" w:cs="Times New Roman"/>
                        <w:sz w:val="24"/>
                        <w:szCs w:val="24"/>
                      </w:rPr>
                      <w:t xml:space="preserve">Con </w:t>
                    </w:r>
                    <w:r>
                      <w:rPr>
                        <w:rFonts w:ascii="Times New Roman" w:eastAsia="Times New Roman" w:hAnsi="Times New Roman" w:cs="Times New Roman"/>
                        <w:spacing w:val="32"/>
                        <w:sz w:val="24"/>
                        <w:szCs w:val="24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sz w:val="24"/>
                        <w:szCs w:val="24"/>
                      </w:rPr>
                      <w:t>de</w:t>
                    </w:r>
                    <w:proofErr w:type="gramEnd"/>
                    <w:r>
                      <w:rPr>
                        <w:rFonts w:ascii="Times New Roman" w:eastAsia="Times New Roman" w:hAnsi="Times New Roman" w:cs="Times New Roman"/>
                        <w:sz w:val="24"/>
                        <w:szCs w:val="24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spacing w:val="33"/>
                        <w:sz w:val="24"/>
                        <w:szCs w:val="24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spacing w:val="1"/>
                        <w:sz w:val="24"/>
                        <w:szCs w:val="24"/>
                      </w:rPr>
                      <w:t>e</w:t>
                    </w:r>
                    <w:r>
                      <w:rPr>
                        <w:rFonts w:ascii="Times New Roman" w:eastAsia="Times New Roman" w:hAnsi="Times New Roman" w:cs="Times New Roman"/>
                        <w:spacing w:val="-1"/>
                        <w:sz w:val="24"/>
                        <w:szCs w:val="24"/>
                      </w:rPr>
                      <w:t>s</w:t>
                    </w:r>
                    <w:r>
                      <w:rPr>
                        <w:rFonts w:ascii="Times New Roman" w:eastAsia="Times New Roman" w:hAnsi="Times New Roman" w:cs="Times New Roman"/>
                        <w:spacing w:val="1"/>
                        <w:sz w:val="24"/>
                        <w:szCs w:val="24"/>
                      </w:rPr>
                      <w:t>t</w:t>
                    </w:r>
                    <w:r>
                      <w:rPr>
                        <w:rFonts w:ascii="Times New Roman" w:eastAsia="Times New Roman" w:hAnsi="Times New Roman" w:cs="Times New Roman"/>
                        <w:sz w:val="24"/>
                        <w:szCs w:val="24"/>
                      </w:rPr>
                      <w:t xml:space="preserve">a </w:t>
                    </w:r>
                    <w:r>
                      <w:rPr>
                        <w:rFonts w:ascii="Times New Roman" w:eastAsia="Times New Roman" w:hAnsi="Times New Roman" w:cs="Times New Roman"/>
                        <w:spacing w:val="29"/>
                        <w:sz w:val="24"/>
                        <w:szCs w:val="24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spacing w:val="1"/>
                        <w:sz w:val="24"/>
                        <w:szCs w:val="24"/>
                      </w:rPr>
                      <w:t>ca</w:t>
                    </w:r>
                    <w:r>
                      <w:rPr>
                        <w:rFonts w:ascii="Times New Roman" w:eastAsia="Times New Roman" w:hAnsi="Times New Roman" w:cs="Times New Roman"/>
                        <w:sz w:val="24"/>
                        <w:szCs w:val="24"/>
                      </w:rPr>
                      <w:t>r</w:t>
                    </w:r>
                    <w:r>
                      <w:rPr>
                        <w:rFonts w:ascii="Times New Roman" w:eastAsia="Times New Roman" w:hAnsi="Times New Roman" w:cs="Times New Roman"/>
                        <w:spacing w:val="-2"/>
                        <w:sz w:val="24"/>
                        <w:szCs w:val="24"/>
                      </w:rPr>
                      <w:t>a</w:t>
                    </w:r>
                    <w:r>
                      <w:rPr>
                        <w:rFonts w:ascii="Times New Roman" w:eastAsia="Times New Roman" w:hAnsi="Times New Roman" w:cs="Times New Roman"/>
                        <w:spacing w:val="1"/>
                        <w:sz w:val="24"/>
                        <w:szCs w:val="24"/>
                      </w:rPr>
                      <w:t>cte</w:t>
                    </w:r>
                    <w:r>
                      <w:rPr>
                        <w:rFonts w:ascii="Times New Roman" w:eastAsia="Times New Roman" w:hAnsi="Times New Roman" w:cs="Times New Roman"/>
                        <w:spacing w:val="-4"/>
                        <w:sz w:val="24"/>
                        <w:szCs w:val="24"/>
                      </w:rPr>
                      <w:t>r</w:t>
                    </w:r>
                    <w:r>
                      <w:rPr>
                        <w:rFonts w:ascii="Times New Roman" w:eastAsia="Times New Roman" w:hAnsi="Times New Roman" w:cs="Times New Roman"/>
                        <w:spacing w:val="1"/>
                        <w:sz w:val="24"/>
                        <w:szCs w:val="24"/>
                      </w:rPr>
                      <w:t>í</w:t>
                    </w:r>
                    <w:r>
                      <w:rPr>
                        <w:rFonts w:ascii="Times New Roman" w:eastAsia="Times New Roman" w:hAnsi="Times New Roman" w:cs="Times New Roman"/>
                        <w:spacing w:val="-1"/>
                        <w:sz w:val="24"/>
                        <w:szCs w:val="24"/>
                      </w:rPr>
                      <w:t>s</w:t>
                    </w:r>
                    <w:r>
                      <w:rPr>
                        <w:rFonts w:ascii="Times New Roman" w:eastAsia="Times New Roman" w:hAnsi="Times New Roman" w:cs="Times New Roman"/>
                        <w:spacing w:val="1"/>
                        <w:sz w:val="24"/>
                        <w:szCs w:val="24"/>
                      </w:rPr>
                      <w:t>ti</w:t>
                    </w:r>
                    <w:r>
                      <w:rPr>
                        <w:rFonts w:ascii="Times New Roman" w:eastAsia="Times New Roman" w:hAnsi="Times New Roman" w:cs="Times New Roman"/>
                        <w:spacing w:val="-3"/>
                        <w:sz w:val="24"/>
                        <w:szCs w:val="24"/>
                      </w:rPr>
                      <w:t>c</w:t>
                    </w:r>
                    <w:r>
                      <w:rPr>
                        <w:rFonts w:ascii="Times New Roman" w:eastAsia="Times New Roman" w:hAnsi="Times New Roman" w:cs="Times New Roman"/>
                        <w:sz w:val="24"/>
                        <w:szCs w:val="24"/>
                      </w:rPr>
                      <w:t xml:space="preserve">a </w:t>
                    </w:r>
                    <w:r>
                      <w:rPr>
                        <w:rFonts w:ascii="Times New Roman" w:eastAsia="Times New Roman" w:hAnsi="Times New Roman" w:cs="Times New Roman"/>
                        <w:spacing w:val="33"/>
                        <w:sz w:val="24"/>
                        <w:szCs w:val="24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sz w:val="24"/>
                        <w:szCs w:val="24"/>
                      </w:rPr>
                      <w:t>b</w:t>
                    </w:r>
                    <w:r>
                      <w:rPr>
                        <w:rFonts w:ascii="Times New Roman" w:eastAsia="Times New Roman" w:hAnsi="Times New Roman" w:cs="Times New Roman"/>
                        <w:spacing w:val="1"/>
                        <w:sz w:val="24"/>
                        <w:szCs w:val="24"/>
                      </w:rPr>
                      <w:t>a</w:t>
                    </w:r>
                    <w:r>
                      <w:rPr>
                        <w:rFonts w:ascii="Times New Roman" w:eastAsia="Times New Roman" w:hAnsi="Times New Roman" w:cs="Times New Roman"/>
                        <w:spacing w:val="-1"/>
                        <w:sz w:val="24"/>
                        <w:szCs w:val="24"/>
                      </w:rPr>
                      <w:t>s</w:t>
                    </w:r>
                    <w:r>
                      <w:rPr>
                        <w:rFonts w:ascii="Times New Roman" w:eastAsia="Times New Roman" w:hAnsi="Times New Roman" w:cs="Times New Roman"/>
                        <w:spacing w:val="-3"/>
                        <w:sz w:val="24"/>
                        <w:szCs w:val="24"/>
                      </w:rPr>
                      <w:t>t</w:t>
                    </w:r>
                    <w:r>
                      <w:rPr>
                        <w:rFonts w:ascii="Times New Roman" w:eastAsia="Times New Roman" w:hAnsi="Times New Roman" w:cs="Times New Roman"/>
                        <w:spacing w:val="1"/>
                        <w:sz w:val="24"/>
                        <w:szCs w:val="24"/>
                      </w:rPr>
                      <w:t>a</w:t>
                    </w:r>
                    <w:r>
                      <w:rPr>
                        <w:rFonts w:ascii="Times New Roman" w:eastAsia="Times New Roman" w:hAnsi="Times New Roman" w:cs="Times New Roman"/>
                        <w:sz w:val="24"/>
                        <w:szCs w:val="24"/>
                      </w:rPr>
                      <w:t>n</w:t>
                    </w:r>
                    <w:r>
                      <w:rPr>
                        <w:rFonts w:ascii="Times New Roman" w:eastAsia="Times New Roman" w:hAnsi="Times New Roman" w:cs="Times New Roman"/>
                        <w:spacing w:val="1"/>
                        <w:sz w:val="24"/>
                        <w:szCs w:val="24"/>
                      </w:rPr>
                      <w:t>t</w:t>
                    </w:r>
                    <w:r>
                      <w:rPr>
                        <w:rFonts w:ascii="Times New Roman" w:eastAsia="Times New Roman" w:hAnsi="Times New Roman" w:cs="Times New Roman"/>
                        <w:sz w:val="24"/>
                        <w:szCs w:val="24"/>
                      </w:rPr>
                      <w:t xml:space="preserve">e </w:t>
                    </w:r>
                    <w:r>
                      <w:rPr>
                        <w:rFonts w:ascii="Times New Roman" w:eastAsia="Times New Roman" w:hAnsi="Times New Roman" w:cs="Times New Roman"/>
                        <w:spacing w:val="29"/>
                        <w:sz w:val="24"/>
                        <w:szCs w:val="24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spacing w:val="1"/>
                        <w:sz w:val="24"/>
                        <w:szCs w:val="24"/>
                      </w:rPr>
                      <w:t>i</w:t>
                    </w:r>
                    <w:r>
                      <w:rPr>
                        <w:rFonts w:ascii="Times New Roman" w:eastAsia="Times New Roman" w:hAnsi="Times New Roman" w:cs="Times New Roman"/>
                        <w:spacing w:val="-3"/>
                        <w:sz w:val="24"/>
                        <w:szCs w:val="24"/>
                      </w:rPr>
                      <w:t>m</w:t>
                    </w:r>
                    <w:r>
                      <w:rPr>
                        <w:rFonts w:ascii="Times New Roman" w:eastAsia="Times New Roman" w:hAnsi="Times New Roman" w:cs="Times New Roman"/>
                        <w:sz w:val="24"/>
                        <w:szCs w:val="24"/>
                      </w:rPr>
                      <w:t>por</w:t>
                    </w:r>
                    <w:r>
                      <w:rPr>
                        <w:rFonts w:ascii="Times New Roman" w:eastAsia="Times New Roman" w:hAnsi="Times New Roman" w:cs="Times New Roman"/>
                        <w:spacing w:val="1"/>
                        <w:sz w:val="24"/>
                        <w:szCs w:val="24"/>
                      </w:rPr>
                      <w:t>ta</w:t>
                    </w:r>
                    <w:r>
                      <w:rPr>
                        <w:rFonts w:ascii="Times New Roman" w:eastAsia="Times New Roman" w:hAnsi="Times New Roman" w:cs="Times New Roman"/>
                        <w:sz w:val="24"/>
                        <w:szCs w:val="24"/>
                      </w:rPr>
                      <w:t>n</w:t>
                    </w:r>
                    <w:r>
                      <w:rPr>
                        <w:rFonts w:ascii="Times New Roman" w:eastAsia="Times New Roman" w:hAnsi="Times New Roman" w:cs="Times New Roman"/>
                        <w:spacing w:val="1"/>
                        <w:sz w:val="24"/>
                        <w:szCs w:val="24"/>
                      </w:rPr>
                      <w:t>t</w:t>
                    </w:r>
                    <w:r>
                      <w:rPr>
                        <w:rFonts w:ascii="Times New Roman" w:eastAsia="Times New Roman" w:hAnsi="Times New Roman" w:cs="Times New Roman"/>
                        <w:sz w:val="24"/>
                        <w:szCs w:val="24"/>
                      </w:rPr>
                      <w:t xml:space="preserve">e </w:t>
                    </w:r>
                    <w:r>
                      <w:rPr>
                        <w:rFonts w:ascii="Times New Roman" w:eastAsia="Times New Roman" w:hAnsi="Times New Roman" w:cs="Times New Roman"/>
                        <w:spacing w:val="33"/>
                        <w:sz w:val="24"/>
                        <w:szCs w:val="24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spacing w:val="-4"/>
                        <w:sz w:val="24"/>
                        <w:szCs w:val="24"/>
                      </w:rPr>
                      <w:t>p</w:t>
                    </w:r>
                    <w:r>
                      <w:rPr>
                        <w:rFonts w:ascii="Times New Roman" w:eastAsia="Times New Roman" w:hAnsi="Times New Roman" w:cs="Times New Roman"/>
                        <w:spacing w:val="1"/>
                        <w:sz w:val="24"/>
                        <w:szCs w:val="24"/>
                      </w:rPr>
                      <w:t>a</w:t>
                    </w:r>
                    <w:r>
                      <w:rPr>
                        <w:rFonts w:ascii="Times New Roman" w:eastAsia="Times New Roman" w:hAnsi="Times New Roman" w:cs="Times New Roman"/>
                        <w:sz w:val="24"/>
                        <w:szCs w:val="24"/>
                      </w:rPr>
                      <w:t xml:space="preserve">ra </w:t>
                    </w:r>
                    <w:r>
                      <w:rPr>
                        <w:rFonts w:ascii="Times New Roman" w:eastAsia="Times New Roman" w:hAnsi="Times New Roman" w:cs="Times New Roman"/>
                        <w:spacing w:val="29"/>
                        <w:sz w:val="24"/>
                        <w:szCs w:val="24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spacing w:val="1"/>
                        <w:sz w:val="24"/>
                        <w:szCs w:val="24"/>
                      </w:rPr>
                      <w:t>l</w:t>
                    </w:r>
                    <w:r>
                      <w:rPr>
                        <w:rFonts w:ascii="Times New Roman" w:eastAsia="Times New Roman" w:hAnsi="Times New Roman" w:cs="Times New Roman"/>
                        <w:sz w:val="24"/>
                        <w:szCs w:val="24"/>
                      </w:rPr>
                      <w:t xml:space="preserve">os </w:t>
                    </w:r>
                    <w:r>
                      <w:rPr>
                        <w:rFonts w:ascii="Times New Roman" w:eastAsia="Times New Roman" w:hAnsi="Times New Roman" w:cs="Times New Roman"/>
                        <w:spacing w:val="30"/>
                        <w:sz w:val="24"/>
                        <w:szCs w:val="24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sz w:val="24"/>
                        <w:szCs w:val="24"/>
                      </w:rPr>
                      <w:t>d</w:t>
                    </w:r>
                    <w:r>
                      <w:rPr>
                        <w:rFonts w:ascii="Times New Roman" w:eastAsia="Times New Roman" w:hAnsi="Times New Roman" w:cs="Times New Roman"/>
                        <w:spacing w:val="1"/>
                        <w:sz w:val="24"/>
                        <w:szCs w:val="24"/>
                      </w:rPr>
                      <w:t>i</w:t>
                    </w:r>
                    <w:r>
                      <w:rPr>
                        <w:rFonts w:ascii="Times New Roman" w:eastAsia="Times New Roman" w:hAnsi="Times New Roman" w:cs="Times New Roman"/>
                        <w:spacing w:val="-1"/>
                        <w:sz w:val="24"/>
                        <w:szCs w:val="24"/>
                      </w:rPr>
                      <w:t>s</w:t>
                    </w:r>
                    <w:r>
                      <w:rPr>
                        <w:rFonts w:ascii="Times New Roman" w:eastAsia="Times New Roman" w:hAnsi="Times New Roman" w:cs="Times New Roman"/>
                        <w:sz w:val="24"/>
                        <w:szCs w:val="24"/>
                      </w:rPr>
                      <w:t>po</w:t>
                    </w:r>
                    <w:r>
                      <w:rPr>
                        <w:rFonts w:ascii="Times New Roman" w:eastAsia="Times New Roman" w:hAnsi="Times New Roman" w:cs="Times New Roman"/>
                        <w:spacing w:val="-1"/>
                        <w:sz w:val="24"/>
                        <w:szCs w:val="24"/>
                      </w:rPr>
                      <w:t>s</w:t>
                    </w:r>
                    <w:r>
                      <w:rPr>
                        <w:rFonts w:ascii="Times New Roman" w:eastAsia="Times New Roman" w:hAnsi="Times New Roman" w:cs="Times New Roman"/>
                        <w:spacing w:val="1"/>
                        <w:sz w:val="24"/>
                        <w:szCs w:val="24"/>
                      </w:rPr>
                      <w:t>iti</w:t>
                    </w:r>
                    <w:r>
                      <w:rPr>
                        <w:rFonts w:ascii="Times New Roman" w:eastAsia="Times New Roman" w:hAnsi="Times New Roman" w:cs="Times New Roman"/>
                        <w:spacing w:val="-4"/>
                        <w:sz w:val="24"/>
                        <w:szCs w:val="24"/>
                      </w:rPr>
                      <w:t>v</w:t>
                    </w:r>
                    <w:r>
                      <w:rPr>
                        <w:rFonts w:ascii="Times New Roman" w:eastAsia="Times New Roman" w:hAnsi="Times New Roman" w:cs="Times New Roman"/>
                        <w:sz w:val="24"/>
                        <w:szCs w:val="24"/>
                      </w:rPr>
                      <w:t xml:space="preserve">os </w:t>
                    </w:r>
                    <w:r>
                      <w:rPr>
                        <w:rFonts w:ascii="Times New Roman" w:eastAsia="Times New Roman" w:hAnsi="Times New Roman" w:cs="Times New Roman"/>
                        <w:spacing w:val="30"/>
                        <w:sz w:val="24"/>
                        <w:szCs w:val="24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spacing w:val="1"/>
                        <w:sz w:val="24"/>
                        <w:szCs w:val="24"/>
                      </w:rPr>
                      <w:t>m</w:t>
                    </w:r>
                    <w:r>
                      <w:rPr>
                        <w:rFonts w:ascii="Times New Roman" w:eastAsia="Times New Roman" w:hAnsi="Times New Roman" w:cs="Times New Roman"/>
                        <w:sz w:val="24"/>
                        <w:szCs w:val="24"/>
                      </w:rPr>
                      <w:t>ó</w:t>
                    </w:r>
                    <w:r>
                      <w:rPr>
                        <w:rFonts w:ascii="Times New Roman" w:eastAsia="Times New Roman" w:hAnsi="Times New Roman" w:cs="Times New Roman"/>
                        <w:spacing w:val="-4"/>
                        <w:sz w:val="24"/>
                        <w:szCs w:val="24"/>
                      </w:rPr>
                      <w:t>v</w:t>
                    </w:r>
                    <w:r>
                      <w:rPr>
                        <w:rFonts w:ascii="Times New Roman" w:eastAsia="Times New Roman" w:hAnsi="Times New Roman" w:cs="Times New Roman"/>
                        <w:spacing w:val="1"/>
                        <w:sz w:val="24"/>
                        <w:szCs w:val="24"/>
                      </w:rPr>
                      <w:t>ile</w:t>
                    </w:r>
                    <w:r>
                      <w:rPr>
                        <w:rFonts w:ascii="Times New Roman" w:eastAsia="Times New Roman" w:hAnsi="Times New Roman" w:cs="Times New Roman"/>
                        <w:spacing w:val="-1"/>
                        <w:sz w:val="24"/>
                        <w:szCs w:val="24"/>
                      </w:rPr>
                      <w:t>s</w:t>
                    </w:r>
                    <w:r>
                      <w:rPr>
                        <w:rFonts w:ascii="Times New Roman" w:eastAsia="Times New Roman" w:hAnsi="Times New Roman" w:cs="Times New Roman"/>
                        <w:sz w:val="24"/>
                        <w:szCs w:val="24"/>
                      </w:rPr>
                      <w:t>,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C5C9140" w14:textId="77777777" w:rsidR="005513D0" w:rsidRDefault="005513D0">
    <w:pPr>
      <w:spacing w:after="0" w:line="200" w:lineRule="exact"/>
      <w:rPr>
        <w:sz w:val="20"/>
        <w:szCs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503314169" behindDoc="1" locked="0" layoutInCell="1" allowOverlap="1" wp14:anchorId="7E43194D" wp14:editId="6F2EA458">
              <wp:simplePos x="0" y="0"/>
              <wp:positionH relativeFrom="page">
                <wp:posOffset>6704965</wp:posOffset>
              </wp:positionH>
              <wp:positionV relativeFrom="page">
                <wp:posOffset>929005</wp:posOffset>
              </wp:positionV>
              <wp:extent cx="193040" cy="165100"/>
              <wp:effectExtent l="0" t="0" r="0" b="1270"/>
              <wp:wrapNone/>
              <wp:docPr id="21" name="Text Box 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93040" cy="1651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EFA9470" w14:textId="77777777" w:rsidR="005513D0" w:rsidRDefault="005513D0">
                          <w:pPr>
                            <w:spacing w:after="0" w:line="244" w:lineRule="exact"/>
                            <w:ind w:left="40" w:right="-20"/>
                            <w:rPr>
                              <w:rFonts w:ascii="Calibri" w:eastAsia="Calibri" w:hAnsi="Calibri" w:cs="Calibri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Calibri" w:eastAsia="Calibri" w:hAnsi="Calibri" w:cs="Calibri"/>
                              <w:position w:val="1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F43ABD">
                            <w:rPr>
                              <w:rFonts w:ascii="Calibri" w:eastAsia="Calibri" w:hAnsi="Calibri" w:cs="Calibri"/>
                              <w:noProof/>
                              <w:position w:val="1"/>
                            </w:rPr>
                            <w:t>24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E43194D" id="_x0000_t202" coordsize="21600,21600" o:spt="202" path="m0,0l0,21600,21600,21600,21600,0xe">
              <v:stroke joinstyle="miter"/>
              <v:path gradientshapeok="t" o:connecttype="rect"/>
            </v:shapetype>
            <v:shape id="Text_x0020_Box_x0020_21" o:spid="_x0000_s1051" type="#_x0000_t202" style="position:absolute;margin-left:527.95pt;margin-top:73.15pt;width:15.2pt;height:13pt;z-index:-2311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" filled="f" stroked="f">
              <v:textbox inset="0,0,0,0">
                <w:txbxContent>
                  <w:p w14:paraId="6EFA9470" w14:textId="77777777" w:rsidR="005513D0" w:rsidRDefault="005513D0">
                    <w:pPr>
                      <w:spacing w:after="0" w:line="244" w:lineRule="exact"/>
                      <w:ind w:left="40" w:right="-20"/>
                      <w:rPr>
                        <w:rFonts w:ascii="Calibri" w:eastAsia="Calibri" w:hAnsi="Calibri" w:cs="Calibri"/>
                      </w:rPr>
                    </w:pPr>
                    <w:r>
                      <w:fldChar w:fldCharType="begin"/>
                    </w:r>
                    <w:r>
                      <w:rPr>
                        <w:rFonts w:ascii="Calibri" w:eastAsia="Calibri" w:hAnsi="Calibri" w:cs="Calibri"/>
                        <w:position w:val="1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F43ABD">
                      <w:rPr>
                        <w:rFonts w:ascii="Calibri" w:eastAsia="Calibri" w:hAnsi="Calibri" w:cs="Calibri"/>
                        <w:noProof/>
                        <w:position w:val="1"/>
                      </w:rPr>
                      <w:t>24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3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ED28B65" w14:textId="77777777" w:rsidR="005513D0" w:rsidRDefault="005513D0">
    <w:pPr>
      <w:spacing w:after="0" w:line="200" w:lineRule="exact"/>
      <w:rPr>
        <w:sz w:val="20"/>
        <w:szCs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503314170" behindDoc="1" locked="0" layoutInCell="1" allowOverlap="1" wp14:anchorId="6B63AA18" wp14:editId="69814ABC">
              <wp:simplePos x="0" y="0"/>
              <wp:positionH relativeFrom="page">
                <wp:posOffset>6704965</wp:posOffset>
              </wp:positionH>
              <wp:positionV relativeFrom="page">
                <wp:posOffset>929005</wp:posOffset>
              </wp:positionV>
              <wp:extent cx="193040" cy="165100"/>
              <wp:effectExtent l="0" t="0" r="0" b="1270"/>
              <wp:wrapNone/>
              <wp:docPr id="20" name="Text Box 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93040" cy="1651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DB02436" w14:textId="77777777" w:rsidR="005513D0" w:rsidRDefault="005513D0">
                          <w:pPr>
                            <w:spacing w:after="0" w:line="244" w:lineRule="exact"/>
                            <w:ind w:left="40" w:right="-20"/>
                            <w:rPr>
                              <w:rFonts w:ascii="Calibri" w:eastAsia="Calibri" w:hAnsi="Calibri" w:cs="Calibri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Calibri" w:eastAsia="Calibri" w:hAnsi="Calibri" w:cs="Calibri"/>
                              <w:position w:val="1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F43ABD">
                            <w:rPr>
                              <w:rFonts w:ascii="Calibri" w:eastAsia="Calibri" w:hAnsi="Calibri" w:cs="Calibri"/>
                              <w:noProof/>
                              <w:position w:val="1"/>
                            </w:rPr>
                            <w:t>26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B63AA18" id="_x0000_t202" coordsize="21600,21600" o:spt="202" path="m0,0l0,21600,21600,21600,21600,0xe">
              <v:stroke joinstyle="miter"/>
              <v:path gradientshapeok="t" o:connecttype="rect"/>
            </v:shapetype>
            <v:shape id="Text_x0020_Box_x0020_20" o:spid="_x0000_s1052" type="#_x0000_t202" style="position:absolute;margin-left:527.95pt;margin-top:73.15pt;width:15.2pt;height:13pt;z-index:-231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" filled="f" stroked="f">
              <v:textbox inset="0,0,0,0">
                <w:txbxContent>
                  <w:p w14:paraId="6DB02436" w14:textId="77777777" w:rsidR="005513D0" w:rsidRDefault="005513D0">
                    <w:pPr>
                      <w:spacing w:after="0" w:line="244" w:lineRule="exact"/>
                      <w:ind w:left="40" w:right="-20"/>
                      <w:rPr>
                        <w:rFonts w:ascii="Calibri" w:eastAsia="Calibri" w:hAnsi="Calibri" w:cs="Calibri"/>
                      </w:rPr>
                    </w:pPr>
                    <w:r>
                      <w:fldChar w:fldCharType="begin"/>
                    </w:r>
                    <w:r>
                      <w:rPr>
                        <w:rFonts w:ascii="Calibri" w:eastAsia="Calibri" w:hAnsi="Calibri" w:cs="Calibri"/>
                        <w:position w:val="1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F43ABD">
                      <w:rPr>
                        <w:rFonts w:ascii="Calibri" w:eastAsia="Calibri" w:hAnsi="Calibri" w:cs="Calibri"/>
                        <w:noProof/>
                        <w:position w:val="1"/>
                      </w:rPr>
                      <w:t>26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4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2ECF5BC" w14:textId="77777777" w:rsidR="005513D0" w:rsidRDefault="005513D0">
    <w:pPr>
      <w:spacing w:after="0" w:line="200" w:lineRule="exact"/>
      <w:rPr>
        <w:sz w:val="20"/>
        <w:szCs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503314171" behindDoc="1" locked="0" layoutInCell="1" allowOverlap="1" wp14:anchorId="201CFD6B" wp14:editId="1332B3A9">
              <wp:simplePos x="0" y="0"/>
              <wp:positionH relativeFrom="page">
                <wp:posOffset>6704965</wp:posOffset>
              </wp:positionH>
              <wp:positionV relativeFrom="page">
                <wp:posOffset>929005</wp:posOffset>
              </wp:positionV>
              <wp:extent cx="193040" cy="165100"/>
              <wp:effectExtent l="0" t="0" r="0" b="1270"/>
              <wp:wrapNone/>
              <wp:docPr id="19" name="Text Box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93040" cy="1651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83153B3" w14:textId="77777777" w:rsidR="005513D0" w:rsidRDefault="005513D0">
                          <w:pPr>
                            <w:spacing w:after="0" w:line="244" w:lineRule="exact"/>
                            <w:ind w:left="40" w:right="-20"/>
                            <w:rPr>
                              <w:rFonts w:ascii="Calibri" w:eastAsia="Calibri" w:hAnsi="Calibri" w:cs="Calibri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Calibri" w:eastAsia="Calibri" w:hAnsi="Calibri" w:cs="Calibri"/>
                              <w:position w:val="1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F43ABD">
                            <w:rPr>
                              <w:rFonts w:ascii="Calibri" w:eastAsia="Calibri" w:hAnsi="Calibri" w:cs="Calibri"/>
                              <w:noProof/>
                              <w:position w:val="1"/>
                            </w:rPr>
                            <w:t>27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01CFD6B" id="_x0000_t202" coordsize="21600,21600" o:spt="202" path="m0,0l0,21600,21600,21600,21600,0xe">
              <v:stroke joinstyle="miter"/>
              <v:path gradientshapeok="t" o:connecttype="rect"/>
            </v:shapetype>
            <v:shape id="Text_x0020_Box_x0020_19" o:spid="_x0000_s1053" type="#_x0000_t202" style="position:absolute;margin-left:527.95pt;margin-top:73.15pt;width:15.2pt;height:13pt;z-index:-2309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" filled="f" stroked="f">
              <v:textbox inset="0,0,0,0">
                <w:txbxContent>
                  <w:p w14:paraId="183153B3" w14:textId="77777777" w:rsidR="005513D0" w:rsidRDefault="005513D0">
                    <w:pPr>
                      <w:spacing w:after="0" w:line="244" w:lineRule="exact"/>
                      <w:ind w:left="40" w:right="-20"/>
                      <w:rPr>
                        <w:rFonts w:ascii="Calibri" w:eastAsia="Calibri" w:hAnsi="Calibri" w:cs="Calibri"/>
                      </w:rPr>
                    </w:pPr>
                    <w:r>
                      <w:fldChar w:fldCharType="begin"/>
                    </w:r>
                    <w:r>
                      <w:rPr>
                        <w:rFonts w:ascii="Calibri" w:eastAsia="Calibri" w:hAnsi="Calibri" w:cs="Calibri"/>
                        <w:position w:val="1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F43ABD">
                      <w:rPr>
                        <w:rFonts w:ascii="Calibri" w:eastAsia="Calibri" w:hAnsi="Calibri" w:cs="Calibri"/>
                        <w:noProof/>
                        <w:position w:val="1"/>
                      </w:rPr>
                      <w:t>27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503314172" behindDoc="1" locked="0" layoutInCell="1" allowOverlap="1" wp14:anchorId="1B23204E" wp14:editId="2D9B15DF">
              <wp:simplePos x="0" y="0"/>
              <wp:positionH relativeFrom="page">
                <wp:posOffset>886460</wp:posOffset>
              </wp:positionH>
              <wp:positionV relativeFrom="page">
                <wp:posOffset>1256665</wp:posOffset>
              </wp:positionV>
              <wp:extent cx="5629910" cy="177800"/>
              <wp:effectExtent l="635" t="0" r="0" b="3810"/>
              <wp:wrapNone/>
              <wp:docPr id="18" name="Text Box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629910" cy="177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BD425E0" w14:textId="77777777" w:rsidR="005513D0" w:rsidRDefault="005513D0">
                          <w:pPr>
                            <w:spacing w:after="0" w:line="265" w:lineRule="exact"/>
                            <w:ind w:left="20" w:right="-56"/>
                            <w:rPr>
                              <w:rFonts w:ascii="Times New Roman" w:eastAsia="Times New Roman" w:hAnsi="Times New Roman" w:cs="Times New Roman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sz w:val="24"/>
                              <w:szCs w:val="24"/>
                            </w:rPr>
                            <w:t>d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1"/>
                              <w:sz w:val="24"/>
                              <w:szCs w:val="24"/>
                            </w:rPr>
                            <w:t>i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-1"/>
                              <w:sz w:val="24"/>
                              <w:szCs w:val="24"/>
                            </w:rPr>
                            <w:t>s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z w:val="24"/>
                              <w:szCs w:val="24"/>
                            </w:rPr>
                            <w:t>po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-1"/>
                              <w:sz w:val="24"/>
                              <w:szCs w:val="24"/>
                            </w:rPr>
                            <w:t>s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1"/>
                              <w:sz w:val="24"/>
                              <w:szCs w:val="24"/>
                            </w:rPr>
                            <w:t>iti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-4"/>
                              <w:sz w:val="24"/>
                              <w:szCs w:val="24"/>
                            </w:rPr>
                            <w:t>v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z w:val="24"/>
                              <w:szCs w:val="24"/>
                            </w:rPr>
                            <w:t>o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48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z w:val="24"/>
                              <w:szCs w:val="24"/>
                            </w:rPr>
                            <w:t>d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1"/>
                              <w:sz w:val="24"/>
                              <w:szCs w:val="24"/>
                            </w:rPr>
                            <w:t>e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z w:val="24"/>
                              <w:szCs w:val="24"/>
                            </w:rPr>
                            <w:t>l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45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1"/>
                              <w:sz w:val="24"/>
                              <w:szCs w:val="24"/>
                            </w:rPr>
                            <w:t>me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z w:val="24"/>
                              <w:szCs w:val="24"/>
                            </w:rPr>
                            <w:t>r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-2"/>
                              <w:sz w:val="24"/>
                              <w:szCs w:val="24"/>
                            </w:rPr>
                            <w:t>c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1"/>
                              <w:sz w:val="24"/>
                              <w:szCs w:val="24"/>
                            </w:rPr>
                            <w:t>a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z w:val="24"/>
                              <w:szCs w:val="24"/>
                            </w:rPr>
                            <w:t>do.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48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1"/>
                              <w:sz w:val="24"/>
                              <w:szCs w:val="24"/>
                            </w:rPr>
                            <w:t>E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-1"/>
                              <w:sz w:val="24"/>
                              <w:szCs w:val="24"/>
                            </w:rPr>
                            <w:t>s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1"/>
                              <w:sz w:val="24"/>
                              <w:szCs w:val="24"/>
                            </w:rPr>
                            <w:t>t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z w:val="24"/>
                              <w:szCs w:val="24"/>
                            </w:rPr>
                            <w:t>o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44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1"/>
                              <w:sz w:val="24"/>
                              <w:szCs w:val="24"/>
                            </w:rPr>
                            <w:t>l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z w:val="24"/>
                              <w:szCs w:val="24"/>
                            </w:rPr>
                            <w:t>o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44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z w:val="24"/>
                              <w:szCs w:val="24"/>
                            </w:rPr>
                            <w:t>h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1"/>
                              <w:sz w:val="24"/>
                              <w:szCs w:val="24"/>
                            </w:rPr>
                            <w:t>a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-3"/>
                              <w:sz w:val="24"/>
                              <w:szCs w:val="24"/>
                            </w:rPr>
                            <w:t>c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z w:val="24"/>
                              <w:szCs w:val="24"/>
                            </w:rPr>
                            <w:t>e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49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-4"/>
                              <w:sz w:val="24"/>
                              <w:szCs w:val="24"/>
                            </w:rPr>
                            <w:t>u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z w:val="24"/>
                              <w:szCs w:val="24"/>
                            </w:rPr>
                            <w:t>na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49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z w:val="24"/>
                              <w:szCs w:val="24"/>
                            </w:rPr>
                            <w:t>op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-3"/>
                              <w:sz w:val="24"/>
                              <w:szCs w:val="24"/>
                            </w:rPr>
                            <w:t>c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1"/>
                              <w:sz w:val="24"/>
                              <w:szCs w:val="24"/>
                            </w:rPr>
                            <w:t>i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z w:val="24"/>
                              <w:szCs w:val="24"/>
                            </w:rPr>
                            <w:t>ón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48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z w:val="24"/>
                              <w:szCs w:val="24"/>
                            </w:rPr>
                            <w:t>fu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1"/>
                              <w:sz w:val="24"/>
                              <w:szCs w:val="24"/>
                            </w:rPr>
                            <w:t>e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-4"/>
                              <w:sz w:val="24"/>
                              <w:szCs w:val="24"/>
                            </w:rPr>
                            <w:t>r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1"/>
                              <w:sz w:val="24"/>
                              <w:szCs w:val="24"/>
                            </w:rPr>
                            <w:t>t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z w:val="24"/>
                              <w:szCs w:val="24"/>
                            </w:rPr>
                            <w:t>e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45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1"/>
                              <w:sz w:val="24"/>
                              <w:szCs w:val="24"/>
                            </w:rPr>
                            <w:t>e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z w:val="24"/>
                              <w:szCs w:val="24"/>
                            </w:rPr>
                            <w:t>n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44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1"/>
                              <w:sz w:val="24"/>
                              <w:szCs w:val="24"/>
                            </w:rPr>
                            <w:t>c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z w:val="24"/>
                              <w:szCs w:val="24"/>
                            </w:rPr>
                            <w:t>u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1"/>
                              <w:sz w:val="24"/>
                              <w:szCs w:val="24"/>
                            </w:rPr>
                            <w:t>a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z w:val="24"/>
                              <w:szCs w:val="24"/>
                            </w:rPr>
                            <w:t>n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1"/>
                              <w:sz w:val="24"/>
                              <w:szCs w:val="24"/>
                            </w:rPr>
                            <w:t>t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z w:val="24"/>
                              <w:szCs w:val="24"/>
                            </w:rPr>
                            <w:t>o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44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z w:val="24"/>
                              <w:szCs w:val="24"/>
                            </w:rPr>
                            <w:t>a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45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1"/>
                              <w:sz w:val="24"/>
                              <w:szCs w:val="24"/>
                            </w:rPr>
                            <w:t>a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-3"/>
                              <w:sz w:val="24"/>
                              <w:szCs w:val="24"/>
                            </w:rPr>
                            <w:t>c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1"/>
                              <w:sz w:val="24"/>
                              <w:szCs w:val="24"/>
                            </w:rPr>
                            <w:t>ce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-1"/>
                              <w:sz w:val="24"/>
                              <w:szCs w:val="24"/>
                            </w:rPr>
                            <w:t>s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1"/>
                              <w:sz w:val="24"/>
                              <w:szCs w:val="24"/>
                            </w:rPr>
                            <w:t>i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z w:val="24"/>
                              <w:szCs w:val="24"/>
                            </w:rPr>
                            <w:t>b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-3"/>
                              <w:sz w:val="24"/>
                              <w:szCs w:val="24"/>
                            </w:rPr>
                            <w:t>i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1"/>
                              <w:sz w:val="24"/>
                              <w:szCs w:val="24"/>
                            </w:rPr>
                            <w:t>li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-4"/>
                              <w:sz w:val="24"/>
                              <w:szCs w:val="24"/>
                            </w:rPr>
                            <w:t>d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1"/>
                              <w:sz w:val="24"/>
                              <w:szCs w:val="24"/>
                            </w:rPr>
                            <w:t>a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z w:val="24"/>
                              <w:szCs w:val="24"/>
                            </w:rPr>
                            <w:t>d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48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z w:val="24"/>
                              <w:szCs w:val="24"/>
                            </w:rPr>
                            <w:t>a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45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-3"/>
                              <w:sz w:val="24"/>
                              <w:szCs w:val="24"/>
                            </w:rPr>
                            <w:t>l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z w:val="24"/>
                              <w:szCs w:val="24"/>
                            </w:rPr>
                            <w:t>a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B23204E" id="Text_x0020_Box_x0020_18" o:spid="_x0000_s1054" type="#_x0000_t202" style="position:absolute;margin-left:69.8pt;margin-top:98.95pt;width:443.3pt;height:14pt;z-index:-23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" filled="f" stroked="f">
              <v:textbox inset="0,0,0,0">
                <w:txbxContent>
                  <w:p w14:paraId="2BD425E0" w14:textId="77777777" w:rsidR="005513D0" w:rsidRDefault="005513D0">
                    <w:pPr>
                      <w:spacing w:after="0" w:line="265" w:lineRule="exact"/>
                      <w:ind w:left="20" w:right="-56"/>
                      <w:rPr>
                        <w:rFonts w:ascii="Times New Roman" w:eastAsia="Times New Roman" w:hAnsi="Times New Roman" w:cs="Times New Roman"/>
                        <w:sz w:val="24"/>
                        <w:szCs w:val="24"/>
                      </w:rPr>
                    </w:pPr>
                    <w:r>
                      <w:rPr>
                        <w:rFonts w:ascii="Times New Roman" w:eastAsia="Times New Roman" w:hAnsi="Times New Roman" w:cs="Times New Roman"/>
                        <w:sz w:val="24"/>
                        <w:szCs w:val="24"/>
                      </w:rPr>
                      <w:t>d</w:t>
                    </w:r>
                    <w:r>
                      <w:rPr>
                        <w:rFonts w:ascii="Times New Roman" w:eastAsia="Times New Roman" w:hAnsi="Times New Roman" w:cs="Times New Roman"/>
                        <w:spacing w:val="1"/>
                        <w:sz w:val="24"/>
                        <w:szCs w:val="24"/>
                      </w:rPr>
                      <w:t>i</w:t>
                    </w:r>
                    <w:r>
                      <w:rPr>
                        <w:rFonts w:ascii="Times New Roman" w:eastAsia="Times New Roman" w:hAnsi="Times New Roman" w:cs="Times New Roman"/>
                        <w:spacing w:val="-1"/>
                        <w:sz w:val="24"/>
                        <w:szCs w:val="24"/>
                      </w:rPr>
                      <w:t>s</w:t>
                    </w:r>
                    <w:r>
                      <w:rPr>
                        <w:rFonts w:ascii="Times New Roman" w:eastAsia="Times New Roman" w:hAnsi="Times New Roman" w:cs="Times New Roman"/>
                        <w:sz w:val="24"/>
                        <w:szCs w:val="24"/>
                      </w:rPr>
                      <w:t>po</w:t>
                    </w:r>
                    <w:r>
                      <w:rPr>
                        <w:rFonts w:ascii="Times New Roman" w:eastAsia="Times New Roman" w:hAnsi="Times New Roman" w:cs="Times New Roman"/>
                        <w:spacing w:val="-1"/>
                        <w:sz w:val="24"/>
                        <w:szCs w:val="24"/>
                      </w:rPr>
                      <w:t>s</w:t>
                    </w:r>
                    <w:r>
                      <w:rPr>
                        <w:rFonts w:ascii="Times New Roman" w:eastAsia="Times New Roman" w:hAnsi="Times New Roman" w:cs="Times New Roman"/>
                        <w:spacing w:val="1"/>
                        <w:sz w:val="24"/>
                        <w:szCs w:val="24"/>
                      </w:rPr>
                      <w:t>iti</w:t>
                    </w:r>
                    <w:r>
                      <w:rPr>
                        <w:rFonts w:ascii="Times New Roman" w:eastAsia="Times New Roman" w:hAnsi="Times New Roman" w:cs="Times New Roman"/>
                        <w:spacing w:val="-4"/>
                        <w:sz w:val="24"/>
                        <w:szCs w:val="24"/>
                      </w:rPr>
                      <w:t>v</w:t>
                    </w:r>
                    <w:r>
                      <w:rPr>
                        <w:rFonts w:ascii="Times New Roman" w:eastAsia="Times New Roman" w:hAnsi="Times New Roman" w:cs="Times New Roman"/>
                        <w:sz w:val="24"/>
                        <w:szCs w:val="24"/>
                      </w:rPr>
                      <w:t>o</w:t>
                    </w:r>
                    <w:r>
                      <w:rPr>
                        <w:rFonts w:ascii="Times New Roman" w:eastAsia="Times New Roman" w:hAnsi="Times New Roman" w:cs="Times New Roman"/>
                        <w:spacing w:val="48"/>
                        <w:sz w:val="24"/>
                        <w:szCs w:val="24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sz w:val="24"/>
                        <w:szCs w:val="24"/>
                      </w:rPr>
                      <w:t>d</w:t>
                    </w:r>
                    <w:r>
                      <w:rPr>
                        <w:rFonts w:ascii="Times New Roman" w:eastAsia="Times New Roman" w:hAnsi="Times New Roman" w:cs="Times New Roman"/>
                        <w:spacing w:val="1"/>
                        <w:sz w:val="24"/>
                        <w:szCs w:val="24"/>
                      </w:rPr>
                      <w:t>e</w:t>
                    </w:r>
                    <w:r>
                      <w:rPr>
                        <w:rFonts w:ascii="Times New Roman" w:eastAsia="Times New Roman" w:hAnsi="Times New Roman" w:cs="Times New Roman"/>
                        <w:sz w:val="24"/>
                        <w:szCs w:val="24"/>
                      </w:rPr>
                      <w:t>l</w:t>
                    </w:r>
                    <w:r>
                      <w:rPr>
                        <w:rFonts w:ascii="Times New Roman" w:eastAsia="Times New Roman" w:hAnsi="Times New Roman" w:cs="Times New Roman"/>
                        <w:spacing w:val="45"/>
                        <w:sz w:val="24"/>
                        <w:szCs w:val="24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spacing w:val="1"/>
                        <w:sz w:val="24"/>
                        <w:szCs w:val="24"/>
                      </w:rPr>
                      <w:t>me</w:t>
                    </w:r>
                    <w:r>
                      <w:rPr>
                        <w:rFonts w:ascii="Times New Roman" w:eastAsia="Times New Roman" w:hAnsi="Times New Roman" w:cs="Times New Roman"/>
                        <w:sz w:val="24"/>
                        <w:szCs w:val="24"/>
                      </w:rPr>
                      <w:t>r</w:t>
                    </w:r>
                    <w:r>
                      <w:rPr>
                        <w:rFonts w:ascii="Times New Roman" w:eastAsia="Times New Roman" w:hAnsi="Times New Roman" w:cs="Times New Roman"/>
                        <w:spacing w:val="-2"/>
                        <w:sz w:val="24"/>
                        <w:szCs w:val="24"/>
                      </w:rPr>
                      <w:t>c</w:t>
                    </w:r>
                    <w:r>
                      <w:rPr>
                        <w:rFonts w:ascii="Times New Roman" w:eastAsia="Times New Roman" w:hAnsi="Times New Roman" w:cs="Times New Roman"/>
                        <w:spacing w:val="1"/>
                        <w:sz w:val="24"/>
                        <w:szCs w:val="24"/>
                      </w:rPr>
                      <w:t>a</w:t>
                    </w:r>
                    <w:r>
                      <w:rPr>
                        <w:rFonts w:ascii="Times New Roman" w:eastAsia="Times New Roman" w:hAnsi="Times New Roman" w:cs="Times New Roman"/>
                        <w:sz w:val="24"/>
                        <w:szCs w:val="24"/>
                      </w:rPr>
                      <w:t>do.</w:t>
                    </w:r>
                    <w:r>
                      <w:rPr>
                        <w:rFonts w:ascii="Times New Roman" w:eastAsia="Times New Roman" w:hAnsi="Times New Roman" w:cs="Times New Roman"/>
                        <w:spacing w:val="48"/>
                        <w:sz w:val="24"/>
                        <w:szCs w:val="24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spacing w:val="1"/>
                        <w:sz w:val="24"/>
                        <w:szCs w:val="24"/>
                      </w:rPr>
                      <w:t>E</w:t>
                    </w:r>
                    <w:r>
                      <w:rPr>
                        <w:rFonts w:ascii="Times New Roman" w:eastAsia="Times New Roman" w:hAnsi="Times New Roman" w:cs="Times New Roman"/>
                        <w:spacing w:val="-1"/>
                        <w:sz w:val="24"/>
                        <w:szCs w:val="24"/>
                      </w:rPr>
                      <w:t>s</w:t>
                    </w:r>
                    <w:r>
                      <w:rPr>
                        <w:rFonts w:ascii="Times New Roman" w:eastAsia="Times New Roman" w:hAnsi="Times New Roman" w:cs="Times New Roman"/>
                        <w:spacing w:val="1"/>
                        <w:sz w:val="24"/>
                        <w:szCs w:val="24"/>
                      </w:rPr>
                      <w:t>t</w:t>
                    </w:r>
                    <w:r>
                      <w:rPr>
                        <w:rFonts w:ascii="Times New Roman" w:eastAsia="Times New Roman" w:hAnsi="Times New Roman" w:cs="Times New Roman"/>
                        <w:sz w:val="24"/>
                        <w:szCs w:val="24"/>
                      </w:rPr>
                      <w:t>o</w:t>
                    </w:r>
                    <w:r>
                      <w:rPr>
                        <w:rFonts w:ascii="Times New Roman" w:eastAsia="Times New Roman" w:hAnsi="Times New Roman" w:cs="Times New Roman"/>
                        <w:spacing w:val="44"/>
                        <w:sz w:val="24"/>
                        <w:szCs w:val="24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spacing w:val="1"/>
                        <w:sz w:val="24"/>
                        <w:szCs w:val="24"/>
                      </w:rPr>
                      <w:t>l</w:t>
                    </w:r>
                    <w:r>
                      <w:rPr>
                        <w:rFonts w:ascii="Times New Roman" w:eastAsia="Times New Roman" w:hAnsi="Times New Roman" w:cs="Times New Roman"/>
                        <w:sz w:val="24"/>
                        <w:szCs w:val="24"/>
                      </w:rPr>
                      <w:t>o</w:t>
                    </w:r>
                    <w:r>
                      <w:rPr>
                        <w:rFonts w:ascii="Times New Roman" w:eastAsia="Times New Roman" w:hAnsi="Times New Roman" w:cs="Times New Roman"/>
                        <w:spacing w:val="44"/>
                        <w:sz w:val="24"/>
                        <w:szCs w:val="24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sz w:val="24"/>
                        <w:szCs w:val="24"/>
                      </w:rPr>
                      <w:t>h</w:t>
                    </w:r>
                    <w:r>
                      <w:rPr>
                        <w:rFonts w:ascii="Times New Roman" w:eastAsia="Times New Roman" w:hAnsi="Times New Roman" w:cs="Times New Roman"/>
                        <w:spacing w:val="1"/>
                        <w:sz w:val="24"/>
                        <w:szCs w:val="24"/>
                      </w:rPr>
                      <w:t>a</w:t>
                    </w:r>
                    <w:r>
                      <w:rPr>
                        <w:rFonts w:ascii="Times New Roman" w:eastAsia="Times New Roman" w:hAnsi="Times New Roman" w:cs="Times New Roman"/>
                        <w:spacing w:val="-3"/>
                        <w:sz w:val="24"/>
                        <w:szCs w:val="24"/>
                      </w:rPr>
                      <w:t>c</w:t>
                    </w:r>
                    <w:r>
                      <w:rPr>
                        <w:rFonts w:ascii="Times New Roman" w:eastAsia="Times New Roman" w:hAnsi="Times New Roman" w:cs="Times New Roman"/>
                        <w:sz w:val="24"/>
                        <w:szCs w:val="24"/>
                      </w:rPr>
                      <w:t>e</w:t>
                    </w:r>
                    <w:r>
                      <w:rPr>
                        <w:rFonts w:ascii="Times New Roman" w:eastAsia="Times New Roman" w:hAnsi="Times New Roman" w:cs="Times New Roman"/>
                        <w:spacing w:val="49"/>
                        <w:sz w:val="24"/>
                        <w:szCs w:val="24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spacing w:val="-4"/>
                        <w:sz w:val="24"/>
                        <w:szCs w:val="24"/>
                      </w:rPr>
                      <w:t>u</w:t>
                    </w:r>
                    <w:r>
                      <w:rPr>
                        <w:rFonts w:ascii="Times New Roman" w:eastAsia="Times New Roman" w:hAnsi="Times New Roman" w:cs="Times New Roman"/>
                        <w:sz w:val="24"/>
                        <w:szCs w:val="24"/>
                      </w:rPr>
                      <w:t>na</w:t>
                    </w:r>
                    <w:r>
                      <w:rPr>
                        <w:rFonts w:ascii="Times New Roman" w:eastAsia="Times New Roman" w:hAnsi="Times New Roman" w:cs="Times New Roman"/>
                        <w:spacing w:val="49"/>
                        <w:sz w:val="24"/>
                        <w:szCs w:val="24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sz w:val="24"/>
                        <w:szCs w:val="24"/>
                      </w:rPr>
                      <w:t>op</w:t>
                    </w:r>
                    <w:r>
                      <w:rPr>
                        <w:rFonts w:ascii="Times New Roman" w:eastAsia="Times New Roman" w:hAnsi="Times New Roman" w:cs="Times New Roman"/>
                        <w:spacing w:val="-3"/>
                        <w:sz w:val="24"/>
                        <w:szCs w:val="24"/>
                      </w:rPr>
                      <w:t>c</w:t>
                    </w:r>
                    <w:r>
                      <w:rPr>
                        <w:rFonts w:ascii="Times New Roman" w:eastAsia="Times New Roman" w:hAnsi="Times New Roman" w:cs="Times New Roman"/>
                        <w:spacing w:val="1"/>
                        <w:sz w:val="24"/>
                        <w:szCs w:val="24"/>
                      </w:rPr>
                      <w:t>i</w:t>
                    </w:r>
                    <w:r>
                      <w:rPr>
                        <w:rFonts w:ascii="Times New Roman" w:eastAsia="Times New Roman" w:hAnsi="Times New Roman" w:cs="Times New Roman"/>
                        <w:sz w:val="24"/>
                        <w:szCs w:val="24"/>
                      </w:rPr>
                      <w:t>ón</w:t>
                    </w:r>
                    <w:r>
                      <w:rPr>
                        <w:rFonts w:ascii="Times New Roman" w:eastAsia="Times New Roman" w:hAnsi="Times New Roman" w:cs="Times New Roman"/>
                        <w:spacing w:val="48"/>
                        <w:sz w:val="24"/>
                        <w:szCs w:val="24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sz w:val="24"/>
                        <w:szCs w:val="24"/>
                      </w:rPr>
                      <w:t>fu</w:t>
                    </w:r>
                    <w:r>
                      <w:rPr>
                        <w:rFonts w:ascii="Times New Roman" w:eastAsia="Times New Roman" w:hAnsi="Times New Roman" w:cs="Times New Roman"/>
                        <w:spacing w:val="1"/>
                        <w:sz w:val="24"/>
                        <w:szCs w:val="24"/>
                      </w:rPr>
                      <w:t>e</w:t>
                    </w:r>
                    <w:r>
                      <w:rPr>
                        <w:rFonts w:ascii="Times New Roman" w:eastAsia="Times New Roman" w:hAnsi="Times New Roman" w:cs="Times New Roman"/>
                        <w:spacing w:val="-4"/>
                        <w:sz w:val="24"/>
                        <w:szCs w:val="24"/>
                      </w:rPr>
                      <w:t>r</w:t>
                    </w:r>
                    <w:r>
                      <w:rPr>
                        <w:rFonts w:ascii="Times New Roman" w:eastAsia="Times New Roman" w:hAnsi="Times New Roman" w:cs="Times New Roman"/>
                        <w:spacing w:val="1"/>
                        <w:sz w:val="24"/>
                        <w:szCs w:val="24"/>
                      </w:rPr>
                      <w:t>t</w:t>
                    </w:r>
                    <w:r>
                      <w:rPr>
                        <w:rFonts w:ascii="Times New Roman" w:eastAsia="Times New Roman" w:hAnsi="Times New Roman" w:cs="Times New Roman"/>
                        <w:sz w:val="24"/>
                        <w:szCs w:val="24"/>
                      </w:rPr>
                      <w:t>e</w:t>
                    </w:r>
                    <w:r>
                      <w:rPr>
                        <w:rFonts w:ascii="Times New Roman" w:eastAsia="Times New Roman" w:hAnsi="Times New Roman" w:cs="Times New Roman"/>
                        <w:spacing w:val="45"/>
                        <w:sz w:val="24"/>
                        <w:szCs w:val="24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spacing w:val="1"/>
                        <w:sz w:val="24"/>
                        <w:szCs w:val="24"/>
                      </w:rPr>
                      <w:t>e</w:t>
                    </w:r>
                    <w:r>
                      <w:rPr>
                        <w:rFonts w:ascii="Times New Roman" w:eastAsia="Times New Roman" w:hAnsi="Times New Roman" w:cs="Times New Roman"/>
                        <w:sz w:val="24"/>
                        <w:szCs w:val="24"/>
                      </w:rPr>
                      <w:t>n</w:t>
                    </w:r>
                    <w:r>
                      <w:rPr>
                        <w:rFonts w:ascii="Times New Roman" w:eastAsia="Times New Roman" w:hAnsi="Times New Roman" w:cs="Times New Roman"/>
                        <w:spacing w:val="44"/>
                        <w:sz w:val="24"/>
                        <w:szCs w:val="24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spacing w:val="1"/>
                        <w:sz w:val="24"/>
                        <w:szCs w:val="24"/>
                      </w:rPr>
                      <w:t>c</w:t>
                    </w:r>
                    <w:r>
                      <w:rPr>
                        <w:rFonts w:ascii="Times New Roman" w:eastAsia="Times New Roman" w:hAnsi="Times New Roman" w:cs="Times New Roman"/>
                        <w:sz w:val="24"/>
                        <w:szCs w:val="24"/>
                      </w:rPr>
                      <w:t>u</w:t>
                    </w:r>
                    <w:r>
                      <w:rPr>
                        <w:rFonts w:ascii="Times New Roman" w:eastAsia="Times New Roman" w:hAnsi="Times New Roman" w:cs="Times New Roman"/>
                        <w:spacing w:val="1"/>
                        <w:sz w:val="24"/>
                        <w:szCs w:val="24"/>
                      </w:rPr>
                      <w:t>a</w:t>
                    </w:r>
                    <w:r>
                      <w:rPr>
                        <w:rFonts w:ascii="Times New Roman" w:eastAsia="Times New Roman" w:hAnsi="Times New Roman" w:cs="Times New Roman"/>
                        <w:sz w:val="24"/>
                        <w:szCs w:val="24"/>
                      </w:rPr>
                      <w:t>n</w:t>
                    </w:r>
                    <w:r>
                      <w:rPr>
                        <w:rFonts w:ascii="Times New Roman" w:eastAsia="Times New Roman" w:hAnsi="Times New Roman" w:cs="Times New Roman"/>
                        <w:spacing w:val="1"/>
                        <w:sz w:val="24"/>
                        <w:szCs w:val="24"/>
                      </w:rPr>
                      <w:t>t</w:t>
                    </w:r>
                    <w:r>
                      <w:rPr>
                        <w:rFonts w:ascii="Times New Roman" w:eastAsia="Times New Roman" w:hAnsi="Times New Roman" w:cs="Times New Roman"/>
                        <w:sz w:val="24"/>
                        <w:szCs w:val="24"/>
                      </w:rPr>
                      <w:t>o</w:t>
                    </w:r>
                    <w:r>
                      <w:rPr>
                        <w:rFonts w:ascii="Times New Roman" w:eastAsia="Times New Roman" w:hAnsi="Times New Roman" w:cs="Times New Roman"/>
                        <w:spacing w:val="44"/>
                        <w:sz w:val="24"/>
                        <w:szCs w:val="24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sz w:val="24"/>
                        <w:szCs w:val="24"/>
                      </w:rPr>
                      <w:t>a</w:t>
                    </w:r>
                    <w:r>
                      <w:rPr>
                        <w:rFonts w:ascii="Times New Roman" w:eastAsia="Times New Roman" w:hAnsi="Times New Roman" w:cs="Times New Roman"/>
                        <w:spacing w:val="45"/>
                        <w:sz w:val="24"/>
                        <w:szCs w:val="24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spacing w:val="1"/>
                        <w:sz w:val="24"/>
                        <w:szCs w:val="24"/>
                      </w:rPr>
                      <w:t>a</w:t>
                    </w:r>
                    <w:r>
                      <w:rPr>
                        <w:rFonts w:ascii="Times New Roman" w:eastAsia="Times New Roman" w:hAnsi="Times New Roman" w:cs="Times New Roman"/>
                        <w:spacing w:val="-3"/>
                        <w:sz w:val="24"/>
                        <w:szCs w:val="24"/>
                      </w:rPr>
                      <w:t>c</w:t>
                    </w:r>
                    <w:r>
                      <w:rPr>
                        <w:rFonts w:ascii="Times New Roman" w:eastAsia="Times New Roman" w:hAnsi="Times New Roman" w:cs="Times New Roman"/>
                        <w:spacing w:val="1"/>
                        <w:sz w:val="24"/>
                        <w:szCs w:val="24"/>
                      </w:rPr>
                      <w:t>ce</w:t>
                    </w:r>
                    <w:r>
                      <w:rPr>
                        <w:rFonts w:ascii="Times New Roman" w:eastAsia="Times New Roman" w:hAnsi="Times New Roman" w:cs="Times New Roman"/>
                        <w:spacing w:val="-1"/>
                        <w:sz w:val="24"/>
                        <w:szCs w:val="24"/>
                      </w:rPr>
                      <w:t>s</w:t>
                    </w:r>
                    <w:r>
                      <w:rPr>
                        <w:rFonts w:ascii="Times New Roman" w:eastAsia="Times New Roman" w:hAnsi="Times New Roman" w:cs="Times New Roman"/>
                        <w:spacing w:val="1"/>
                        <w:sz w:val="24"/>
                        <w:szCs w:val="24"/>
                      </w:rPr>
                      <w:t>i</w:t>
                    </w:r>
                    <w:r>
                      <w:rPr>
                        <w:rFonts w:ascii="Times New Roman" w:eastAsia="Times New Roman" w:hAnsi="Times New Roman" w:cs="Times New Roman"/>
                        <w:sz w:val="24"/>
                        <w:szCs w:val="24"/>
                      </w:rPr>
                      <w:t>b</w:t>
                    </w:r>
                    <w:r>
                      <w:rPr>
                        <w:rFonts w:ascii="Times New Roman" w:eastAsia="Times New Roman" w:hAnsi="Times New Roman" w:cs="Times New Roman"/>
                        <w:spacing w:val="-3"/>
                        <w:sz w:val="24"/>
                        <w:szCs w:val="24"/>
                      </w:rPr>
                      <w:t>i</w:t>
                    </w:r>
                    <w:r>
                      <w:rPr>
                        <w:rFonts w:ascii="Times New Roman" w:eastAsia="Times New Roman" w:hAnsi="Times New Roman" w:cs="Times New Roman"/>
                        <w:spacing w:val="1"/>
                        <w:sz w:val="24"/>
                        <w:szCs w:val="24"/>
                      </w:rPr>
                      <w:t>li</w:t>
                    </w:r>
                    <w:r>
                      <w:rPr>
                        <w:rFonts w:ascii="Times New Roman" w:eastAsia="Times New Roman" w:hAnsi="Times New Roman" w:cs="Times New Roman"/>
                        <w:spacing w:val="-4"/>
                        <w:sz w:val="24"/>
                        <w:szCs w:val="24"/>
                      </w:rPr>
                      <w:t>d</w:t>
                    </w:r>
                    <w:r>
                      <w:rPr>
                        <w:rFonts w:ascii="Times New Roman" w:eastAsia="Times New Roman" w:hAnsi="Times New Roman" w:cs="Times New Roman"/>
                        <w:spacing w:val="1"/>
                        <w:sz w:val="24"/>
                        <w:szCs w:val="24"/>
                      </w:rPr>
                      <w:t>a</w:t>
                    </w:r>
                    <w:r>
                      <w:rPr>
                        <w:rFonts w:ascii="Times New Roman" w:eastAsia="Times New Roman" w:hAnsi="Times New Roman" w:cs="Times New Roman"/>
                        <w:sz w:val="24"/>
                        <w:szCs w:val="24"/>
                      </w:rPr>
                      <w:t>d</w:t>
                    </w:r>
                    <w:r>
                      <w:rPr>
                        <w:rFonts w:ascii="Times New Roman" w:eastAsia="Times New Roman" w:hAnsi="Times New Roman" w:cs="Times New Roman"/>
                        <w:spacing w:val="48"/>
                        <w:sz w:val="24"/>
                        <w:szCs w:val="24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sz w:val="24"/>
                        <w:szCs w:val="24"/>
                      </w:rPr>
                      <w:t>a</w:t>
                    </w:r>
                    <w:r>
                      <w:rPr>
                        <w:rFonts w:ascii="Times New Roman" w:eastAsia="Times New Roman" w:hAnsi="Times New Roman" w:cs="Times New Roman"/>
                        <w:spacing w:val="45"/>
                        <w:sz w:val="24"/>
                        <w:szCs w:val="24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spacing w:val="-3"/>
                        <w:sz w:val="24"/>
                        <w:szCs w:val="24"/>
                      </w:rPr>
                      <w:t>l</w:t>
                    </w:r>
                    <w:r>
                      <w:rPr>
                        <w:rFonts w:ascii="Times New Roman" w:eastAsia="Times New Roman" w:hAnsi="Times New Roman" w:cs="Times New Roman"/>
                        <w:sz w:val="24"/>
                        <w:szCs w:val="24"/>
                      </w:rPr>
                      <w:t>a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5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99C4684" w14:textId="77777777" w:rsidR="005513D0" w:rsidRDefault="005513D0">
    <w:pPr>
      <w:spacing w:after="0" w:line="200" w:lineRule="exact"/>
      <w:rPr>
        <w:sz w:val="20"/>
        <w:szCs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503314173" behindDoc="1" locked="0" layoutInCell="1" allowOverlap="1" wp14:anchorId="31A2D511" wp14:editId="4ED4CAD6">
              <wp:simplePos x="0" y="0"/>
              <wp:positionH relativeFrom="page">
                <wp:posOffset>6704965</wp:posOffset>
              </wp:positionH>
              <wp:positionV relativeFrom="page">
                <wp:posOffset>929005</wp:posOffset>
              </wp:positionV>
              <wp:extent cx="193040" cy="165100"/>
              <wp:effectExtent l="0" t="0" r="0" b="1270"/>
              <wp:wrapNone/>
              <wp:docPr id="17" name="Text 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93040" cy="1651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E690D2E" w14:textId="77777777" w:rsidR="005513D0" w:rsidRDefault="005513D0">
                          <w:pPr>
                            <w:spacing w:after="0" w:line="244" w:lineRule="exact"/>
                            <w:ind w:left="40" w:right="-20"/>
                            <w:rPr>
                              <w:rFonts w:ascii="Calibri" w:eastAsia="Calibri" w:hAnsi="Calibri" w:cs="Calibri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Calibri" w:eastAsia="Calibri" w:hAnsi="Calibri" w:cs="Calibri"/>
                              <w:position w:val="1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F43ABD">
                            <w:rPr>
                              <w:rFonts w:ascii="Calibri" w:eastAsia="Calibri" w:hAnsi="Calibri" w:cs="Calibri"/>
                              <w:noProof/>
                              <w:position w:val="1"/>
                            </w:rPr>
                            <w:t>29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1A2D511" id="_x0000_t202" coordsize="21600,21600" o:spt="202" path="m0,0l0,21600,21600,21600,21600,0xe">
              <v:stroke joinstyle="miter"/>
              <v:path gradientshapeok="t" o:connecttype="rect"/>
            </v:shapetype>
            <v:shape id="Text_x0020_Box_x0020_17" o:spid="_x0000_s1055" type="#_x0000_t202" style="position:absolute;margin-left:527.95pt;margin-top:73.15pt;width:15.2pt;height:13pt;z-index:-2307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" filled="f" stroked="f">
              <v:textbox inset="0,0,0,0">
                <w:txbxContent>
                  <w:p w14:paraId="7E690D2E" w14:textId="77777777" w:rsidR="005513D0" w:rsidRDefault="005513D0">
                    <w:pPr>
                      <w:spacing w:after="0" w:line="244" w:lineRule="exact"/>
                      <w:ind w:left="40" w:right="-20"/>
                      <w:rPr>
                        <w:rFonts w:ascii="Calibri" w:eastAsia="Calibri" w:hAnsi="Calibri" w:cs="Calibri"/>
                      </w:rPr>
                    </w:pPr>
                    <w:r>
                      <w:fldChar w:fldCharType="begin"/>
                    </w:r>
                    <w:r>
                      <w:rPr>
                        <w:rFonts w:ascii="Calibri" w:eastAsia="Calibri" w:hAnsi="Calibri" w:cs="Calibri"/>
                        <w:position w:val="1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F43ABD">
                      <w:rPr>
                        <w:rFonts w:ascii="Calibri" w:eastAsia="Calibri" w:hAnsi="Calibri" w:cs="Calibri"/>
                        <w:noProof/>
                        <w:position w:val="1"/>
                      </w:rPr>
                      <w:t>29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6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C36E205" w14:textId="77777777" w:rsidR="005513D0" w:rsidRDefault="005513D0">
    <w:pPr>
      <w:spacing w:after="0" w:line="200" w:lineRule="exact"/>
      <w:rPr>
        <w:sz w:val="20"/>
        <w:szCs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503314174" behindDoc="1" locked="0" layoutInCell="1" allowOverlap="1" wp14:anchorId="54764F87" wp14:editId="59D5DB70">
              <wp:simplePos x="0" y="0"/>
              <wp:positionH relativeFrom="page">
                <wp:posOffset>6704965</wp:posOffset>
              </wp:positionH>
              <wp:positionV relativeFrom="page">
                <wp:posOffset>929005</wp:posOffset>
              </wp:positionV>
              <wp:extent cx="193040" cy="165100"/>
              <wp:effectExtent l="0" t="0" r="0" b="1270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93040" cy="1651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816832A" w14:textId="77777777" w:rsidR="005513D0" w:rsidRDefault="005513D0">
                          <w:pPr>
                            <w:spacing w:after="0" w:line="244" w:lineRule="exact"/>
                            <w:ind w:left="40" w:right="-20"/>
                            <w:rPr>
                              <w:rFonts w:ascii="Calibri" w:eastAsia="Calibri" w:hAnsi="Calibri" w:cs="Calibri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Calibri" w:eastAsia="Calibri" w:hAnsi="Calibri" w:cs="Calibri"/>
                              <w:position w:val="1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F43ABD">
                            <w:rPr>
                              <w:rFonts w:ascii="Calibri" w:eastAsia="Calibri" w:hAnsi="Calibri" w:cs="Calibri"/>
                              <w:noProof/>
                              <w:position w:val="1"/>
                            </w:rPr>
                            <w:t>30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4764F87" id="_x0000_t202" coordsize="21600,21600" o:spt="202" path="m0,0l0,21600,21600,21600,21600,0xe">
              <v:stroke joinstyle="miter"/>
              <v:path gradientshapeok="t" o:connecttype="rect"/>
            </v:shapetype>
            <v:shape id="Text_x0020_Box_x0020_16" o:spid="_x0000_s1056" type="#_x0000_t202" style="position:absolute;margin-left:527.95pt;margin-top:73.15pt;width:15.2pt;height:13pt;z-index:-230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" filled="f" stroked="f">
              <v:textbox inset="0,0,0,0">
                <w:txbxContent>
                  <w:p w14:paraId="6816832A" w14:textId="77777777" w:rsidR="005513D0" w:rsidRDefault="005513D0">
                    <w:pPr>
                      <w:spacing w:after="0" w:line="244" w:lineRule="exact"/>
                      <w:ind w:left="40" w:right="-20"/>
                      <w:rPr>
                        <w:rFonts w:ascii="Calibri" w:eastAsia="Calibri" w:hAnsi="Calibri" w:cs="Calibri"/>
                      </w:rPr>
                    </w:pPr>
                    <w:r>
                      <w:fldChar w:fldCharType="begin"/>
                    </w:r>
                    <w:r>
                      <w:rPr>
                        <w:rFonts w:ascii="Calibri" w:eastAsia="Calibri" w:hAnsi="Calibri" w:cs="Calibri"/>
                        <w:position w:val="1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F43ABD">
                      <w:rPr>
                        <w:rFonts w:ascii="Calibri" w:eastAsia="Calibri" w:hAnsi="Calibri" w:cs="Calibri"/>
                        <w:noProof/>
                        <w:position w:val="1"/>
                      </w:rPr>
                      <w:t>30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7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22D72C6" w14:textId="77777777" w:rsidR="005513D0" w:rsidRDefault="005513D0">
    <w:pPr>
      <w:spacing w:after="0" w:line="200" w:lineRule="exact"/>
      <w:rPr>
        <w:sz w:val="20"/>
        <w:szCs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503314175" behindDoc="1" locked="0" layoutInCell="1" allowOverlap="1" wp14:anchorId="7C503904" wp14:editId="2CA84CC9">
              <wp:simplePos x="0" y="0"/>
              <wp:positionH relativeFrom="page">
                <wp:posOffset>6704965</wp:posOffset>
              </wp:positionH>
              <wp:positionV relativeFrom="page">
                <wp:posOffset>929005</wp:posOffset>
              </wp:positionV>
              <wp:extent cx="193040" cy="165100"/>
              <wp:effectExtent l="0" t="0" r="0" b="1270"/>
              <wp:wrapNone/>
              <wp:docPr id="15" name="Text Box 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93040" cy="1651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EC9F289" w14:textId="77777777" w:rsidR="005513D0" w:rsidRDefault="005513D0">
                          <w:pPr>
                            <w:spacing w:after="0" w:line="244" w:lineRule="exact"/>
                            <w:ind w:left="40" w:right="-20"/>
                            <w:rPr>
                              <w:rFonts w:ascii="Calibri" w:eastAsia="Calibri" w:hAnsi="Calibri" w:cs="Calibri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Calibri" w:eastAsia="Calibri" w:hAnsi="Calibri" w:cs="Calibri"/>
                              <w:position w:val="1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F43ABD">
                            <w:rPr>
                              <w:rFonts w:ascii="Calibri" w:eastAsia="Calibri" w:hAnsi="Calibri" w:cs="Calibri"/>
                              <w:noProof/>
                              <w:position w:val="1"/>
                            </w:rPr>
                            <w:t>32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C503904" id="_x0000_t202" coordsize="21600,21600" o:spt="202" path="m0,0l0,21600,21600,21600,21600,0xe">
              <v:stroke joinstyle="miter"/>
              <v:path gradientshapeok="t" o:connecttype="rect"/>
            </v:shapetype>
            <v:shape id="Text_x0020_Box_x0020_15" o:spid="_x0000_s1057" type="#_x0000_t202" style="position:absolute;margin-left:527.95pt;margin-top:73.15pt;width:15.2pt;height:13pt;z-index:-2305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" filled="f" stroked="f">
              <v:textbox inset="0,0,0,0">
                <w:txbxContent>
                  <w:p w14:paraId="5EC9F289" w14:textId="77777777" w:rsidR="005513D0" w:rsidRDefault="005513D0">
                    <w:pPr>
                      <w:spacing w:after="0" w:line="244" w:lineRule="exact"/>
                      <w:ind w:left="40" w:right="-20"/>
                      <w:rPr>
                        <w:rFonts w:ascii="Calibri" w:eastAsia="Calibri" w:hAnsi="Calibri" w:cs="Calibri"/>
                      </w:rPr>
                    </w:pPr>
                    <w:r>
                      <w:fldChar w:fldCharType="begin"/>
                    </w:r>
                    <w:r>
                      <w:rPr>
                        <w:rFonts w:ascii="Calibri" w:eastAsia="Calibri" w:hAnsi="Calibri" w:cs="Calibri"/>
                        <w:position w:val="1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F43ABD">
                      <w:rPr>
                        <w:rFonts w:ascii="Calibri" w:eastAsia="Calibri" w:hAnsi="Calibri" w:cs="Calibri"/>
                        <w:noProof/>
                        <w:position w:val="1"/>
                      </w:rPr>
                      <w:t>32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8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3FD91C2" w14:textId="77777777" w:rsidR="005513D0" w:rsidRDefault="005513D0">
    <w:pPr>
      <w:spacing w:after="0" w:line="200" w:lineRule="exact"/>
      <w:rPr>
        <w:sz w:val="20"/>
        <w:szCs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503314176" behindDoc="1" locked="0" layoutInCell="1" allowOverlap="1" wp14:anchorId="4F967816" wp14:editId="5A89BF41">
              <wp:simplePos x="0" y="0"/>
              <wp:positionH relativeFrom="page">
                <wp:posOffset>6704965</wp:posOffset>
              </wp:positionH>
              <wp:positionV relativeFrom="page">
                <wp:posOffset>929005</wp:posOffset>
              </wp:positionV>
              <wp:extent cx="193040" cy="165100"/>
              <wp:effectExtent l="0" t="0" r="0" b="1270"/>
              <wp:wrapNone/>
              <wp:docPr id="14" name="Text Box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93040" cy="1651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FC6301A" w14:textId="77777777" w:rsidR="005513D0" w:rsidRDefault="005513D0">
                          <w:pPr>
                            <w:spacing w:after="0" w:line="244" w:lineRule="exact"/>
                            <w:ind w:left="40" w:right="-20"/>
                            <w:rPr>
                              <w:rFonts w:ascii="Calibri" w:eastAsia="Calibri" w:hAnsi="Calibri" w:cs="Calibri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Calibri" w:eastAsia="Calibri" w:hAnsi="Calibri" w:cs="Calibri"/>
                              <w:position w:val="1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F43ABD">
                            <w:rPr>
                              <w:rFonts w:ascii="Calibri" w:eastAsia="Calibri" w:hAnsi="Calibri" w:cs="Calibri"/>
                              <w:noProof/>
                              <w:position w:val="1"/>
                            </w:rPr>
                            <w:t>33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F967816" id="_x0000_t202" coordsize="21600,21600" o:spt="202" path="m0,0l0,21600,21600,21600,21600,0xe">
              <v:stroke joinstyle="miter"/>
              <v:path gradientshapeok="t" o:connecttype="rect"/>
            </v:shapetype>
            <v:shape id="_x0000_s1058" type="#_x0000_t202" style="position:absolute;margin-left:527.95pt;margin-top:73.15pt;width:15.2pt;height:13pt;z-index:-23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" filled="f" stroked="f">
              <v:textbox inset="0,0,0,0">
                <w:txbxContent>
                  <w:p w14:paraId="7FC6301A" w14:textId="77777777" w:rsidR="005513D0" w:rsidRDefault="005513D0">
                    <w:pPr>
                      <w:spacing w:after="0" w:line="244" w:lineRule="exact"/>
                      <w:ind w:left="40" w:right="-20"/>
                      <w:rPr>
                        <w:rFonts w:ascii="Calibri" w:eastAsia="Calibri" w:hAnsi="Calibri" w:cs="Calibri"/>
                      </w:rPr>
                    </w:pPr>
                    <w:r>
                      <w:fldChar w:fldCharType="begin"/>
                    </w:r>
                    <w:r>
                      <w:rPr>
                        <w:rFonts w:ascii="Calibri" w:eastAsia="Calibri" w:hAnsi="Calibri" w:cs="Calibri"/>
                        <w:position w:val="1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F43ABD">
                      <w:rPr>
                        <w:rFonts w:ascii="Calibri" w:eastAsia="Calibri" w:hAnsi="Calibri" w:cs="Calibri"/>
                        <w:noProof/>
                        <w:position w:val="1"/>
                      </w:rPr>
                      <w:t>33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9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4047230" w14:textId="77777777" w:rsidR="005513D0" w:rsidRDefault="005513D0">
    <w:pPr>
      <w:spacing w:after="0" w:line="200" w:lineRule="exact"/>
      <w:rPr>
        <w:sz w:val="20"/>
        <w:szCs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503314177" behindDoc="1" locked="0" layoutInCell="1" allowOverlap="1" wp14:anchorId="717B0397" wp14:editId="1745B60A">
              <wp:simplePos x="0" y="0"/>
              <wp:positionH relativeFrom="page">
                <wp:posOffset>6704965</wp:posOffset>
              </wp:positionH>
              <wp:positionV relativeFrom="page">
                <wp:posOffset>929005</wp:posOffset>
              </wp:positionV>
              <wp:extent cx="193040" cy="165100"/>
              <wp:effectExtent l="0" t="0" r="0" b="1270"/>
              <wp:wrapNone/>
              <wp:docPr id="13" name="Text Box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93040" cy="1651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88319E8" w14:textId="77777777" w:rsidR="005513D0" w:rsidRDefault="005513D0">
                          <w:pPr>
                            <w:spacing w:after="0" w:line="244" w:lineRule="exact"/>
                            <w:ind w:left="40" w:right="-20"/>
                            <w:rPr>
                              <w:rFonts w:ascii="Calibri" w:eastAsia="Calibri" w:hAnsi="Calibri" w:cs="Calibri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Calibri" w:eastAsia="Calibri" w:hAnsi="Calibri" w:cs="Calibri"/>
                              <w:position w:val="1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F43ABD">
                            <w:rPr>
                              <w:rFonts w:ascii="Calibri" w:eastAsia="Calibri" w:hAnsi="Calibri" w:cs="Calibri"/>
                              <w:noProof/>
                              <w:position w:val="1"/>
                            </w:rPr>
                            <w:t>34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17B0397" id="_x0000_t202" coordsize="21600,21600" o:spt="202" path="m0,0l0,21600,21600,21600,21600,0xe">
              <v:stroke joinstyle="miter"/>
              <v:path gradientshapeok="t" o:connecttype="rect"/>
            </v:shapetype>
            <v:shape id="_x0000_s1059" type="#_x0000_t202" style="position:absolute;margin-left:527.95pt;margin-top:73.15pt;width:15.2pt;height:13pt;z-index:-2303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" filled="f" stroked="f">
              <v:textbox inset="0,0,0,0">
                <w:txbxContent>
                  <w:p w14:paraId="688319E8" w14:textId="77777777" w:rsidR="005513D0" w:rsidRDefault="005513D0">
                    <w:pPr>
                      <w:spacing w:after="0" w:line="244" w:lineRule="exact"/>
                      <w:ind w:left="40" w:right="-20"/>
                      <w:rPr>
                        <w:rFonts w:ascii="Calibri" w:eastAsia="Calibri" w:hAnsi="Calibri" w:cs="Calibri"/>
                      </w:rPr>
                    </w:pPr>
                    <w:r>
                      <w:fldChar w:fldCharType="begin"/>
                    </w:r>
                    <w:r>
                      <w:rPr>
                        <w:rFonts w:ascii="Calibri" w:eastAsia="Calibri" w:hAnsi="Calibri" w:cs="Calibri"/>
                        <w:position w:val="1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F43ABD">
                      <w:rPr>
                        <w:rFonts w:ascii="Calibri" w:eastAsia="Calibri" w:hAnsi="Calibri" w:cs="Calibri"/>
                        <w:noProof/>
                        <w:position w:val="1"/>
                      </w:rPr>
                      <w:t>34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1089815" w14:textId="77777777" w:rsidR="005513D0" w:rsidRDefault="005513D0">
    <w:pPr>
      <w:spacing w:after="0" w:line="200" w:lineRule="exact"/>
      <w:rPr>
        <w:sz w:val="20"/>
        <w:szCs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503314157" behindDoc="1" locked="0" layoutInCell="1" allowOverlap="1" wp14:anchorId="044143AD" wp14:editId="56CDEEB5">
              <wp:simplePos x="0" y="0"/>
              <wp:positionH relativeFrom="page">
                <wp:posOffset>6776720</wp:posOffset>
              </wp:positionH>
              <wp:positionV relativeFrom="page">
                <wp:posOffset>929005</wp:posOffset>
              </wp:positionV>
              <wp:extent cx="121920" cy="165100"/>
              <wp:effectExtent l="4445" t="0" r="0" b="1270"/>
              <wp:wrapNone/>
              <wp:docPr id="33" name="Text Box 3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21920" cy="1651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E8B51C8" w14:textId="77777777" w:rsidR="005513D0" w:rsidRDefault="005513D0">
                          <w:pPr>
                            <w:spacing w:after="0" w:line="244" w:lineRule="exact"/>
                            <w:ind w:left="40" w:right="-20"/>
                            <w:rPr>
                              <w:rFonts w:ascii="Calibri" w:eastAsia="Calibri" w:hAnsi="Calibri" w:cs="Calibri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Calibri" w:eastAsia="Calibri" w:hAnsi="Calibri" w:cs="Calibri"/>
                              <w:position w:val="1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872514">
                            <w:rPr>
                              <w:rFonts w:ascii="Calibri" w:eastAsia="Calibri" w:hAnsi="Calibri" w:cs="Calibri"/>
                              <w:noProof/>
                              <w:position w:val="1"/>
                            </w:rPr>
                            <w:t>7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44143AD" id="_x0000_t202" coordsize="21600,21600" o:spt="202" path="m0,0l0,21600,21600,21600,21600,0xe">
              <v:stroke joinstyle="miter"/>
              <v:path gradientshapeok="t" o:connecttype="rect"/>
            </v:shapetype>
            <v:shape id="Text_x0020_Box_x0020_33" o:spid="_x0000_s1039" type="#_x0000_t202" style="position:absolute;margin-left:533.6pt;margin-top:73.15pt;width:9.6pt;height:13pt;z-index:-2323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" filled="f" stroked="f">
              <v:textbox inset="0,0,0,0">
                <w:txbxContent>
                  <w:p w14:paraId="6E8B51C8" w14:textId="77777777" w:rsidR="005513D0" w:rsidRDefault="005513D0">
                    <w:pPr>
                      <w:spacing w:after="0" w:line="244" w:lineRule="exact"/>
                      <w:ind w:left="40" w:right="-20"/>
                      <w:rPr>
                        <w:rFonts w:ascii="Calibri" w:eastAsia="Calibri" w:hAnsi="Calibri" w:cs="Calibri"/>
                      </w:rPr>
                    </w:pPr>
                    <w:r>
                      <w:fldChar w:fldCharType="begin"/>
                    </w:r>
                    <w:r>
                      <w:rPr>
                        <w:rFonts w:ascii="Calibri" w:eastAsia="Calibri" w:hAnsi="Calibri" w:cs="Calibri"/>
                        <w:position w:val="1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872514">
                      <w:rPr>
                        <w:rFonts w:ascii="Calibri" w:eastAsia="Calibri" w:hAnsi="Calibri" w:cs="Calibri"/>
                        <w:noProof/>
                        <w:position w:val="1"/>
                      </w:rPr>
                      <w:t>7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0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A526353" w14:textId="77777777" w:rsidR="005513D0" w:rsidRDefault="005513D0">
    <w:pPr>
      <w:spacing w:after="0" w:line="200" w:lineRule="exact"/>
      <w:rPr>
        <w:sz w:val="20"/>
        <w:szCs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503314178" behindDoc="1" locked="0" layoutInCell="1" allowOverlap="1" wp14:anchorId="68654C9C" wp14:editId="1138F89B">
              <wp:simplePos x="0" y="0"/>
              <wp:positionH relativeFrom="page">
                <wp:posOffset>6704965</wp:posOffset>
              </wp:positionH>
              <wp:positionV relativeFrom="page">
                <wp:posOffset>929005</wp:posOffset>
              </wp:positionV>
              <wp:extent cx="193040" cy="165100"/>
              <wp:effectExtent l="0" t="0" r="0" b="1270"/>
              <wp:wrapNone/>
              <wp:docPr id="12" name="Text Box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93040" cy="1651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E8B630A" w14:textId="77777777" w:rsidR="005513D0" w:rsidRDefault="005513D0">
                          <w:pPr>
                            <w:spacing w:after="0" w:line="244" w:lineRule="exact"/>
                            <w:ind w:left="40" w:right="-20"/>
                            <w:rPr>
                              <w:rFonts w:ascii="Calibri" w:eastAsia="Calibri" w:hAnsi="Calibri" w:cs="Calibri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Calibri" w:eastAsia="Calibri" w:hAnsi="Calibri" w:cs="Calibri"/>
                              <w:position w:val="1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F43ABD">
                            <w:rPr>
                              <w:rFonts w:ascii="Calibri" w:eastAsia="Calibri" w:hAnsi="Calibri" w:cs="Calibri"/>
                              <w:noProof/>
                              <w:position w:val="1"/>
                            </w:rPr>
                            <w:t>35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8654C9C" id="_x0000_t202" coordsize="21600,21600" o:spt="202" path="m0,0l0,21600,21600,21600,21600,0xe">
              <v:stroke joinstyle="miter"/>
              <v:path gradientshapeok="t" o:connecttype="rect"/>
            </v:shapetype>
            <v:shape id="_x0000_s1060" type="#_x0000_t202" style="position:absolute;margin-left:527.95pt;margin-top:73.15pt;width:15.2pt;height:13pt;z-index:-230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" filled="f" stroked="f">
              <v:textbox inset="0,0,0,0">
                <w:txbxContent>
                  <w:p w14:paraId="0E8B630A" w14:textId="77777777" w:rsidR="005513D0" w:rsidRDefault="005513D0">
                    <w:pPr>
                      <w:spacing w:after="0" w:line="244" w:lineRule="exact"/>
                      <w:ind w:left="40" w:right="-20"/>
                      <w:rPr>
                        <w:rFonts w:ascii="Calibri" w:eastAsia="Calibri" w:hAnsi="Calibri" w:cs="Calibri"/>
                      </w:rPr>
                    </w:pPr>
                    <w:r>
                      <w:fldChar w:fldCharType="begin"/>
                    </w:r>
                    <w:r>
                      <w:rPr>
                        <w:rFonts w:ascii="Calibri" w:eastAsia="Calibri" w:hAnsi="Calibri" w:cs="Calibri"/>
                        <w:position w:val="1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F43ABD">
                      <w:rPr>
                        <w:rFonts w:ascii="Calibri" w:eastAsia="Calibri" w:hAnsi="Calibri" w:cs="Calibri"/>
                        <w:noProof/>
                        <w:position w:val="1"/>
                      </w:rPr>
                      <w:t>35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F835BFF" w14:textId="77777777" w:rsidR="005513D0" w:rsidRDefault="005513D0">
    <w:pPr>
      <w:spacing w:after="0" w:line="200" w:lineRule="exact"/>
      <w:rPr>
        <w:sz w:val="20"/>
        <w:szCs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503314179" behindDoc="1" locked="0" layoutInCell="1" allowOverlap="1" wp14:anchorId="51A6166B" wp14:editId="6BB6E4FB">
              <wp:simplePos x="0" y="0"/>
              <wp:positionH relativeFrom="page">
                <wp:posOffset>6704965</wp:posOffset>
              </wp:positionH>
              <wp:positionV relativeFrom="page">
                <wp:posOffset>929005</wp:posOffset>
              </wp:positionV>
              <wp:extent cx="193040" cy="165100"/>
              <wp:effectExtent l="0" t="0" r="0" b="1270"/>
              <wp:wrapNone/>
              <wp:docPr id="11" name="Text Box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93040" cy="1651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9481D62" w14:textId="77777777" w:rsidR="005513D0" w:rsidRDefault="005513D0">
                          <w:pPr>
                            <w:spacing w:after="0" w:line="244" w:lineRule="exact"/>
                            <w:ind w:left="40" w:right="-20"/>
                            <w:rPr>
                              <w:rFonts w:ascii="Calibri" w:eastAsia="Calibri" w:hAnsi="Calibri" w:cs="Calibri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Calibri" w:eastAsia="Calibri" w:hAnsi="Calibri" w:cs="Calibri"/>
                              <w:position w:val="1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F43ABD">
                            <w:rPr>
                              <w:rFonts w:ascii="Calibri" w:eastAsia="Calibri" w:hAnsi="Calibri" w:cs="Calibri"/>
                              <w:noProof/>
                              <w:position w:val="1"/>
                            </w:rPr>
                            <w:t>36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1A6166B" id="_x0000_t202" coordsize="21600,21600" o:spt="202" path="m0,0l0,21600,21600,21600,21600,0xe">
              <v:stroke joinstyle="miter"/>
              <v:path gradientshapeok="t" o:connecttype="rect"/>
            </v:shapetype>
            <v:shape id="_x0000_s1061" type="#_x0000_t202" style="position:absolute;margin-left:527.95pt;margin-top:73.15pt;width:15.2pt;height:13pt;z-index:-2301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" filled="f" stroked="f">
              <v:textbox inset="0,0,0,0">
                <w:txbxContent>
                  <w:p w14:paraId="39481D62" w14:textId="77777777" w:rsidR="005513D0" w:rsidRDefault="005513D0">
                    <w:pPr>
                      <w:spacing w:after="0" w:line="244" w:lineRule="exact"/>
                      <w:ind w:left="40" w:right="-20"/>
                      <w:rPr>
                        <w:rFonts w:ascii="Calibri" w:eastAsia="Calibri" w:hAnsi="Calibri" w:cs="Calibri"/>
                      </w:rPr>
                    </w:pPr>
                    <w:r>
                      <w:fldChar w:fldCharType="begin"/>
                    </w:r>
                    <w:r>
                      <w:rPr>
                        <w:rFonts w:ascii="Calibri" w:eastAsia="Calibri" w:hAnsi="Calibri" w:cs="Calibri"/>
                        <w:position w:val="1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F43ABD">
                      <w:rPr>
                        <w:rFonts w:ascii="Calibri" w:eastAsia="Calibri" w:hAnsi="Calibri" w:cs="Calibri"/>
                        <w:noProof/>
                        <w:position w:val="1"/>
                      </w:rPr>
                      <w:t>36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EA259E4" w14:textId="77777777" w:rsidR="005513D0" w:rsidRDefault="005513D0">
    <w:pPr>
      <w:spacing w:after="0" w:line="200" w:lineRule="exact"/>
      <w:rPr>
        <w:sz w:val="20"/>
        <w:szCs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503314180" behindDoc="1" locked="0" layoutInCell="1" allowOverlap="1" wp14:anchorId="627B506A" wp14:editId="2FC8ED9E">
              <wp:simplePos x="0" y="0"/>
              <wp:positionH relativeFrom="page">
                <wp:posOffset>6704965</wp:posOffset>
              </wp:positionH>
              <wp:positionV relativeFrom="page">
                <wp:posOffset>929005</wp:posOffset>
              </wp:positionV>
              <wp:extent cx="193040" cy="165100"/>
              <wp:effectExtent l="0" t="0" r="0" b="1270"/>
              <wp:wrapNone/>
              <wp:docPr id="10" name="Text Box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93040" cy="1651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1D5E93E" w14:textId="77777777" w:rsidR="005513D0" w:rsidRDefault="005513D0">
                          <w:pPr>
                            <w:spacing w:after="0" w:line="244" w:lineRule="exact"/>
                            <w:ind w:left="40" w:right="-20"/>
                            <w:rPr>
                              <w:rFonts w:ascii="Calibri" w:eastAsia="Calibri" w:hAnsi="Calibri" w:cs="Calibri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Calibri" w:eastAsia="Calibri" w:hAnsi="Calibri" w:cs="Calibri"/>
                              <w:position w:val="1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F43ABD">
                            <w:rPr>
                              <w:rFonts w:ascii="Calibri" w:eastAsia="Calibri" w:hAnsi="Calibri" w:cs="Calibri"/>
                              <w:noProof/>
                              <w:position w:val="1"/>
                            </w:rPr>
                            <w:t>37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27B506A" id="_x0000_t202" coordsize="21600,21600" o:spt="202" path="m0,0l0,21600,21600,21600,21600,0xe">
              <v:stroke joinstyle="miter"/>
              <v:path gradientshapeok="t" o:connecttype="rect"/>
            </v:shapetype>
            <v:shape id="_x0000_s1062" type="#_x0000_t202" style="position:absolute;margin-left:527.95pt;margin-top:73.15pt;width:15.2pt;height:13pt;z-index:-23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" filled="f" stroked="f">
              <v:textbox inset="0,0,0,0">
                <w:txbxContent>
                  <w:p w14:paraId="61D5E93E" w14:textId="77777777" w:rsidR="005513D0" w:rsidRDefault="005513D0">
                    <w:pPr>
                      <w:spacing w:after="0" w:line="244" w:lineRule="exact"/>
                      <w:ind w:left="40" w:right="-20"/>
                      <w:rPr>
                        <w:rFonts w:ascii="Calibri" w:eastAsia="Calibri" w:hAnsi="Calibri" w:cs="Calibri"/>
                      </w:rPr>
                    </w:pPr>
                    <w:r>
                      <w:fldChar w:fldCharType="begin"/>
                    </w:r>
                    <w:r>
                      <w:rPr>
                        <w:rFonts w:ascii="Calibri" w:eastAsia="Calibri" w:hAnsi="Calibri" w:cs="Calibri"/>
                        <w:position w:val="1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F43ABD">
                      <w:rPr>
                        <w:rFonts w:ascii="Calibri" w:eastAsia="Calibri" w:hAnsi="Calibri" w:cs="Calibri"/>
                        <w:noProof/>
                        <w:position w:val="1"/>
                      </w:rPr>
                      <w:t>37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503314181" behindDoc="1" locked="0" layoutInCell="1" allowOverlap="1" wp14:anchorId="4A508A95" wp14:editId="0EE15B36">
              <wp:simplePos x="0" y="0"/>
              <wp:positionH relativeFrom="page">
                <wp:posOffset>886460</wp:posOffset>
              </wp:positionH>
              <wp:positionV relativeFrom="page">
                <wp:posOffset>1256665</wp:posOffset>
              </wp:positionV>
              <wp:extent cx="5633085" cy="177800"/>
              <wp:effectExtent l="635" t="0" r="0" b="3810"/>
              <wp:wrapNone/>
              <wp:docPr id="9" name="Text Box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633085" cy="177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26AEFF4" w14:textId="77777777" w:rsidR="005513D0" w:rsidRDefault="005513D0">
                          <w:pPr>
                            <w:spacing w:after="0" w:line="265" w:lineRule="exact"/>
                            <w:ind w:left="20" w:right="-56"/>
                            <w:rPr>
                              <w:rFonts w:ascii="Times New Roman" w:eastAsia="Times New Roman" w:hAnsi="Times New Roman" w:cs="Times New Roman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spacing w:val="1"/>
                              <w:sz w:val="24"/>
                              <w:szCs w:val="24"/>
                            </w:rPr>
                            <w:t>a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z w:val="24"/>
                              <w:szCs w:val="24"/>
                            </w:rPr>
                            <w:t>p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1"/>
                              <w:sz w:val="24"/>
                              <w:szCs w:val="24"/>
                            </w:rPr>
                            <w:t>li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-3"/>
                              <w:sz w:val="24"/>
                              <w:szCs w:val="24"/>
                            </w:rPr>
                            <w:t>c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1"/>
                              <w:sz w:val="24"/>
                              <w:szCs w:val="24"/>
                            </w:rPr>
                            <w:t>aci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z w:val="24"/>
                              <w:szCs w:val="24"/>
                            </w:rPr>
                            <w:t>o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-4"/>
                              <w:sz w:val="24"/>
                              <w:szCs w:val="24"/>
                            </w:rPr>
                            <w:t>n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1"/>
                              <w:sz w:val="24"/>
                              <w:szCs w:val="24"/>
                            </w:rPr>
                            <w:t>e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z w:val="24"/>
                              <w:szCs w:val="24"/>
                            </w:rPr>
                            <w:t>s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46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-1"/>
                              <w:sz w:val="24"/>
                              <w:szCs w:val="24"/>
                            </w:rPr>
                            <w:t>w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1"/>
                              <w:sz w:val="24"/>
                              <w:szCs w:val="24"/>
                            </w:rPr>
                            <w:t>e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z w:val="24"/>
                              <w:szCs w:val="24"/>
                            </w:rPr>
                            <w:t>b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48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z w:val="24"/>
                              <w:szCs w:val="24"/>
                            </w:rPr>
                            <w:t>(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-3"/>
                              <w:sz w:val="24"/>
                              <w:szCs w:val="24"/>
                            </w:rPr>
                            <w:t>t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1"/>
                              <w:sz w:val="24"/>
                              <w:szCs w:val="24"/>
                            </w:rPr>
                            <w:t>e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z w:val="24"/>
                              <w:szCs w:val="24"/>
                            </w:rPr>
                            <w:t>n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-3"/>
                              <w:sz w:val="24"/>
                              <w:szCs w:val="24"/>
                            </w:rPr>
                            <w:t>i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5"/>
                              <w:sz w:val="24"/>
                              <w:szCs w:val="24"/>
                            </w:rPr>
                            <w:t>e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z w:val="24"/>
                              <w:szCs w:val="24"/>
                            </w:rPr>
                            <w:t>ndo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48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1"/>
                              <w:sz w:val="24"/>
                              <w:szCs w:val="24"/>
                            </w:rPr>
                            <w:t>e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z w:val="24"/>
                              <w:szCs w:val="24"/>
                            </w:rPr>
                            <w:t>n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44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1"/>
                              <w:sz w:val="24"/>
                              <w:szCs w:val="24"/>
                            </w:rPr>
                            <w:t>c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z w:val="24"/>
                              <w:szCs w:val="24"/>
                            </w:rPr>
                            <w:t>u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1"/>
                              <w:sz w:val="24"/>
                              <w:szCs w:val="24"/>
                            </w:rPr>
                            <w:t>e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-4"/>
                              <w:sz w:val="24"/>
                              <w:szCs w:val="24"/>
                            </w:rPr>
                            <w:t>n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1"/>
                              <w:sz w:val="24"/>
                              <w:szCs w:val="24"/>
                            </w:rPr>
                            <w:t>t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z w:val="24"/>
                              <w:szCs w:val="24"/>
                            </w:rPr>
                            <w:t>a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49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-4"/>
                              <w:sz w:val="24"/>
                              <w:szCs w:val="24"/>
                            </w:rPr>
                            <w:t>q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z w:val="24"/>
                              <w:szCs w:val="24"/>
                            </w:rPr>
                            <w:t>ue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49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-1"/>
                              <w:sz w:val="24"/>
                              <w:szCs w:val="24"/>
                            </w:rPr>
                            <w:t>s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z w:val="24"/>
                              <w:szCs w:val="24"/>
                            </w:rPr>
                            <w:t>on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48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1"/>
                              <w:sz w:val="24"/>
                              <w:szCs w:val="24"/>
                            </w:rPr>
                            <w:t>a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z w:val="24"/>
                              <w:szCs w:val="24"/>
                            </w:rPr>
                            <w:t>p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-3"/>
                              <w:sz w:val="24"/>
                              <w:szCs w:val="24"/>
                            </w:rPr>
                            <w:t>l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1"/>
                              <w:sz w:val="24"/>
                              <w:szCs w:val="24"/>
                            </w:rPr>
                            <w:t>ic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-3"/>
                              <w:sz w:val="24"/>
                              <w:szCs w:val="24"/>
                            </w:rPr>
                            <w:t>a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1"/>
                              <w:sz w:val="24"/>
                              <w:szCs w:val="24"/>
                            </w:rPr>
                            <w:t>ci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z w:val="24"/>
                              <w:szCs w:val="24"/>
                            </w:rPr>
                            <w:t>on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1"/>
                              <w:sz w:val="24"/>
                              <w:szCs w:val="24"/>
                            </w:rPr>
                            <w:t>e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z w:val="24"/>
                              <w:szCs w:val="24"/>
                            </w:rPr>
                            <w:t>s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46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z w:val="24"/>
                              <w:szCs w:val="24"/>
                            </w:rPr>
                            <w:t>q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-4"/>
                              <w:sz w:val="24"/>
                              <w:szCs w:val="24"/>
                            </w:rPr>
                            <w:t>u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z w:val="24"/>
                              <w:szCs w:val="24"/>
                            </w:rPr>
                            <w:t>e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49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-1"/>
                              <w:sz w:val="24"/>
                              <w:szCs w:val="24"/>
                            </w:rPr>
                            <w:t>s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z w:val="24"/>
                              <w:szCs w:val="24"/>
                            </w:rPr>
                            <w:t>on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48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-3"/>
                              <w:sz w:val="24"/>
                              <w:szCs w:val="24"/>
                            </w:rPr>
                            <w:t>e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1"/>
                              <w:sz w:val="24"/>
                              <w:szCs w:val="24"/>
                            </w:rPr>
                            <w:t>m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z w:val="24"/>
                              <w:szCs w:val="24"/>
                            </w:rPr>
                            <w:t>p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1"/>
                              <w:sz w:val="24"/>
                              <w:szCs w:val="24"/>
                            </w:rPr>
                            <w:t>a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z w:val="24"/>
                              <w:szCs w:val="24"/>
                            </w:rPr>
                            <w:t>qu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-3"/>
                              <w:sz w:val="24"/>
                              <w:szCs w:val="24"/>
                            </w:rPr>
                            <w:t>e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1"/>
                              <w:sz w:val="24"/>
                              <w:szCs w:val="24"/>
                            </w:rPr>
                            <w:t>t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-3"/>
                              <w:sz w:val="24"/>
                              <w:szCs w:val="24"/>
                            </w:rPr>
                            <w:t>a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z w:val="24"/>
                              <w:szCs w:val="24"/>
                            </w:rPr>
                            <w:t>d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1"/>
                              <w:sz w:val="24"/>
                              <w:szCs w:val="24"/>
                            </w:rPr>
                            <w:t>a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z w:val="24"/>
                              <w:szCs w:val="24"/>
                            </w:rPr>
                            <w:t>s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46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z w:val="24"/>
                              <w:szCs w:val="24"/>
                            </w:rPr>
                            <w:t>p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1"/>
                              <w:sz w:val="24"/>
                              <w:szCs w:val="24"/>
                            </w:rPr>
                            <w:t>a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-4"/>
                              <w:sz w:val="24"/>
                              <w:szCs w:val="24"/>
                            </w:rPr>
                            <w:t>r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z w:val="24"/>
                              <w:szCs w:val="24"/>
                            </w:rPr>
                            <w:t>a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A508A95" id="_x0000_s1063" type="#_x0000_t202" style="position:absolute;margin-left:69.8pt;margin-top:98.95pt;width:443.55pt;height:14pt;z-index:-2299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" filled="f" stroked="f">
              <v:textbox inset="0,0,0,0">
                <w:txbxContent>
                  <w:p w14:paraId="526AEFF4" w14:textId="77777777" w:rsidR="005513D0" w:rsidRDefault="005513D0">
                    <w:pPr>
                      <w:spacing w:after="0" w:line="265" w:lineRule="exact"/>
                      <w:ind w:left="20" w:right="-56"/>
                      <w:rPr>
                        <w:rFonts w:ascii="Times New Roman" w:eastAsia="Times New Roman" w:hAnsi="Times New Roman" w:cs="Times New Roman"/>
                        <w:sz w:val="24"/>
                        <w:szCs w:val="24"/>
                      </w:rPr>
                    </w:pPr>
                    <w:r>
                      <w:rPr>
                        <w:rFonts w:ascii="Times New Roman" w:eastAsia="Times New Roman" w:hAnsi="Times New Roman" w:cs="Times New Roman"/>
                        <w:spacing w:val="1"/>
                        <w:sz w:val="24"/>
                        <w:szCs w:val="24"/>
                      </w:rPr>
                      <w:t>a</w:t>
                    </w:r>
                    <w:r>
                      <w:rPr>
                        <w:rFonts w:ascii="Times New Roman" w:eastAsia="Times New Roman" w:hAnsi="Times New Roman" w:cs="Times New Roman"/>
                        <w:sz w:val="24"/>
                        <w:szCs w:val="24"/>
                      </w:rPr>
                      <w:t>p</w:t>
                    </w:r>
                    <w:r>
                      <w:rPr>
                        <w:rFonts w:ascii="Times New Roman" w:eastAsia="Times New Roman" w:hAnsi="Times New Roman" w:cs="Times New Roman"/>
                        <w:spacing w:val="1"/>
                        <w:sz w:val="24"/>
                        <w:szCs w:val="24"/>
                      </w:rPr>
                      <w:t>li</w:t>
                    </w:r>
                    <w:r>
                      <w:rPr>
                        <w:rFonts w:ascii="Times New Roman" w:eastAsia="Times New Roman" w:hAnsi="Times New Roman" w:cs="Times New Roman"/>
                        <w:spacing w:val="-3"/>
                        <w:sz w:val="24"/>
                        <w:szCs w:val="24"/>
                      </w:rPr>
                      <w:t>c</w:t>
                    </w:r>
                    <w:r>
                      <w:rPr>
                        <w:rFonts w:ascii="Times New Roman" w:eastAsia="Times New Roman" w:hAnsi="Times New Roman" w:cs="Times New Roman"/>
                        <w:spacing w:val="1"/>
                        <w:sz w:val="24"/>
                        <w:szCs w:val="24"/>
                      </w:rPr>
                      <w:t>aci</w:t>
                    </w:r>
                    <w:r>
                      <w:rPr>
                        <w:rFonts w:ascii="Times New Roman" w:eastAsia="Times New Roman" w:hAnsi="Times New Roman" w:cs="Times New Roman"/>
                        <w:sz w:val="24"/>
                        <w:szCs w:val="24"/>
                      </w:rPr>
                      <w:t>o</w:t>
                    </w:r>
                    <w:r>
                      <w:rPr>
                        <w:rFonts w:ascii="Times New Roman" w:eastAsia="Times New Roman" w:hAnsi="Times New Roman" w:cs="Times New Roman"/>
                        <w:spacing w:val="-4"/>
                        <w:sz w:val="24"/>
                        <w:szCs w:val="24"/>
                      </w:rPr>
                      <w:t>n</w:t>
                    </w:r>
                    <w:r>
                      <w:rPr>
                        <w:rFonts w:ascii="Times New Roman" w:eastAsia="Times New Roman" w:hAnsi="Times New Roman" w:cs="Times New Roman"/>
                        <w:spacing w:val="1"/>
                        <w:sz w:val="24"/>
                        <w:szCs w:val="24"/>
                      </w:rPr>
                      <w:t>e</w:t>
                    </w:r>
                    <w:r>
                      <w:rPr>
                        <w:rFonts w:ascii="Times New Roman" w:eastAsia="Times New Roman" w:hAnsi="Times New Roman" w:cs="Times New Roman"/>
                        <w:sz w:val="24"/>
                        <w:szCs w:val="24"/>
                      </w:rPr>
                      <w:t>s</w:t>
                    </w:r>
                    <w:r>
                      <w:rPr>
                        <w:rFonts w:ascii="Times New Roman" w:eastAsia="Times New Roman" w:hAnsi="Times New Roman" w:cs="Times New Roman"/>
                        <w:spacing w:val="46"/>
                        <w:sz w:val="24"/>
                        <w:szCs w:val="24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spacing w:val="-1"/>
                        <w:sz w:val="24"/>
                        <w:szCs w:val="24"/>
                      </w:rPr>
                      <w:t>w</w:t>
                    </w:r>
                    <w:r>
                      <w:rPr>
                        <w:rFonts w:ascii="Times New Roman" w:eastAsia="Times New Roman" w:hAnsi="Times New Roman" w:cs="Times New Roman"/>
                        <w:spacing w:val="1"/>
                        <w:sz w:val="24"/>
                        <w:szCs w:val="24"/>
                      </w:rPr>
                      <w:t>e</w:t>
                    </w:r>
                    <w:r>
                      <w:rPr>
                        <w:rFonts w:ascii="Times New Roman" w:eastAsia="Times New Roman" w:hAnsi="Times New Roman" w:cs="Times New Roman"/>
                        <w:sz w:val="24"/>
                        <w:szCs w:val="24"/>
                      </w:rPr>
                      <w:t>b</w:t>
                    </w:r>
                    <w:r>
                      <w:rPr>
                        <w:rFonts w:ascii="Times New Roman" w:eastAsia="Times New Roman" w:hAnsi="Times New Roman" w:cs="Times New Roman"/>
                        <w:spacing w:val="48"/>
                        <w:sz w:val="24"/>
                        <w:szCs w:val="24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sz w:val="24"/>
                        <w:szCs w:val="24"/>
                      </w:rPr>
                      <w:t>(</w:t>
                    </w:r>
                    <w:r>
                      <w:rPr>
                        <w:rFonts w:ascii="Times New Roman" w:eastAsia="Times New Roman" w:hAnsi="Times New Roman" w:cs="Times New Roman"/>
                        <w:spacing w:val="-3"/>
                        <w:sz w:val="24"/>
                        <w:szCs w:val="24"/>
                      </w:rPr>
                      <w:t>t</w:t>
                    </w:r>
                    <w:r>
                      <w:rPr>
                        <w:rFonts w:ascii="Times New Roman" w:eastAsia="Times New Roman" w:hAnsi="Times New Roman" w:cs="Times New Roman"/>
                        <w:spacing w:val="1"/>
                        <w:sz w:val="24"/>
                        <w:szCs w:val="24"/>
                      </w:rPr>
                      <w:t>e</w:t>
                    </w:r>
                    <w:r>
                      <w:rPr>
                        <w:rFonts w:ascii="Times New Roman" w:eastAsia="Times New Roman" w:hAnsi="Times New Roman" w:cs="Times New Roman"/>
                        <w:sz w:val="24"/>
                        <w:szCs w:val="24"/>
                      </w:rPr>
                      <w:t>n</w:t>
                    </w:r>
                    <w:r>
                      <w:rPr>
                        <w:rFonts w:ascii="Times New Roman" w:eastAsia="Times New Roman" w:hAnsi="Times New Roman" w:cs="Times New Roman"/>
                        <w:spacing w:val="-3"/>
                        <w:sz w:val="24"/>
                        <w:szCs w:val="24"/>
                      </w:rPr>
                      <w:t>i</w:t>
                    </w:r>
                    <w:r>
                      <w:rPr>
                        <w:rFonts w:ascii="Times New Roman" w:eastAsia="Times New Roman" w:hAnsi="Times New Roman" w:cs="Times New Roman"/>
                        <w:spacing w:val="5"/>
                        <w:sz w:val="24"/>
                        <w:szCs w:val="24"/>
                      </w:rPr>
                      <w:t>e</w:t>
                    </w:r>
                    <w:r>
                      <w:rPr>
                        <w:rFonts w:ascii="Times New Roman" w:eastAsia="Times New Roman" w:hAnsi="Times New Roman" w:cs="Times New Roman"/>
                        <w:sz w:val="24"/>
                        <w:szCs w:val="24"/>
                      </w:rPr>
                      <w:t>ndo</w:t>
                    </w:r>
                    <w:r>
                      <w:rPr>
                        <w:rFonts w:ascii="Times New Roman" w:eastAsia="Times New Roman" w:hAnsi="Times New Roman" w:cs="Times New Roman"/>
                        <w:spacing w:val="48"/>
                        <w:sz w:val="24"/>
                        <w:szCs w:val="24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spacing w:val="1"/>
                        <w:sz w:val="24"/>
                        <w:szCs w:val="24"/>
                      </w:rPr>
                      <w:t>e</w:t>
                    </w:r>
                    <w:r>
                      <w:rPr>
                        <w:rFonts w:ascii="Times New Roman" w:eastAsia="Times New Roman" w:hAnsi="Times New Roman" w:cs="Times New Roman"/>
                        <w:sz w:val="24"/>
                        <w:szCs w:val="24"/>
                      </w:rPr>
                      <w:t>n</w:t>
                    </w:r>
                    <w:r>
                      <w:rPr>
                        <w:rFonts w:ascii="Times New Roman" w:eastAsia="Times New Roman" w:hAnsi="Times New Roman" w:cs="Times New Roman"/>
                        <w:spacing w:val="44"/>
                        <w:sz w:val="24"/>
                        <w:szCs w:val="24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spacing w:val="1"/>
                        <w:sz w:val="24"/>
                        <w:szCs w:val="24"/>
                      </w:rPr>
                      <w:t>c</w:t>
                    </w:r>
                    <w:r>
                      <w:rPr>
                        <w:rFonts w:ascii="Times New Roman" w:eastAsia="Times New Roman" w:hAnsi="Times New Roman" w:cs="Times New Roman"/>
                        <w:sz w:val="24"/>
                        <w:szCs w:val="24"/>
                      </w:rPr>
                      <w:t>u</w:t>
                    </w:r>
                    <w:r>
                      <w:rPr>
                        <w:rFonts w:ascii="Times New Roman" w:eastAsia="Times New Roman" w:hAnsi="Times New Roman" w:cs="Times New Roman"/>
                        <w:spacing w:val="1"/>
                        <w:sz w:val="24"/>
                        <w:szCs w:val="24"/>
                      </w:rPr>
                      <w:t>e</w:t>
                    </w:r>
                    <w:r>
                      <w:rPr>
                        <w:rFonts w:ascii="Times New Roman" w:eastAsia="Times New Roman" w:hAnsi="Times New Roman" w:cs="Times New Roman"/>
                        <w:spacing w:val="-4"/>
                        <w:sz w:val="24"/>
                        <w:szCs w:val="24"/>
                      </w:rPr>
                      <w:t>n</w:t>
                    </w:r>
                    <w:r>
                      <w:rPr>
                        <w:rFonts w:ascii="Times New Roman" w:eastAsia="Times New Roman" w:hAnsi="Times New Roman" w:cs="Times New Roman"/>
                        <w:spacing w:val="1"/>
                        <w:sz w:val="24"/>
                        <w:szCs w:val="24"/>
                      </w:rPr>
                      <w:t>t</w:t>
                    </w:r>
                    <w:r>
                      <w:rPr>
                        <w:rFonts w:ascii="Times New Roman" w:eastAsia="Times New Roman" w:hAnsi="Times New Roman" w:cs="Times New Roman"/>
                        <w:sz w:val="24"/>
                        <w:szCs w:val="24"/>
                      </w:rPr>
                      <w:t>a</w:t>
                    </w:r>
                    <w:r>
                      <w:rPr>
                        <w:rFonts w:ascii="Times New Roman" w:eastAsia="Times New Roman" w:hAnsi="Times New Roman" w:cs="Times New Roman"/>
                        <w:spacing w:val="49"/>
                        <w:sz w:val="24"/>
                        <w:szCs w:val="24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spacing w:val="-4"/>
                        <w:sz w:val="24"/>
                        <w:szCs w:val="24"/>
                      </w:rPr>
                      <w:t>q</w:t>
                    </w:r>
                    <w:r>
                      <w:rPr>
                        <w:rFonts w:ascii="Times New Roman" w:eastAsia="Times New Roman" w:hAnsi="Times New Roman" w:cs="Times New Roman"/>
                        <w:sz w:val="24"/>
                        <w:szCs w:val="24"/>
                      </w:rPr>
                      <w:t>ue</w:t>
                    </w:r>
                    <w:r>
                      <w:rPr>
                        <w:rFonts w:ascii="Times New Roman" w:eastAsia="Times New Roman" w:hAnsi="Times New Roman" w:cs="Times New Roman"/>
                        <w:spacing w:val="49"/>
                        <w:sz w:val="24"/>
                        <w:szCs w:val="24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spacing w:val="-1"/>
                        <w:sz w:val="24"/>
                        <w:szCs w:val="24"/>
                      </w:rPr>
                      <w:t>s</w:t>
                    </w:r>
                    <w:r>
                      <w:rPr>
                        <w:rFonts w:ascii="Times New Roman" w:eastAsia="Times New Roman" w:hAnsi="Times New Roman" w:cs="Times New Roman"/>
                        <w:sz w:val="24"/>
                        <w:szCs w:val="24"/>
                      </w:rPr>
                      <w:t>on</w:t>
                    </w:r>
                    <w:r>
                      <w:rPr>
                        <w:rFonts w:ascii="Times New Roman" w:eastAsia="Times New Roman" w:hAnsi="Times New Roman" w:cs="Times New Roman"/>
                        <w:spacing w:val="48"/>
                        <w:sz w:val="24"/>
                        <w:szCs w:val="24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spacing w:val="1"/>
                        <w:sz w:val="24"/>
                        <w:szCs w:val="24"/>
                      </w:rPr>
                      <w:t>a</w:t>
                    </w:r>
                    <w:r>
                      <w:rPr>
                        <w:rFonts w:ascii="Times New Roman" w:eastAsia="Times New Roman" w:hAnsi="Times New Roman" w:cs="Times New Roman"/>
                        <w:sz w:val="24"/>
                        <w:szCs w:val="24"/>
                      </w:rPr>
                      <w:t>p</w:t>
                    </w:r>
                    <w:r>
                      <w:rPr>
                        <w:rFonts w:ascii="Times New Roman" w:eastAsia="Times New Roman" w:hAnsi="Times New Roman" w:cs="Times New Roman"/>
                        <w:spacing w:val="-3"/>
                        <w:sz w:val="24"/>
                        <w:szCs w:val="24"/>
                      </w:rPr>
                      <w:t>l</w:t>
                    </w:r>
                    <w:r>
                      <w:rPr>
                        <w:rFonts w:ascii="Times New Roman" w:eastAsia="Times New Roman" w:hAnsi="Times New Roman" w:cs="Times New Roman"/>
                        <w:spacing w:val="1"/>
                        <w:sz w:val="24"/>
                        <w:szCs w:val="24"/>
                      </w:rPr>
                      <w:t>ic</w:t>
                    </w:r>
                    <w:r>
                      <w:rPr>
                        <w:rFonts w:ascii="Times New Roman" w:eastAsia="Times New Roman" w:hAnsi="Times New Roman" w:cs="Times New Roman"/>
                        <w:spacing w:val="-3"/>
                        <w:sz w:val="24"/>
                        <w:szCs w:val="24"/>
                      </w:rPr>
                      <w:t>a</w:t>
                    </w:r>
                    <w:r>
                      <w:rPr>
                        <w:rFonts w:ascii="Times New Roman" w:eastAsia="Times New Roman" w:hAnsi="Times New Roman" w:cs="Times New Roman"/>
                        <w:spacing w:val="1"/>
                        <w:sz w:val="24"/>
                        <w:szCs w:val="24"/>
                      </w:rPr>
                      <w:t>ci</w:t>
                    </w:r>
                    <w:r>
                      <w:rPr>
                        <w:rFonts w:ascii="Times New Roman" w:eastAsia="Times New Roman" w:hAnsi="Times New Roman" w:cs="Times New Roman"/>
                        <w:sz w:val="24"/>
                        <w:szCs w:val="24"/>
                      </w:rPr>
                      <w:t>on</w:t>
                    </w:r>
                    <w:r>
                      <w:rPr>
                        <w:rFonts w:ascii="Times New Roman" w:eastAsia="Times New Roman" w:hAnsi="Times New Roman" w:cs="Times New Roman"/>
                        <w:spacing w:val="1"/>
                        <w:sz w:val="24"/>
                        <w:szCs w:val="24"/>
                      </w:rPr>
                      <w:t>e</w:t>
                    </w:r>
                    <w:r>
                      <w:rPr>
                        <w:rFonts w:ascii="Times New Roman" w:eastAsia="Times New Roman" w:hAnsi="Times New Roman" w:cs="Times New Roman"/>
                        <w:sz w:val="24"/>
                        <w:szCs w:val="24"/>
                      </w:rPr>
                      <w:t>s</w:t>
                    </w:r>
                    <w:r>
                      <w:rPr>
                        <w:rFonts w:ascii="Times New Roman" w:eastAsia="Times New Roman" w:hAnsi="Times New Roman" w:cs="Times New Roman"/>
                        <w:spacing w:val="46"/>
                        <w:sz w:val="24"/>
                        <w:szCs w:val="24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sz w:val="24"/>
                        <w:szCs w:val="24"/>
                      </w:rPr>
                      <w:t>q</w:t>
                    </w:r>
                    <w:r>
                      <w:rPr>
                        <w:rFonts w:ascii="Times New Roman" w:eastAsia="Times New Roman" w:hAnsi="Times New Roman" w:cs="Times New Roman"/>
                        <w:spacing w:val="-4"/>
                        <w:sz w:val="24"/>
                        <w:szCs w:val="24"/>
                      </w:rPr>
                      <w:t>u</w:t>
                    </w:r>
                    <w:r>
                      <w:rPr>
                        <w:rFonts w:ascii="Times New Roman" w:eastAsia="Times New Roman" w:hAnsi="Times New Roman" w:cs="Times New Roman"/>
                        <w:sz w:val="24"/>
                        <w:szCs w:val="24"/>
                      </w:rPr>
                      <w:t>e</w:t>
                    </w:r>
                    <w:r>
                      <w:rPr>
                        <w:rFonts w:ascii="Times New Roman" w:eastAsia="Times New Roman" w:hAnsi="Times New Roman" w:cs="Times New Roman"/>
                        <w:spacing w:val="49"/>
                        <w:sz w:val="24"/>
                        <w:szCs w:val="24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spacing w:val="-1"/>
                        <w:sz w:val="24"/>
                        <w:szCs w:val="24"/>
                      </w:rPr>
                      <w:t>s</w:t>
                    </w:r>
                    <w:r>
                      <w:rPr>
                        <w:rFonts w:ascii="Times New Roman" w:eastAsia="Times New Roman" w:hAnsi="Times New Roman" w:cs="Times New Roman"/>
                        <w:sz w:val="24"/>
                        <w:szCs w:val="24"/>
                      </w:rPr>
                      <w:t>on</w:t>
                    </w:r>
                    <w:r>
                      <w:rPr>
                        <w:rFonts w:ascii="Times New Roman" w:eastAsia="Times New Roman" w:hAnsi="Times New Roman" w:cs="Times New Roman"/>
                        <w:spacing w:val="48"/>
                        <w:sz w:val="24"/>
                        <w:szCs w:val="24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spacing w:val="-3"/>
                        <w:sz w:val="24"/>
                        <w:szCs w:val="24"/>
                      </w:rPr>
                      <w:t>e</w:t>
                    </w:r>
                    <w:r>
                      <w:rPr>
                        <w:rFonts w:ascii="Times New Roman" w:eastAsia="Times New Roman" w:hAnsi="Times New Roman" w:cs="Times New Roman"/>
                        <w:spacing w:val="1"/>
                        <w:sz w:val="24"/>
                        <w:szCs w:val="24"/>
                      </w:rPr>
                      <w:t>m</w:t>
                    </w:r>
                    <w:r>
                      <w:rPr>
                        <w:rFonts w:ascii="Times New Roman" w:eastAsia="Times New Roman" w:hAnsi="Times New Roman" w:cs="Times New Roman"/>
                        <w:sz w:val="24"/>
                        <w:szCs w:val="24"/>
                      </w:rPr>
                      <w:t>p</w:t>
                    </w:r>
                    <w:r>
                      <w:rPr>
                        <w:rFonts w:ascii="Times New Roman" w:eastAsia="Times New Roman" w:hAnsi="Times New Roman" w:cs="Times New Roman"/>
                        <w:spacing w:val="1"/>
                        <w:sz w:val="24"/>
                        <w:szCs w:val="24"/>
                      </w:rPr>
                      <w:t>a</w:t>
                    </w:r>
                    <w:r>
                      <w:rPr>
                        <w:rFonts w:ascii="Times New Roman" w:eastAsia="Times New Roman" w:hAnsi="Times New Roman" w:cs="Times New Roman"/>
                        <w:sz w:val="24"/>
                        <w:szCs w:val="24"/>
                      </w:rPr>
                      <w:t>qu</w:t>
                    </w:r>
                    <w:r>
                      <w:rPr>
                        <w:rFonts w:ascii="Times New Roman" w:eastAsia="Times New Roman" w:hAnsi="Times New Roman" w:cs="Times New Roman"/>
                        <w:spacing w:val="-3"/>
                        <w:sz w:val="24"/>
                        <w:szCs w:val="24"/>
                      </w:rPr>
                      <w:t>e</w:t>
                    </w:r>
                    <w:r>
                      <w:rPr>
                        <w:rFonts w:ascii="Times New Roman" w:eastAsia="Times New Roman" w:hAnsi="Times New Roman" w:cs="Times New Roman"/>
                        <w:spacing w:val="1"/>
                        <w:sz w:val="24"/>
                        <w:szCs w:val="24"/>
                      </w:rPr>
                      <w:t>t</w:t>
                    </w:r>
                    <w:r>
                      <w:rPr>
                        <w:rFonts w:ascii="Times New Roman" w:eastAsia="Times New Roman" w:hAnsi="Times New Roman" w:cs="Times New Roman"/>
                        <w:spacing w:val="-3"/>
                        <w:sz w:val="24"/>
                        <w:szCs w:val="24"/>
                      </w:rPr>
                      <w:t>a</w:t>
                    </w:r>
                    <w:r>
                      <w:rPr>
                        <w:rFonts w:ascii="Times New Roman" w:eastAsia="Times New Roman" w:hAnsi="Times New Roman" w:cs="Times New Roman"/>
                        <w:sz w:val="24"/>
                        <w:szCs w:val="24"/>
                      </w:rPr>
                      <w:t>d</w:t>
                    </w:r>
                    <w:r>
                      <w:rPr>
                        <w:rFonts w:ascii="Times New Roman" w:eastAsia="Times New Roman" w:hAnsi="Times New Roman" w:cs="Times New Roman"/>
                        <w:spacing w:val="1"/>
                        <w:sz w:val="24"/>
                        <w:szCs w:val="24"/>
                      </w:rPr>
                      <w:t>a</w:t>
                    </w:r>
                    <w:r>
                      <w:rPr>
                        <w:rFonts w:ascii="Times New Roman" w:eastAsia="Times New Roman" w:hAnsi="Times New Roman" w:cs="Times New Roman"/>
                        <w:sz w:val="24"/>
                        <w:szCs w:val="24"/>
                      </w:rPr>
                      <w:t>s</w:t>
                    </w:r>
                    <w:r>
                      <w:rPr>
                        <w:rFonts w:ascii="Times New Roman" w:eastAsia="Times New Roman" w:hAnsi="Times New Roman" w:cs="Times New Roman"/>
                        <w:spacing w:val="46"/>
                        <w:sz w:val="24"/>
                        <w:szCs w:val="24"/>
                      </w:rPr>
                      <w:t xml:space="preserve"> </w:t>
                    </w:r>
                    <w:r>
                      <w:rPr>
                        <w:rFonts w:ascii="Times New Roman" w:eastAsia="Times New Roman" w:hAnsi="Times New Roman" w:cs="Times New Roman"/>
                        <w:sz w:val="24"/>
                        <w:szCs w:val="24"/>
                      </w:rPr>
                      <w:t>p</w:t>
                    </w:r>
                    <w:r>
                      <w:rPr>
                        <w:rFonts w:ascii="Times New Roman" w:eastAsia="Times New Roman" w:hAnsi="Times New Roman" w:cs="Times New Roman"/>
                        <w:spacing w:val="1"/>
                        <w:sz w:val="24"/>
                        <w:szCs w:val="24"/>
                      </w:rPr>
                      <w:t>a</w:t>
                    </w:r>
                    <w:r>
                      <w:rPr>
                        <w:rFonts w:ascii="Times New Roman" w:eastAsia="Times New Roman" w:hAnsi="Times New Roman" w:cs="Times New Roman"/>
                        <w:spacing w:val="-4"/>
                        <w:sz w:val="24"/>
                        <w:szCs w:val="24"/>
                      </w:rPr>
                      <w:t>r</w:t>
                    </w:r>
                    <w:r>
                      <w:rPr>
                        <w:rFonts w:ascii="Times New Roman" w:eastAsia="Times New Roman" w:hAnsi="Times New Roman" w:cs="Times New Roman"/>
                        <w:sz w:val="24"/>
                        <w:szCs w:val="24"/>
                      </w:rPr>
                      <w:t>a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3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29BADD9" w14:textId="77777777" w:rsidR="005513D0" w:rsidRDefault="005513D0">
    <w:pPr>
      <w:spacing w:after="0" w:line="200" w:lineRule="exact"/>
      <w:rPr>
        <w:sz w:val="20"/>
        <w:szCs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503314182" behindDoc="1" locked="0" layoutInCell="1" allowOverlap="1" wp14:anchorId="7674DB5D" wp14:editId="7C107A30">
              <wp:simplePos x="0" y="0"/>
              <wp:positionH relativeFrom="page">
                <wp:posOffset>6704965</wp:posOffset>
              </wp:positionH>
              <wp:positionV relativeFrom="page">
                <wp:posOffset>929005</wp:posOffset>
              </wp:positionV>
              <wp:extent cx="201295" cy="165100"/>
              <wp:effectExtent l="0" t="0" r="0" b="1270"/>
              <wp:wrapNone/>
              <wp:docPr id="8" name="Text Box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01295" cy="1651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CEC55B3" w14:textId="77777777" w:rsidR="005513D0" w:rsidRDefault="005513D0">
                          <w:pPr>
                            <w:spacing w:after="0" w:line="229" w:lineRule="exact"/>
                            <w:ind w:left="53" w:right="-20"/>
                            <w:rPr>
                              <w:rFonts w:ascii="Times New Roman" w:eastAsia="Times New Roman" w:hAnsi="Times New Roman" w:cs="Times New Roman"/>
                              <w:sz w:val="20"/>
                              <w:szCs w:val="20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w w:val="112"/>
                              <w:sz w:val="20"/>
                              <w:szCs w:val="20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F43ABD">
                            <w:rPr>
                              <w:rFonts w:ascii="Times New Roman" w:eastAsia="Times New Roman" w:hAnsi="Times New Roman" w:cs="Times New Roman"/>
                              <w:noProof/>
                              <w:w w:val="112"/>
                              <w:sz w:val="20"/>
                              <w:szCs w:val="20"/>
                            </w:rPr>
                            <w:t>41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674DB5D" id="_x0000_t202" coordsize="21600,21600" o:spt="202" path="m0,0l0,21600,21600,21600,21600,0xe">
              <v:stroke joinstyle="miter"/>
              <v:path gradientshapeok="t" o:connecttype="rect"/>
            </v:shapetype>
            <v:shape id="_x0000_s1064" type="#_x0000_t202" style="position:absolute;margin-left:527.95pt;margin-top:73.15pt;width:15.85pt;height:13pt;z-index:-229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" filled="f" stroked="f">
              <v:textbox inset="0,0,0,0">
                <w:txbxContent>
                  <w:p w14:paraId="4CEC55B3" w14:textId="77777777" w:rsidR="005513D0" w:rsidRDefault="005513D0">
                    <w:pPr>
                      <w:spacing w:after="0" w:line="229" w:lineRule="exact"/>
                      <w:ind w:left="53" w:right="-20"/>
                      <w:rPr>
                        <w:rFonts w:ascii="Times New Roman" w:eastAsia="Times New Roman" w:hAnsi="Times New Roman" w:cs="Times New Roman"/>
                        <w:sz w:val="20"/>
                        <w:szCs w:val="20"/>
                      </w:rPr>
                    </w:pPr>
                    <w:r>
                      <w:fldChar w:fldCharType="begin"/>
                    </w:r>
                    <w:r>
                      <w:rPr>
                        <w:rFonts w:ascii="Times New Roman" w:eastAsia="Times New Roman" w:hAnsi="Times New Roman" w:cs="Times New Roman"/>
                        <w:w w:val="112"/>
                        <w:sz w:val="20"/>
                        <w:szCs w:val="20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F43ABD">
                      <w:rPr>
                        <w:rFonts w:ascii="Times New Roman" w:eastAsia="Times New Roman" w:hAnsi="Times New Roman" w:cs="Times New Roman"/>
                        <w:noProof/>
                        <w:w w:val="112"/>
                        <w:sz w:val="20"/>
                        <w:szCs w:val="20"/>
                      </w:rPr>
                      <w:t>41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4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701F6B5" w14:textId="77777777" w:rsidR="005513D0" w:rsidRDefault="005513D0">
    <w:pPr>
      <w:spacing w:after="0" w:line="200" w:lineRule="exact"/>
      <w:rPr>
        <w:sz w:val="20"/>
        <w:szCs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503314183" behindDoc="1" locked="0" layoutInCell="1" allowOverlap="1" wp14:anchorId="1F2C89F0" wp14:editId="0AB47177">
              <wp:simplePos x="0" y="0"/>
              <wp:positionH relativeFrom="page">
                <wp:posOffset>6699885</wp:posOffset>
              </wp:positionH>
              <wp:positionV relativeFrom="page">
                <wp:posOffset>929005</wp:posOffset>
              </wp:positionV>
              <wp:extent cx="203835" cy="165100"/>
              <wp:effectExtent l="3810" t="0" r="1905" b="1270"/>
              <wp:wrapNone/>
              <wp:docPr id="7" name="Text Box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03835" cy="1651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580E591" w14:textId="77777777" w:rsidR="005513D0" w:rsidRDefault="005513D0">
                          <w:pPr>
                            <w:spacing w:before="7" w:after="0" w:line="240" w:lineRule="auto"/>
                            <w:ind w:left="40" w:right="-20"/>
                            <w:rPr>
                              <w:rFonts w:ascii="Arial" w:eastAsia="Arial" w:hAnsi="Arial" w:cs="Arial"/>
                              <w:sz w:val="19"/>
                              <w:szCs w:val="19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" w:eastAsia="Arial" w:hAnsi="Arial" w:cs="Arial"/>
                              <w:color w:val="010101"/>
                              <w:w w:val="114"/>
                              <w:sz w:val="19"/>
                              <w:szCs w:val="19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F43ABD">
                            <w:rPr>
                              <w:rFonts w:ascii="Arial" w:eastAsia="Arial" w:hAnsi="Arial" w:cs="Arial"/>
                              <w:noProof/>
                              <w:color w:val="010101"/>
                              <w:w w:val="114"/>
                              <w:sz w:val="19"/>
                              <w:szCs w:val="19"/>
                            </w:rPr>
                            <w:t>51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F2C89F0" id="_x0000_t202" coordsize="21600,21600" o:spt="202" path="m0,0l0,21600,21600,21600,21600,0xe">
              <v:stroke joinstyle="miter"/>
              <v:path gradientshapeok="t" o:connecttype="rect"/>
            </v:shapetype>
            <v:shape id="_x0000_s1065" type="#_x0000_t202" style="position:absolute;margin-left:527.55pt;margin-top:73.15pt;width:16.05pt;height:13pt;z-index:-2297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" filled="f" stroked="f">
              <v:textbox inset="0,0,0,0">
                <w:txbxContent>
                  <w:p w14:paraId="2580E591" w14:textId="77777777" w:rsidR="005513D0" w:rsidRDefault="005513D0">
                    <w:pPr>
                      <w:spacing w:before="7" w:after="0" w:line="240" w:lineRule="auto"/>
                      <w:ind w:left="40" w:right="-20"/>
                      <w:rPr>
                        <w:rFonts w:ascii="Arial" w:eastAsia="Arial" w:hAnsi="Arial" w:cs="Arial"/>
                        <w:sz w:val="19"/>
                        <w:szCs w:val="19"/>
                      </w:rPr>
                    </w:pPr>
                    <w:r>
                      <w:fldChar w:fldCharType="begin"/>
                    </w:r>
                    <w:r>
                      <w:rPr>
                        <w:rFonts w:ascii="Arial" w:eastAsia="Arial" w:hAnsi="Arial" w:cs="Arial"/>
                        <w:color w:val="010101"/>
                        <w:w w:val="114"/>
                        <w:sz w:val="19"/>
                        <w:szCs w:val="19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F43ABD">
                      <w:rPr>
                        <w:rFonts w:ascii="Arial" w:eastAsia="Arial" w:hAnsi="Arial" w:cs="Arial"/>
                        <w:noProof/>
                        <w:color w:val="010101"/>
                        <w:w w:val="114"/>
                        <w:sz w:val="19"/>
                        <w:szCs w:val="19"/>
                      </w:rPr>
                      <w:t>51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5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1129E93" w14:textId="77777777" w:rsidR="005513D0" w:rsidRDefault="005513D0">
    <w:pPr>
      <w:spacing w:after="0" w:line="200" w:lineRule="exact"/>
      <w:rPr>
        <w:sz w:val="20"/>
        <w:szCs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503314184" behindDoc="1" locked="0" layoutInCell="1" allowOverlap="1" wp14:anchorId="47719B53" wp14:editId="6C60A8B9">
              <wp:simplePos x="0" y="0"/>
              <wp:positionH relativeFrom="page">
                <wp:posOffset>6704965</wp:posOffset>
              </wp:positionH>
              <wp:positionV relativeFrom="page">
                <wp:posOffset>929005</wp:posOffset>
              </wp:positionV>
              <wp:extent cx="193040" cy="165100"/>
              <wp:effectExtent l="0" t="0" r="0" b="1270"/>
              <wp:wrapNone/>
              <wp:docPr id="6" name="Text Box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93040" cy="1651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BD98E10" w14:textId="77777777" w:rsidR="005513D0" w:rsidRDefault="005513D0">
                          <w:pPr>
                            <w:spacing w:after="0" w:line="244" w:lineRule="exact"/>
                            <w:ind w:left="40" w:right="-20"/>
                            <w:rPr>
                              <w:rFonts w:ascii="Calibri" w:eastAsia="Calibri" w:hAnsi="Calibri" w:cs="Calibri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Calibri" w:eastAsia="Calibri" w:hAnsi="Calibri" w:cs="Calibri"/>
                              <w:position w:val="1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F43ABD">
                            <w:rPr>
                              <w:rFonts w:ascii="Calibri" w:eastAsia="Calibri" w:hAnsi="Calibri" w:cs="Calibri"/>
                              <w:noProof/>
                              <w:position w:val="1"/>
                            </w:rPr>
                            <w:t>52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7719B53" id="_x0000_t202" coordsize="21600,21600" o:spt="202" path="m0,0l0,21600,21600,21600,21600,0xe">
              <v:stroke joinstyle="miter"/>
              <v:path gradientshapeok="t" o:connecttype="rect"/>
            </v:shapetype>
            <v:shape id="_x0000_s1066" type="#_x0000_t202" style="position:absolute;margin-left:527.95pt;margin-top:73.15pt;width:15.2pt;height:13pt;z-index:-22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" filled="f" stroked="f">
              <v:textbox inset="0,0,0,0">
                <w:txbxContent>
                  <w:p w14:paraId="0BD98E10" w14:textId="77777777" w:rsidR="005513D0" w:rsidRDefault="005513D0">
                    <w:pPr>
                      <w:spacing w:after="0" w:line="244" w:lineRule="exact"/>
                      <w:ind w:left="40" w:right="-20"/>
                      <w:rPr>
                        <w:rFonts w:ascii="Calibri" w:eastAsia="Calibri" w:hAnsi="Calibri" w:cs="Calibri"/>
                      </w:rPr>
                    </w:pPr>
                    <w:r>
                      <w:fldChar w:fldCharType="begin"/>
                    </w:r>
                    <w:r>
                      <w:rPr>
                        <w:rFonts w:ascii="Calibri" w:eastAsia="Calibri" w:hAnsi="Calibri" w:cs="Calibri"/>
                        <w:position w:val="1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F43ABD">
                      <w:rPr>
                        <w:rFonts w:ascii="Calibri" w:eastAsia="Calibri" w:hAnsi="Calibri" w:cs="Calibri"/>
                        <w:noProof/>
                        <w:position w:val="1"/>
                      </w:rPr>
                      <w:t>52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6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3704EA9" w14:textId="77777777" w:rsidR="005513D0" w:rsidRDefault="005513D0">
    <w:pPr>
      <w:spacing w:after="0" w:line="200" w:lineRule="exact"/>
      <w:rPr>
        <w:sz w:val="20"/>
        <w:szCs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503314185" behindDoc="1" locked="0" layoutInCell="1" allowOverlap="1" wp14:anchorId="5335BEC9" wp14:editId="4FE50F58">
              <wp:simplePos x="0" y="0"/>
              <wp:positionH relativeFrom="page">
                <wp:posOffset>6704965</wp:posOffset>
              </wp:positionH>
              <wp:positionV relativeFrom="page">
                <wp:posOffset>929005</wp:posOffset>
              </wp:positionV>
              <wp:extent cx="193040" cy="165100"/>
              <wp:effectExtent l="0" t="0" r="0" b="1270"/>
              <wp:wrapNone/>
              <wp:docPr id="5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93040" cy="1651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D5D5FA0" w14:textId="77777777" w:rsidR="005513D0" w:rsidRDefault="005513D0">
                          <w:pPr>
                            <w:spacing w:after="0" w:line="244" w:lineRule="exact"/>
                            <w:ind w:left="40" w:right="-20"/>
                            <w:rPr>
                              <w:rFonts w:ascii="Calibri" w:eastAsia="Calibri" w:hAnsi="Calibri" w:cs="Calibri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Calibri" w:eastAsia="Calibri" w:hAnsi="Calibri" w:cs="Calibri"/>
                              <w:position w:val="1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AE5635">
                            <w:rPr>
                              <w:rFonts w:ascii="Calibri" w:eastAsia="Calibri" w:hAnsi="Calibri" w:cs="Calibri"/>
                              <w:noProof/>
                              <w:position w:val="1"/>
                            </w:rPr>
                            <w:t>53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335BEC9" id="_x0000_t202" coordsize="21600,21600" o:spt="202" path="m0,0l0,21600,21600,21600,21600,0xe">
              <v:stroke joinstyle="miter"/>
              <v:path gradientshapeok="t" o:connecttype="rect"/>
            </v:shapetype>
            <v:shape id="Text_x0020_Box_x0020_5" o:spid="_x0000_s1067" type="#_x0000_t202" style="position:absolute;margin-left:527.95pt;margin-top:73.15pt;width:15.2pt;height:13pt;z-index:-2295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" filled="f" stroked="f">
              <v:textbox inset="0,0,0,0">
                <w:txbxContent>
                  <w:p w14:paraId="0D5D5FA0" w14:textId="77777777" w:rsidR="005513D0" w:rsidRDefault="005513D0">
                    <w:pPr>
                      <w:spacing w:after="0" w:line="244" w:lineRule="exact"/>
                      <w:ind w:left="40" w:right="-20"/>
                      <w:rPr>
                        <w:rFonts w:ascii="Calibri" w:eastAsia="Calibri" w:hAnsi="Calibri" w:cs="Calibri"/>
                      </w:rPr>
                    </w:pPr>
                    <w:r>
                      <w:fldChar w:fldCharType="begin"/>
                    </w:r>
                    <w:r>
                      <w:rPr>
                        <w:rFonts w:ascii="Calibri" w:eastAsia="Calibri" w:hAnsi="Calibri" w:cs="Calibri"/>
                        <w:position w:val="1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AE5635">
                      <w:rPr>
                        <w:rFonts w:ascii="Calibri" w:eastAsia="Calibri" w:hAnsi="Calibri" w:cs="Calibri"/>
                        <w:noProof/>
                        <w:position w:val="1"/>
                      </w:rPr>
                      <w:t>53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7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CF039CF" w14:textId="77777777" w:rsidR="005513D0" w:rsidRDefault="005513D0">
    <w:pPr>
      <w:spacing w:after="0" w:line="200" w:lineRule="exact"/>
      <w:rPr>
        <w:sz w:val="20"/>
        <w:szCs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503314186" behindDoc="1" locked="0" layoutInCell="1" allowOverlap="1" wp14:anchorId="218A7325" wp14:editId="5770138E">
              <wp:simplePos x="0" y="0"/>
              <wp:positionH relativeFrom="page">
                <wp:posOffset>6704965</wp:posOffset>
              </wp:positionH>
              <wp:positionV relativeFrom="page">
                <wp:posOffset>929005</wp:posOffset>
              </wp:positionV>
              <wp:extent cx="193040" cy="165100"/>
              <wp:effectExtent l="0" t="0" r="0" b="1270"/>
              <wp:wrapNone/>
              <wp:docPr id="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93040" cy="1651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65B23D8" w14:textId="77777777" w:rsidR="005513D0" w:rsidRDefault="005513D0">
                          <w:pPr>
                            <w:spacing w:after="0" w:line="244" w:lineRule="exact"/>
                            <w:ind w:left="40" w:right="-20"/>
                            <w:rPr>
                              <w:rFonts w:ascii="Calibri" w:eastAsia="Calibri" w:hAnsi="Calibri" w:cs="Calibri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Calibri" w:eastAsia="Calibri" w:hAnsi="Calibri" w:cs="Calibri"/>
                              <w:position w:val="1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AE5635">
                            <w:rPr>
                              <w:rFonts w:ascii="Calibri" w:eastAsia="Calibri" w:hAnsi="Calibri" w:cs="Calibri"/>
                              <w:noProof/>
                              <w:position w:val="1"/>
                            </w:rPr>
                            <w:t>55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18A7325" id="_x0000_t202" coordsize="21600,21600" o:spt="202" path="m0,0l0,21600,21600,21600,21600,0xe">
              <v:stroke joinstyle="miter"/>
              <v:path gradientshapeok="t" o:connecttype="rect"/>
            </v:shapetype>
            <v:shape id="Text_x0020_Box_x0020_4" o:spid="_x0000_s1068" type="#_x0000_t202" style="position:absolute;margin-left:527.95pt;margin-top:73.15pt;width:15.2pt;height:13pt;z-index:-229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" filled="f" stroked="f">
              <v:textbox inset="0,0,0,0">
                <w:txbxContent>
                  <w:p w14:paraId="365B23D8" w14:textId="77777777" w:rsidR="005513D0" w:rsidRDefault="005513D0">
                    <w:pPr>
                      <w:spacing w:after="0" w:line="244" w:lineRule="exact"/>
                      <w:ind w:left="40" w:right="-20"/>
                      <w:rPr>
                        <w:rFonts w:ascii="Calibri" w:eastAsia="Calibri" w:hAnsi="Calibri" w:cs="Calibri"/>
                      </w:rPr>
                    </w:pPr>
                    <w:r>
                      <w:fldChar w:fldCharType="begin"/>
                    </w:r>
                    <w:r>
                      <w:rPr>
                        <w:rFonts w:ascii="Calibri" w:eastAsia="Calibri" w:hAnsi="Calibri" w:cs="Calibri"/>
                        <w:position w:val="1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AE5635">
                      <w:rPr>
                        <w:rFonts w:ascii="Calibri" w:eastAsia="Calibri" w:hAnsi="Calibri" w:cs="Calibri"/>
                        <w:noProof/>
                        <w:position w:val="1"/>
                      </w:rPr>
                      <w:t>55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8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A704B45" w14:textId="77777777" w:rsidR="005513D0" w:rsidRDefault="005513D0">
    <w:pPr>
      <w:spacing w:after="0" w:line="200" w:lineRule="exact"/>
      <w:rPr>
        <w:sz w:val="20"/>
        <w:szCs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503314187" behindDoc="1" locked="0" layoutInCell="1" allowOverlap="1" wp14:anchorId="01AB0282" wp14:editId="188BF97D">
              <wp:simplePos x="0" y="0"/>
              <wp:positionH relativeFrom="page">
                <wp:posOffset>6704965</wp:posOffset>
              </wp:positionH>
              <wp:positionV relativeFrom="page">
                <wp:posOffset>929005</wp:posOffset>
              </wp:positionV>
              <wp:extent cx="193040" cy="165100"/>
              <wp:effectExtent l="0" t="0" r="0" b="1270"/>
              <wp:wrapNone/>
              <wp:docPr id="3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93040" cy="1651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31C084E" w14:textId="77777777" w:rsidR="005513D0" w:rsidRDefault="005513D0">
                          <w:pPr>
                            <w:spacing w:after="0" w:line="244" w:lineRule="exact"/>
                            <w:ind w:left="40" w:right="-20"/>
                            <w:rPr>
                              <w:rFonts w:ascii="Calibri" w:eastAsia="Calibri" w:hAnsi="Calibri" w:cs="Calibri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Calibri" w:eastAsia="Calibri" w:hAnsi="Calibri" w:cs="Calibri"/>
                              <w:position w:val="1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F43ABD">
                            <w:rPr>
                              <w:rFonts w:ascii="Calibri" w:eastAsia="Calibri" w:hAnsi="Calibri" w:cs="Calibri"/>
                              <w:noProof/>
                              <w:position w:val="1"/>
                            </w:rPr>
                            <w:t>58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1AB0282" id="_x0000_t202" coordsize="21600,21600" o:spt="202" path="m0,0l0,21600,21600,21600,21600,0xe">
              <v:stroke joinstyle="miter"/>
              <v:path gradientshapeok="t" o:connecttype="rect"/>
            </v:shapetype>
            <v:shape id="_x0000_s1069" type="#_x0000_t202" style="position:absolute;margin-left:527.95pt;margin-top:73.15pt;width:15.2pt;height:13pt;z-index:-2293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" filled="f" stroked="f">
              <v:textbox inset="0,0,0,0">
                <w:txbxContent>
                  <w:p w14:paraId="431C084E" w14:textId="77777777" w:rsidR="005513D0" w:rsidRDefault="005513D0">
                    <w:pPr>
                      <w:spacing w:after="0" w:line="244" w:lineRule="exact"/>
                      <w:ind w:left="40" w:right="-20"/>
                      <w:rPr>
                        <w:rFonts w:ascii="Calibri" w:eastAsia="Calibri" w:hAnsi="Calibri" w:cs="Calibri"/>
                      </w:rPr>
                    </w:pPr>
                    <w:r>
                      <w:fldChar w:fldCharType="begin"/>
                    </w:r>
                    <w:r>
                      <w:rPr>
                        <w:rFonts w:ascii="Calibri" w:eastAsia="Calibri" w:hAnsi="Calibri" w:cs="Calibri"/>
                        <w:position w:val="1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F43ABD">
                      <w:rPr>
                        <w:rFonts w:ascii="Calibri" w:eastAsia="Calibri" w:hAnsi="Calibri" w:cs="Calibri"/>
                        <w:noProof/>
                        <w:position w:val="1"/>
                      </w:rPr>
                      <w:t>58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9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875C1D8" w14:textId="77777777" w:rsidR="005513D0" w:rsidRDefault="005513D0">
    <w:pPr>
      <w:spacing w:after="0" w:line="200" w:lineRule="exact"/>
      <w:rPr>
        <w:sz w:val="20"/>
        <w:szCs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503314188" behindDoc="1" locked="0" layoutInCell="1" allowOverlap="1" wp14:anchorId="4CEEF618" wp14:editId="0663E4B8">
              <wp:simplePos x="0" y="0"/>
              <wp:positionH relativeFrom="page">
                <wp:posOffset>6704965</wp:posOffset>
              </wp:positionH>
              <wp:positionV relativeFrom="page">
                <wp:posOffset>929005</wp:posOffset>
              </wp:positionV>
              <wp:extent cx="193040" cy="165100"/>
              <wp:effectExtent l="0" t="0" r="0" b="1270"/>
              <wp:wrapNone/>
              <wp:docPr id="2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93040" cy="1651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0D74BDD" w14:textId="77777777" w:rsidR="005513D0" w:rsidRDefault="005513D0">
                          <w:pPr>
                            <w:spacing w:after="0" w:line="244" w:lineRule="exact"/>
                            <w:ind w:left="40" w:right="-20"/>
                            <w:rPr>
                              <w:rFonts w:ascii="Calibri" w:eastAsia="Calibri" w:hAnsi="Calibri" w:cs="Calibri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Calibri" w:eastAsia="Calibri" w:hAnsi="Calibri" w:cs="Calibri"/>
                              <w:position w:val="1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F43ABD">
                            <w:rPr>
                              <w:rFonts w:ascii="Calibri" w:eastAsia="Calibri" w:hAnsi="Calibri" w:cs="Calibri"/>
                              <w:noProof/>
                              <w:position w:val="1"/>
                            </w:rPr>
                            <w:t>59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CEEF618" id="_x0000_t202" coordsize="21600,21600" o:spt="202" path="m0,0l0,21600,21600,21600,21600,0xe">
              <v:stroke joinstyle="miter"/>
              <v:path gradientshapeok="t" o:connecttype="rect"/>
            </v:shapetype>
            <v:shape id="Text_x0020_Box_x0020_2" o:spid="_x0000_s1070" type="#_x0000_t202" style="position:absolute;margin-left:527.95pt;margin-top:73.15pt;width:15.2pt;height:13pt;z-index:-22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" filled="f" stroked="f">
              <v:textbox inset="0,0,0,0">
                <w:txbxContent>
                  <w:p w14:paraId="70D74BDD" w14:textId="77777777" w:rsidR="005513D0" w:rsidRDefault="005513D0">
                    <w:pPr>
                      <w:spacing w:after="0" w:line="244" w:lineRule="exact"/>
                      <w:ind w:left="40" w:right="-20"/>
                      <w:rPr>
                        <w:rFonts w:ascii="Calibri" w:eastAsia="Calibri" w:hAnsi="Calibri" w:cs="Calibri"/>
                      </w:rPr>
                    </w:pPr>
                    <w:r>
                      <w:fldChar w:fldCharType="begin"/>
                    </w:r>
                    <w:r>
                      <w:rPr>
                        <w:rFonts w:ascii="Calibri" w:eastAsia="Calibri" w:hAnsi="Calibri" w:cs="Calibri"/>
                        <w:position w:val="1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F43ABD">
                      <w:rPr>
                        <w:rFonts w:ascii="Calibri" w:eastAsia="Calibri" w:hAnsi="Calibri" w:cs="Calibri"/>
                        <w:noProof/>
                        <w:position w:val="1"/>
                      </w:rPr>
                      <w:t>59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FA8C94D" w14:textId="77777777" w:rsidR="005513D0" w:rsidRDefault="005513D0">
    <w:pPr>
      <w:spacing w:after="0" w:line="200" w:lineRule="exact"/>
      <w:rPr>
        <w:sz w:val="20"/>
        <w:szCs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503314158" behindDoc="1" locked="0" layoutInCell="1" allowOverlap="1" wp14:anchorId="354B6BB3" wp14:editId="296F729E">
              <wp:simplePos x="0" y="0"/>
              <wp:positionH relativeFrom="page">
                <wp:posOffset>6776720</wp:posOffset>
              </wp:positionH>
              <wp:positionV relativeFrom="page">
                <wp:posOffset>929005</wp:posOffset>
              </wp:positionV>
              <wp:extent cx="121920" cy="165100"/>
              <wp:effectExtent l="4445" t="0" r="0" b="1270"/>
              <wp:wrapNone/>
              <wp:docPr id="32" name="Text Box 3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21920" cy="1651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DD8311D" w14:textId="77777777" w:rsidR="005513D0" w:rsidRDefault="005513D0">
                          <w:pPr>
                            <w:spacing w:after="0" w:line="244" w:lineRule="exact"/>
                            <w:ind w:left="40" w:right="-20"/>
                            <w:rPr>
                              <w:rFonts w:ascii="Calibri" w:eastAsia="Calibri" w:hAnsi="Calibri" w:cs="Calibri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Calibri" w:eastAsia="Calibri" w:hAnsi="Calibri" w:cs="Calibri"/>
                              <w:position w:val="1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872514">
                            <w:rPr>
                              <w:rFonts w:ascii="Calibri" w:eastAsia="Calibri" w:hAnsi="Calibri" w:cs="Calibri"/>
                              <w:noProof/>
                              <w:position w:val="1"/>
                            </w:rPr>
                            <w:t>9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54B6BB3" id="_x0000_t202" coordsize="21600,21600" o:spt="202" path="m0,0l0,21600,21600,21600,21600,0xe">
              <v:stroke joinstyle="miter"/>
              <v:path gradientshapeok="t" o:connecttype="rect"/>
            </v:shapetype>
            <v:shape id="Text_x0020_Box_x0020_32" o:spid="_x0000_s1040" type="#_x0000_t202" style="position:absolute;margin-left:533.6pt;margin-top:73.15pt;width:9.6pt;height:13pt;z-index:-232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" filled="f" stroked="f">
              <v:textbox inset="0,0,0,0">
                <w:txbxContent>
                  <w:p w14:paraId="6DD8311D" w14:textId="77777777" w:rsidR="005513D0" w:rsidRDefault="005513D0">
                    <w:pPr>
                      <w:spacing w:after="0" w:line="244" w:lineRule="exact"/>
                      <w:ind w:left="40" w:right="-20"/>
                      <w:rPr>
                        <w:rFonts w:ascii="Calibri" w:eastAsia="Calibri" w:hAnsi="Calibri" w:cs="Calibri"/>
                      </w:rPr>
                    </w:pPr>
                    <w:r>
                      <w:fldChar w:fldCharType="begin"/>
                    </w:r>
                    <w:r>
                      <w:rPr>
                        <w:rFonts w:ascii="Calibri" w:eastAsia="Calibri" w:hAnsi="Calibri" w:cs="Calibri"/>
                        <w:position w:val="1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872514">
                      <w:rPr>
                        <w:rFonts w:ascii="Calibri" w:eastAsia="Calibri" w:hAnsi="Calibri" w:cs="Calibri"/>
                        <w:noProof/>
                        <w:position w:val="1"/>
                      </w:rPr>
                      <w:t>9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0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4B61EA4" w14:textId="77777777" w:rsidR="005513D0" w:rsidRDefault="005513D0">
    <w:pPr>
      <w:spacing w:after="0" w:line="200" w:lineRule="exact"/>
      <w:rPr>
        <w:sz w:val="20"/>
        <w:szCs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503314189" behindDoc="1" locked="0" layoutInCell="1" allowOverlap="1" wp14:anchorId="414A0CD5" wp14:editId="50DB24BD">
              <wp:simplePos x="0" y="0"/>
              <wp:positionH relativeFrom="page">
                <wp:posOffset>6704965</wp:posOffset>
              </wp:positionH>
              <wp:positionV relativeFrom="page">
                <wp:posOffset>929005</wp:posOffset>
              </wp:positionV>
              <wp:extent cx="193040" cy="165100"/>
              <wp:effectExtent l="0" t="0" r="0" b="1270"/>
              <wp:wrapNone/>
              <wp:docPr id="1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93040" cy="1651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2A96292" w14:textId="77777777" w:rsidR="005513D0" w:rsidRDefault="005513D0">
                          <w:pPr>
                            <w:spacing w:after="0" w:line="244" w:lineRule="exact"/>
                            <w:ind w:left="40" w:right="-20"/>
                            <w:rPr>
                              <w:rFonts w:ascii="Calibri" w:eastAsia="Calibri" w:hAnsi="Calibri" w:cs="Calibri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Calibri" w:eastAsia="Calibri" w:hAnsi="Calibri" w:cs="Calibri"/>
                              <w:position w:val="1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F43ABD">
                            <w:rPr>
                              <w:rFonts w:ascii="Calibri" w:eastAsia="Calibri" w:hAnsi="Calibri" w:cs="Calibri"/>
                              <w:noProof/>
                              <w:position w:val="1"/>
                            </w:rPr>
                            <w:t>60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4A0CD5" id="_x0000_t202" coordsize="21600,21600" o:spt="202" path="m0,0l0,21600,21600,21600,21600,0xe">
              <v:stroke joinstyle="miter"/>
              <v:path gradientshapeok="t" o:connecttype="rect"/>
            </v:shapetype>
            <v:shape id="Text_x0020_Box_x0020_1" o:spid="_x0000_s1071" type="#_x0000_t202" style="position:absolute;margin-left:527.95pt;margin-top:73.15pt;width:15.2pt;height:13pt;z-index:-2291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" filled="f" stroked="f">
              <v:textbox inset="0,0,0,0">
                <w:txbxContent>
                  <w:p w14:paraId="52A96292" w14:textId="77777777" w:rsidR="005513D0" w:rsidRDefault="005513D0">
                    <w:pPr>
                      <w:spacing w:after="0" w:line="244" w:lineRule="exact"/>
                      <w:ind w:left="40" w:right="-20"/>
                      <w:rPr>
                        <w:rFonts w:ascii="Calibri" w:eastAsia="Calibri" w:hAnsi="Calibri" w:cs="Calibri"/>
                      </w:rPr>
                    </w:pPr>
                    <w:r>
                      <w:fldChar w:fldCharType="begin"/>
                    </w:r>
                    <w:r>
                      <w:rPr>
                        <w:rFonts w:ascii="Calibri" w:eastAsia="Calibri" w:hAnsi="Calibri" w:cs="Calibri"/>
                        <w:position w:val="1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F43ABD">
                      <w:rPr>
                        <w:rFonts w:ascii="Calibri" w:eastAsia="Calibri" w:hAnsi="Calibri" w:cs="Calibri"/>
                        <w:noProof/>
                        <w:position w:val="1"/>
                      </w:rPr>
                      <w:t>60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FC48F53" w14:textId="77777777" w:rsidR="005513D0" w:rsidRDefault="005513D0">
    <w:pPr>
      <w:spacing w:after="0" w:line="200" w:lineRule="exact"/>
      <w:rPr>
        <w:sz w:val="20"/>
        <w:szCs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503314159" behindDoc="1" locked="0" layoutInCell="1" allowOverlap="1" wp14:anchorId="338CE0E7" wp14:editId="3E9CDF07">
              <wp:simplePos x="0" y="0"/>
              <wp:positionH relativeFrom="page">
                <wp:posOffset>6704965</wp:posOffset>
              </wp:positionH>
              <wp:positionV relativeFrom="page">
                <wp:posOffset>929005</wp:posOffset>
              </wp:positionV>
              <wp:extent cx="193040" cy="165100"/>
              <wp:effectExtent l="0" t="0" r="0" b="1270"/>
              <wp:wrapNone/>
              <wp:docPr id="31" name="Text Box 3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93040" cy="1651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D15998B" w14:textId="77777777" w:rsidR="005513D0" w:rsidRDefault="005513D0">
                          <w:pPr>
                            <w:spacing w:after="0" w:line="244" w:lineRule="exact"/>
                            <w:ind w:left="40" w:right="-20"/>
                            <w:rPr>
                              <w:rFonts w:ascii="Calibri" w:eastAsia="Calibri" w:hAnsi="Calibri" w:cs="Calibri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Calibri" w:eastAsia="Calibri" w:hAnsi="Calibri" w:cs="Calibri"/>
                              <w:position w:val="1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F43ABD">
                            <w:rPr>
                              <w:rFonts w:ascii="Calibri" w:eastAsia="Calibri" w:hAnsi="Calibri" w:cs="Calibri"/>
                              <w:noProof/>
                              <w:position w:val="1"/>
                            </w:rPr>
                            <w:t>10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38CE0E7" id="_x0000_t202" coordsize="21600,21600" o:spt="202" path="m0,0l0,21600,21600,21600,21600,0xe">
              <v:stroke joinstyle="miter"/>
              <v:path gradientshapeok="t" o:connecttype="rect"/>
            </v:shapetype>
            <v:shape id="Text_x0020_Box_x0020_31" o:spid="_x0000_s1041" type="#_x0000_t202" style="position:absolute;margin-left:527.95pt;margin-top:73.15pt;width:15.2pt;height:13pt;z-index:-2321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" filled="f" stroked="f">
              <v:textbox inset="0,0,0,0">
                <w:txbxContent>
                  <w:p w14:paraId="6D15998B" w14:textId="77777777" w:rsidR="005513D0" w:rsidRDefault="005513D0">
                    <w:pPr>
                      <w:spacing w:after="0" w:line="244" w:lineRule="exact"/>
                      <w:ind w:left="40" w:right="-20"/>
                      <w:rPr>
                        <w:rFonts w:ascii="Calibri" w:eastAsia="Calibri" w:hAnsi="Calibri" w:cs="Calibri"/>
                      </w:rPr>
                    </w:pPr>
                    <w:r>
                      <w:fldChar w:fldCharType="begin"/>
                    </w:r>
                    <w:r>
                      <w:rPr>
                        <w:rFonts w:ascii="Calibri" w:eastAsia="Calibri" w:hAnsi="Calibri" w:cs="Calibri"/>
                        <w:position w:val="1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F43ABD">
                      <w:rPr>
                        <w:rFonts w:ascii="Calibri" w:eastAsia="Calibri" w:hAnsi="Calibri" w:cs="Calibri"/>
                        <w:noProof/>
                        <w:position w:val="1"/>
                      </w:rPr>
                      <w:t>10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07C57D8" w14:textId="77777777" w:rsidR="005513D0" w:rsidRDefault="005513D0">
    <w:pPr>
      <w:spacing w:after="0" w:line="200" w:lineRule="exact"/>
      <w:rPr>
        <w:sz w:val="20"/>
        <w:szCs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503314160" behindDoc="1" locked="0" layoutInCell="1" allowOverlap="1" wp14:anchorId="2324D29B" wp14:editId="56B04D96">
              <wp:simplePos x="0" y="0"/>
              <wp:positionH relativeFrom="page">
                <wp:posOffset>6704965</wp:posOffset>
              </wp:positionH>
              <wp:positionV relativeFrom="page">
                <wp:posOffset>929005</wp:posOffset>
              </wp:positionV>
              <wp:extent cx="193040" cy="165100"/>
              <wp:effectExtent l="0" t="0" r="0" b="1270"/>
              <wp:wrapNone/>
              <wp:docPr id="30" name="Text Box 3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93040" cy="1651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89203D8" w14:textId="77777777" w:rsidR="005513D0" w:rsidRDefault="005513D0">
                          <w:pPr>
                            <w:spacing w:after="0" w:line="244" w:lineRule="exact"/>
                            <w:ind w:left="40" w:right="-20"/>
                            <w:rPr>
                              <w:rFonts w:ascii="Calibri" w:eastAsia="Calibri" w:hAnsi="Calibri" w:cs="Calibri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Calibri" w:eastAsia="Calibri" w:hAnsi="Calibri" w:cs="Calibri"/>
                              <w:position w:val="1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F43ABD">
                            <w:rPr>
                              <w:rFonts w:ascii="Calibri" w:eastAsia="Calibri" w:hAnsi="Calibri" w:cs="Calibri"/>
                              <w:noProof/>
                              <w:position w:val="1"/>
                            </w:rPr>
                            <w:t>11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324D29B" id="_x0000_t202" coordsize="21600,21600" o:spt="202" path="m0,0l0,21600,21600,21600,21600,0xe">
              <v:stroke joinstyle="miter"/>
              <v:path gradientshapeok="t" o:connecttype="rect"/>
            </v:shapetype>
            <v:shape id="Text_x0020_Box_x0020_30" o:spid="_x0000_s1042" type="#_x0000_t202" style="position:absolute;margin-left:527.95pt;margin-top:73.15pt;width:15.2pt;height:13pt;z-index:-23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" filled="f" stroked="f">
              <v:textbox inset="0,0,0,0">
                <w:txbxContent>
                  <w:p w14:paraId="389203D8" w14:textId="77777777" w:rsidR="005513D0" w:rsidRDefault="005513D0">
                    <w:pPr>
                      <w:spacing w:after="0" w:line="244" w:lineRule="exact"/>
                      <w:ind w:left="40" w:right="-20"/>
                      <w:rPr>
                        <w:rFonts w:ascii="Calibri" w:eastAsia="Calibri" w:hAnsi="Calibri" w:cs="Calibri"/>
                      </w:rPr>
                    </w:pPr>
                    <w:r>
                      <w:fldChar w:fldCharType="begin"/>
                    </w:r>
                    <w:r>
                      <w:rPr>
                        <w:rFonts w:ascii="Calibri" w:eastAsia="Calibri" w:hAnsi="Calibri" w:cs="Calibri"/>
                        <w:position w:val="1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F43ABD">
                      <w:rPr>
                        <w:rFonts w:ascii="Calibri" w:eastAsia="Calibri" w:hAnsi="Calibri" w:cs="Calibri"/>
                        <w:noProof/>
                        <w:position w:val="1"/>
                      </w:rPr>
                      <w:t>11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6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C405AF1" w14:textId="77777777" w:rsidR="005513D0" w:rsidRDefault="005513D0">
    <w:pPr>
      <w:spacing w:after="0" w:line="200" w:lineRule="exact"/>
      <w:rPr>
        <w:sz w:val="20"/>
        <w:szCs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503314161" behindDoc="1" locked="0" layoutInCell="1" allowOverlap="1" wp14:anchorId="449D660F" wp14:editId="65611CDF">
              <wp:simplePos x="0" y="0"/>
              <wp:positionH relativeFrom="page">
                <wp:posOffset>6704965</wp:posOffset>
              </wp:positionH>
              <wp:positionV relativeFrom="page">
                <wp:posOffset>929005</wp:posOffset>
              </wp:positionV>
              <wp:extent cx="193040" cy="165100"/>
              <wp:effectExtent l="0" t="0" r="0" b="1270"/>
              <wp:wrapNone/>
              <wp:docPr id="29" name="Text Box 2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93040" cy="1651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460DEFF" w14:textId="77777777" w:rsidR="005513D0" w:rsidRDefault="005513D0">
                          <w:pPr>
                            <w:spacing w:after="0" w:line="244" w:lineRule="exact"/>
                            <w:ind w:left="40" w:right="-20"/>
                            <w:rPr>
                              <w:rFonts w:ascii="Calibri" w:eastAsia="Calibri" w:hAnsi="Calibri" w:cs="Calibri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Calibri" w:eastAsia="Calibri" w:hAnsi="Calibri" w:cs="Calibri"/>
                              <w:position w:val="1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F43ABD">
                            <w:rPr>
                              <w:rFonts w:ascii="Calibri" w:eastAsia="Calibri" w:hAnsi="Calibri" w:cs="Calibri"/>
                              <w:noProof/>
                              <w:position w:val="1"/>
                            </w:rPr>
                            <w:t>12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49D660F" id="_x0000_t202" coordsize="21600,21600" o:spt="202" path="m0,0l0,21600,21600,21600,21600,0xe">
              <v:stroke joinstyle="miter"/>
              <v:path gradientshapeok="t" o:connecttype="rect"/>
            </v:shapetype>
            <v:shape id="Text_x0020_Box_x0020_29" o:spid="_x0000_s1043" type="#_x0000_t202" style="position:absolute;margin-left:527.95pt;margin-top:73.15pt;width:15.2pt;height:13pt;z-index:-2319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" filled="f" stroked="f">
              <v:textbox inset="0,0,0,0">
                <w:txbxContent>
                  <w:p w14:paraId="2460DEFF" w14:textId="77777777" w:rsidR="005513D0" w:rsidRDefault="005513D0">
                    <w:pPr>
                      <w:spacing w:after="0" w:line="244" w:lineRule="exact"/>
                      <w:ind w:left="40" w:right="-20"/>
                      <w:rPr>
                        <w:rFonts w:ascii="Calibri" w:eastAsia="Calibri" w:hAnsi="Calibri" w:cs="Calibri"/>
                      </w:rPr>
                    </w:pPr>
                    <w:r>
                      <w:fldChar w:fldCharType="begin"/>
                    </w:r>
                    <w:r>
                      <w:rPr>
                        <w:rFonts w:ascii="Calibri" w:eastAsia="Calibri" w:hAnsi="Calibri" w:cs="Calibri"/>
                        <w:position w:val="1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F43ABD">
                      <w:rPr>
                        <w:rFonts w:ascii="Calibri" w:eastAsia="Calibri" w:hAnsi="Calibri" w:cs="Calibri"/>
                        <w:noProof/>
                        <w:position w:val="1"/>
                      </w:rPr>
                      <w:t>12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7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4FE903B" w14:textId="77777777" w:rsidR="005513D0" w:rsidRDefault="005513D0">
    <w:pPr>
      <w:spacing w:after="0" w:line="200" w:lineRule="exact"/>
      <w:rPr>
        <w:sz w:val="20"/>
        <w:szCs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503314162" behindDoc="1" locked="0" layoutInCell="1" allowOverlap="1" wp14:anchorId="599D8588" wp14:editId="0B18892D">
              <wp:simplePos x="0" y="0"/>
              <wp:positionH relativeFrom="page">
                <wp:posOffset>6704965</wp:posOffset>
              </wp:positionH>
              <wp:positionV relativeFrom="page">
                <wp:posOffset>929005</wp:posOffset>
              </wp:positionV>
              <wp:extent cx="193040" cy="165100"/>
              <wp:effectExtent l="0" t="0" r="0" b="1270"/>
              <wp:wrapNone/>
              <wp:docPr id="28" name="Text Box 2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93040" cy="1651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13ABA77" w14:textId="77777777" w:rsidR="005513D0" w:rsidRDefault="005513D0">
                          <w:pPr>
                            <w:spacing w:after="0" w:line="244" w:lineRule="exact"/>
                            <w:ind w:left="40" w:right="-20"/>
                            <w:rPr>
                              <w:rFonts w:ascii="Calibri" w:eastAsia="Calibri" w:hAnsi="Calibri" w:cs="Calibri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Calibri" w:eastAsia="Calibri" w:hAnsi="Calibri" w:cs="Calibri"/>
                              <w:position w:val="1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F43ABD">
                            <w:rPr>
                              <w:rFonts w:ascii="Calibri" w:eastAsia="Calibri" w:hAnsi="Calibri" w:cs="Calibri"/>
                              <w:noProof/>
                              <w:position w:val="1"/>
                            </w:rPr>
                            <w:t>13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99D8588" id="_x0000_t202" coordsize="21600,21600" o:spt="202" path="m0,0l0,21600,21600,21600,21600,0xe">
              <v:stroke joinstyle="miter"/>
              <v:path gradientshapeok="t" o:connecttype="rect"/>
            </v:shapetype>
            <v:shape id="Text_x0020_Box_x0020_28" o:spid="_x0000_s1044" type="#_x0000_t202" style="position:absolute;margin-left:527.95pt;margin-top:73.15pt;width:15.2pt;height:13pt;z-index:-231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" filled="f" stroked="f">
              <v:textbox inset="0,0,0,0">
                <w:txbxContent>
                  <w:p w14:paraId="413ABA77" w14:textId="77777777" w:rsidR="005513D0" w:rsidRDefault="005513D0">
                    <w:pPr>
                      <w:spacing w:after="0" w:line="244" w:lineRule="exact"/>
                      <w:ind w:left="40" w:right="-20"/>
                      <w:rPr>
                        <w:rFonts w:ascii="Calibri" w:eastAsia="Calibri" w:hAnsi="Calibri" w:cs="Calibri"/>
                      </w:rPr>
                    </w:pPr>
                    <w:r>
                      <w:fldChar w:fldCharType="begin"/>
                    </w:r>
                    <w:r>
                      <w:rPr>
                        <w:rFonts w:ascii="Calibri" w:eastAsia="Calibri" w:hAnsi="Calibri" w:cs="Calibri"/>
                        <w:position w:val="1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F43ABD">
                      <w:rPr>
                        <w:rFonts w:ascii="Calibri" w:eastAsia="Calibri" w:hAnsi="Calibri" w:cs="Calibri"/>
                        <w:noProof/>
                        <w:position w:val="1"/>
                      </w:rPr>
                      <w:t>13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8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234DCBB" w14:textId="77777777" w:rsidR="005513D0" w:rsidRDefault="005513D0">
    <w:pPr>
      <w:spacing w:after="0" w:line="200" w:lineRule="exact"/>
      <w:rPr>
        <w:sz w:val="20"/>
        <w:szCs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503314163" behindDoc="1" locked="0" layoutInCell="1" allowOverlap="1" wp14:anchorId="475343DC" wp14:editId="605F37D2">
              <wp:simplePos x="0" y="0"/>
              <wp:positionH relativeFrom="page">
                <wp:posOffset>6704965</wp:posOffset>
              </wp:positionH>
              <wp:positionV relativeFrom="page">
                <wp:posOffset>929005</wp:posOffset>
              </wp:positionV>
              <wp:extent cx="193040" cy="165100"/>
              <wp:effectExtent l="0" t="0" r="0" b="1270"/>
              <wp:wrapNone/>
              <wp:docPr id="27" name="Text Box 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93040" cy="1651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CC813C2" w14:textId="77777777" w:rsidR="005513D0" w:rsidRDefault="005513D0">
                          <w:pPr>
                            <w:spacing w:after="0" w:line="244" w:lineRule="exact"/>
                            <w:ind w:left="40" w:right="-20"/>
                            <w:rPr>
                              <w:rFonts w:ascii="Calibri" w:eastAsia="Calibri" w:hAnsi="Calibri" w:cs="Calibri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Calibri" w:eastAsia="Calibri" w:hAnsi="Calibri" w:cs="Calibri"/>
                              <w:position w:val="1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F43ABD">
                            <w:rPr>
                              <w:rFonts w:ascii="Calibri" w:eastAsia="Calibri" w:hAnsi="Calibri" w:cs="Calibri"/>
                              <w:noProof/>
                              <w:position w:val="1"/>
                            </w:rPr>
                            <w:t>16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75343DC" id="_x0000_t202" coordsize="21600,21600" o:spt="202" path="m0,0l0,21600,21600,21600,21600,0xe">
              <v:stroke joinstyle="miter"/>
              <v:path gradientshapeok="t" o:connecttype="rect"/>
            </v:shapetype>
            <v:shape id="Text_x0020_Box_x0020_27" o:spid="_x0000_s1045" type="#_x0000_t202" style="position:absolute;margin-left:527.95pt;margin-top:73.15pt;width:15.2pt;height:13pt;z-index:-2317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" filled="f" stroked="f">
              <v:textbox inset="0,0,0,0">
                <w:txbxContent>
                  <w:p w14:paraId="5CC813C2" w14:textId="77777777" w:rsidR="005513D0" w:rsidRDefault="005513D0">
                    <w:pPr>
                      <w:spacing w:after="0" w:line="244" w:lineRule="exact"/>
                      <w:ind w:left="40" w:right="-20"/>
                      <w:rPr>
                        <w:rFonts w:ascii="Calibri" w:eastAsia="Calibri" w:hAnsi="Calibri" w:cs="Calibri"/>
                      </w:rPr>
                    </w:pPr>
                    <w:r>
                      <w:fldChar w:fldCharType="begin"/>
                    </w:r>
                    <w:r>
                      <w:rPr>
                        <w:rFonts w:ascii="Calibri" w:eastAsia="Calibri" w:hAnsi="Calibri" w:cs="Calibri"/>
                        <w:position w:val="1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F43ABD">
                      <w:rPr>
                        <w:rFonts w:ascii="Calibri" w:eastAsia="Calibri" w:hAnsi="Calibri" w:cs="Calibri"/>
                        <w:noProof/>
                        <w:position w:val="1"/>
                      </w:rPr>
                      <w:t>16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9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C7825BB" w14:textId="77777777" w:rsidR="005513D0" w:rsidRDefault="005513D0">
    <w:pPr>
      <w:spacing w:after="0" w:line="200" w:lineRule="exact"/>
      <w:rPr>
        <w:sz w:val="20"/>
        <w:szCs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503314164" behindDoc="1" locked="0" layoutInCell="1" allowOverlap="1" wp14:anchorId="3FED5884" wp14:editId="0F69A902">
              <wp:simplePos x="0" y="0"/>
              <wp:positionH relativeFrom="page">
                <wp:posOffset>6704965</wp:posOffset>
              </wp:positionH>
              <wp:positionV relativeFrom="page">
                <wp:posOffset>929005</wp:posOffset>
              </wp:positionV>
              <wp:extent cx="193040" cy="165100"/>
              <wp:effectExtent l="0" t="0" r="0" b="1270"/>
              <wp:wrapNone/>
              <wp:docPr id="26" name="Text Box 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93040" cy="1651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32B2609" w14:textId="77777777" w:rsidR="005513D0" w:rsidRDefault="005513D0">
                          <w:pPr>
                            <w:spacing w:after="0" w:line="244" w:lineRule="exact"/>
                            <w:ind w:left="40" w:right="-20"/>
                            <w:rPr>
                              <w:rFonts w:ascii="Calibri" w:eastAsia="Calibri" w:hAnsi="Calibri" w:cs="Calibri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Calibri" w:eastAsia="Calibri" w:hAnsi="Calibri" w:cs="Calibri"/>
                              <w:position w:val="1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F43ABD">
                            <w:rPr>
                              <w:rFonts w:ascii="Calibri" w:eastAsia="Calibri" w:hAnsi="Calibri" w:cs="Calibri"/>
                              <w:noProof/>
                              <w:position w:val="1"/>
                            </w:rPr>
                            <w:t>17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FED5884" id="_x0000_t202" coordsize="21600,21600" o:spt="202" path="m0,0l0,21600,21600,21600,21600,0xe">
              <v:stroke joinstyle="miter"/>
              <v:path gradientshapeok="t" o:connecttype="rect"/>
            </v:shapetype>
            <v:shape id="Text_x0020_Box_x0020_26" o:spid="_x0000_s1046" type="#_x0000_t202" style="position:absolute;margin-left:527.95pt;margin-top:73.15pt;width:15.2pt;height:13pt;z-index:-23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" filled="f" stroked="f">
              <v:textbox inset="0,0,0,0">
                <w:txbxContent>
                  <w:p w14:paraId="732B2609" w14:textId="77777777" w:rsidR="005513D0" w:rsidRDefault="005513D0">
                    <w:pPr>
                      <w:spacing w:after="0" w:line="244" w:lineRule="exact"/>
                      <w:ind w:left="40" w:right="-20"/>
                      <w:rPr>
                        <w:rFonts w:ascii="Calibri" w:eastAsia="Calibri" w:hAnsi="Calibri" w:cs="Calibri"/>
                      </w:rPr>
                    </w:pPr>
                    <w:r>
                      <w:fldChar w:fldCharType="begin"/>
                    </w:r>
                    <w:r>
                      <w:rPr>
                        <w:rFonts w:ascii="Calibri" w:eastAsia="Calibri" w:hAnsi="Calibri" w:cs="Calibri"/>
                        <w:position w:val="1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F43ABD">
                      <w:rPr>
                        <w:rFonts w:ascii="Calibri" w:eastAsia="Calibri" w:hAnsi="Calibri" w:cs="Calibri"/>
                        <w:noProof/>
                        <w:position w:val="1"/>
                      </w:rPr>
                      <w:t>17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people.xml><?xml version="1.0" encoding="utf-8"?>
<w15:people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Microsoft Office User">
    <w15:presenceInfo w15:providerId="None" w15:userId="Microsoft Office User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hideSpellingErrors/>
  <w:proofState w:grammar="clean"/>
  <w:trackRevisions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E5A93"/>
    <w:rsid w:val="00006BE2"/>
    <w:rsid w:val="00090C5B"/>
    <w:rsid w:val="000B39EC"/>
    <w:rsid w:val="0018257A"/>
    <w:rsid w:val="002072BA"/>
    <w:rsid w:val="00305F45"/>
    <w:rsid w:val="00356DE4"/>
    <w:rsid w:val="00455E98"/>
    <w:rsid w:val="00525A5D"/>
    <w:rsid w:val="005513D0"/>
    <w:rsid w:val="005B4687"/>
    <w:rsid w:val="005B770D"/>
    <w:rsid w:val="005F0818"/>
    <w:rsid w:val="00645533"/>
    <w:rsid w:val="006776F5"/>
    <w:rsid w:val="006A4D25"/>
    <w:rsid w:val="00872514"/>
    <w:rsid w:val="00892328"/>
    <w:rsid w:val="008E6944"/>
    <w:rsid w:val="00905563"/>
    <w:rsid w:val="00917B6B"/>
    <w:rsid w:val="00983D66"/>
    <w:rsid w:val="009E78FA"/>
    <w:rsid w:val="00AA4E25"/>
    <w:rsid w:val="00AE5635"/>
    <w:rsid w:val="00BB72A0"/>
    <w:rsid w:val="00BE5A93"/>
    <w:rsid w:val="00CB61AB"/>
    <w:rsid w:val="00CE3E9A"/>
    <w:rsid w:val="00CE5903"/>
    <w:rsid w:val="00D603CE"/>
    <w:rsid w:val="00DC506E"/>
    <w:rsid w:val="00E511E2"/>
    <w:rsid w:val="00EF08DE"/>
    <w:rsid w:val="00F03543"/>
    <w:rsid w:val="00F22969"/>
    <w:rsid w:val="00F43ABD"/>
    <w:rsid w:val="00F64397"/>
    <w:rsid w:val="00F700C7"/>
    <w:rsid w:val="00F826DF"/>
    <w:rsid w:val="00FD25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B1B885F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spacing w:after="160" w:line="480" w:lineRule="auto"/>
      </w:pPr>
    </w:pPrDefault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F08D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CommentReference">
    <w:name w:val="annotation reference"/>
    <w:basedOn w:val="DefaultParagraphFont"/>
    <w:uiPriority w:val="99"/>
    <w:semiHidden/>
    <w:unhideWhenUsed/>
    <w:rsid w:val="00F64397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F64397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F64397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64397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64397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6439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64397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BB72A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B72A0"/>
  </w:style>
  <w:style w:type="paragraph" w:styleId="Footer">
    <w:name w:val="footer"/>
    <w:basedOn w:val="Normal"/>
    <w:link w:val="FooterChar"/>
    <w:uiPriority w:val="99"/>
    <w:unhideWhenUsed/>
    <w:rsid w:val="00BB72A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B72A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32492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815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44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901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doNotSaveAsSingleFile/>
</w:webSettings>
</file>

<file path=word/_rels/document.xml.rels><?xml version="1.0" encoding="UTF-8" standalone="yes"?>
<Relationships xmlns="http://schemas.openxmlformats.org/package/2006/relationships"><Relationship Id="rId10" Type="http://schemas.openxmlformats.org/officeDocument/2006/relationships/header" Target="header2.xml"/><Relationship Id="rId11" Type="http://schemas.openxmlformats.org/officeDocument/2006/relationships/hyperlink" Target="http://www.eltiempo.com/archivo/documento/CMS-13661855" TargetMode="External"/><Relationship Id="rId12" Type="http://schemas.openxmlformats.org/officeDocument/2006/relationships/header" Target="header3.xml"/><Relationship Id="rId13" Type="http://schemas.openxmlformats.org/officeDocument/2006/relationships/header" Target="header4.xml"/><Relationship Id="rId14" Type="http://schemas.openxmlformats.org/officeDocument/2006/relationships/image" Target="media/image1.png"/><Relationship Id="rId15" Type="http://schemas.openxmlformats.org/officeDocument/2006/relationships/header" Target="header5.xml"/><Relationship Id="rId16" Type="http://schemas.openxmlformats.org/officeDocument/2006/relationships/image" Target="media/image2.png"/><Relationship Id="rId17" Type="http://schemas.openxmlformats.org/officeDocument/2006/relationships/image" Target="media/image3.jpeg"/><Relationship Id="rId18" Type="http://schemas.openxmlformats.org/officeDocument/2006/relationships/header" Target="header6.xml"/><Relationship Id="rId19" Type="http://schemas.openxmlformats.org/officeDocument/2006/relationships/image" Target="media/image4.png"/><Relationship Id="rId60" Type="http://schemas.openxmlformats.org/officeDocument/2006/relationships/image" Target="media/image13.png"/><Relationship Id="rId61" Type="http://schemas.openxmlformats.org/officeDocument/2006/relationships/image" Target="media/image14.jpeg"/><Relationship Id="rId62" Type="http://schemas.openxmlformats.org/officeDocument/2006/relationships/header" Target="header15.xml"/><Relationship Id="rId63" Type="http://schemas.openxmlformats.org/officeDocument/2006/relationships/header" Target="header16.xml"/><Relationship Id="rId64" Type="http://schemas.openxmlformats.org/officeDocument/2006/relationships/header" Target="header17.xml"/><Relationship Id="rId65" Type="http://schemas.openxmlformats.org/officeDocument/2006/relationships/header" Target="header18.xml"/><Relationship Id="rId66" Type="http://schemas.openxmlformats.org/officeDocument/2006/relationships/header" Target="header19.xml"/><Relationship Id="rId67" Type="http://schemas.openxmlformats.org/officeDocument/2006/relationships/header" Target="header20.xml"/><Relationship Id="rId68" Type="http://schemas.openxmlformats.org/officeDocument/2006/relationships/header" Target="header21.xml"/><Relationship Id="rId69" Type="http://schemas.openxmlformats.org/officeDocument/2006/relationships/header" Target="header22.xml"/><Relationship Id="rId120" Type="http://schemas.openxmlformats.org/officeDocument/2006/relationships/fontTable" Target="fontTable.xml"/><Relationship Id="rId121" Type="http://schemas.microsoft.com/office/2011/relationships/people" Target="people.xml"/><Relationship Id="rId122" Type="http://schemas.openxmlformats.org/officeDocument/2006/relationships/theme" Target="theme/theme1.xml"/><Relationship Id="rId40" Type="http://schemas.openxmlformats.org/officeDocument/2006/relationships/header" Target="header12.xml"/><Relationship Id="rId41" Type="http://schemas.openxmlformats.org/officeDocument/2006/relationships/hyperlink" Target="https://es.wikipedia.org/wiki/Tarta_de_manzana" TargetMode="External"/><Relationship Id="rId42" Type="http://schemas.openxmlformats.org/officeDocument/2006/relationships/hyperlink" Target="https://es.wikipedia.org/wiki/Pan_de_banana" TargetMode="External"/><Relationship Id="rId90" Type="http://schemas.openxmlformats.org/officeDocument/2006/relationships/hyperlink" Target="https://git-scm.com/book" TargetMode="External"/><Relationship Id="rId91" Type="http://schemas.openxmlformats.org/officeDocument/2006/relationships/hyperlink" Target="http://www.harvard.edu/about-harvard/harvard-mobile-apps" TargetMode="External"/><Relationship Id="rId92" Type="http://schemas.openxmlformats.org/officeDocument/2006/relationships/hyperlink" Target="http://ionicframework.com/docs/guide/preface.html" TargetMode="External"/><Relationship Id="rId93" Type="http://schemas.openxmlformats.org/officeDocument/2006/relationships/hyperlink" Target="http://www.json.org/" TargetMode="External"/><Relationship Id="rId94" Type="http://schemas.openxmlformats.org/officeDocument/2006/relationships/header" Target="header28.xml"/><Relationship Id="rId95" Type="http://schemas.openxmlformats.org/officeDocument/2006/relationships/hyperlink" Target="https://www.google.com.co/search?tbo=p&amp;amp;tbm=bks&amp;amp;q=inauthor%3A%22Nizamettin%2BGok%22&amp;amp;source=gbs_metadata_r&amp;amp;cad=8" TargetMode="External"/><Relationship Id="rId96" Type="http://schemas.openxmlformats.org/officeDocument/2006/relationships/hyperlink" Target="https://www.google.com.co/search?tbo=p&amp;amp;tbm=bks&amp;amp;q=inauthor%3A%22Nitin%2BKhanna%22&amp;amp;source=gbs_metadata_r&amp;amp;cad=8" TargetMode="External"/><Relationship Id="rId101" Type="http://schemas.openxmlformats.org/officeDocument/2006/relationships/hyperlink" Target="http://www.unipamplona.edu.co/unipamplona/portalIG/home_38/recursos/soporte2013/03062014/dispositivos_moviles.jsp" TargetMode="External"/><Relationship Id="rId102" Type="http://schemas.openxmlformats.org/officeDocument/2006/relationships/hyperlink" Target="http://www.unisabana.edu.co/nc/la-sabana/campus-20/noticia/articulo/la-universidad-lanza-su-aplicacion-movil/" TargetMode="External"/><Relationship Id="rId103" Type="http://schemas.openxmlformats.org/officeDocument/2006/relationships/hyperlink" Target="http://www.unisabana.edu.co/nc/la-sabana/campus-20/noticia/articulo/la-universidad-lanza-su-aplicacion-movil/" TargetMode="External"/><Relationship Id="rId104" Type="http://schemas.openxmlformats.org/officeDocument/2006/relationships/hyperlink" Target="http://www.unimagdalena.edu.co/admisiones/paginas/admisiones.aspx" TargetMode="External"/><Relationship Id="rId105" Type="http://schemas.openxmlformats.org/officeDocument/2006/relationships/hyperlink" Target="http://www.uninorte.edu.co/en/uninorteco" TargetMode="External"/><Relationship Id="rId106" Type="http://schemas.openxmlformats.org/officeDocument/2006/relationships/hyperlink" Target="http://www.phoenix.edu/students/how-it-works/online-resources/university-of-phoenix-mobile-app.html" TargetMode="External"/><Relationship Id="rId107" Type="http://schemas.openxmlformats.org/officeDocument/2006/relationships/hyperlink" Target="http://www.phoenix.edu/students/how-it-works/online-resources/university-of-phoenix-mobile-app.html" TargetMode="External"/><Relationship Id="rId108" Type="http://schemas.openxmlformats.org/officeDocument/2006/relationships/hyperlink" Target="http://agile.vtt.fi/" TargetMode="External"/><Relationship Id="rId109" Type="http://schemas.openxmlformats.org/officeDocument/2006/relationships/header" Target="header29.xml"/><Relationship Id="rId97" Type="http://schemas.openxmlformats.org/officeDocument/2006/relationships/hyperlink" Target="http://phonegap.com/about" TargetMode="External"/><Relationship Id="rId98" Type="http://schemas.openxmlformats.org/officeDocument/2006/relationships/hyperlink" Target="http://tutorialzine.com/2015/10/comparing-the-top-frameworks-for-building-hybrid-mobile-apps/" TargetMode="External"/><Relationship Id="rId99" Type="http://schemas.openxmlformats.org/officeDocument/2006/relationships/hyperlink" Target="http://tutorialzine.com/2015/10/comparing-the-top-frameworks-for-building-hybrid-mobile-apps/" TargetMode="External"/><Relationship Id="rId43" Type="http://schemas.openxmlformats.org/officeDocument/2006/relationships/hyperlink" Target="https://es.wikipedia.org/wiki/Magdalena_(alimento)" TargetMode="External"/><Relationship Id="rId44" Type="http://schemas.openxmlformats.org/officeDocument/2006/relationships/hyperlink" Target="https://es.wikipedia.org/wiki/Rosquilla" TargetMode="External"/><Relationship Id="rId45" Type="http://schemas.openxmlformats.org/officeDocument/2006/relationships/hyperlink" Target="https://es.wikipedia.org/wiki/D%C3%B3nut" TargetMode="External"/><Relationship Id="rId46" Type="http://schemas.openxmlformats.org/officeDocument/2006/relationships/hyperlink" Target="https://es.wikipedia.org/wiki/Pepito" TargetMode="External"/><Relationship Id="rId47" Type="http://schemas.openxmlformats.org/officeDocument/2006/relationships/hyperlink" Target="https://es.wikipedia.org/wiki/Yogur_helado" TargetMode="External"/><Relationship Id="rId48" Type="http://schemas.openxmlformats.org/officeDocument/2006/relationships/hyperlink" Target="https://es.wikipedia.org/wiki/Pan_de_jengibre" TargetMode="External"/><Relationship Id="rId49" Type="http://schemas.openxmlformats.org/officeDocument/2006/relationships/hyperlink" Target="https://es.wikipedia.org/wiki/Panal" TargetMode="External"/><Relationship Id="rId100" Type="http://schemas.openxmlformats.org/officeDocument/2006/relationships/hyperlink" Target="http://www.unipamplona.edu.co/unipamplona/portalIG/home_38/recursos/soporte2013/03062014/dispositivos_moviles.jsp" TargetMode="External"/><Relationship Id="rId20" Type="http://schemas.openxmlformats.org/officeDocument/2006/relationships/image" Target="media/image5.jpeg"/><Relationship Id="rId21" Type="http://schemas.openxmlformats.org/officeDocument/2006/relationships/header" Target="header7.xml"/><Relationship Id="rId22" Type="http://schemas.openxmlformats.org/officeDocument/2006/relationships/image" Target="media/image6.png"/><Relationship Id="rId70" Type="http://schemas.openxmlformats.org/officeDocument/2006/relationships/header" Target="header23.xml"/><Relationship Id="rId71" Type="http://schemas.openxmlformats.org/officeDocument/2006/relationships/image" Target="media/image15.png"/><Relationship Id="rId72" Type="http://schemas.openxmlformats.org/officeDocument/2006/relationships/image" Target="media/image16.jpeg"/><Relationship Id="rId73" Type="http://schemas.openxmlformats.org/officeDocument/2006/relationships/header" Target="header24.xml"/><Relationship Id="rId74" Type="http://schemas.openxmlformats.org/officeDocument/2006/relationships/image" Target="media/image17.jpeg"/><Relationship Id="rId75" Type="http://schemas.openxmlformats.org/officeDocument/2006/relationships/header" Target="header25.xml"/><Relationship Id="rId76" Type="http://schemas.openxmlformats.org/officeDocument/2006/relationships/header" Target="header26.xml"/><Relationship Id="rId77" Type="http://schemas.openxmlformats.org/officeDocument/2006/relationships/header" Target="header27.xml"/><Relationship Id="rId78" Type="http://schemas.openxmlformats.org/officeDocument/2006/relationships/hyperlink" Target="http://developer.android.com/intl/es/about/android.html" TargetMode="External"/><Relationship Id="rId79" Type="http://schemas.openxmlformats.org/officeDocument/2006/relationships/hyperlink" Target="http://developer.android.com/about/dashboards/index.html" TargetMode="External"/><Relationship Id="rId23" Type="http://schemas.openxmlformats.org/officeDocument/2006/relationships/image" Target="media/image7.jpeg"/><Relationship Id="rId24" Type="http://schemas.openxmlformats.org/officeDocument/2006/relationships/header" Target="header8.xml"/><Relationship Id="rId25" Type="http://schemas.openxmlformats.org/officeDocument/2006/relationships/image" Target="media/image8.jpeg"/><Relationship Id="rId26" Type="http://schemas.openxmlformats.org/officeDocument/2006/relationships/header" Target="header9.xml"/><Relationship Id="rId27" Type="http://schemas.openxmlformats.org/officeDocument/2006/relationships/hyperlink" Target="https://es.wikipedia.org/wiki/Interfaz_de_usuario" TargetMode="External"/><Relationship Id="rId28" Type="http://schemas.openxmlformats.org/officeDocument/2006/relationships/header" Target="header10.xml"/><Relationship Id="rId29" Type="http://schemas.openxmlformats.org/officeDocument/2006/relationships/image" Target="media/image9.jpeg"/><Relationship Id="rId1" Type="http://schemas.openxmlformats.org/officeDocument/2006/relationships/customXml" Target="../customXml/item1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comments" Target="comments.xml"/><Relationship Id="rId8" Type="http://schemas.microsoft.com/office/2011/relationships/commentsExtended" Target="commentsExtended.xml"/><Relationship Id="rId9" Type="http://schemas.openxmlformats.org/officeDocument/2006/relationships/header" Target="header1.xml"/><Relationship Id="rId50" Type="http://schemas.openxmlformats.org/officeDocument/2006/relationships/hyperlink" Target="https://es.wikipedia.org/wiki/S%C3%A1ndwich_de_helado" TargetMode="External"/><Relationship Id="rId51" Type="http://schemas.openxmlformats.org/officeDocument/2006/relationships/hyperlink" Target="https://es.wikipedia.org/wiki/Pastilla_de_goma" TargetMode="External"/><Relationship Id="rId52" Type="http://schemas.openxmlformats.org/officeDocument/2006/relationships/hyperlink" Target="https://es.wikipedia.org/wiki/Pastilla_de_goma" TargetMode="External"/><Relationship Id="rId53" Type="http://schemas.openxmlformats.org/officeDocument/2006/relationships/hyperlink" Target="https://es.wikipedia.org/wiki/Kit_Kat" TargetMode="External"/><Relationship Id="rId54" Type="http://schemas.openxmlformats.org/officeDocument/2006/relationships/hyperlink" Target="https://es.wikipedia.org/wiki/Piruleta" TargetMode="External"/><Relationship Id="rId55" Type="http://schemas.openxmlformats.org/officeDocument/2006/relationships/hyperlink" Target="https://es.wikipedia.org/wiki/Malvavisco" TargetMode="External"/><Relationship Id="rId56" Type="http://schemas.openxmlformats.org/officeDocument/2006/relationships/image" Target="media/image11.jpeg"/><Relationship Id="rId57" Type="http://schemas.openxmlformats.org/officeDocument/2006/relationships/image" Target="media/image12.png"/><Relationship Id="rId58" Type="http://schemas.openxmlformats.org/officeDocument/2006/relationships/header" Target="header13.xml"/><Relationship Id="rId59" Type="http://schemas.openxmlformats.org/officeDocument/2006/relationships/header" Target="header14.xml"/><Relationship Id="rId110" Type="http://schemas.openxmlformats.org/officeDocument/2006/relationships/hyperlink" Target="http://www.w3c.es/Divulgacion/GuiasBreves/ServiciosWeb" TargetMode="External"/><Relationship Id="rId111" Type="http://schemas.openxmlformats.org/officeDocument/2006/relationships/hyperlink" Target="http://www.w3.org/DOM/" TargetMode="External"/><Relationship Id="rId112" Type="http://schemas.openxmlformats.org/officeDocument/2006/relationships/hyperlink" Target="http://www.w3schools.com/css/" TargetMode="External"/><Relationship Id="rId113" Type="http://schemas.openxmlformats.org/officeDocument/2006/relationships/hyperlink" Target="https://developer.mozilla.org/en-US/docs/Web/Guide/HTML/HTML5" TargetMode="External"/><Relationship Id="rId114" Type="http://schemas.openxmlformats.org/officeDocument/2006/relationships/hyperlink" Target="https://es.wikipedia.org/wiki/Kit_de_desarrollo_de_software" TargetMode="External"/><Relationship Id="rId115" Type="http://schemas.openxmlformats.org/officeDocument/2006/relationships/hyperlink" Target="https://es.wikipedia.org/wiki/Sistema_operativo_m%C3%B3vil" TargetMode="External"/><Relationship Id="rId116" Type="http://schemas.openxmlformats.org/officeDocument/2006/relationships/hyperlink" Target="https://es.wikipedia.org/wiki/Universidad_del_Magdalena" TargetMode="External"/><Relationship Id="rId117" Type="http://schemas.openxmlformats.org/officeDocument/2006/relationships/hyperlink" Target="https://en.wikipedia.org/wiki/Software_framework" TargetMode="External"/><Relationship Id="rId118" Type="http://schemas.openxmlformats.org/officeDocument/2006/relationships/hyperlink" Target="http://www.xml.com/" TargetMode="External"/><Relationship Id="rId119" Type="http://schemas.openxmlformats.org/officeDocument/2006/relationships/header" Target="header30.xml"/><Relationship Id="rId30" Type="http://schemas.openxmlformats.org/officeDocument/2006/relationships/image" Target="media/image10.png"/><Relationship Id="rId31" Type="http://schemas.openxmlformats.org/officeDocument/2006/relationships/header" Target="header11.xml"/><Relationship Id="rId32" Type="http://schemas.openxmlformats.org/officeDocument/2006/relationships/hyperlink" Target="https://es.wikipedia.org/wiki/2007" TargetMode="External"/><Relationship Id="rId33" Type="http://schemas.openxmlformats.org/officeDocument/2006/relationships/hyperlink" Target="https://es.wikipedia.org/wiki/Open_Handset_Alliance" TargetMode="External"/><Relationship Id="rId34" Type="http://schemas.openxmlformats.org/officeDocument/2006/relationships/hyperlink" Target="https://es.wikipedia.org/wiki/Hardware" TargetMode="External"/><Relationship Id="rId35" Type="http://schemas.openxmlformats.org/officeDocument/2006/relationships/hyperlink" Target="https://es.wikipedia.org/wiki/Software" TargetMode="External"/><Relationship Id="rId36" Type="http://schemas.openxmlformats.org/officeDocument/2006/relationships/hyperlink" Target="https://es.wikipedia.org/wiki/Telecomunicaciones" TargetMode="External"/><Relationship Id="rId37" Type="http://schemas.openxmlformats.org/officeDocument/2006/relationships/hyperlink" Target="https://es.wikipedia.org/wiki/Android" TargetMode="External"/><Relationship Id="rId38" Type="http://schemas.openxmlformats.org/officeDocument/2006/relationships/hyperlink" Target="https://es.wikipedia.org/wiki/HTC_Dream" TargetMode="External"/><Relationship Id="rId39" Type="http://schemas.openxmlformats.org/officeDocument/2006/relationships/hyperlink" Target="https://es.wikipedia.org/wiki/Octubre_de_2008" TargetMode="External"/><Relationship Id="rId80" Type="http://schemas.openxmlformats.org/officeDocument/2006/relationships/hyperlink" Target="https://docs.angularjs.org/guide/introduction" TargetMode="External"/><Relationship Id="rId81" Type="http://schemas.openxmlformats.org/officeDocument/2006/relationships/hyperlink" Target="http://www.apple.com/ios/whats-new/" TargetMode="External"/><Relationship Id="rId82" Type="http://schemas.openxmlformats.org/officeDocument/2006/relationships/hyperlink" Target="https://bitbucket.org/" TargetMode="External"/><Relationship Id="rId83" Type="http://schemas.openxmlformats.org/officeDocument/2006/relationships/hyperlink" Target="https://developer.salesforce.com/page/Native%2C_HTML5%2C_or_Hybrid%3A_Understanding_Your_Mobile_Application_Development_Options" TargetMode="External"/><Relationship Id="rId84" Type="http://schemas.openxmlformats.org/officeDocument/2006/relationships/hyperlink" Target="https://developer.salesforce.com/page/Native%2C_HTML5%2C_or_Hybrid%3A_Understanding_Your_Mobile_Application_Development_Options" TargetMode="External"/><Relationship Id="rId85" Type="http://schemas.openxmlformats.org/officeDocument/2006/relationships/hyperlink" Target="http://aplicacionesmovilescolombia.blogspot.com.co/2012/10/desarrollo-y-evolucion-de-las.html" TargetMode="External"/><Relationship Id="rId86" Type="http://schemas.openxmlformats.org/officeDocument/2006/relationships/hyperlink" Target="http://aplicacionesmovilescolombia.blogspot.com.co/2012/10/desarrollo-y-evolucion-de-las.html" TargetMode="External"/><Relationship Id="rId87" Type="http://schemas.openxmlformats.org/officeDocument/2006/relationships/hyperlink" Target="https://code.facebook.com/posts/229861827208629/scaling-the-facebook-data-warehouse-to-300-pb/" TargetMode="External"/><Relationship Id="rId88" Type="http://schemas.openxmlformats.org/officeDocument/2006/relationships/hyperlink" Target="https://code.facebook.com/posts/229861827208629/scaling-the-facebook-data-warehouse-to-300-pb/" TargetMode="External"/><Relationship Id="rId89" Type="http://schemas.openxmlformats.org/officeDocument/2006/relationships/hyperlink" Target="http://www.gartner.com/newsroom/id/3215217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D90D571-AC76-DB4E-B583-6ACA2996D5A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62</Pages>
  <Words>10743</Words>
  <Characters>61237</Characters>
  <Application>Microsoft Macintosh Word</Application>
  <DocSecurity>0</DocSecurity>
  <Lines>510</Lines>
  <Paragraphs>143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71837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cristo gosth</dc:creator>
  <cp:lastModifiedBy>Microsoft Office User</cp:lastModifiedBy>
  <cp:revision>2</cp:revision>
  <dcterms:created xsi:type="dcterms:W3CDTF">2016-07-07T20:57:00Z</dcterms:created>
  <dcterms:modified xsi:type="dcterms:W3CDTF">2016-07-07T20:57:00Z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2016-06-10T00:00:00Z</vt:filetime>
  </property>
  <property fmtid="{D5CDD505-2E9C-101B-9397-08002B2CF9AE}" pid="3" name="LastSaved">
    <vt:filetime>2016-07-05T00:00:00Z</vt:filetime>
  </property>
</Properties>
</file>